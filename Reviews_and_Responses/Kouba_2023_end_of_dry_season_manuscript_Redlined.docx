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53D1" w:rsidRPr="00D753AC" w:rsidRDefault="002573FA">
      <w:pPr>
        <w:spacing w:before="10"/>
        <w:ind w:left="173" w:right="98"/>
        <w:rPr>
          <w:rFonts w:ascii="Times New Roman" w:eastAsia="Times New Roman" w:hAnsi="Times New Roman" w:cs="Times New Roman"/>
        </w:rPr>
        <w:pPrChange w:id="2" w:author="Claire Kouba" w:date="2023-09-12T16:52:00Z">
          <w:pPr>
            <w:spacing w:before="10" w:line="268" w:lineRule="auto"/>
            <w:ind w:left="173" w:right="98"/>
          </w:pPr>
        </w:pPrChange>
      </w:pPr>
      <w:r w:rsidRPr="00D753AC">
        <w:rPr>
          <w:rFonts w:ascii="Times New Roman" w:hAnsi="Times New Roman" w:cs="Times New Roman"/>
          <w:b/>
        </w:rPr>
        <w:t>Seasonal prediction of end-of-dry season watershed behavior in</w:t>
      </w:r>
      <w:r w:rsidRPr="00D753AC">
        <w:rPr>
          <w:rFonts w:ascii="Times New Roman" w:hAnsi="Times New Roman" w:cs="Times New Roman"/>
          <w:b/>
          <w:spacing w:val="16"/>
        </w:rPr>
        <w:t xml:space="preserve"> </w:t>
      </w:r>
      <w:r w:rsidRPr="00D753AC">
        <w:rPr>
          <w:rFonts w:ascii="Times New Roman" w:hAnsi="Times New Roman" w:cs="Times New Roman"/>
          <w:b/>
        </w:rPr>
        <w:t>a</w:t>
      </w:r>
      <w:r w:rsidRPr="00D753AC">
        <w:rPr>
          <w:rFonts w:ascii="Times New Roman" w:hAnsi="Times New Roman" w:cs="Times New Roman"/>
          <w:b/>
          <w:w w:val="101"/>
        </w:rPr>
        <w:t xml:space="preserve"> </w:t>
      </w:r>
      <w:r w:rsidRPr="00D753AC">
        <w:rPr>
          <w:rFonts w:ascii="Times New Roman" w:hAnsi="Times New Roman" w:cs="Times New Roman"/>
          <w:b/>
        </w:rPr>
        <w:t>highly interconnected alluvial watershed, northern</w:t>
      </w:r>
      <w:r w:rsidRPr="00D753AC">
        <w:rPr>
          <w:rFonts w:ascii="Times New Roman" w:hAnsi="Times New Roman" w:cs="Times New Roman"/>
          <w:b/>
          <w:spacing w:val="84"/>
        </w:rPr>
        <w:t xml:space="preserve"> </w:t>
      </w:r>
      <w:r w:rsidRPr="00D753AC">
        <w:rPr>
          <w:rFonts w:ascii="Times New Roman" w:hAnsi="Times New Roman" w:cs="Times New Roman"/>
          <w:b/>
        </w:rPr>
        <w:t>California</w:t>
      </w:r>
    </w:p>
    <w:p w:rsidR="002153D1" w:rsidRPr="00D753AC" w:rsidRDefault="002573FA">
      <w:pPr>
        <w:spacing w:before="120"/>
        <w:ind w:left="173" w:right="98"/>
        <w:rPr>
          <w:rFonts w:ascii="Times New Roman" w:eastAsia="Times New Roman" w:hAnsi="Times New Roman" w:cs="Times New Roman"/>
        </w:rPr>
      </w:pPr>
      <w:r w:rsidRPr="00D753AC">
        <w:rPr>
          <w:rFonts w:ascii="Times New Roman" w:hAnsi="Times New Roman" w:cs="Times New Roman"/>
        </w:rPr>
        <w:t>Claire Kouba</w:t>
      </w:r>
      <w:r w:rsidRPr="00D753AC">
        <w:rPr>
          <w:rFonts w:ascii="Times New Roman" w:hAnsi="Times New Roman" w:cs="Times New Roman"/>
          <w:position w:val="9"/>
        </w:rPr>
        <w:t xml:space="preserve">1 </w:t>
      </w:r>
      <w:r w:rsidRPr="00D753AC">
        <w:rPr>
          <w:rFonts w:ascii="Times New Roman" w:hAnsi="Times New Roman" w:cs="Times New Roman"/>
        </w:rPr>
        <w:t>and Thomas</w:t>
      </w:r>
      <w:r w:rsidRPr="00D753AC">
        <w:rPr>
          <w:rFonts w:ascii="Times New Roman" w:hAnsi="Times New Roman" w:cs="Times New Roman"/>
          <w:spacing w:val="-35"/>
        </w:rPr>
        <w:t xml:space="preserve"> </w:t>
      </w:r>
      <w:r w:rsidRPr="00D753AC">
        <w:rPr>
          <w:rFonts w:ascii="Times New Roman" w:hAnsi="Times New Roman" w:cs="Times New Roman"/>
        </w:rPr>
        <w:t>Harter</w:t>
      </w:r>
      <w:r w:rsidRPr="00D753AC">
        <w:rPr>
          <w:rFonts w:ascii="Times New Roman" w:hAnsi="Times New Roman" w:cs="Times New Roman"/>
          <w:position w:val="9"/>
        </w:rPr>
        <w:t>1</w:t>
      </w:r>
    </w:p>
    <w:p w:rsidR="002153D1" w:rsidRPr="00D753AC" w:rsidRDefault="002573FA">
      <w:pPr>
        <w:pStyle w:val="BodyText"/>
        <w:spacing w:before="66"/>
        <w:ind w:left="173" w:right="98"/>
        <w:rPr>
          <w:rFonts w:cs="Times New Roman"/>
          <w:sz w:val="22"/>
          <w:szCs w:val="22"/>
        </w:rPr>
        <w:pPrChange w:id="3" w:author="Claire Kouba" w:date="2023-09-12T16:52:00Z">
          <w:pPr>
            <w:pStyle w:val="BodyText"/>
            <w:spacing w:before="66" w:line="249" w:lineRule="auto"/>
            <w:ind w:left="173" w:right="98"/>
          </w:pPr>
        </w:pPrChange>
      </w:pPr>
      <w:r w:rsidRPr="00D753AC">
        <w:rPr>
          <w:rFonts w:cs="Times New Roman"/>
          <w:position w:val="7"/>
          <w:sz w:val="22"/>
          <w:szCs w:val="22"/>
        </w:rPr>
        <w:t>1</w:t>
      </w:r>
      <w:r w:rsidRPr="00D753AC">
        <w:rPr>
          <w:rFonts w:cs="Times New Roman"/>
          <w:sz w:val="22"/>
          <w:szCs w:val="22"/>
        </w:rPr>
        <w:t>Department</w:t>
      </w:r>
      <w:r w:rsidRPr="00D753AC">
        <w:rPr>
          <w:rFonts w:cs="Times New Roman"/>
          <w:spacing w:val="-3"/>
          <w:sz w:val="22"/>
          <w:szCs w:val="22"/>
        </w:rPr>
        <w:t xml:space="preserve"> </w:t>
      </w:r>
      <w:r w:rsidRPr="00D753AC">
        <w:rPr>
          <w:rFonts w:cs="Times New Roman"/>
          <w:sz w:val="22"/>
          <w:szCs w:val="22"/>
        </w:rPr>
        <w:t>of</w:t>
      </w:r>
      <w:r w:rsidRPr="00D753AC">
        <w:rPr>
          <w:rFonts w:cs="Times New Roman"/>
          <w:spacing w:val="-3"/>
          <w:sz w:val="22"/>
          <w:szCs w:val="22"/>
        </w:rPr>
        <w:t xml:space="preserve"> </w:t>
      </w:r>
      <w:r w:rsidRPr="00D753AC">
        <w:rPr>
          <w:rFonts w:cs="Times New Roman"/>
          <w:sz w:val="22"/>
          <w:szCs w:val="22"/>
        </w:rPr>
        <w:t>Land,</w:t>
      </w:r>
      <w:r w:rsidRPr="00D753AC">
        <w:rPr>
          <w:rFonts w:cs="Times New Roman"/>
          <w:spacing w:val="-3"/>
          <w:sz w:val="22"/>
          <w:szCs w:val="22"/>
        </w:rPr>
        <w:t xml:space="preserve"> </w:t>
      </w:r>
      <w:r w:rsidRPr="00D753AC">
        <w:rPr>
          <w:rFonts w:cs="Times New Roman"/>
          <w:sz w:val="22"/>
          <w:szCs w:val="22"/>
        </w:rPr>
        <w:t>Air</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pacing w:val="-4"/>
          <w:sz w:val="22"/>
          <w:szCs w:val="22"/>
        </w:rPr>
        <w:t>Water</w:t>
      </w:r>
      <w:r w:rsidRPr="00D753AC">
        <w:rPr>
          <w:rFonts w:cs="Times New Roman"/>
          <w:spacing w:val="-3"/>
          <w:sz w:val="22"/>
          <w:szCs w:val="22"/>
        </w:rPr>
        <w:t xml:space="preserve"> </w:t>
      </w:r>
      <w:r w:rsidRPr="00D753AC">
        <w:rPr>
          <w:rFonts w:cs="Times New Roman"/>
          <w:sz w:val="22"/>
          <w:szCs w:val="22"/>
        </w:rPr>
        <w:t>Resources,</w:t>
      </w:r>
      <w:r w:rsidRPr="00D753AC">
        <w:rPr>
          <w:rFonts w:cs="Times New Roman"/>
          <w:spacing w:val="-3"/>
          <w:sz w:val="22"/>
          <w:szCs w:val="22"/>
        </w:rPr>
        <w:t xml:space="preserve"> </w:t>
      </w:r>
      <w:r w:rsidRPr="00D753AC">
        <w:rPr>
          <w:rFonts w:cs="Times New Roman"/>
          <w:sz w:val="22"/>
          <w:szCs w:val="22"/>
        </w:rPr>
        <w:t>University</w:t>
      </w:r>
      <w:r w:rsidRPr="00D753AC">
        <w:rPr>
          <w:rFonts w:cs="Times New Roman"/>
          <w:spacing w:val="-3"/>
          <w:sz w:val="22"/>
          <w:szCs w:val="22"/>
        </w:rPr>
        <w:t xml:space="preserve"> </w:t>
      </w:r>
      <w:r w:rsidRPr="00D753AC">
        <w:rPr>
          <w:rFonts w:cs="Times New Roman"/>
          <w:sz w:val="22"/>
          <w:szCs w:val="22"/>
        </w:rPr>
        <w:t>of</w:t>
      </w:r>
      <w:r w:rsidRPr="00D753AC">
        <w:rPr>
          <w:rFonts w:cs="Times New Roman"/>
          <w:spacing w:val="-3"/>
          <w:sz w:val="22"/>
          <w:szCs w:val="22"/>
        </w:rPr>
        <w:t xml:space="preserve"> </w:t>
      </w:r>
      <w:r w:rsidRPr="00D753AC">
        <w:rPr>
          <w:rFonts w:cs="Times New Roman"/>
          <w:sz w:val="22"/>
          <w:szCs w:val="22"/>
        </w:rPr>
        <w:t>California,</w:t>
      </w:r>
      <w:r w:rsidRPr="00D753AC">
        <w:rPr>
          <w:rFonts w:cs="Times New Roman"/>
          <w:spacing w:val="-3"/>
          <w:sz w:val="22"/>
          <w:szCs w:val="22"/>
        </w:rPr>
        <w:t xml:space="preserve"> </w:t>
      </w:r>
      <w:r w:rsidRPr="00D753AC">
        <w:rPr>
          <w:rFonts w:cs="Times New Roman"/>
          <w:sz w:val="22"/>
          <w:szCs w:val="22"/>
        </w:rPr>
        <w:t>Davis,</w:t>
      </w:r>
      <w:r w:rsidRPr="00D753AC">
        <w:rPr>
          <w:rFonts w:cs="Times New Roman"/>
          <w:spacing w:val="-3"/>
          <w:sz w:val="22"/>
          <w:szCs w:val="22"/>
        </w:rPr>
        <w:t xml:space="preserve"> </w:t>
      </w:r>
      <w:r w:rsidRPr="00D753AC">
        <w:rPr>
          <w:rFonts w:cs="Times New Roman"/>
          <w:sz w:val="22"/>
          <w:szCs w:val="22"/>
        </w:rPr>
        <w:t>One</w:t>
      </w:r>
      <w:r w:rsidRPr="00D753AC">
        <w:rPr>
          <w:rFonts w:cs="Times New Roman"/>
          <w:spacing w:val="-3"/>
          <w:sz w:val="22"/>
          <w:szCs w:val="22"/>
        </w:rPr>
        <w:t xml:space="preserve"> </w:t>
      </w:r>
      <w:r w:rsidRPr="00D753AC">
        <w:rPr>
          <w:rFonts w:cs="Times New Roman"/>
          <w:sz w:val="22"/>
          <w:szCs w:val="22"/>
        </w:rPr>
        <w:t>Shields</w:t>
      </w:r>
      <w:r w:rsidRPr="00D753AC">
        <w:rPr>
          <w:rFonts w:cs="Times New Roman"/>
          <w:spacing w:val="-3"/>
          <w:sz w:val="22"/>
          <w:szCs w:val="22"/>
        </w:rPr>
        <w:t xml:space="preserve"> Avenue, </w:t>
      </w:r>
      <w:r w:rsidRPr="00D753AC">
        <w:rPr>
          <w:rFonts w:cs="Times New Roman"/>
          <w:sz w:val="22"/>
          <w:szCs w:val="22"/>
        </w:rPr>
        <w:t>Davis,</w:t>
      </w:r>
      <w:r w:rsidRPr="00D753AC">
        <w:rPr>
          <w:rFonts w:cs="Times New Roman"/>
          <w:spacing w:val="-3"/>
          <w:sz w:val="22"/>
          <w:szCs w:val="22"/>
        </w:rPr>
        <w:t xml:space="preserve"> </w:t>
      </w:r>
      <w:r w:rsidRPr="00D753AC">
        <w:rPr>
          <w:rFonts w:cs="Times New Roman"/>
          <w:sz w:val="22"/>
          <w:szCs w:val="22"/>
        </w:rPr>
        <w:t>CA,</w:t>
      </w:r>
      <w:r w:rsidRPr="00D753AC">
        <w:rPr>
          <w:rFonts w:cs="Times New Roman"/>
          <w:spacing w:val="-3"/>
          <w:sz w:val="22"/>
          <w:szCs w:val="22"/>
        </w:rPr>
        <w:t xml:space="preserve"> </w:t>
      </w:r>
      <w:r w:rsidRPr="00D753AC">
        <w:rPr>
          <w:rFonts w:cs="Times New Roman"/>
          <w:sz w:val="22"/>
          <w:szCs w:val="22"/>
        </w:rPr>
        <w:t>United</w:t>
      </w:r>
      <w:r w:rsidRPr="00D753AC">
        <w:rPr>
          <w:rFonts w:cs="Times New Roman"/>
          <w:w w:val="99"/>
          <w:sz w:val="22"/>
          <w:szCs w:val="22"/>
        </w:rPr>
        <w:t xml:space="preserve"> </w:t>
      </w:r>
      <w:r w:rsidRPr="00D753AC">
        <w:rPr>
          <w:rFonts w:cs="Times New Roman"/>
          <w:sz w:val="22"/>
          <w:szCs w:val="22"/>
        </w:rPr>
        <w:t>States</w:t>
      </w:r>
    </w:p>
    <w:p w:rsidR="002153D1" w:rsidRPr="00D753AC" w:rsidRDefault="002573FA">
      <w:pPr>
        <w:spacing w:before="80"/>
        <w:ind w:left="173" w:right="98"/>
        <w:rPr>
          <w:rFonts w:ascii="Times New Roman" w:eastAsia="Times New Roman" w:hAnsi="Times New Roman" w:cs="Times New Roman"/>
        </w:rPr>
      </w:pPr>
      <w:r w:rsidRPr="00D753AC">
        <w:rPr>
          <w:rFonts w:ascii="Times New Roman" w:hAnsi="Times New Roman" w:cs="Times New Roman"/>
          <w:b/>
        </w:rPr>
        <w:t xml:space="preserve">Correspondence: </w:t>
      </w:r>
      <w:r w:rsidRPr="00D753AC">
        <w:rPr>
          <w:rFonts w:ascii="Times New Roman" w:hAnsi="Times New Roman" w:cs="Times New Roman"/>
        </w:rPr>
        <w:t>Claire Kouba</w:t>
      </w:r>
      <w:r w:rsidRPr="00D753AC">
        <w:rPr>
          <w:rFonts w:ascii="Times New Roman" w:hAnsi="Times New Roman" w:cs="Times New Roman"/>
          <w:spacing w:val="-37"/>
        </w:rPr>
        <w:t xml:space="preserve"> </w:t>
      </w:r>
      <w:r w:rsidRPr="00D753AC">
        <w:rPr>
          <w:rFonts w:ascii="Times New Roman" w:hAnsi="Times New Roman" w:cs="Times New Roman"/>
        </w:rPr>
        <w:t>(cmkouba@ucdavis.edu)</w:t>
      </w:r>
    </w:p>
    <w:p w:rsidR="002153D1" w:rsidRPr="00D753AC" w:rsidRDefault="002153D1">
      <w:pPr>
        <w:spacing w:before="10"/>
        <w:ind w:left="173"/>
        <w:rPr>
          <w:rFonts w:ascii="Times New Roman" w:eastAsia="Times New Roman" w:hAnsi="Times New Roman" w:cs="Times New Roman"/>
        </w:rPr>
      </w:pPr>
    </w:p>
    <w:p w:rsidR="002153D1" w:rsidRPr="00D753AC" w:rsidRDefault="002573FA">
      <w:pPr>
        <w:pStyle w:val="BodyText"/>
        <w:ind w:left="173" w:right="113" w:hanging="11"/>
        <w:rPr>
          <w:rFonts w:cs="Times New Roman"/>
          <w:sz w:val="22"/>
          <w:szCs w:val="22"/>
        </w:rPr>
        <w:pPrChange w:id="4" w:author="Claire Kouba" w:date="2023-09-12T16:52:00Z">
          <w:pPr>
            <w:pStyle w:val="BodyText"/>
            <w:spacing w:line="350" w:lineRule="auto"/>
            <w:ind w:left="173" w:right="98"/>
          </w:pPr>
        </w:pPrChange>
      </w:pPr>
      <w:r w:rsidRPr="00D753AC">
        <w:rPr>
          <w:rFonts w:cs="Times New Roman"/>
          <w:b/>
          <w:w w:val="105"/>
          <w:sz w:val="22"/>
          <w:szCs w:val="22"/>
          <w:rPrChange w:id="5" w:author="Claire Kouba" w:date="2023-09-12T16:52:00Z">
            <w:rPr>
              <w:b/>
            </w:rPr>
          </w:rPrChange>
        </w:rPr>
        <w:t>Abstract.</w:t>
      </w:r>
      <w:r w:rsidRPr="00D753AC">
        <w:rPr>
          <w:rFonts w:cs="Times New Roman"/>
          <w:b/>
          <w:spacing w:val="-35"/>
          <w:w w:val="105"/>
          <w:sz w:val="22"/>
          <w:szCs w:val="22"/>
          <w:rPrChange w:id="6" w:author="Claire Kouba" w:date="2023-09-12T16:52:00Z">
            <w:rPr>
              <w:b/>
              <w:spacing w:val="-7"/>
            </w:rPr>
          </w:rPrChange>
        </w:rPr>
        <w:t xml:space="preserve"> </w:t>
      </w:r>
      <w:r w:rsidRPr="00D753AC">
        <w:rPr>
          <w:rFonts w:cs="Times New Roman"/>
          <w:w w:val="105"/>
          <w:sz w:val="22"/>
          <w:szCs w:val="22"/>
          <w:rPrChange w:id="7" w:author="Claire Kouba" w:date="2023-09-12T16:52:00Z">
            <w:rPr/>
          </w:rPrChange>
        </w:rPr>
        <w:t>In</w:t>
      </w:r>
      <w:r w:rsidRPr="00D753AC">
        <w:rPr>
          <w:rFonts w:cs="Times New Roman"/>
          <w:spacing w:val="-35"/>
          <w:w w:val="105"/>
          <w:sz w:val="22"/>
          <w:szCs w:val="22"/>
          <w:rPrChange w:id="8" w:author="Claire Kouba" w:date="2023-09-12T16:52:00Z">
            <w:rPr>
              <w:spacing w:val="-7"/>
            </w:rPr>
          </w:rPrChange>
        </w:rPr>
        <w:t xml:space="preserve"> </w:t>
      </w:r>
      <w:r w:rsidRPr="00D753AC">
        <w:rPr>
          <w:rFonts w:cs="Times New Roman"/>
          <w:w w:val="105"/>
          <w:sz w:val="22"/>
          <w:szCs w:val="22"/>
          <w:rPrChange w:id="9" w:author="Claire Kouba" w:date="2023-09-12T16:52:00Z">
            <w:rPr/>
          </w:rPrChange>
        </w:rPr>
        <w:t>undammed</w:t>
      </w:r>
      <w:r w:rsidRPr="00D753AC">
        <w:rPr>
          <w:rFonts w:cs="Times New Roman"/>
          <w:spacing w:val="-35"/>
          <w:w w:val="105"/>
          <w:sz w:val="22"/>
          <w:szCs w:val="22"/>
          <w:rPrChange w:id="10" w:author="Claire Kouba" w:date="2023-09-12T16:52:00Z">
            <w:rPr>
              <w:spacing w:val="-7"/>
            </w:rPr>
          </w:rPrChange>
        </w:rPr>
        <w:t xml:space="preserve"> </w:t>
      </w:r>
      <w:r w:rsidRPr="00D753AC">
        <w:rPr>
          <w:rFonts w:cs="Times New Roman"/>
          <w:w w:val="105"/>
          <w:sz w:val="22"/>
          <w:szCs w:val="22"/>
          <w:rPrChange w:id="11" w:author="Claire Kouba" w:date="2023-09-12T16:52:00Z">
            <w:rPr/>
          </w:rPrChange>
        </w:rPr>
        <w:t>watersheds</w:t>
      </w:r>
      <w:r w:rsidRPr="00D753AC">
        <w:rPr>
          <w:rFonts w:cs="Times New Roman"/>
          <w:spacing w:val="-35"/>
          <w:w w:val="105"/>
          <w:sz w:val="22"/>
          <w:szCs w:val="22"/>
          <w:rPrChange w:id="12" w:author="Claire Kouba" w:date="2023-09-12T16:52:00Z">
            <w:rPr>
              <w:spacing w:val="-7"/>
            </w:rPr>
          </w:rPrChange>
        </w:rPr>
        <w:t xml:space="preserve"> </w:t>
      </w:r>
      <w:r w:rsidRPr="00D753AC">
        <w:rPr>
          <w:rFonts w:cs="Times New Roman"/>
          <w:w w:val="105"/>
          <w:sz w:val="22"/>
          <w:szCs w:val="22"/>
          <w:rPrChange w:id="13" w:author="Claire Kouba" w:date="2023-09-12T16:52:00Z">
            <w:rPr/>
          </w:rPrChange>
        </w:rPr>
        <w:t>in</w:t>
      </w:r>
      <w:r w:rsidRPr="00D753AC">
        <w:rPr>
          <w:rFonts w:cs="Times New Roman"/>
          <w:spacing w:val="-35"/>
          <w:w w:val="105"/>
          <w:sz w:val="22"/>
          <w:szCs w:val="22"/>
          <w:rPrChange w:id="14" w:author="Claire Kouba" w:date="2023-09-12T16:52:00Z">
            <w:rPr>
              <w:spacing w:val="-7"/>
            </w:rPr>
          </w:rPrChange>
        </w:rPr>
        <w:t xml:space="preserve"> </w:t>
      </w:r>
      <w:r w:rsidRPr="00D753AC">
        <w:rPr>
          <w:rFonts w:cs="Times New Roman"/>
          <w:w w:val="105"/>
          <w:sz w:val="22"/>
          <w:szCs w:val="22"/>
          <w:rPrChange w:id="15" w:author="Claire Kouba" w:date="2023-09-12T16:52:00Z">
            <w:rPr/>
          </w:rPrChange>
        </w:rPr>
        <w:t>Mediterranean</w:t>
      </w:r>
      <w:r w:rsidRPr="00D753AC">
        <w:rPr>
          <w:rFonts w:cs="Times New Roman"/>
          <w:spacing w:val="-35"/>
          <w:w w:val="105"/>
          <w:sz w:val="22"/>
          <w:szCs w:val="22"/>
          <w:rPrChange w:id="16" w:author="Claire Kouba" w:date="2023-09-12T16:52:00Z">
            <w:rPr>
              <w:spacing w:val="-7"/>
            </w:rPr>
          </w:rPrChange>
        </w:rPr>
        <w:t xml:space="preserve"> </w:t>
      </w:r>
      <w:r w:rsidRPr="00D753AC">
        <w:rPr>
          <w:rFonts w:cs="Times New Roman"/>
          <w:w w:val="105"/>
          <w:sz w:val="22"/>
          <w:szCs w:val="22"/>
          <w:rPrChange w:id="17" w:author="Claire Kouba" w:date="2023-09-12T16:52:00Z">
            <w:rPr/>
          </w:rPrChange>
        </w:rPr>
        <w:t>climates,</w:t>
      </w:r>
      <w:r w:rsidRPr="00D753AC">
        <w:rPr>
          <w:rFonts w:cs="Times New Roman"/>
          <w:spacing w:val="-35"/>
          <w:w w:val="105"/>
          <w:sz w:val="22"/>
          <w:szCs w:val="22"/>
          <w:rPrChange w:id="18" w:author="Claire Kouba" w:date="2023-09-12T16:52:00Z">
            <w:rPr>
              <w:spacing w:val="-7"/>
            </w:rPr>
          </w:rPrChange>
        </w:rPr>
        <w:t xml:space="preserve"> </w:t>
      </w:r>
      <w:r w:rsidRPr="00D753AC">
        <w:rPr>
          <w:rFonts w:cs="Times New Roman"/>
          <w:w w:val="105"/>
          <w:sz w:val="22"/>
          <w:szCs w:val="22"/>
          <w:rPrChange w:id="19" w:author="Claire Kouba" w:date="2023-09-12T16:52:00Z">
            <w:rPr/>
          </w:rPrChange>
        </w:rPr>
        <w:t>the</w:t>
      </w:r>
      <w:r w:rsidRPr="00D753AC">
        <w:rPr>
          <w:rFonts w:cs="Times New Roman"/>
          <w:spacing w:val="-35"/>
          <w:w w:val="105"/>
          <w:sz w:val="22"/>
          <w:szCs w:val="22"/>
          <w:rPrChange w:id="20" w:author="Claire Kouba" w:date="2023-09-12T16:52:00Z">
            <w:rPr>
              <w:spacing w:val="-7"/>
            </w:rPr>
          </w:rPrChange>
        </w:rPr>
        <w:t xml:space="preserve"> </w:t>
      </w:r>
      <w:r w:rsidRPr="00D753AC">
        <w:rPr>
          <w:rFonts w:cs="Times New Roman"/>
          <w:w w:val="105"/>
          <w:sz w:val="22"/>
          <w:szCs w:val="22"/>
          <w:rPrChange w:id="21" w:author="Claire Kouba" w:date="2023-09-12T16:52:00Z">
            <w:rPr/>
          </w:rPrChange>
        </w:rPr>
        <w:t>timing</w:t>
      </w:r>
      <w:r w:rsidRPr="00D753AC">
        <w:rPr>
          <w:rFonts w:cs="Times New Roman"/>
          <w:spacing w:val="-35"/>
          <w:w w:val="105"/>
          <w:sz w:val="22"/>
          <w:szCs w:val="22"/>
          <w:rPrChange w:id="22" w:author="Claire Kouba" w:date="2023-09-12T16:52:00Z">
            <w:rPr>
              <w:spacing w:val="-7"/>
            </w:rPr>
          </w:rPrChange>
        </w:rPr>
        <w:t xml:space="preserve"> </w:t>
      </w:r>
      <w:r w:rsidRPr="00D753AC">
        <w:rPr>
          <w:rFonts w:cs="Times New Roman"/>
          <w:w w:val="105"/>
          <w:sz w:val="22"/>
          <w:szCs w:val="22"/>
          <w:rPrChange w:id="23" w:author="Claire Kouba" w:date="2023-09-12T16:52:00Z">
            <w:rPr/>
          </w:rPrChange>
        </w:rPr>
        <w:t>and</w:t>
      </w:r>
      <w:r w:rsidRPr="00D753AC">
        <w:rPr>
          <w:rFonts w:cs="Times New Roman"/>
          <w:spacing w:val="-35"/>
          <w:w w:val="105"/>
          <w:sz w:val="22"/>
          <w:szCs w:val="22"/>
          <w:rPrChange w:id="24" w:author="Claire Kouba" w:date="2023-09-12T16:52:00Z">
            <w:rPr>
              <w:spacing w:val="-7"/>
            </w:rPr>
          </w:rPrChange>
        </w:rPr>
        <w:t xml:space="preserve"> </w:t>
      </w:r>
      <w:r w:rsidRPr="00D753AC">
        <w:rPr>
          <w:rFonts w:cs="Times New Roman"/>
          <w:w w:val="105"/>
          <w:sz w:val="22"/>
          <w:szCs w:val="22"/>
          <w:rPrChange w:id="25" w:author="Claire Kouba" w:date="2023-09-12T16:52:00Z">
            <w:rPr/>
          </w:rPrChange>
        </w:rPr>
        <w:t>abruptness</w:t>
      </w:r>
      <w:r w:rsidRPr="00D753AC">
        <w:rPr>
          <w:rFonts w:cs="Times New Roman"/>
          <w:spacing w:val="-35"/>
          <w:w w:val="105"/>
          <w:sz w:val="22"/>
          <w:szCs w:val="22"/>
          <w:rPrChange w:id="26" w:author="Claire Kouba" w:date="2023-09-12T16:52:00Z">
            <w:rPr>
              <w:spacing w:val="-7"/>
            </w:rPr>
          </w:rPrChange>
        </w:rPr>
        <w:t xml:space="preserve"> </w:t>
      </w:r>
      <w:r w:rsidRPr="00D753AC">
        <w:rPr>
          <w:rFonts w:cs="Times New Roman"/>
          <w:w w:val="105"/>
          <w:sz w:val="22"/>
          <w:szCs w:val="22"/>
          <w:rPrChange w:id="27" w:author="Claire Kouba" w:date="2023-09-12T16:52:00Z">
            <w:rPr/>
          </w:rPrChange>
        </w:rPr>
        <w:t>of</w:t>
      </w:r>
      <w:r w:rsidRPr="00D753AC">
        <w:rPr>
          <w:rFonts w:cs="Times New Roman"/>
          <w:spacing w:val="-35"/>
          <w:w w:val="105"/>
          <w:sz w:val="22"/>
          <w:szCs w:val="22"/>
          <w:rPrChange w:id="28" w:author="Claire Kouba" w:date="2023-09-12T16:52:00Z">
            <w:rPr>
              <w:spacing w:val="-7"/>
            </w:rPr>
          </w:rPrChange>
        </w:rPr>
        <w:t xml:space="preserve"> </w:t>
      </w:r>
      <w:r w:rsidRPr="00D753AC">
        <w:rPr>
          <w:rFonts w:cs="Times New Roman"/>
          <w:w w:val="105"/>
          <w:sz w:val="22"/>
          <w:szCs w:val="22"/>
          <w:rPrChange w:id="29" w:author="Claire Kouba" w:date="2023-09-12T16:52:00Z">
            <w:rPr/>
          </w:rPrChange>
        </w:rPr>
        <w:t>the</w:t>
      </w:r>
      <w:r w:rsidRPr="00D753AC">
        <w:rPr>
          <w:rFonts w:cs="Times New Roman"/>
          <w:spacing w:val="-35"/>
          <w:w w:val="105"/>
          <w:sz w:val="22"/>
          <w:szCs w:val="22"/>
          <w:rPrChange w:id="30" w:author="Claire Kouba" w:date="2023-09-12T16:52:00Z">
            <w:rPr>
              <w:spacing w:val="-7"/>
            </w:rPr>
          </w:rPrChange>
        </w:rPr>
        <w:t xml:space="preserve"> </w:t>
      </w:r>
      <w:r w:rsidRPr="00D753AC">
        <w:rPr>
          <w:rFonts w:cs="Times New Roman"/>
          <w:w w:val="105"/>
          <w:sz w:val="22"/>
          <w:szCs w:val="22"/>
          <w:rPrChange w:id="31" w:author="Claire Kouba" w:date="2023-09-12T16:52:00Z">
            <w:rPr/>
          </w:rPrChange>
        </w:rPr>
        <w:t>transition</w:t>
      </w:r>
      <w:r w:rsidRPr="00D753AC">
        <w:rPr>
          <w:rFonts w:cs="Times New Roman"/>
          <w:spacing w:val="-35"/>
          <w:w w:val="105"/>
          <w:sz w:val="22"/>
          <w:szCs w:val="22"/>
          <w:rPrChange w:id="32" w:author="Claire Kouba" w:date="2023-09-12T16:52:00Z">
            <w:rPr>
              <w:spacing w:val="-7"/>
            </w:rPr>
          </w:rPrChange>
        </w:rPr>
        <w:t xml:space="preserve"> </w:t>
      </w:r>
      <w:r w:rsidRPr="00D753AC">
        <w:rPr>
          <w:rFonts w:cs="Times New Roman"/>
          <w:w w:val="105"/>
          <w:sz w:val="22"/>
          <w:szCs w:val="22"/>
          <w:rPrChange w:id="33" w:author="Claire Kouba" w:date="2023-09-12T16:52:00Z">
            <w:rPr/>
          </w:rPrChange>
        </w:rPr>
        <w:t>from</w:t>
      </w:r>
      <w:r w:rsidRPr="00D753AC">
        <w:rPr>
          <w:rFonts w:cs="Times New Roman"/>
          <w:spacing w:val="-35"/>
          <w:w w:val="105"/>
          <w:sz w:val="22"/>
          <w:szCs w:val="22"/>
          <w:rPrChange w:id="34" w:author="Claire Kouba" w:date="2023-09-12T16:52:00Z">
            <w:rPr>
              <w:spacing w:val="-7"/>
            </w:rPr>
          </w:rPrChange>
        </w:rPr>
        <w:t xml:space="preserve"> </w:t>
      </w:r>
      <w:r w:rsidRPr="00D753AC">
        <w:rPr>
          <w:rFonts w:cs="Times New Roman"/>
          <w:w w:val="105"/>
          <w:sz w:val="22"/>
          <w:szCs w:val="22"/>
          <w:rPrChange w:id="35" w:author="Claire Kouba" w:date="2023-09-12T16:52:00Z">
            <w:rPr/>
          </w:rPrChange>
        </w:rPr>
        <w:t>the</w:t>
      </w:r>
      <w:r w:rsidRPr="00D753AC">
        <w:rPr>
          <w:rFonts w:cs="Times New Roman"/>
          <w:spacing w:val="-35"/>
          <w:w w:val="105"/>
          <w:sz w:val="22"/>
          <w:szCs w:val="22"/>
          <w:rPrChange w:id="36" w:author="Claire Kouba" w:date="2023-09-12T16:52:00Z">
            <w:rPr>
              <w:spacing w:val="-7"/>
            </w:rPr>
          </w:rPrChange>
        </w:rPr>
        <w:t xml:space="preserve"> </w:t>
      </w:r>
      <w:r w:rsidRPr="00D753AC">
        <w:rPr>
          <w:rFonts w:cs="Times New Roman"/>
          <w:w w:val="105"/>
          <w:sz w:val="22"/>
          <w:szCs w:val="22"/>
          <w:rPrChange w:id="37" w:author="Claire Kouba" w:date="2023-09-12T16:52:00Z">
            <w:rPr/>
          </w:rPrChange>
        </w:rPr>
        <w:t>dry</w:t>
      </w:r>
      <w:r w:rsidRPr="00D753AC">
        <w:rPr>
          <w:rFonts w:cs="Times New Roman"/>
          <w:spacing w:val="-35"/>
          <w:w w:val="105"/>
          <w:sz w:val="22"/>
          <w:szCs w:val="22"/>
          <w:rPrChange w:id="38" w:author="Claire Kouba" w:date="2023-09-12T16:52:00Z">
            <w:rPr>
              <w:spacing w:val="-7"/>
            </w:rPr>
          </w:rPrChange>
        </w:rPr>
        <w:t xml:space="preserve"> </w:t>
      </w:r>
      <w:r w:rsidRPr="00D753AC">
        <w:rPr>
          <w:rFonts w:cs="Times New Roman"/>
          <w:w w:val="105"/>
          <w:sz w:val="22"/>
          <w:szCs w:val="22"/>
          <w:rPrChange w:id="39" w:author="Claire Kouba" w:date="2023-09-12T16:52:00Z">
            <w:rPr/>
          </w:rPrChange>
        </w:rPr>
        <w:t>season</w:t>
      </w:r>
      <w:r w:rsidRPr="00D753AC">
        <w:rPr>
          <w:rFonts w:cs="Times New Roman"/>
          <w:w w:val="99"/>
          <w:sz w:val="22"/>
          <w:szCs w:val="22"/>
        </w:rPr>
        <w:t xml:space="preserve"> </w:t>
      </w:r>
      <w:r w:rsidRPr="00D753AC">
        <w:rPr>
          <w:rFonts w:cs="Times New Roman"/>
          <w:w w:val="105"/>
          <w:sz w:val="22"/>
          <w:szCs w:val="22"/>
          <w:rPrChange w:id="40" w:author="Claire Kouba" w:date="2023-09-12T16:52:00Z">
            <w:rPr/>
          </w:rPrChange>
        </w:rPr>
        <w:t>to</w:t>
      </w:r>
      <w:r w:rsidRPr="00D753AC">
        <w:rPr>
          <w:rFonts w:cs="Times New Roman"/>
          <w:spacing w:val="-25"/>
          <w:w w:val="105"/>
          <w:sz w:val="22"/>
          <w:szCs w:val="22"/>
          <w:rPrChange w:id="41" w:author="Claire Kouba" w:date="2023-09-12T16:52:00Z">
            <w:rPr/>
          </w:rPrChange>
        </w:rPr>
        <w:t xml:space="preserve"> </w:t>
      </w:r>
      <w:r w:rsidRPr="00D753AC">
        <w:rPr>
          <w:rFonts w:cs="Times New Roman"/>
          <w:w w:val="105"/>
          <w:sz w:val="22"/>
          <w:szCs w:val="22"/>
          <w:rPrChange w:id="42" w:author="Claire Kouba" w:date="2023-09-12T16:52:00Z">
            <w:rPr/>
          </w:rPrChange>
        </w:rPr>
        <w:t>the</w:t>
      </w:r>
      <w:r w:rsidRPr="00D753AC">
        <w:rPr>
          <w:rFonts w:cs="Times New Roman"/>
          <w:spacing w:val="-25"/>
          <w:w w:val="105"/>
          <w:sz w:val="22"/>
          <w:szCs w:val="22"/>
          <w:rPrChange w:id="43" w:author="Claire Kouba" w:date="2023-09-12T16:52:00Z">
            <w:rPr/>
          </w:rPrChange>
        </w:rPr>
        <w:t xml:space="preserve"> </w:t>
      </w:r>
      <w:r w:rsidRPr="00D753AC">
        <w:rPr>
          <w:rFonts w:cs="Times New Roman"/>
          <w:w w:val="105"/>
          <w:sz w:val="22"/>
          <w:szCs w:val="22"/>
          <w:rPrChange w:id="44" w:author="Claire Kouba" w:date="2023-09-12T16:52:00Z">
            <w:rPr/>
          </w:rPrChange>
        </w:rPr>
        <w:t>wet</w:t>
      </w:r>
      <w:r w:rsidRPr="00D753AC">
        <w:rPr>
          <w:rFonts w:cs="Times New Roman"/>
          <w:spacing w:val="-25"/>
          <w:w w:val="105"/>
          <w:sz w:val="22"/>
          <w:szCs w:val="22"/>
          <w:rPrChange w:id="45" w:author="Claire Kouba" w:date="2023-09-12T16:52:00Z">
            <w:rPr/>
          </w:rPrChange>
        </w:rPr>
        <w:t xml:space="preserve"> </w:t>
      </w:r>
      <w:r w:rsidRPr="00D753AC">
        <w:rPr>
          <w:rFonts w:cs="Times New Roman"/>
          <w:w w:val="105"/>
          <w:sz w:val="22"/>
          <w:szCs w:val="22"/>
          <w:rPrChange w:id="46" w:author="Claire Kouba" w:date="2023-09-12T16:52:00Z">
            <w:rPr/>
          </w:rPrChange>
        </w:rPr>
        <w:t>season</w:t>
      </w:r>
      <w:r w:rsidRPr="00D753AC">
        <w:rPr>
          <w:rFonts w:cs="Times New Roman"/>
          <w:spacing w:val="-25"/>
          <w:w w:val="105"/>
          <w:sz w:val="22"/>
          <w:szCs w:val="22"/>
          <w:rPrChange w:id="47" w:author="Claire Kouba" w:date="2023-09-12T16:52:00Z">
            <w:rPr/>
          </w:rPrChange>
        </w:rPr>
        <w:t xml:space="preserve"> </w:t>
      </w:r>
      <w:r w:rsidRPr="00D753AC">
        <w:rPr>
          <w:rFonts w:cs="Times New Roman"/>
          <w:w w:val="105"/>
          <w:sz w:val="22"/>
          <w:szCs w:val="22"/>
          <w:rPrChange w:id="48" w:author="Claire Kouba" w:date="2023-09-12T16:52:00Z">
            <w:rPr/>
          </w:rPrChange>
        </w:rPr>
        <w:t>have</w:t>
      </w:r>
      <w:r w:rsidRPr="00D753AC">
        <w:rPr>
          <w:rFonts w:cs="Times New Roman"/>
          <w:spacing w:val="-25"/>
          <w:w w:val="105"/>
          <w:sz w:val="22"/>
          <w:szCs w:val="22"/>
          <w:rPrChange w:id="49" w:author="Claire Kouba" w:date="2023-09-12T16:52:00Z">
            <w:rPr/>
          </w:rPrChange>
        </w:rPr>
        <w:t xml:space="preserve"> </w:t>
      </w:r>
      <w:r w:rsidRPr="00D753AC">
        <w:rPr>
          <w:rFonts w:cs="Times New Roman"/>
          <w:w w:val="105"/>
          <w:sz w:val="22"/>
          <w:szCs w:val="22"/>
          <w:rPrChange w:id="50" w:author="Claire Kouba" w:date="2023-09-12T16:52:00Z">
            <w:rPr/>
          </w:rPrChange>
        </w:rPr>
        <w:t>major</w:t>
      </w:r>
      <w:r w:rsidRPr="00D753AC">
        <w:rPr>
          <w:rFonts w:cs="Times New Roman"/>
          <w:spacing w:val="-25"/>
          <w:w w:val="105"/>
          <w:sz w:val="22"/>
          <w:szCs w:val="22"/>
          <w:rPrChange w:id="51" w:author="Claire Kouba" w:date="2023-09-12T16:52:00Z">
            <w:rPr/>
          </w:rPrChange>
        </w:rPr>
        <w:t xml:space="preserve"> </w:t>
      </w:r>
      <w:r w:rsidRPr="00D753AC">
        <w:rPr>
          <w:rFonts w:cs="Times New Roman"/>
          <w:w w:val="105"/>
          <w:sz w:val="22"/>
          <w:szCs w:val="22"/>
          <w:rPrChange w:id="52" w:author="Claire Kouba" w:date="2023-09-12T16:52:00Z">
            <w:rPr/>
          </w:rPrChange>
        </w:rPr>
        <w:t>implications</w:t>
      </w:r>
      <w:r w:rsidRPr="00D753AC">
        <w:rPr>
          <w:rFonts w:cs="Times New Roman"/>
          <w:spacing w:val="-25"/>
          <w:w w:val="105"/>
          <w:sz w:val="22"/>
          <w:szCs w:val="22"/>
          <w:rPrChange w:id="53" w:author="Claire Kouba" w:date="2023-09-12T16:52:00Z">
            <w:rPr/>
          </w:rPrChange>
        </w:rPr>
        <w:t xml:space="preserve"> </w:t>
      </w:r>
      <w:r w:rsidRPr="00D753AC">
        <w:rPr>
          <w:rFonts w:cs="Times New Roman"/>
          <w:w w:val="105"/>
          <w:sz w:val="22"/>
          <w:szCs w:val="22"/>
          <w:rPrChange w:id="54" w:author="Claire Kouba" w:date="2023-09-12T16:52:00Z">
            <w:rPr/>
          </w:rPrChange>
        </w:rPr>
        <w:t>for</w:t>
      </w:r>
      <w:r w:rsidRPr="00D753AC">
        <w:rPr>
          <w:rFonts w:cs="Times New Roman"/>
          <w:spacing w:val="-25"/>
          <w:w w:val="105"/>
          <w:sz w:val="22"/>
          <w:szCs w:val="22"/>
          <w:rPrChange w:id="55" w:author="Claire Kouba" w:date="2023-09-12T16:52:00Z">
            <w:rPr/>
          </w:rPrChange>
        </w:rPr>
        <w:t xml:space="preserve"> </w:t>
      </w:r>
      <w:r w:rsidRPr="00D753AC">
        <w:rPr>
          <w:rFonts w:cs="Times New Roman"/>
          <w:w w:val="105"/>
          <w:sz w:val="22"/>
          <w:szCs w:val="22"/>
          <w:rPrChange w:id="56" w:author="Claire Kouba" w:date="2023-09-12T16:52:00Z">
            <w:rPr/>
          </w:rPrChange>
        </w:rPr>
        <w:t>aquatic</w:t>
      </w:r>
      <w:r w:rsidRPr="00D753AC">
        <w:rPr>
          <w:rFonts w:cs="Times New Roman"/>
          <w:spacing w:val="-25"/>
          <w:w w:val="105"/>
          <w:sz w:val="22"/>
          <w:szCs w:val="22"/>
          <w:rPrChange w:id="57" w:author="Claire Kouba" w:date="2023-09-12T16:52:00Z">
            <w:rPr/>
          </w:rPrChange>
        </w:rPr>
        <w:t xml:space="preserve"> </w:t>
      </w:r>
      <w:r w:rsidRPr="00D753AC">
        <w:rPr>
          <w:rFonts w:cs="Times New Roman"/>
          <w:w w:val="105"/>
          <w:sz w:val="22"/>
          <w:szCs w:val="22"/>
          <w:rPrChange w:id="58" w:author="Claire Kouba" w:date="2023-09-12T16:52:00Z">
            <w:rPr/>
          </w:rPrChange>
        </w:rPr>
        <w:t>ecosystems.</w:t>
      </w:r>
      <w:r w:rsidRPr="00D753AC">
        <w:rPr>
          <w:rFonts w:cs="Times New Roman"/>
          <w:spacing w:val="-25"/>
          <w:w w:val="105"/>
          <w:sz w:val="22"/>
          <w:szCs w:val="22"/>
          <w:rPrChange w:id="59" w:author="Claire Kouba" w:date="2023-09-12T16:52:00Z">
            <w:rPr/>
          </w:rPrChange>
        </w:rPr>
        <w:t xml:space="preserve"> </w:t>
      </w:r>
      <w:r w:rsidRPr="00D753AC">
        <w:rPr>
          <w:rFonts w:cs="Times New Roman"/>
          <w:w w:val="105"/>
          <w:sz w:val="22"/>
          <w:szCs w:val="22"/>
          <w:rPrChange w:id="60" w:author="Claire Kouba" w:date="2023-09-12T16:52:00Z">
            <w:rPr/>
          </w:rPrChange>
        </w:rPr>
        <w:t>Of</w:t>
      </w:r>
      <w:r w:rsidRPr="00D753AC">
        <w:rPr>
          <w:rFonts w:cs="Times New Roman"/>
          <w:spacing w:val="-25"/>
          <w:w w:val="105"/>
          <w:sz w:val="22"/>
          <w:szCs w:val="22"/>
          <w:rPrChange w:id="61" w:author="Claire Kouba" w:date="2023-09-12T16:52:00Z">
            <w:rPr/>
          </w:rPrChange>
        </w:rPr>
        <w:t xml:space="preserve"> </w:t>
      </w:r>
      <w:r w:rsidRPr="00D753AC">
        <w:rPr>
          <w:rFonts w:cs="Times New Roman"/>
          <w:w w:val="105"/>
          <w:sz w:val="22"/>
          <w:szCs w:val="22"/>
          <w:rPrChange w:id="62" w:author="Claire Kouba" w:date="2023-09-12T16:52:00Z">
            <w:rPr/>
          </w:rPrChange>
        </w:rPr>
        <w:t>particular</w:t>
      </w:r>
      <w:r w:rsidRPr="00D753AC">
        <w:rPr>
          <w:rFonts w:cs="Times New Roman"/>
          <w:spacing w:val="-25"/>
          <w:w w:val="105"/>
          <w:sz w:val="22"/>
          <w:szCs w:val="22"/>
          <w:rPrChange w:id="63" w:author="Claire Kouba" w:date="2023-09-12T16:52:00Z">
            <w:rPr/>
          </w:rPrChange>
        </w:rPr>
        <w:t xml:space="preserve"> </w:t>
      </w:r>
      <w:r w:rsidRPr="00D753AC">
        <w:rPr>
          <w:rFonts w:cs="Times New Roman"/>
          <w:w w:val="105"/>
          <w:sz w:val="22"/>
          <w:szCs w:val="22"/>
          <w:rPrChange w:id="64" w:author="Claire Kouba" w:date="2023-09-12T16:52:00Z">
            <w:rPr/>
          </w:rPrChange>
        </w:rPr>
        <w:t>concern</w:t>
      </w:r>
      <w:r w:rsidRPr="00D753AC">
        <w:rPr>
          <w:rFonts w:cs="Times New Roman"/>
          <w:spacing w:val="-25"/>
          <w:w w:val="105"/>
          <w:sz w:val="22"/>
          <w:szCs w:val="22"/>
          <w:rPrChange w:id="65" w:author="Claire Kouba" w:date="2023-09-12T16:52:00Z">
            <w:rPr/>
          </w:rPrChange>
        </w:rPr>
        <w:t xml:space="preserve"> </w:t>
      </w:r>
      <w:r w:rsidRPr="00D753AC">
        <w:rPr>
          <w:rFonts w:cs="Times New Roman"/>
          <w:w w:val="105"/>
          <w:sz w:val="22"/>
          <w:szCs w:val="22"/>
          <w:rPrChange w:id="66" w:author="Claire Kouba" w:date="2023-09-12T16:52:00Z">
            <w:rPr/>
          </w:rPrChange>
        </w:rPr>
        <w:t>in</w:t>
      </w:r>
      <w:r w:rsidRPr="00D753AC">
        <w:rPr>
          <w:rFonts w:cs="Times New Roman"/>
          <w:spacing w:val="-25"/>
          <w:w w:val="105"/>
          <w:sz w:val="22"/>
          <w:szCs w:val="22"/>
          <w:rPrChange w:id="67" w:author="Claire Kouba" w:date="2023-09-12T16:52:00Z">
            <w:rPr/>
          </w:rPrChange>
        </w:rPr>
        <w:t xml:space="preserve"> </w:t>
      </w:r>
      <w:r w:rsidRPr="00D753AC">
        <w:rPr>
          <w:rFonts w:cs="Times New Roman"/>
          <w:w w:val="105"/>
          <w:sz w:val="22"/>
          <w:szCs w:val="22"/>
          <w:rPrChange w:id="68" w:author="Claire Kouba" w:date="2023-09-12T16:52:00Z">
            <w:rPr/>
          </w:rPrChange>
        </w:rPr>
        <w:t>many</w:t>
      </w:r>
      <w:r w:rsidRPr="00D753AC">
        <w:rPr>
          <w:rFonts w:cs="Times New Roman"/>
          <w:spacing w:val="-25"/>
          <w:w w:val="105"/>
          <w:sz w:val="22"/>
          <w:szCs w:val="22"/>
          <w:rPrChange w:id="69" w:author="Claire Kouba" w:date="2023-09-12T16:52:00Z">
            <w:rPr/>
          </w:rPrChange>
        </w:rPr>
        <w:t xml:space="preserve"> </w:t>
      </w:r>
      <w:r w:rsidRPr="00D753AC">
        <w:rPr>
          <w:rFonts w:cs="Times New Roman"/>
          <w:w w:val="105"/>
          <w:sz w:val="22"/>
          <w:szCs w:val="22"/>
          <w:rPrChange w:id="70" w:author="Claire Kouba" w:date="2023-09-12T16:52:00Z">
            <w:rPr/>
          </w:rPrChange>
        </w:rPr>
        <w:t>coastal</w:t>
      </w:r>
      <w:r w:rsidRPr="00D753AC">
        <w:rPr>
          <w:rFonts w:cs="Times New Roman"/>
          <w:spacing w:val="-25"/>
          <w:w w:val="105"/>
          <w:sz w:val="22"/>
          <w:szCs w:val="22"/>
          <w:rPrChange w:id="71" w:author="Claire Kouba" w:date="2023-09-12T16:52:00Z">
            <w:rPr/>
          </w:rPrChange>
        </w:rPr>
        <w:t xml:space="preserve"> </w:t>
      </w:r>
      <w:r w:rsidRPr="00D753AC">
        <w:rPr>
          <w:rFonts w:cs="Times New Roman"/>
          <w:w w:val="105"/>
          <w:sz w:val="22"/>
          <w:szCs w:val="22"/>
          <w:rPrChange w:id="72" w:author="Claire Kouba" w:date="2023-09-12T16:52:00Z">
            <w:rPr/>
          </w:rPrChange>
        </w:rPr>
        <w:t>areas</w:t>
      </w:r>
      <w:r w:rsidRPr="00D753AC">
        <w:rPr>
          <w:rFonts w:cs="Times New Roman"/>
          <w:spacing w:val="-25"/>
          <w:w w:val="105"/>
          <w:sz w:val="22"/>
          <w:szCs w:val="22"/>
          <w:rPrChange w:id="73" w:author="Claire Kouba" w:date="2023-09-12T16:52:00Z">
            <w:rPr/>
          </w:rPrChange>
        </w:rPr>
        <w:t xml:space="preserve"> </w:t>
      </w:r>
      <w:r w:rsidRPr="00D753AC">
        <w:rPr>
          <w:rFonts w:cs="Times New Roman"/>
          <w:w w:val="105"/>
          <w:sz w:val="22"/>
          <w:szCs w:val="22"/>
          <w:rPrChange w:id="74" w:author="Claire Kouba" w:date="2023-09-12T16:52:00Z">
            <w:rPr/>
          </w:rPrChange>
        </w:rPr>
        <w:t>is</w:t>
      </w:r>
      <w:r w:rsidRPr="00D753AC">
        <w:rPr>
          <w:rFonts w:cs="Times New Roman"/>
          <w:spacing w:val="-25"/>
          <w:w w:val="105"/>
          <w:sz w:val="22"/>
          <w:szCs w:val="22"/>
          <w:rPrChange w:id="75" w:author="Claire Kouba" w:date="2023-09-12T16:52:00Z">
            <w:rPr/>
          </w:rPrChange>
        </w:rPr>
        <w:t xml:space="preserve"> </w:t>
      </w:r>
      <w:r w:rsidRPr="00D753AC">
        <w:rPr>
          <w:rFonts w:cs="Times New Roman"/>
          <w:w w:val="105"/>
          <w:sz w:val="22"/>
          <w:szCs w:val="22"/>
          <w:rPrChange w:id="76" w:author="Claire Kouba" w:date="2023-09-12T16:52:00Z">
            <w:rPr/>
          </w:rPrChange>
        </w:rPr>
        <w:t>whether</w:t>
      </w:r>
      <w:r w:rsidRPr="00D753AC">
        <w:rPr>
          <w:rFonts w:cs="Times New Roman"/>
          <w:spacing w:val="-25"/>
          <w:w w:val="105"/>
          <w:sz w:val="22"/>
          <w:szCs w:val="22"/>
          <w:rPrChange w:id="77" w:author="Claire Kouba" w:date="2023-09-12T16:52:00Z">
            <w:rPr>
              <w:spacing w:val="15"/>
            </w:rPr>
          </w:rPrChange>
        </w:rPr>
        <w:t xml:space="preserve"> </w:t>
      </w:r>
      <w:r w:rsidRPr="00D753AC">
        <w:rPr>
          <w:rFonts w:cs="Times New Roman"/>
          <w:w w:val="105"/>
          <w:sz w:val="22"/>
          <w:szCs w:val="22"/>
          <w:rPrChange w:id="78" w:author="Claire Kouba" w:date="2023-09-12T16:52:00Z">
            <w:rPr/>
          </w:rPrChange>
        </w:rPr>
        <w:t>this</w:t>
      </w:r>
      <w:r w:rsidRPr="00D753AC">
        <w:rPr>
          <w:rFonts w:cs="Times New Roman"/>
          <w:w w:val="99"/>
          <w:sz w:val="22"/>
          <w:szCs w:val="22"/>
        </w:rPr>
        <w:t xml:space="preserve"> </w:t>
      </w:r>
      <w:r w:rsidRPr="00D753AC">
        <w:rPr>
          <w:rFonts w:cs="Times New Roman"/>
          <w:w w:val="105"/>
          <w:sz w:val="22"/>
          <w:szCs w:val="22"/>
          <w:rPrChange w:id="79" w:author="Claire Kouba" w:date="2023-09-12T16:52:00Z">
            <w:rPr/>
          </w:rPrChange>
        </w:rPr>
        <w:t>transition</w:t>
      </w:r>
      <w:r w:rsidRPr="00D753AC">
        <w:rPr>
          <w:rFonts w:cs="Times New Roman"/>
          <w:spacing w:val="-22"/>
          <w:w w:val="105"/>
          <w:sz w:val="22"/>
          <w:szCs w:val="22"/>
          <w:rPrChange w:id="80" w:author="Claire Kouba" w:date="2023-09-12T16:52:00Z">
            <w:rPr/>
          </w:rPrChange>
        </w:rPr>
        <w:t xml:space="preserve"> </w:t>
      </w:r>
      <w:r w:rsidRPr="00D753AC">
        <w:rPr>
          <w:rFonts w:cs="Times New Roman"/>
          <w:w w:val="105"/>
          <w:sz w:val="22"/>
          <w:szCs w:val="22"/>
          <w:rPrChange w:id="81" w:author="Claire Kouba" w:date="2023-09-12T16:52:00Z">
            <w:rPr/>
          </w:rPrChange>
        </w:rPr>
        <w:t>can</w:t>
      </w:r>
      <w:r w:rsidRPr="00D753AC">
        <w:rPr>
          <w:rFonts w:cs="Times New Roman"/>
          <w:spacing w:val="-22"/>
          <w:w w:val="105"/>
          <w:sz w:val="22"/>
          <w:szCs w:val="22"/>
          <w:rPrChange w:id="82" w:author="Claire Kouba" w:date="2023-09-12T16:52:00Z">
            <w:rPr/>
          </w:rPrChange>
        </w:rPr>
        <w:t xml:space="preserve"> </w:t>
      </w:r>
      <w:r w:rsidRPr="00D753AC">
        <w:rPr>
          <w:rFonts w:cs="Times New Roman"/>
          <w:w w:val="105"/>
          <w:sz w:val="22"/>
          <w:szCs w:val="22"/>
          <w:rPrChange w:id="83" w:author="Claire Kouba" w:date="2023-09-12T16:52:00Z">
            <w:rPr/>
          </w:rPrChange>
        </w:rPr>
        <w:t>provide</w:t>
      </w:r>
      <w:r w:rsidRPr="00D753AC">
        <w:rPr>
          <w:rFonts w:cs="Times New Roman"/>
          <w:spacing w:val="-22"/>
          <w:w w:val="105"/>
          <w:sz w:val="22"/>
          <w:szCs w:val="22"/>
          <w:rPrChange w:id="84" w:author="Claire Kouba" w:date="2023-09-12T16:52:00Z">
            <w:rPr/>
          </w:rPrChange>
        </w:rPr>
        <w:t xml:space="preserve"> </w:t>
      </w:r>
      <w:r w:rsidRPr="00D753AC">
        <w:rPr>
          <w:rFonts w:cs="Times New Roman"/>
          <w:w w:val="105"/>
          <w:sz w:val="22"/>
          <w:szCs w:val="22"/>
          <w:rPrChange w:id="85" w:author="Claire Kouba" w:date="2023-09-12T16:52:00Z">
            <w:rPr/>
          </w:rPrChange>
        </w:rPr>
        <w:t>sufficient</w:t>
      </w:r>
      <w:r w:rsidRPr="00D753AC">
        <w:rPr>
          <w:rFonts w:cs="Times New Roman"/>
          <w:spacing w:val="-22"/>
          <w:w w:val="105"/>
          <w:sz w:val="22"/>
          <w:szCs w:val="22"/>
          <w:rPrChange w:id="86" w:author="Claire Kouba" w:date="2023-09-12T16:52:00Z">
            <w:rPr/>
          </w:rPrChange>
        </w:rPr>
        <w:t xml:space="preserve"> </w:t>
      </w:r>
      <w:r w:rsidRPr="00D753AC">
        <w:rPr>
          <w:rFonts w:cs="Times New Roman"/>
          <w:w w:val="105"/>
          <w:sz w:val="22"/>
          <w:szCs w:val="22"/>
          <w:rPrChange w:id="87" w:author="Claire Kouba" w:date="2023-09-12T16:52:00Z">
            <w:rPr/>
          </w:rPrChange>
        </w:rPr>
        <w:t>flows</w:t>
      </w:r>
      <w:r w:rsidRPr="00D753AC">
        <w:rPr>
          <w:rFonts w:cs="Times New Roman"/>
          <w:spacing w:val="-22"/>
          <w:w w:val="105"/>
          <w:sz w:val="22"/>
          <w:szCs w:val="22"/>
          <w:rPrChange w:id="88" w:author="Claire Kouba" w:date="2023-09-12T16:52:00Z">
            <w:rPr/>
          </w:rPrChange>
        </w:rPr>
        <w:t xml:space="preserve"> </w:t>
      </w:r>
      <w:r w:rsidRPr="00D753AC">
        <w:rPr>
          <w:rFonts w:cs="Times New Roman"/>
          <w:w w:val="105"/>
          <w:sz w:val="22"/>
          <w:szCs w:val="22"/>
          <w:rPrChange w:id="89" w:author="Claire Kouba" w:date="2023-09-12T16:52:00Z">
            <w:rPr/>
          </w:rPrChange>
        </w:rPr>
        <w:t>at</w:t>
      </w:r>
      <w:r w:rsidRPr="00D753AC">
        <w:rPr>
          <w:rFonts w:cs="Times New Roman"/>
          <w:spacing w:val="-22"/>
          <w:w w:val="105"/>
          <w:sz w:val="22"/>
          <w:szCs w:val="22"/>
          <w:rPrChange w:id="90" w:author="Claire Kouba" w:date="2023-09-12T16:52:00Z">
            <w:rPr/>
          </w:rPrChange>
        </w:rPr>
        <w:t xml:space="preserve"> </w:t>
      </w:r>
      <w:r w:rsidRPr="00D753AC">
        <w:rPr>
          <w:rFonts w:cs="Times New Roman"/>
          <w:w w:val="105"/>
          <w:sz w:val="22"/>
          <w:szCs w:val="22"/>
          <w:rPrChange w:id="91" w:author="Claire Kouba" w:date="2023-09-12T16:52:00Z">
            <w:rPr/>
          </w:rPrChange>
        </w:rPr>
        <w:t>the</w:t>
      </w:r>
      <w:r w:rsidRPr="00D753AC">
        <w:rPr>
          <w:rFonts w:cs="Times New Roman"/>
          <w:spacing w:val="-22"/>
          <w:w w:val="105"/>
          <w:sz w:val="22"/>
          <w:szCs w:val="22"/>
          <w:rPrChange w:id="92" w:author="Claire Kouba" w:date="2023-09-12T16:52:00Z">
            <w:rPr/>
          </w:rPrChange>
        </w:rPr>
        <w:t xml:space="preserve"> </w:t>
      </w:r>
      <w:r w:rsidRPr="00D753AC">
        <w:rPr>
          <w:rFonts w:cs="Times New Roman"/>
          <w:w w:val="105"/>
          <w:sz w:val="22"/>
          <w:szCs w:val="22"/>
          <w:rPrChange w:id="93" w:author="Claire Kouba" w:date="2023-09-12T16:52:00Z">
            <w:rPr/>
          </w:rPrChange>
        </w:rPr>
        <w:t>right</w:t>
      </w:r>
      <w:r w:rsidRPr="00D753AC">
        <w:rPr>
          <w:rFonts w:cs="Times New Roman"/>
          <w:spacing w:val="-22"/>
          <w:w w:val="105"/>
          <w:sz w:val="22"/>
          <w:szCs w:val="22"/>
          <w:rPrChange w:id="94" w:author="Claire Kouba" w:date="2023-09-12T16:52:00Z">
            <w:rPr/>
          </w:rPrChange>
        </w:rPr>
        <w:t xml:space="preserve"> </w:t>
      </w:r>
      <w:r w:rsidRPr="00D753AC">
        <w:rPr>
          <w:rFonts w:cs="Times New Roman"/>
          <w:w w:val="105"/>
          <w:sz w:val="22"/>
          <w:szCs w:val="22"/>
          <w:rPrChange w:id="95" w:author="Claire Kouba" w:date="2023-09-12T16:52:00Z">
            <w:rPr/>
          </w:rPrChange>
        </w:rPr>
        <w:t>time</w:t>
      </w:r>
      <w:r w:rsidRPr="00D753AC">
        <w:rPr>
          <w:rFonts w:cs="Times New Roman"/>
          <w:spacing w:val="-22"/>
          <w:w w:val="105"/>
          <w:sz w:val="22"/>
          <w:szCs w:val="22"/>
          <w:rPrChange w:id="96" w:author="Claire Kouba" w:date="2023-09-12T16:52:00Z">
            <w:rPr/>
          </w:rPrChange>
        </w:rPr>
        <w:t xml:space="preserve"> </w:t>
      </w:r>
      <w:r w:rsidRPr="00D753AC">
        <w:rPr>
          <w:rFonts w:cs="Times New Roman"/>
          <w:w w:val="105"/>
          <w:sz w:val="22"/>
          <w:szCs w:val="22"/>
          <w:rPrChange w:id="97" w:author="Claire Kouba" w:date="2023-09-12T16:52:00Z">
            <w:rPr/>
          </w:rPrChange>
        </w:rPr>
        <w:t>to</w:t>
      </w:r>
      <w:r w:rsidRPr="00D753AC">
        <w:rPr>
          <w:rFonts w:cs="Times New Roman"/>
          <w:spacing w:val="-22"/>
          <w:w w:val="105"/>
          <w:sz w:val="22"/>
          <w:szCs w:val="22"/>
          <w:rPrChange w:id="98" w:author="Claire Kouba" w:date="2023-09-12T16:52:00Z">
            <w:rPr/>
          </w:rPrChange>
        </w:rPr>
        <w:t xml:space="preserve"> </w:t>
      </w:r>
      <w:r w:rsidRPr="00D753AC">
        <w:rPr>
          <w:rFonts w:cs="Times New Roman"/>
          <w:w w:val="105"/>
          <w:sz w:val="22"/>
          <w:szCs w:val="22"/>
          <w:rPrChange w:id="99" w:author="Claire Kouba" w:date="2023-09-12T16:52:00Z">
            <w:rPr/>
          </w:rPrChange>
        </w:rPr>
        <w:t>allow</w:t>
      </w:r>
      <w:r w:rsidRPr="00D753AC">
        <w:rPr>
          <w:rFonts w:cs="Times New Roman"/>
          <w:spacing w:val="-22"/>
          <w:w w:val="105"/>
          <w:sz w:val="22"/>
          <w:szCs w:val="22"/>
          <w:rPrChange w:id="100" w:author="Claire Kouba" w:date="2023-09-12T16:52:00Z">
            <w:rPr/>
          </w:rPrChange>
        </w:rPr>
        <w:t xml:space="preserve"> </w:t>
      </w:r>
      <w:r w:rsidRPr="00D753AC">
        <w:rPr>
          <w:rFonts w:cs="Times New Roman"/>
          <w:w w:val="105"/>
          <w:sz w:val="22"/>
          <w:szCs w:val="22"/>
          <w:rPrChange w:id="101" w:author="Claire Kouba" w:date="2023-09-12T16:52:00Z">
            <w:rPr/>
          </w:rPrChange>
        </w:rPr>
        <w:t>passage</w:t>
      </w:r>
      <w:r w:rsidRPr="00D753AC">
        <w:rPr>
          <w:rFonts w:cs="Times New Roman"/>
          <w:spacing w:val="-22"/>
          <w:w w:val="105"/>
          <w:sz w:val="22"/>
          <w:szCs w:val="22"/>
          <w:rPrChange w:id="102" w:author="Claire Kouba" w:date="2023-09-12T16:52:00Z">
            <w:rPr/>
          </w:rPrChange>
        </w:rPr>
        <w:t xml:space="preserve"> </w:t>
      </w:r>
      <w:r w:rsidRPr="00D753AC">
        <w:rPr>
          <w:rFonts w:cs="Times New Roman"/>
          <w:w w:val="105"/>
          <w:sz w:val="22"/>
          <w:szCs w:val="22"/>
          <w:rPrChange w:id="103" w:author="Claire Kouba" w:date="2023-09-12T16:52:00Z">
            <w:rPr/>
          </w:rPrChange>
        </w:rPr>
        <w:t>for</w:t>
      </w:r>
      <w:r w:rsidRPr="00D753AC">
        <w:rPr>
          <w:rFonts w:cs="Times New Roman"/>
          <w:spacing w:val="-22"/>
          <w:w w:val="105"/>
          <w:sz w:val="22"/>
          <w:szCs w:val="22"/>
          <w:rPrChange w:id="104" w:author="Claire Kouba" w:date="2023-09-12T16:52:00Z">
            <w:rPr/>
          </w:rPrChange>
        </w:rPr>
        <w:t xml:space="preserve"> </w:t>
      </w:r>
      <w:r w:rsidRPr="00D753AC">
        <w:rPr>
          <w:rFonts w:cs="Times New Roman"/>
          <w:w w:val="105"/>
          <w:sz w:val="22"/>
          <w:szCs w:val="22"/>
          <w:rPrChange w:id="105" w:author="Claire Kouba" w:date="2023-09-12T16:52:00Z">
            <w:rPr/>
          </w:rPrChange>
        </w:rPr>
        <w:t>spawning</w:t>
      </w:r>
      <w:r w:rsidRPr="00D753AC">
        <w:rPr>
          <w:rFonts w:cs="Times New Roman"/>
          <w:spacing w:val="-22"/>
          <w:w w:val="105"/>
          <w:sz w:val="22"/>
          <w:szCs w:val="22"/>
          <w:rPrChange w:id="106" w:author="Claire Kouba" w:date="2023-09-12T16:52:00Z">
            <w:rPr/>
          </w:rPrChange>
        </w:rPr>
        <w:t xml:space="preserve"> </w:t>
      </w:r>
      <w:r w:rsidRPr="00D753AC">
        <w:rPr>
          <w:rFonts w:cs="Times New Roman"/>
          <w:w w:val="105"/>
          <w:sz w:val="22"/>
          <w:szCs w:val="22"/>
          <w:rPrChange w:id="107" w:author="Claire Kouba" w:date="2023-09-12T16:52:00Z">
            <w:rPr/>
          </w:rPrChange>
        </w:rPr>
        <w:t>anadromous</w:t>
      </w:r>
      <w:r w:rsidRPr="00D753AC">
        <w:rPr>
          <w:rFonts w:cs="Times New Roman"/>
          <w:spacing w:val="-22"/>
          <w:w w:val="105"/>
          <w:sz w:val="22"/>
          <w:szCs w:val="22"/>
          <w:rPrChange w:id="108" w:author="Claire Kouba" w:date="2023-09-12T16:52:00Z">
            <w:rPr/>
          </w:rPrChange>
        </w:rPr>
        <w:t xml:space="preserve"> </w:t>
      </w:r>
      <w:r w:rsidRPr="00D753AC">
        <w:rPr>
          <w:rFonts w:cs="Times New Roman"/>
          <w:w w:val="105"/>
          <w:sz w:val="22"/>
          <w:szCs w:val="22"/>
          <w:rPrChange w:id="109" w:author="Claire Kouba" w:date="2023-09-12T16:52:00Z">
            <w:rPr/>
          </w:rPrChange>
        </w:rPr>
        <w:t>fish,</w:t>
      </w:r>
      <w:r w:rsidRPr="00D753AC">
        <w:rPr>
          <w:rFonts w:cs="Times New Roman"/>
          <w:spacing w:val="-22"/>
          <w:w w:val="105"/>
          <w:sz w:val="22"/>
          <w:szCs w:val="22"/>
          <w:rPrChange w:id="110" w:author="Claire Kouba" w:date="2023-09-12T16:52:00Z">
            <w:rPr/>
          </w:rPrChange>
        </w:rPr>
        <w:t xml:space="preserve"> </w:t>
      </w:r>
      <w:r w:rsidRPr="00D753AC">
        <w:rPr>
          <w:rFonts w:cs="Times New Roman"/>
          <w:w w:val="105"/>
          <w:sz w:val="22"/>
          <w:szCs w:val="22"/>
          <w:rPrChange w:id="111" w:author="Claire Kouba" w:date="2023-09-12T16:52:00Z">
            <w:rPr/>
          </w:rPrChange>
        </w:rPr>
        <w:t>which</w:t>
      </w:r>
      <w:r w:rsidRPr="00D753AC">
        <w:rPr>
          <w:rFonts w:cs="Times New Roman"/>
          <w:spacing w:val="-22"/>
          <w:w w:val="105"/>
          <w:sz w:val="22"/>
          <w:szCs w:val="22"/>
          <w:rPrChange w:id="112" w:author="Claire Kouba" w:date="2023-09-12T16:52:00Z">
            <w:rPr/>
          </w:rPrChange>
        </w:rPr>
        <w:t xml:space="preserve"> </w:t>
      </w:r>
      <w:r w:rsidRPr="00D753AC">
        <w:rPr>
          <w:rFonts w:cs="Times New Roman"/>
          <w:w w:val="105"/>
          <w:sz w:val="22"/>
          <w:szCs w:val="22"/>
          <w:rPrChange w:id="113" w:author="Claire Kouba" w:date="2023-09-12T16:52:00Z">
            <w:rPr/>
          </w:rPrChange>
        </w:rPr>
        <w:t>is</w:t>
      </w:r>
      <w:r w:rsidRPr="00D753AC">
        <w:rPr>
          <w:rFonts w:cs="Times New Roman"/>
          <w:spacing w:val="-22"/>
          <w:w w:val="105"/>
          <w:sz w:val="22"/>
          <w:szCs w:val="22"/>
          <w:rPrChange w:id="114" w:author="Claire Kouba" w:date="2023-09-12T16:52:00Z">
            <w:rPr>
              <w:spacing w:val="47"/>
            </w:rPr>
          </w:rPrChange>
        </w:rPr>
        <w:t xml:space="preserve"> </w:t>
      </w:r>
      <w:r w:rsidRPr="00D753AC">
        <w:rPr>
          <w:rFonts w:cs="Times New Roman"/>
          <w:w w:val="105"/>
          <w:sz w:val="22"/>
          <w:szCs w:val="22"/>
          <w:rPrChange w:id="115" w:author="Claire Kouba" w:date="2023-09-12T16:52:00Z">
            <w:rPr/>
          </w:rPrChange>
        </w:rPr>
        <w:t>determined</w:t>
      </w:r>
      <w:r w:rsidRPr="00D753AC">
        <w:rPr>
          <w:rFonts w:cs="Times New Roman"/>
          <w:w w:val="99"/>
          <w:sz w:val="22"/>
          <w:szCs w:val="22"/>
        </w:rPr>
        <w:t xml:space="preserve"> </w:t>
      </w:r>
      <w:r w:rsidRPr="00D753AC">
        <w:rPr>
          <w:rFonts w:cs="Times New Roman"/>
          <w:w w:val="105"/>
          <w:sz w:val="22"/>
          <w:szCs w:val="22"/>
          <w:rPrChange w:id="116" w:author="Claire Kouba" w:date="2023-09-12T16:52:00Z">
            <w:rPr/>
          </w:rPrChange>
        </w:rPr>
        <w:t>by</w:t>
      </w:r>
      <w:r w:rsidRPr="00D753AC">
        <w:rPr>
          <w:rFonts w:cs="Times New Roman"/>
          <w:spacing w:val="-17"/>
          <w:w w:val="105"/>
          <w:sz w:val="22"/>
          <w:szCs w:val="22"/>
          <w:rPrChange w:id="117" w:author="Claire Kouba" w:date="2023-09-12T16:52:00Z">
            <w:rPr>
              <w:spacing w:val="7"/>
            </w:rPr>
          </w:rPrChange>
        </w:rPr>
        <w:t xml:space="preserve"> </w:t>
      </w:r>
      <w:r w:rsidRPr="00D753AC">
        <w:rPr>
          <w:rFonts w:cs="Times New Roman"/>
          <w:w w:val="105"/>
          <w:sz w:val="22"/>
          <w:szCs w:val="22"/>
          <w:rPrChange w:id="118" w:author="Claire Kouba" w:date="2023-09-12T16:52:00Z">
            <w:rPr/>
          </w:rPrChange>
        </w:rPr>
        <w:t>dry</w:t>
      </w:r>
      <w:r w:rsidRPr="00D753AC">
        <w:rPr>
          <w:rFonts w:cs="Times New Roman"/>
          <w:spacing w:val="-17"/>
          <w:w w:val="105"/>
          <w:sz w:val="22"/>
          <w:szCs w:val="22"/>
          <w:rPrChange w:id="119" w:author="Claire Kouba" w:date="2023-09-12T16:52:00Z">
            <w:rPr>
              <w:spacing w:val="7"/>
            </w:rPr>
          </w:rPrChange>
        </w:rPr>
        <w:t xml:space="preserve"> </w:t>
      </w:r>
      <w:r w:rsidRPr="00D753AC">
        <w:rPr>
          <w:rFonts w:cs="Times New Roman"/>
          <w:w w:val="105"/>
          <w:sz w:val="22"/>
          <w:szCs w:val="22"/>
          <w:rPrChange w:id="120" w:author="Claire Kouba" w:date="2023-09-12T16:52:00Z">
            <w:rPr/>
          </w:rPrChange>
        </w:rPr>
        <w:t>season</w:t>
      </w:r>
      <w:r w:rsidRPr="00D753AC">
        <w:rPr>
          <w:rFonts w:cs="Times New Roman"/>
          <w:spacing w:val="-17"/>
          <w:w w:val="105"/>
          <w:sz w:val="22"/>
          <w:szCs w:val="22"/>
          <w:rPrChange w:id="121" w:author="Claire Kouba" w:date="2023-09-12T16:52:00Z">
            <w:rPr>
              <w:spacing w:val="7"/>
            </w:rPr>
          </w:rPrChange>
        </w:rPr>
        <w:t xml:space="preserve"> </w:t>
      </w:r>
      <w:r w:rsidRPr="00D753AC">
        <w:rPr>
          <w:rFonts w:cs="Times New Roman"/>
          <w:w w:val="105"/>
          <w:sz w:val="22"/>
          <w:szCs w:val="22"/>
          <w:rPrChange w:id="122" w:author="Claire Kouba" w:date="2023-09-12T16:52:00Z">
            <w:rPr/>
          </w:rPrChange>
        </w:rPr>
        <w:t>baseflow</w:t>
      </w:r>
      <w:r w:rsidRPr="00D753AC">
        <w:rPr>
          <w:rFonts w:cs="Times New Roman"/>
          <w:spacing w:val="-17"/>
          <w:w w:val="105"/>
          <w:sz w:val="22"/>
          <w:szCs w:val="22"/>
          <w:rPrChange w:id="123" w:author="Claire Kouba" w:date="2023-09-12T16:52:00Z">
            <w:rPr>
              <w:spacing w:val="7"/>
            </w:rPr>
          </w:rPrChange>
        </w:rPr>
        <w:t xml:space="preserve"> </w:t>
      </w:r>
      <w:r w:rsidRPr="00D753AC">
        <w:rPr>
          <w:rFonts w:cs="Times New Roman"/>
          <w:w w:val="105"/>
          <w:sz w:val="22"/>
          <w:szCs w:val="22"/>
          <w:rPrChange w:id="124" w:author="Claire Kouba" w:date="2023-09-12T16:52:00Z">
            <w:rPr/>
          </w:rPrChange>
        </w:rPr>
        <w:t>rates</w:t>
      </w:r>
      <w:r w:rsidRPr="00D753AC">
        <w:rPr>
          <w:rFonts w:cs="Times New Roman"/>
          <w:spacing w:val="-17"/>
          <w:w w:val="105"/>
          <w:sz w:val="22"/>
          <w:szCs w:val="22"/>
          <w:rPrChange w:id="125" w:author="Claire Kouba" w:date="2023-09-12T16:52:00Z">
            <w:rPr>
              <w:spacing w:val="7"/>
            </w:rPr>
          </w:rPrChange>
        </w:rPr>
        <w:t xml:space="preserve"> </w:t>
      </w:r>
      <w:r w:rsidRPr="00D753AC">
        <w:rPr>
          <w:rFonts w:cs="Times New Roman"/>
          <w:w w:val="105"/>
          <w:sz w:val="22"/>
          <w:szCs w:val="22"/>
          <w:rPrChange w:id="126" w:author="Claire Kouba" w:date="2023-09-12T16:52:00Z">
            <w:rPr/>
          </w:rPrChange>
        </w:rPr>
        <w:t>and</w:t>
      </w:r>
      <w:r w:rsidRPr="00D753AC">
        <w:rPr>
          <w:rFonts w:cs="Times New Roman"/>
          <w:spacing w:val="-17"/>
          <w:w w:val="105"/>
          <w:sz w:val="22"/>
          <w:szCs w:val="22"/>
          <w:rPrChange w:id="127" w:author="Claire Kouba" w:date="2023-09-12T16:52:00Z">
            <w:rPr>
              <w:spacing w:val="7"/>
            </w:rPr>
          </w:rPrChange>
        </w:rPr>
        <w:t xml:space="preserve"> </w:t>
      </w:r>
      <w:r w:rsidRPr="00D753AC">
        <w:rPr>
          <w:rFonts w:cs="Times New Roman"/>
          <w:w w:val="105"/>
          <w:sz w:val="22"/>
          <w:szCs w:val="22"/>
          <w:rPrChange w:id="128" w:author="Claire Kouba" w:date="2023-09-12T16:52:00Z">
            <w:rPr/>
          </w:rPrChange>
        </w:rPr>
        <w:t>the</w:t>
      </w:r>
      <w:r w:rsidRPr="00D753AC">
        <w:rPr>
          <w:rFonts w:cs="Times New Roman"/>
          <w:spacing w:val="-17"/>
          <w:w w:val="105"/>
          <w:sz w:val="22"/>
          <w:szCs w:val="22"/>
          <w:rPrChange w:id="129" w:author="Claire Kouba" w:date="2023-09-12T16:52:00Z">
            <w:rPr>
              <w:spacing w:val="7"/>
            </w:rPr>
          </w:rPrChange>
        </w:rPr>
        <w:t xml:space="preserve"> </w:t>
      </w:r>
      <w:r w:rsidRPr="00D753AC">
        <w:rPr>
          <w:rFonts w:cs="Times New Roman"/>
          <w:w w:val="105"/>
          <w:sz w:val="22"/>
          <w:szCs w:val="22"/>
          <w:rPrChange w:id="130" w:author="Claire Kouba" w:date="2023-09-12T16:52:00Z">
            <w:rPr/>
          </w:rPrChange>
        </w:rPr>
        <w:t>timing</w:t>
      </w:r>
      <w:r w:rsidRPr="00D753AC">
        <w:rPr>
          <w:rFonts w:cs="Times New Roman"/>
          <w:spacing w:val="-17"/>
          <w:w w:val="105"/>
          <w:sz w:val="22"/>
          <w:szCs w:val="22"/>
          <w:rPrChange w:id="131" w:author="Claire Kouba" w:date="2023-09-12T16:52:00Z">
            <w:rPr>
              <w:spacing w:val="7"/>
            </w:rPr>
          </w:rPrChange>
        </w:rPr>
        <w:t xml:space="preserve"> </w:t>
      </w:r>
      <w:r w:rsidRPr="00D753AC">
        <w:rPr>
          <w:rFonts w:cs="Times New Roman"/>
          <w:w w:val="105"/>
          <w:sz w:val="22"/>
          <w:szCs w:val="22"/>
          <w:rPrChange w:id="132" w:author="Claire Kouba" w:date="2023-09-12T16:52:00Z">
            <w:rPr/>
          </w:rPrChange>
        </w:rPr>
        <w:t>of</w:t>
      </w:r>
      <w:r w:rsidRPr="00D753AC">
        <w:rPr>
          <w:rFonts w:cs="Times New Roman"/>
          <w:spacing w:val="-17"/>
          <w:w w:val="105"/>
          <w:sz w:val="22"/>
          <w:szCs w:val="22"/>
          <w:rPrChange w:id="133" w:author="Claire Kouba" w:date="2023-09-12T16:52:00Z">
            <w:rPr>
              <w:spacing w:val="7"/>
            </w:rPr>
          </w:rPrChange>
        </w:rPr>
        <w:t xml:space="preserve"> </w:t>
      </w:r>
      <w:r w:rsidRPr="00D753AC">
        <w:rPr>
          <w:rFonts w:cs="Times New Roman"/>
          <w:w w:val="105"/>
          <w:sz w:val="22"/>
          <w:szCs w:val="22"/>
          <w:rPrChange w:id="134" w:author="Claire Kouba" w:date="2023-09-12T16:52:00Z">
            <w:rPr/>
          </w:rPrChange>
        </w:rPr>
        <w:t>the</w:t>
      </w:r>
      <w:r w:rsidRPr="00D753AC">
        <w:rPr>
          <w:rFonts w:cs="Times New Roman"/>
          <w:spacing w:val="-17"/>
          <w:w w:val="105"/>
          <w:sz w:val="22"/>
          <w:szCs w:val="22"/>
          <w:rPrChange w:id="135" w:author="Claire Kouba" w:date="2023-09-12T16:52:00Z">
            <w:rPr>
              <w:spacing w:val="7"/>
            </w:rPr>
          </w:rPrChange>
        </w:rPr>
        <w:t xml:space="preserve"> </w:t>
      </w:r>
      <w:r w:rsidRPr="00D753AC">
        <w:rPr>
          <w:rFonts w:cs="Times New Roman"/>
          <w:w w:val="105"/>
          <w:sz w:val="22"/>
          <w:szCs w:val="22"/>
          <w:rPrChange w:id="136" w:author="Claire Kouba" w:date="2023-09-12T16:52:00Z">
            <w:rPr/>
          </w:rPrChange>
        </w:rPr>
        <w:t>onset</w:t>
      </w:r>
      <w:r w:rsidRPr="00D753AC">
        <w:rPr>
          <w:rFonts w:cs="Times New Roman"/>
          <w:spacing w:val="-17"/>
          <w:w w:val="105"/>
          <w:sz w:val="22"/>
          <w:szCs w:val="22"/>
          <w:rPrChange w:id="137" w:author="Claire Kouba" w:date="2023-09-12T16:52:00Z">
            <w:rPr>
              <w:spacing w:val="7"/>
            </w:rPr>
          </w:rPrChange>
        </w:rPr>
        <w:t xml:space="preserve"> </w:t>
      </w:r>
      <w:r w:rsidRPr="00D753AC">
        <w:rPr>
          <w:rFonts w:cs="Times New Roman"/>
          <w:w w:val="105"/>
          <w:sz w:val="22"/>
          <w:szCs w:val="22"/>
          <w:rPrChange w:id="138" w:author="Claire Kouba" w:date="2023-09-12T16:52:00Z">
            <w:rPr/>
          </w:rPrChange>
        </w:rPr>
        <w:t>of</w:t>
      </w:r>
      <w:r w:rsidRPr="00D753AC">
        <w:rPr>
          <w:rFonts w:cs="Times New Roman"/>
          <w:spacing w:val="-17"/>
          <w:w w:val="105"/>
          <w:sz w:val="22"/>
          <w:szCs w:val="22"/>
          <w:rPrChange w:id="139" w:author="Claire Kouba" w:date="2023-09-12T16:52:00Z">
            <w:rPr>
              <w:spacing w:val="7"/>
            </w:rPr>
          </w:rPrChange>
        </w:rPr>
        <w:t xml:space="preserve"> </w:t>
      </w:r>
      <w:r w:rsidRPr="00D753AC">
        <w:rPr>
          <w:rFonts w:cs="Times New Roman"/>
          <w:w w:val="105"/>
          <w:sz w:val="22"/>
          <w:szCs w:val="22"/>
          <w:rPrChange w:id="140" w:author="Claire Kouba" w:date="2023-09-12T16:52:00Z">
            <w:rPr/>
          </w:rPrChange>
        </w:rPr>
        <w:t>the</w:t>
      </w:r>
      <w:r w:rsidRPr="00D753AC">
        <w:rPr>
          <w:rFonts w:cs="Times New Roman"/>
          <w:spacing w:val="-17"/>
          <w:w w:val="105"/>
          <w:sz w:val="22"/>
          <w:szCs w:val="22"/>
          <w:rPrChange w:id="141" w:author="Claire Kouba" w:date="2023-09-12T16:52:00Z">
            <w:rPr>
              <w:spacing w:val="7"/>
            </w:rPr>
          </w:rPrChange>
        </w:rPr>
        <w:t xml:space="preserve"> </w:t>
      </w:r>
      <w:r w:rsidRPr="00D753AC">
        <w:rPr>
          <w:rFonts w:cs="Times New Roman"/>
          <w:w w:val="105"/>
          <w:sz w:val="22"/>
          <w:szCs w:val="22"/>
          <w:rPrChange w:id="142" w:author="Claire Kouba" w:date="2023-09-12T16:52:00Z">
            <w:rPr/>
          </w:rPrChange>
        </w:rPr>
        <w:t>rainy</w:t>
      </w:r>
      <w:r w:rsidRPr="00D753AC">
        <w:rPr>
          <w:rFonts w:cs="Times New Roman"/>
          <w:spacing w:val="-17"/>
          <w:w w:val="105"/>
          <w:sz w:val="22"/>
          <w:szCs w:val="22"/>
          <w:rPrChange w:id="143" w:author="Claire Kouba" w:date="2023-09-12T16:52:00Z">
            <w:rPr>
              <w:spacing w:val="7"/>
            </w:rPr>
          </w:rPrChange>
        </w:rPr>
        <w:t xml:space="preserve"> </w:t>
      </w:r>
      <w:r w:rsidRPr="00D753AC">
        <w:rPr>
          <w:rFonts w:cs="Times New Roman"/>
          <w:w w:val="105"/>
          <w:sz w:val="22"/>
          <w:szCs w:val="22"/>
          <w:rPrChange w:id="144" w:author="Claire Kouba" w:date="2023-09-12T16:52:00Z">
            <w:rPr/>
          </w:rPrChange>
        </w:rPr>
        <w:t>season.</w:t>
      </w:r>
      <w:r w:rsidRPr="00D753AC">
        <w:rPr>
          <w:rFonts w:cs="Times New Roman"/>
          <w:spacing w:val="-17"/>
          <w:w w:val="105"/>
          <w:sz w:val="22"/>
          <w:szCs w:val="22"/>
          <w:rPrChange w:id="145" w:author="Claire Kouba" w:date="2023-09-12T16:52:00Z">
            <w:rPr>
              <w:spacing w:val="7"/>
            </w:rPr>
          </w:rPrChange>
        </w:rPr>
        <w:t xml:space="preserve"> </w:t>
      </w:r>
      <w:r w:rsidRPr="00D753AC">
        <w:rPr>
          <w:rFonts w:cs="Times New Roman"/>
          <w:w w:val="105"/>
          <w:sz w:val="22"/>
          <w:szCs w:val="22"/>
          <w:rPrChange w:id="146" w:author="Claire Kouba" w:date="2023-09-12T16:52:00Z">
            <w:rPr/>
          </w:rPrChange>
        </w:rPr>
        <w:t>In</w:t>
      </w:r>
      <w:r w:rsidRPr="00D753AC">
        <w:rPr>
          <w:rFonts w:cs="Times New Roman"/>
          <w:spacing w:val="-17"/>
          <w:w w:val="105"/>
          <w:sz w:val="22"/>
          <w:szCs w:val="22"/>
          <w:rPrChange w:id="147" w:author="Claire Kouba" w:date="2023-09-12T16:52:00Z">
            <w:rPr>
              <w:spacing w:val="7"/>
            </w:rPr>
          </w:rPrChange>
        </w:rPr>
        <w:t xml:space="preserve"> </w:t>
      </w:r>
      <w:r w:rsidRPr="00D753AC">
        <w:rPr>
          <w:rFonts w:cs="Times New Roman"/>
          <w:w w:val="105"/>
          <w:sz w:val="22"/>
          <w:szCs w:val="22"/>
          <w:rPrChange w:id="148" w:author="Claire Kouba" w:date="2023-09-12T16:52:00Z">
            <w:rPr/>
          </w:rPrChange>
        </w:rPr>
        <w:t>(semi-)</w:t>
      </w:r>
      <w:r w:rsidRPr="00D753AC">
        <w:rPr>
          <w:rFonts w:cs="Times New Roman"/>
          <w:spacing w:val="-17"/>
          <w:w w:val="105"/>
          <w:sz w:val="22"/>
          <w:szCs w:val="22"/>
          <w:rPrChange w:id="149" w:author="Claire Kouba" w:date="2023-09-12T16:52:00Z">
            <w:rPr>
              <w:spacing w:val="7"/>
            </w:rPr>
          </w:rPrChange>
        </w:rPr>
        <w:t xml:space="preserve"> </w:t>
      </w:r>
      <w:r w:rsidRPr="00D753AC">
        <w:rPr>
          <w:rFonts w:cs="Times New Roman"/>
          <w:w w:val="105"/>
          <w:sz w:val="22"/>
          <w:szCs w:val="22"/>
          <w:rPrChange w:id="150" w:author="Claire Kouba" w:date="2023-09-12T16:52:00Z">
            <w:rPr/>
          </w:rPrChange>
        </w:rPr>
        <w:t>ephemeral</w:t>
      </w:r>
      <w:r w:rsidRPr="00D753AC">
        <w:rPr>
          <w:rFonts w:cs="Times New Roman"/>
          <w:spacing w:val="-17"/>
          <w:w w:val="105"/>
          <w:sz w:val="22"/>
          <w:szCs w:val="22"/>
          <w:rPrChange w:id="151" w:author="Claire Kouba" w:date="2023-09-12T16:52:00Z">
            <w:rPr>
              <w:spacing w:val="7"/>
            </w:rPr>
          </w:rPrChange>
        </w:rPr>
        <w:t xml:space="preserve"> </w:t>
      </w:r>
      <w:r w:rsidRPr="00D753AC">
        <w:rPr>
          <w:rFonts w:cs="Times New Roman"/>
          <w:w w:val="105"/>
          <w:sz w:val="22"/>
          <w:szCs w:val="22"/>
          <w:rPrChange w:id="152" w:author="Claire Kouba" w:date="2023-09-12T16:52:00Z">
            <w:rPr/>
          </w:rPrChange>
        </w:rPr>
        <w:t>watershed</w:t>
      </w:r>
      <w:r w:rsidRPr="00D753AC">
        <w:rPr>
          <w:rFonts w:cs="Times New Roman"/>
          <w:spacing w:val="-17"/>
          <w:w w:val="105"/>
          <w:sz w:val="22"/>
          <w:szCs w:val="22"/>
          <w:rPrChange w:id="153" w:author="Claire Kouba" w:date="2023-09-12T16:52:00Z">
            <w:rPr>
              <w:spacing w:val="7"/>
            </w:rPr>
          </w:rPrChange>
        </w:rPr>
        <w:t xml:space="preserve"> </w:t>
      </w:r>
      <w:r w:rsidRPr="00D753AC">
        <w:rPr>
          <w:rFonts w:cs="Times New Roman"/>
          <w:w w:val="105"/>
          <w:sz w:val="22"/>
          <w:szCs w:val="22"/>
          <w:rPrChange w:id="154" w:author="Claire Kouba" w:date="2023-09-12T16:52:00Z">
            <w:rPr/>
          </w:rPrChange>
        </w:rPr>
        <w:t>systems,</w:t>
      </w:r>
      <w:r w:rsidRPr="00D753AC">
        <w:rPr>
          <w:rFonts w:cs="Times New Roman"/>
          <w:spacing w:val="-17"/>
          <w:w w:val="105"/>
          <w:sz w:val="22"/>
          <w:szCs w:val="22"/>
          <w:rPrChange w:id="155" w:author="Claire Kouba" w:date="2023-09-12T16:52:00Z">
            <w:rPr>
              <w:spacing w:val="7"/>
            </w:rPr>
          </w:rPrChange>
        </w:rPr>
        <w:t xml:space="preserve"> </w:t>
      </w:r>
      <w:r w:rsidRPr="00D753AC">
        <w:rPr>
          <w:rFonts w:cs="Times New Roman"/>
          <w:w w:val="105"/>
          <w:sz w:val="22"/>
          <w:szCs w:val="22"/>
          <w:rPrChange w:id="156" w:author="Claire Kouba" w:date="2023-09-12T16:52:00Z">
            <w:rPr/>
          </w:rPrChange>
        </w:rPr>
        <w:t>these</w:t>
      </w:r>
      <w:r w:rsidRPr="00D753AC">
        <w:rPr>
          <w:rFonts w:cs="Times New Roman"/>
          <w:w w:val="99"/>
          <w:sz w:val="22"/>
          <w:szCs w:val="22"/>
        </w:rPr>
        <w:t xml:space="preserve"> </w:t>
      </w:r>
      <w:r w:rsidRPr="00D753AC">
        <w:rPr>
          <w:rFonts w:cs="Times New Roman"/>
          <w:w w:val="105"/>
          <w:sz w:val="22"/>
          <w:szCs w:val="22"/>
          <w:rPrChange w:id="157" w:author="Claire Kouba" w:date="2023-09-12T16:52:00Z">
            <w:rPr/>
          </w:rPrChange>
        </w:rPr>
        <w:t>functional</w:t>
      </w:r>
      <w:r w:rsidRPr="00D753AC">
        <w:rPr>
          <w:rFonts w:cs="Times New Roman"/>
          <w:spacing w:val="-30"/>
          <w:w w:val="105"/>
          <w:sz w:val="22"/>
          <w:szCs w:val="22"/>
          <w:rPrChange w:id="158" w:author="Claire Kouba" w:date="2023-09-12T16:52:00Z">
            <w:rPr>
              <w:spacing w:val="-5"/>
            </w:rPr>
          </w:rPrChange>
        </w:rPr>
        <w:t xml:space="preserve"> </w:t>
      </w:r>
      <w:r w:rsidRPr="00D753AC">
        <w:rPr>
          <w:rFonts w:cs="Times New Roman"/>
          <w:w w:val="105"/>
          <w:sz w:val="22"/>
          <w:szCs w:val="22"/>
          <w:rPrChange w:id="159" w:author="Claire Kouba" w:date="2023-09-12T16:52:00Z">
            <w:rPr/>
          </w:rPrChange>
        </w:rPr>
        <w:t>flows</w:t>
      </w:r>
      <w:r w:rsidRPr="00D753AC">
        <w:rPr>
          <w:rFonts w:cs="Times New Roman"/>
          <w:spacing w:val="-30"/>
          <w:w w:val="105"/>
          <w:sz w:val="22"/>
          <w:szCs w:val="22"/>
          <w:rPrChange w:id="160" w:author="Claire Kouba" w:date="2023-09-12T16:52:00Z">
            <w:rPr>
              <w:spacing w:val="-5"/>
            </w:rPr>
          </w:rPrChange>
        </w:rPr>
        <w:t xml:space="preserve"> </w:t>
      </w:r>
      <w:r w:rsidRPr="00D753AC">
        <w:rPr>
          <w:rFonts w:cs="Times New Roman"/>
          <w:w w:val="105"/>
          <w:sz w:val="22"/>
          <w:szCs w:val="22"/>
          <w:rPrChange w:id="161" w:author="Claire Kouba" w:date="2023-09-12T16:52:00Z">
            <w:rPr/>
          </w:rPrChange>
        </w:rPr>
        <w:t>also</w:t>
      </w:r>
      <w:r w:rsidRPr="00D753AC">
        <w:rPr>
          <w:rFonts w:cs="Times New Roman"/>
          <w:spacing w:val="-30"/>
          <w:w w:val="105"/>
          <w:sz w:val="22"/>
          <w:szCs w:val="22"/>
          <w:rPrChange w:id="162" w:author="Claire Kouba" w:date="2023-09-12T16:52:00Z">
            <w:rPr>
              <w:spacing w:val="-5"/>
            </w:rPr>
          </w:rPrChange>
        </w:rPr>
        <w:t xml:space="preserve"> </w:t>
      </w:r>
      <w:r w:rsidRPr="00D753AC">
        <w:rPr>
          <w:rFonts w:cs="Times New Roman"/>
          <w:w w:val="105"/>
          <w:sz w:val="22"/>
          <w:szCs w:val="22"/>
          <w:rPrChange w:id="163" w:author="Claire Kouba" w:date="2023-09-12T16:52:00Z">
            <w:rPr/>
          </w:rPrChange>
        </w:rPr>
        <w:t>dictate</w:t>
      </w:r>
      <w:r w:rsidRPr="00D753AC">
        <w:rPr>
          <w:rFonts w:cs="Times New Roman"/>
          <w:spacing w:val="-30"/>
          <w:w w:val="105"/>
          <w:sz w:val="22"/>
          <w:szCs w:val="22"/>
          <w:rPrChange w:id="164" w:author="Claire Kouba" w:date="2023-09-12T16:52:00Z">
            <w:rPr>
              <w:spacing w:val="-5"/>
            </w:rPr>
          </w:rPrChange>
        </w:rPr>
        <w:t xml:space="preserve"> </w:t>
      </w:r>
      <w:r w:rsidRPr="00D753AC">
        <w:rPr>
          <w:rFonts w:cs="Times New Roman"/>
          <w:w w:val="105"/>
          <w:sz w:val="22"/>
          <w:szCs w:val="22"/>
          <w:rPrChange w:id="165" w:author="Claire Kouba" w:date="2023-09-12T16:52:00Z">
            <w:rPr/>
          </w:rPrChange>
        </w:rPr>
        <w:t>the</w:t>
      </w:r>
      <w:r w:rsidRPr="00D753AC">
        <w:rPr>
          <w:rFonts w:cs="Times New Roman"/>
          <w:spacing w:val="-30"/>
          <w:w w:val="105"/>
          <w:sz w:val="22"/>
          <w:szCs w:val="22"/>
          <w:rPrChange w:id="166" w:author="Claire Kouba" w:date="2023-09-12T16:52:00Z">
            <w:rPr>
              <w:spacing w:val="-5"/>
            </w:rPr>
          </w:rPrChange>
        </w:rPr>
        <w:t xml:space="preserve"> </w:t>
      </w:r>
      <w:r w:rsidRPr="00D753AC">
        <w:rPr>
          <w:rFonts w:cs="Times New Roman"/>
          <w:w w:val="105"/>
          <w:sz w:val="22"/>
          <w:szCs w:val="22"/>
          <w:rPrChange w:id="167" w:author="Claire Kouba" w:date="2023-09-12T16:52:00Z">
            <w:rPr/>
          </w:rPrChange>
        </w:rPr>
        <w:t>timing</w:t>
      </w:r>
      <w:r w:rsidRPr="00D753AC">
        <w:rPr>
          <w:rFonts w:cs="Times New Roman"/>
          <w:spacing w:val="-30"/>
          <w:w w:val="105"/>
          <w:sz w:val="22"/>
          <w:szCs w:val="22"/>
          <w:rPrChange w:id="168" w:author="Claire Kouba" w:date="2023-09-12T16:52:00Z">
            <w:rPr>
              <w:spacing w:val="-5"/>
            </w:rPr>
          </w:rPrChange>
        </w:rPr>
        <w:t xml:space="preserve"> </w:t>
      </w:r>
      <w:r w:rsidRPr="00D753AC">
        <w:rPr>
          <w:rFonts w:cs="Times New Roman"/>
          <w:w w:val="105"/>
          <w:sz w:val="22"/>
          <w:szCs w:val="22"/>
          <w:rPrChange w:id="169" w:author="Claire Kouba" w:date="2023-09-12T16:52:00Z">
            <w:rPr/>
          </w:rPrChange>
        </w:rPr>
        <w:t>of</w:t>
      </w:r>
      <w:r w:rsidRPr="00D753AC">
        <w:rPr>
          <w:rFonts w:cs="Times New Roman"/>
          <w:spacing w:val="-30"/>
          <w:w w:val="105"/>
          <w:sz w:val="22"/>
          <w:szCs w:val="22"/>
          <w:rPrChange w:id="170" w:author="Claire Kouba" w:date="2023-09-12T16:52:00Z">
            <w:rPr>
              <w:spacing w:val="-5"/>
            </w:rPr>
          </w:rPrChange>
        </w:rPr>
        <w:t xml:space="preserve"> </w:t>
      </w:r>
      <w:r w:rsidRPr="00D753AC">
        <w:rPr>
          <w:rFonts w:cs="Times New Roman"/>
          <w:w w:val="105"/>
          <w:sz w:val="22"/>
          <w:szCs w:val="22"/>
          <w:rPrChange w:id="171" w:author="Claire Kouba" w:date="2023-09-12T16:52:00Z">
            <w:rPr/>
          </w:rPrChange>
        </w:rPr>
        <w:t>full</w:t>
      </w:r>
      <w:r w:rsidRPr="00D753AC">
        <w:rPr>
          <w:rFonts w:cs="Times New Roman"/>
          <w:spacing w:val="-30"/>
          <w:w w:val="105"/>
          <w:sz w:val="22"/>
          <w:szCs w:val="22"/>
          <w:rPrChange w:id="172" w:author="Claire Kouba" w:date="2023-09-12T16:52:00Z">
            <w:rPr>
              <w:spacing w:val="-5"/>
            </w:rPr>
          </w:rPrChange>
        </w:rPr>
        <w:t xml:space="preserve"> </w:t>
      </w:r>
      <w:r w:rsidRPr="00D753AC">
        <w:rPr>
          <w:rFonts w:cs="Times New Roman"/>
          <w:w w:val="105"/>
          <w:sz w:val="22"/>
          <w:szCs w:val="22"/>
          <w:rPrChange w:id="173" w:author="Claire Kouba" w:date="2023-09-12T16:52:00Z">
            <w:rPr/>
          </w:rPrChange>
        </w:rPr>
        <w:t>reconnection</w:t>
      </w:r>
      <w:r w:rsidRPr="00D753AC">
        <w:rPr>
          <w:rFonts w:cs="Times New Roman"/>
          <w:spacing w:val="-30"/>
          <w:w w:val="105"/>
          <w:sz w:val="22"/>
          <w:szCs w:val="22"/>
          <w:rPrChange w:id="174" w:author="Claire Kouba" w:date="2023-09-12T16:52:00Z">
            <w:rPr>
              <w:spacing w:val="-5"/>
            </w:rPr>
          </w:rPrChange>
        </w:rPr>
        <w:t xml:space="preserve"> </w:t>
      </w:r>
      <w:r w:rsidRPr="00D753AC">
        <w:rPr>
          <w:rFonts w:cs="Times New Roman"/>
          <w:w w:val="105"/>
          <w:sz w:val="22"/>
          <w:szCs w:val="22"/>
          <w:rPrChange w:id="175" w:author="Claire Kouba" w:date="2023-09-12T16:52:00Z">
            <w:rPr/>
          </w:rPrChange>
        </w:rPr>
        <w:t>of</w:t>
      </w:r>
      <w:r w:rsidRPr="00D753AC">
        <w:rPr>
          <w:rFonts w:cs="Times New Roman"/>
          <w:spacing w:val="-30"/>
          <w:w w:val="105"/>
          <w:sz w:val="22"/>
          <w:szCs w:val="22"/>
          <w:rPrChange w:id="176" w:author="Claire Kouba" w:date="2023-09-12T16:52:00Z">
            <w:rPr>
              <w:spacing w:val="-5"/>
            </w:rPr>
          </w:rPrChange>
        </w:rPr>
        <w:t xml:space="preserve"> </w:t>
      </w:r>
      <w:r w:rsidRPr="00D753AC">
        <w:rPr>
          <w:rFonts w:cs="Times New Roman"/>
          <w:w w:val="105"/>
          <w:sz w:val="22"/>
          <w:szCs w:val="22"/>
          <w:rPrChange w:id="177" w:author="Claire Kouba" w:date="2023-09-12T16:52:00Z">
            <w:rPr/>
          </w:rPrChange>
        </w:rPr>
        <w:t>the</w:t>
      </w:r>
      <w:r w:rsidRPr="00D753AC">
        <w:rPr>
          <w:rFonts w:cs="Times New Roman"/>
          <w:spacing w:val="-30"/>
          <w:w w:val="105"/>
          <w:sz w:val="22"/>
          <w:szCs w:val="22"/>
          <w:rPrChange w:id="178" w:author="Claire Kouba" w:date="2023-09-12T16:52:00Z">
            <w:rPr>
              <w:spacing w:val="-5"/>
            </w:rPr>
          </w:rPrChange>
        </w:rPr>
        <w:t xml:space="preserve"> </w:t>
      </w:r>
      <w:r w:rsidRPr="00D753AC">
        <w:rPr>
          <w:rFonts w:cs="Times New Roman"/>
          <w:w w:val="105"/>
          <w:sz w:val="22"/>
          <w:szCs w:val="22"/>
          <w:rPrChange w:id="179" w:author="Claire Kouba" w:date="2023-09-12T16:52:00Z">
            <w:rPr/>
          </w:rPrChange>
        </w:rPr>
        <w:t>stream</w:t>
      </w:r>
      <w:r w:rsidRPr="00D753AC">
        <w:rPr>
          <w:rFonts w:cs="Times New Roman"/>
          <w:spacing w:val="-30"/>
          <w:w w:val="105"/>
          <w:sz w:val="22"/>
          <w:szCs w:val="22"/>
          <w:rPrChange w:id="180" w:author="Claire Kouba" w:date="2023-09-12T16:52:00Z">
            <w:rPr>
              <w:spacing w:val="-5"/>
            </w:rPr>
          </w:rPrChange>
        </w:rPr>
        <w:t xml:space="preserve"> </w:t>
      </w:r>
      <w:r w:rsidRPr="00D753AC">
        <w:rPr>
          <w:rFonts w:cs="Times New Roman"/>
          <w:w w:val="105"/>
          <w:sz w:val="22"/>
          <w:szCs w:val="22"/>
          <w:rPrChange w:id="181" w:author="Claire Kouba" w:date="2023-09-12T16:52:00Z">
            <w:rPr/>
          </w:rPrChange>
        </w:rPr>
        <w:t>system.</w:t>
      </w:r>
      <w:r w:rsidRPr="00D753AC">
        <w:rPr>
          <w:rFonts w:cs="Times New Roman"/>
          <w:spacing w:val="-30"/>
          <w:w w:val="105"/>
          <w:sz w:val="22"/>
          <w:szCs w:val="22"/>
          <w:rPrChange w:id="182" w:author="Claire Kouba" w:date="2023-09-12T16:52:00Z">
            <w:rPr>
              <w:spacing w:val="-5"/>
            </w:rPr>
          </w:rPrChange>
        </w:rPr>
        <w:t xml:space="preserve"> </w:t>
      </w:r>
      <w:r w:rsidRPr="00D753AC">
        <w:rPr>
          <w:rFonts w:cs="Times New Roman"/>
          <w:w w:val="105"/>
          <w:sz w:val="22"/>
          <w:szCs w:val="22"/>
          <w:rPrChange w:id="183" w:author="Claire Kouba" w:date="2023-09-12T16:52:00Z">
            <w:rPr/>
          </w:rPrChange>
        </w:rPr>
        <w:t>In</w:t>
      </w:r>
      <w:r w:rsidRPr="00D753AC">
        <w:rPr>
          <w:rFonts w:cs="Times New Roman"/>
          <w:spacing w:val="-30"/>
          <w:w w:val="105"/>
          <w:sz w:val="22"/>
          <w:szCs w:val="22"/>
          <w:rPrChange w:id="184" w:author="Claire Kouba" w:date="2023-09-12T16:52:00Z">
            <w:rPr>
              <w:spacing w:val="-5"/>
            </w:rPr>
          </w:rPrChange>
        </w:rPr>
        <w:t xml:space="preserve"> </w:t>
      </w:r>
      <w:r w:rsidRPr="00D753AC">
        <w:rPr>
          <w:rFonts w:cs="Times New Roman"/>
          <w:w w:val="105"/>
          <w:sz w:val="22"/>
          <w:szCs w:val="22"/>
          <w:rPrChange w:id="185" w:author="Claire Kouba" w:date="2023-09-12T16:52:00Z">
            <w:rPr/>
          </w:rPrChange>
        </w:rPr>
        <w:t>this</w:t>
      </w:r>
      <w:r w:rsidRPr="00D753AC">
        <w:rPr>
          <w:rFonts w:cs="Times New Roman"/>
          <w:spacing w:val="-30"/>
          <w:w w:val="105"/>
          <w:sz w:val="22"/>
          <w:szCs w:val="22"/>
          <w:rPrChange w:id="186" w:author="Claire Kouba" w:date="2023-09-12T16:52:00Z">
            <w:rPr>
              <w:spacing w:val="-5"/>
            </w:rPr>
          </w:rPrChange>
        </w:rPr>
        <w:t xml:space="preserve"> </w:t>
      </w:r>
      <w:r w:rsidRPr="00D753AC">
        <w:rPr>
          <w:rFonts w:cs="Times New Roman"/>
          <w:w w:val="105"/>
          <w:sz w:val="22"/>
          <w:szCs w:val="22"/>
          <w:rPrChange w:id="187" w:author="Claire Kouba" w:date="2023-09-12T16:52:00Z">
            <w:rPr/>
          </w:rPrChange>
        </w:rPr>
        <w:t>study,</w:t>
      </w:r>
      <w:r w:rsidRPr="00D753AC">
        <w:rPr>
          <w:rFonts w:cs="Times New Roman"/>
          <w:spacing w:val="-30"/>
          <w:w w:val="105"/>
          <w:sz w:val="22"/>
          <w:szCs w:val="22"/>
          <w:rPrChange w:id="188" w:author="Claire Kouba" w:date="2023-09-12T16:52:00Z">
            <w:rPr>
              <w:spacing w:val="-5"/>
            </w:rPr>
          </w:rPrChange>
        </w:rPr>
        <w:t xml:space="preserve"> </w:t>
      </w:r>
      <w:r w:rsidRPr="00D753AC">
        <w:rPr>
          <w:rFonts w:cs="Times New Roman"/>
          <w:w w:val="105"/>
          <w:sz w:val="22"/>
          <w:szCs w:val="22"/>
          <w:rPrChange w:id="189" w:author="Claire Kouba" w:date="2023-09-12T16:52:00Z">
            <w:rPr/>
          </w:rPrChange>
        </w:rPr>
        <w:t>we</w:t>
      </w:r>
      <w:r w:rsidRPr="00D753AC">
        <w:rPr>
          <w:rFonts w:cs="Times New Roman"/>
          <w:spacing w:val="-30"/>
          <w:w w:val="105"/>
          <w:sz w:val="22"/>
          <w:szCs w:val="22"/>
          <w:rPrChange w:id="190" w:author="Claire Kouba" w:date="2023-09-12T16:52:00Z">
            <w:rPr>
              <w:spacing w:val="-5"/>
            </w:rPr>
          </w:rPrChange>
        </w:rPr>
        <w:t xml:space="preserve"> </w:t>
      </w:r>
      <w:r w:rsidRPr="00D753AC">
        <w:rPr>
          <w:rFonts w:cs="Times New Roman"/>
          <w:w w:val="105"/>
          <w:sz w:val="22"/>
          <w:szCs w:val="22"/>
          <w:rPrChange w:id="191" w:author="Claire Kouba" w:date="2023-09-12T16:52:00Z">
            <w:rPr/>
          </w:rPrChange>
        </w:rPr>
        <w:t>propose</w:t>
      </w:r>
      <w:r w:rsidRPr="00D753AC">
        <w:rPr>
          <w:rFonts w:cs="Times New Roman"/>
          <w:spacing w:val="-30"/>
          <w:w w:val="105"/>
          <w:sz w:val="22"/>
          <w:szCs w:val="22"/>
          <w:rPrChange w:id="192" w:author="Claire Kouba" w:date="2023-09-12T16:52:00Z">
            <w:rPr>
              <w:spacing w:val="-5"/>
            </w:rPr>
          </w:rPrChange>
        </w:rPr>
        <w:t xml:space="preserve"> </w:t>
      </w:r>
      <w:r w:rsidRPr="00D753AC">
        <w:rPr>
          <w:rFonts w:cs="Times New Roman"/>
          <w:w w:val="105"/>
          <w:sz w:val="22"/>
          <w:szCs w:val="22"/>
          <w:rPrChange w:id="193" w:author="Claire Kouba" w:date="2023-09-12T16:52:00Z">
            <w:rPr/>
          </w:rPrChange>
        </w:rPr>
        <w:t>methods</w:t>
      </w:r>
      <w:r w:rsidRPr="00D753AC">
        <w:rPr>
          <w:rFonts w:cs="Times New Roman"/>
          <w:spacing w:val="-30"/>
          <w:w w:val="105"/>
          <w:sz w:val="22"/>
          <w:szCs w:val="22"/>
          <w:rPrChange w:id="194" w:author="Claire Kouba" w:date="2023-09-12T16:52:00Z">
            <w:rPr>
              <w:spacing w:val="-5"/>
            </w:rPr>
          </w:rPrChange>
        </w:rPr>
        <w:t xml:space="preserve"> </w:t>
      </w:r>
      <w:r w:rsidRPr="00D753AC">
        <w:rPr>
          <w:rFonts w:cs="Times New Roman"/>
          <w:w w:val="105"/>
          <w:sz w:val="22"/>
          <w:szCs w:val="22"/>
          <w:rPrChange w:id="195" w:author="Claire Kouba" w:date="2023-09-12T16:52:00Z">
            <w:rPr/>
          </w:rPrChange>
        </w:rPr>
        <w:t>to</w:t>
      </w:r>
      <w:r w:rsidRPr="00D753AC">
        <w:rPr>
          <w:rFonts w:cs="Times New Roman"/>
          <w:spacing w:val="-30"/>
          <w:w w:val="105"/>
          <w:sz w:val="22"/>
          <w:szCs w:val="22"/>
          <w:rPrChange w:id="196" w:author="Claire Kouba" w:date="2023-09-12T16:52:00Z">
            <w:rPr>
              <w:spacing w:val="-5"/>
            </w:rPr>
          </w:rPrChange>
        </w:rPr>
        <w:t xml:space="preserve"> </w:t>
      </w:r>
      <w:r w:rsidRPr="00D753AC">
        <w:rPr>
          <w:rFonts w:cs="Times New Roman"/>
          <w:w w:val="105"/>
          <w:sz w:val="22"/>
          <w:szCs w:val="22"/>
          <w:rPrChange w:id="197" w:author="Claire Kouba" w:date="2023-09-12T16:52:00Z">
            <w:rPr/>
          </w:rPrChange>
        </w:rPr>
        <w:t>predict,</w:t>
      </w:r>
      <w:r w:rsidRPr="00D753AC">
        <w:rPr>
          <w:rFonts w:cs="Times New Roman"/>
          <w:w w:val="99"/>
          <w:sz w:val="22"/>
          <w:szCs w:val="22"/>
        </w:rPr>
        <w:t xml:space="preserve"> </w:t>
      </w:r>
      <w:r w:rsidRPr="00D753AC">
        <w:rPr>
          <w:rFonts w:cs="Times New Roman"/>
          <w:w w:val="105"/>
          <w:sz w:val="22"/>
          <w:szCs w:val="22"/>
          <w:rPrChange w:id="198" w:author="Claire Kouba" w:date="2023-09-12T16:52:00Z">
            <w:rPr/>
          </w:rPrChange>
        </w:rPr>
        <w:t>approximately</w:t>
      </w:r>
      <w:r w:rsidRPr="00D753AC">
        <w:rPr>
          <w:rFonts w:cs="Times New Roman"/>
          <w:spacing w:val="-8"/>
          <w:w w:val="105"/>
          <w:sz w:val="22"/>
          <w:szCs w:val="22"/>
          <w:rPrChange w:id="199" w:author="Claire Kouba" w:date="2023-09-12T16:52:00Z">
            <w:rPr>
              <w:spacing w:val="22"/>
            </w:rPr>
          </w:rPrChange>
        </w:rPr>
        <w:t xml:space="preserve"> </w:t>
      </w:r>
      <w:r w:rsidRPr="00D753AC">
        <w:rPr>
          <w:rFonts w:cs="Times New Roman"/>
          <w:spacing w:val="-3"/>
          <w:w w:val="105"/>
          <w:sz w:val="22"/>
          <w:szCs w:val="22"/>
          <w:rPrChange w:id="200" w:author="Claire Kouba" w:date="2023-09-12T16:52:00Z">
            <w:rPr>
              <w:spacing w:val="-3"/>
            </w:rPr>
          </w:rPrChange>
        </w:rPr>
        <w:t>five</w:t>
      </w:r>
      <w:r w:rsidRPr="00D753AC">
        <w:rPr>
          <w:rFonts w:cs="Times New Roman"/>
          <w:spacing w:val="-26"/>
          <w:w w:val="105"/>
          <w:sz w:val="22"/>
          <w:szCs w:val="22"/>
          <w:rPrChange w:id="201" w:author="Claire Kouba" w:date="2023-09-12T16:52:00Z">
            <w:rPr>
              <w:spacing w:val="-8"/>
            </w:rPr>
          </w:rPrChange>
        </w:rPr>
        <w:t xml:space="preserve"> </w:t>
      </w:r>
      <w:r w:rsidRPr="00D753AC">
        <w:rPr>
          <w:rFonts w:cs="Times New Roman"/>
          <w:w w:val="105"/>
          <w:sz w:val="22"/>
          <w:szCs w:val="22"/>
          <w:rPrChange w:id="202" w:author="Claire Kouba" w:date="2023-09-12T16:52:00Z">
            <w:rPr/>
          </w:rPrChange>
        </w:rPr>
        <w:t>months</w:t>
      </w:r>
      <w:r w:rsidRPr="00D753AC">
        <w:rPr>
          <w:rFonts w:cs="Times New Roman"/>
          <w:spacing w:val="-26"/>
          <w:w w:val="105"/>
          <w:sz w:val="22"/>
          <w:szCs w:val="22"/>
          <w:rPrChange w:id="203" w:author="Claire Kouba" w:date="2023-09-12T16:52:00Z">
            <w:rPr>
              <w:spacing w:val="-8"/>
            </w:rPr>
          </w:rPrChange>
        </w:rPr>
        <w:t xml:space="preserve"> </w:t>
      </w:r>
      <w:r w:rsidR="003019E3" w:rsidRPr="00D753AC">
        <w:rPr>
          <w:rFonts w:cs="Times New Roman"/>
          <w:spacing w:val="-26"/>
          <w:w w:val="105"/>
          <w:sz w:val="22"/>
          <w:szCs w:val="22"/>
          <w:rPrChange w:id="204" w:author="Claire Kouba" w:date="2023-09-12T16:52:00Z">
            <w:rPr/>
          </w:rPrChange>
        </w:rPr>
        <w:t>i</w:t>
      </w:r>
      <w:r w:rsidRPr="00D753AC">
        <w:rPr>
          <w:rFonts w:cs="Times New Roman"/>
          <w:w w:val="105"/>
          <w:sz w:val="22"/>
          <w:szCs w:val="22"/>
          <w:rPrChange w:id="205" w:author="Claire Kouba" w:date="2023-09-12T16:52:00Z">
            <w:rPr/>
          </w:rPrChange>
        </w:rPr>
        <w:t>n</w:t>
      </w:r>
      <w:r w:rsidRPr="00D753AC">
        <w:rPr>
          <w:rFonts w:cs="Times New Roman"/>
          <w:spacing w:val="-26"/>
          <w:w w:val="105"/>
          <w:sz w:val="22"/>
          <w:szCs w:val="22"/>
          <w:rPrChange w:id="206" w:author="Claire Kouba" w:date="2023-09-12T16:52:00Z">
            <w:rPr>
              <w:spacing w:val="-8"/>
            </w:rPr>
          </w:rPrChange>
        </w:rPr>
        <w:t xml:space="preserve"> </w:t>
      </w:r>
      <w:r w:rsidRPr="00D753AC">
        <w:rPr>
          <w:rFonts w:cs="Times New Roman"/>
          <w:w w:val="105"/>
          <w:sz w:val="22"/>
          <w:szCs w:val="22"/>
          <w:rPrChange w:id="207" w:author="Claire Kouba" w:date="2023-09-12T16:52:00Z">
            <w:rPr/>
          </w:rPrChange>
        </w:rPr>
        <w:t>advance,</w:t>
      </w:r>
      <w:r w:rsidRPr="00D753AC">
        <w:rPr>
          <w:rFonts w:cs="Times New Roman"/>
          <w:spacing w:val="-26"/>
          <w:w w:val="105"/>
          <w:sz w:val="22"/>
          <w:szCs w:val="22"/>
          <w:rPrChange w:id="208" w:author="Claire Kouba" w:date="2023-09-12T16:52:00Z">
            <w:rPr>
              <w:spacing w:val="-8"/>
            </w:rPr>
          </w:rPrChange>
        </w:rPr>
        <w:t xml:space="preserve"> </w:t>
      </w:r>
      <w:r w:rsidRPr="00D753AC">
        <w:rPr>
          <w:rFonts w:cs="Times New Roman"/>
          <w:w w:val="105"/>
          <w:sz w:val="22"/>
          <w:szCs w:val="22"/>
          <w:rPrChange w:id="209" w:author="Claire Kouba" w:date="2023-09-12T16:52:00Z">
            <w:rPr/>
          </w:rPrChange>
        </w:rPr>
        <w:t>t</w:t>
      </w:r>
      <w:r w:rsidRPr="00D753AC">
        <w:rPr>
          <w:rFonts w:cs="Times New Roman"/>
          <w:spacing w:val="-34"/>
          <w:w w:val="105"/>
          <w:sz w:val="22"/>
          <w:szCs w:val="22"/>
          <w:rPrChange w:id="210" w:author="Claire Kouba" w:date="2023-09-12T16:52:00Z">
            <w:rPr>
              <w:spacing w:val="-21"/>
            </w:rPr>
          </w:rPrChange>
        </w:rPr>
        <w:t xml:space="preserve"> </w:t>
      </w:r>
      <w:r w:rsidRPr="00D753AC">
        <w:rPr>
          <w:rFonts w:cs="Times New Roman"/>
          <w:w w:val="105"/>
          <w:sz w:val="22"/>
          <w:szCs w:val="22"/>
          <w:rPrChange w:id="211" w:author="Claire Kouba" w:date="2023-09-12T16:52:00Z">
            <w:rPr/>
          </w:rPrChange>
        </w:rPr>
        <w:t>wo</w:t>
      </w:r>
      <w:r w:rsidRPr="00D753AC">
        <w:rPr>
          <w:rFonts w:cs="Times New Roman"/>
          <w:spacing w:val="-26"/>
          <w:w w:val="105"/>
          <w:sz w:val="22"/>
          <w:szCs w:val="22"/>
          <w:rPrChange w:id="212" w:author="Claire Kouba" w:date="2023-09-12T16:52:00Z">
            <w:rPr>
              <w:spacing w:val="-8"/>
            </w:rPr>
          </w:rPrChange>
        </w:rPr>
        <w:t xml:space="preserve"> </w:t>
      </w:r>
      <w:r w:rsidRPr="00D753AC">
        <w:rPr>
          <w:rFonts w:cs="Times New Roman"/>
          <w:w w:val="105"/>
          <w:sz w:val="22"/>
          <w:szCs w:val="22"/>
          <w:rPrChange w:id="213" w:author="Claire Kouba" w:date="2023-09-12T16:52:00Z">
            <w:rPr/>
          </w:rPrChange>
        </w:rPr>
        <w:t>key</w:t>
      </w:r>
      <w:r w:rsidRPr="00D753AC">
        <w:rPr>
          <w:rFonts w:cs="Times New Roman"/>
          <w:spacing w:val="-26"/>
          <w:w w:val="105"/>
          <w:sz w:val="22"/>
          <w:szCs w:val="22"/>
          <w:rPrChange w:id="214" w:author="Claire Kouba" w:date="2023-09-12T16:52:00Z">
            <w:rPr>
              <w:spacing w:val="-8"/>
            </w:rPr>
          </w:rPrChange>
        </w:rPr>
        <w:t xml:space="preserve"> </w:t>
      </w:r>
      <w:r w:rsidRPr="00D753AC">
        <w:rPr>
          <w:rFonts w:cs="Times New Roman"/>
          <w:w w:val="105"/>
          <w:sz w:val="22"/>
          <w:szCs w:val="22"/>
          <w:rPrChange w:id="215" w:author="Claire Kouba" w:date="2023-09-12T16:52:00Z">
            <w:rPr/>
          </w:rPrChange>
        </w:rPr>
        <w:t>hydrologic</w:t>
      </w:r>
      <w:r w:rsidRPr="00D753AC">
        <w:rPr>
          <w:rFonts w:cs="Times New Roman"/>
          <w:spacing w:val="-26"/>
          <w:w w:val="105"/>
          <w:sz w:val="22"/>
          <w:szCs w:val="22"/>
          <w:rPrChange w:id="216" w:author="Claire Kouba" w:date="2023-09-12T16:52:00Z">
            <w:rPr>
              <w:spacing w:val="-8"/>
            </w:rPr>
          </w:rPrChange>
        </w:rPr>
        <w:t xml:space="preserve"> </w:t>
      </w:r>
      <w:r w:rsidR="003019E3" w:rsidRPr="00D753AC">
        <w:rPr>
          <w:rFonts w:cs="Times New Roman"/>
          <w:spacing w:val="-26"/>
          <w:w w:val="105"/>
          <w:sz w:val="22"/>
          <w:szCs w:val="22"/>
          <w:rPrChange w:id="217" w:author="Claire Kouba" w:date="2023-09-12T16:52:00Z">
            <w:rPr/>
          </w:rPrChange>
        </w:rPr>
        <w:t>m</w:t>
      </w:r>
      <w:r w:rsidRPr="00D753AC">
        <w:rPr>
          <w:rFonts w:cs="Times New Roman"/>
          <w:w w:val="105"/>
          <w:sz w:val="22"/>
          <w:szCs w:val="22"/>
          <w:rPrChange w:id="218" w:author="Claire Kouba" w:date="2023-09-12T16:52:00Z">
            <w:rPr/>
          </w:rPrChange>
        </w:rPr>
        <w:t>etrics</w:t>
      </w:r>
      <w:r w:rsidRPr="00D753AC">
        <w:rPr>
          <w:rFonts w:cs="Times New Roman"/>
          <w:spacing w:val="-26"/>
          <w:w w:val="105"/>
          <w:sz w:val="22"/>
          <w:szCs w:val="22"/>
          <w:rPrChange w:id="219" w:author="Claire Kouba" w:date="2023-09-12T16:52:00Z">
            <w:rPr>
              <w:spacing w:val="-8"/>
            </w:rPr>
          </w:rPrChange>
        </w:rPr>
        <w:t xml:space="preserve"> </w:t>
      </w:r>
      <w:r w:rsidRPr="00D753AC">
        <w:rPr>
          <w:rFonts w:cs="Times New Roman"/>
          <w:w w:val="105"/>
          <w:sz w:val="22"/>
          <w:szCs w:val="22"/>
          <w:rPrChange w:id="220" w:author="Claire Kouba" w:date="2023-09-12T16:52:00Z">
            <w:rPr/>
          </w:rPrChange>
        </w:rPr>
        <w:t>in</w:t>
      </w:r>
      <w:r w:rsidRPr="00D753AC">
        <w:rPr>
          <w:rFonts w:cs="Times New Roman"/>
          <w:spacing w:val="-26"/>
          <w:w w:val="105"/>
          <w:sz w:val="22"/>
          <w:szCs w:val="22"/>
          <w:rPrChange w:id="221" w:author="Claire Kouba" w:date="2023-09-12T16:52:00Z">
            <w:rPr>
              <w:spacing w:val="-8"/>
            </w:rPr>
          </w:rPrChange>
        </w:rPr>
        <w:t xml:space="preserve"> </w:t>
      </w:r>
      <w:r w:rsidRPr="00D753AC">
        <w:rPr>
          <w:rFonts w:cs="Times New Roman"/>
          <w:w w:val="105"/>
          <w:sz w:val="22"/>
          <w:szCs w:val="22"/>
          <w:rPrChange w:id="222" w:author="Claire Kouba" w:date="2023-09-12T16:52:00Z">
            <w:rPr/>
          </w:rPrChange>
        </w:rPr>
        <w:t>the</w:t>
      </w:r>
      <w:r w:rsidRPr="00D753AC">
        <w:rPr>
          <w:rFonts w:cs="Times New Roman"/>
          <w:spacing w:val="-26"/>
          <w:w w:val="105"/>
          <w:sz w:val="22"/>
          <w:szCs w:val="22"/>
          <w:rPrChange w:id="223" w:author="Claire Kouba" w:date="2023-09-12T16:52:00Z">
            <w:rPr>
              <w:spacing w:val="-8"/>
            </w:rPr>
          </w:rPrChange>
        </w:rPr>
        <w:t xml:space="preserve"> </w:t>
      </w:r>
      <w:r w:rsidRPr="00D753AC">
        <w:rPr>
          <w:rFonts w:cs="Times New Roman"/>
          <w:w w:val="105"/>
          <w:sz w:val="22"/>
          <w:szCs w:val="22"/>
          <w:rPrChange w:id="224" w:author="Claire Kouba" w:date="2023-09-12T16:52:00Z">
            <w:rPr/>
          </w:rPrChange>
        </w:rPr>
        <w:t>undammed</w:t>
      </w:r>
      <w:r w:rsidRPr="00D753AC">
        <w:rPr>
          <w:rFonts w:cs="Times New Roman"/>
          <w:spacing w:val="-26"/>
          <w:w w:val="105"/>
          <w:sz w:val="22"/>
          <w:szCs w:val="22"/>
          <w:rPrChange w:id="225" w:author="Claire Kouba" w:date="2023-09-12T16:52:00Z">
            <w:rPr>
              <w:spacing w:val="-8"/>
            </w:rPr>
          </w:rPrChange>
        </w:rPr>
        <w:t xml:space="preserve"> </w:t>
      </w:r>
      <w:r w:rsidRPr="00D753AC">
        <w:rPr>
          <w:rFonts w:cs="Times New Roman"/>
          <w:w w:val="105"/>
          <w:sz w:val="22"/>
          <w:szCs w:val="22"/>
          <w:rPrChange w:id="226" w:author="Claire Kouba" w:date="2023-09-12T16:52:00Z">
            <w:rPr/>
          </w:rPrChange>
        </w:rPr>
        <w:t>rural</w:t>
      </w:r>
      <w:r w:rsidRPr="00D753AC">
        <w:rPr>
          <w:rFonts w:cs="Times New Roman"/>
          <w:spacing w:val="-26"/>
          <w:w w:val="105"/>
          <w:sz w:val="22"/>
          <w:szCs w:val="22"/>
          <w:rPrChange w:id="227" w:author="Claire Kouba" w:date="2023-09-12T16:52:00Z">
            <w:rPr>
              <w:spacing w:val="-8"/>
            </w:rPr>
          </w:rPrChange>
        </w:rPr>
        <w:t xml:space="preserve"> </w:t>
      </w:r>
      <w:r w:rsidR="003019E3" w:rsidRPr="00D753AC">
        <w:rPr>
          <w:rFonts w:cs="Times New Roman"/>
          <w:spacing w:val="-26"/>
          <w:w w:val="105"/>
          <w:sz w:val="22"/>
          <w:szCs w:val="22"/>
          <w:rPrChange w:id="228" w:author="Claire Kouba" w:date="2023-09-12T16:52:00Z">
            <w:rPr/>
          </w:rPrChange>
        </w:rPr>
        <w:t>S</w:t>
      </w:r>
      <w:r w:rsidRPr="00D753AC">
        <w:rPr>
          <w:rFonts w:cs="Times New Roman"/>
          <w:w w:val="105"/>
          <w:sz w:val="22"/>
          <w:szCs w:val="22"/>
          <w:rPrChange w:id="229" w:author="Claire Kouba" w:date="2023-09-12T16:52:00Z">
            <w:rPr/>
          </w:rPrChange>
        </w:rPr>
        <w:t>cott</w:t>
      </w:r>
      <w:r w:rsidR="003019E3" w:rsidRPr="00D753AC">
        <w:rPr>
          <w:rFonts w:cs="Times New Roman"/>
          <w:w w:val="105"/>
          <w:sz w:val="22"/>
          <w:szCs w:val="22"/>
          <w:rPrChange w:id="230" w:author="Claire Kouba" w:date="2023-09-12T16:52:00Z">
            <w:rPr>
              <w:spacing w:val="-8"/>
            </w:rPr>
          </w:rPrChange>
        </w:rPr>
        <w:t xml:space="preserve"> </w:t>
      </w:r>
      <w:r w:rsidR="003019E3" w:rsidRPr="00D753AC">
        <w:rPr>
          <w:rFonts w:cs="Times New Roman"/>
          <w:w w:val="105"/>
          <w:sz w:val="22"/>
          <w:szCs w:val="22"/>
          <w:rPrChange w:id="231" w:author="Claire Kouba" w:date="2023-09-12T16:52:00Z">
            <w:rPr/>
          </w:rPrChange>
        </w:rPr>
        <w:t>R</w:t>
      </w:r>
      <w:r w:rsidRPr="00D753AC">
        <w:rPr>
          <w:rFonts w:cs="Times New Roman"/>
          <w:w w:val="105"/>
          <w:sz w:val="22"/>
          <w:szCs w:val="22"/>
          <w:rPrChange w:id="232" w:author="Claire Kouba" w:date="2023-09-12T16:52:00Z">
            <w:rPr/>
          </w:rPrChange>
        </w:rPr>
        <w:t>iver</w:t>
      </w:r>
      <w:r w:rsidRPr="00D753AC">
        <w:rPr>
          <w:rFonts w:cs="Times New Roman"/>
          <w:spacing w:val="-26"/>
          <w:w w:val="105"/>
          <w:sz w:val="22"/>
          <w:szCs w:val="22"/>
          <w:rPrChange w:id="233" w:author="Claire Kouba" w:date="2023-09-12T16:52:00Z">
            <w:rPr>
              <w:spacing w:val="-8"/>
            </w:rPr>
          </w:rPrChange>
        </w:rPr>
        <w:t xml:space="preserve"> </w:t>
      </w:r>
      <w:r w:rsidRPr="00D753AC">
        <w:rPr>
          <w:rFonts w:cs="Times New Roman"/>
          <w:w w:val="105"/>
          <w:sz w:val="22"/>
          <w:szCs w:val="22"/>
          <w:rPrChange w:id="234" w:author="Claire Kouba" w:date="2023-09-12T16:52:00Z">
            <w:rPr>
              <w:spacing w:val="-8"/>
            </w:rPr>
          </w:rPrChange>
        </w:rPr>
        <w:t>w</w:t>
      </w:r>
      <w:r w:rsidRPr="00D753AC">
        <w:rPr>
          <w:rFonts w:cs="Times New Roman"/>
          <w:w w:val="105"/>
          <w:sz w:val="22"/>
          <w:szCs w:val="22"/>
          <w:rPrChange w:id="235" w:author="Claire Kouba" w:date="2023-09-12T16:52:00Z">
            <w:rPr/>
          </w:rPrChange>
        </w:rPr>
        <w:t>atershed</w:t>
      </w:r>
      <w:r w:rsidRPr="00D753AC">
        <w:rPr>
          <w:rFonts w:cs="Times New Roman"/>
          <w:spacing w:val="-26"/>
          <w:w w:val="105"/>
          <w:sz w:val="22"/>
          <w:szCs w:val="22"/>
          <w:rPrChange w:id="236" w:author="Claire Kouba" w:date="2023-09-12T16:52:00Z">
            <w:rPr>
              <w:spacing w:val="-8"/>
            </w:rPr>
          </w:rPrChange>
        </w:rPr>
        <w:t xml:space="preserve"> </w:t>
      </w:r>
      <w:r w:rsidRPr="00D753AC">
        <w:rPr>
          <w:rFonts w:cs="Times New Roman"/>
          <w:w w:val="105"/>
          <w:sz w:val="22"/>
          <w:szCs w:val="22"/>
          <w:rPrChange w:id="237" w:author="Claire Kouba" w:date="2023-09-12T16:52:00Z">
            <w:rPr/>
          </w:rPrChange>
        </w:rPr>
        <w:t>(HUC8</w:t>
      </w:r>
      <w:r w:rsidRPr="00D753AC">
        <w:rPr>
          <w:rFonts w:cs="Times New Roman"/>
          <w:w w:val="99"/>
          <w:sz w:val="22"/>
          <w:szCs w:val="22"/>
        </w:rPr>
        <w:t xml:space="preserve"> </w:t>
      </w:r>
      <w:r w:rsidRPr="00D753AC">
        <w:rPr>
          <w:rFonts w:cs="Times New Roman"/>
          <w:w w:val="105"/>
          <w:sz w:val="22"/>
          <w:szCs w:val="22"/>
          <w:rPrChange w:id="238" w:author="Claire Kouba" w:date="2023-09-12T16:52:00Z">
            <w:rPr/>
          </w:rPrChange>
        </w:rPr>
        <w:t>18010208)</w:t>
      </w:r>
      <w:r w:rsidRPr="00D753AC">
        <w:rPr>
          <w:rFonts w:cs="Times New Roman"/>
          <w:w w:val="105"/>
          <w:sz w:val="22"/>
          <w:szCs w:val="22"/>
          <w:rPrChange w:id="239" w:author="Claire Kouba" w:date="2023-09-12T16:52:00Z">
            <w:rPr>
              <w:spacing w:val="24"/>
            </w:rPr>
          </w:rPrChange>
        </w:rPr>
        <w:t xml:space="preserve"> </w:t>
      </w:r>
      <w:r w:rsidRPr="00D753AC">
        <w:rPr>
          <w:rFonts w:cs="Times New Roman"/>
          <w:w w:val="105"/>
          <w:sz w:val="22"/>
          <w:szCs w:val="22"/>
          <w:rPrChange w:id="240" w:author="Claire Kouba" w:date="2023-09-12T16:52:00Z">
            <w:rPr/>
          </w:rPrChange>
        </w:rPr>
        <w:t>in</w:t>
      </w:r>
      <w:r w:rsidRPr="00D753AC">
        <w:rPr>
          <w:rFonts w:cs="Times New Roman"/>
          <w:w w:val="105"/>
          <w:sz w:val="22"/>
          <w:szCs w:val="22"/>
          <w:rPrChange w:id="241" w:author="Claire Kouba" w:date="2023-09-12T16:52:00Z">
            <w:rPr>
              <w:spacing w:val="24"/>
            </w:rPr>
          </w:rPrChange>
        </w:rPr>
        <w:t xml:space="preserve"> </w:t>
      </w:r>
      <w:r w:rsidRPr="00D753AC">
        <w:rPr>
          <w:rFonts w:cs="Times New Roman"/>
          <w:w w:val="105"/>
          <w:sz w:val="22"/>
          <w:szCs w:val="22"/>
          <w:rPrChange w:id="242" w:author="Claire Kouba" w:date="2023-09-12T16:52:00Z">
            <w:rPr/>
          </w:rPrChange>
        </w:rPr>
        <w:t>northern</w:t>
      </w:r>
      <w:r w:rsidRPr="00D753AC">
        <w:rPr>
          <w:rFonts w:cs="Times New Roman"/>
          <w:w w:val="105"/>
          <w:sz w:val="22"/>
          <w:szCs w:val="22"/>
          <w:rPrChange w:id="243" w:author="Claire Kouba" w:date="2023-09-12T16:52:00Z">
            <w:rPr>
              <w:spacing w:val="24"/>
            </w:rPr>
          </w:rPrChange>
        </w:rPr>
        <w:t xml:space="preserve"> </w:t>
      </w:r>
      <w:r w:rsidRPr="00D753AC">
        <w:rPr>
          <w:rFonts w:cs="Times New Roman"/>
          <w:w w:val="105"/>
          <w:sz w:val="22"/>
          <w:szCs w:val="22"/>
          <w:rPrChange w:id="244" w:author="Claire Kouba" w:date="2023-09-12T16:52:00Z">
            <w:rPr/>
          </w:rPrChange>
        </w:rPr>
        <w:t>California.</w:t>
      </w:r>
      <w:r w:rsidRPr="00D753AC">
        <w:rPr>
          <w:rFonts w:cs="Times New Roman"/>
          <w:w w:val="105"/>
          <w:sz w:val="22"/>
          <w:szCs w:val="22"/>
          <w:rPrChange w:id="245" w:author="Claire Kouba" w:date="2023-09-12T16:52:00Z">
            <w:rPr>
              <w:spacing w:val="24"/>
            </w:rPr>
          </w:rPrChange>
        </w:rPr>
        <w:t xml:space="preserve"> </w:t>
      </w:r>
      <w:r w:rsidRPr="00D753AC">
        <w:rPr>
          <w:rFonts w:cs="Times New Roman"/>
          <w:w w:val="105"/>
          <w:sz w:val="22"/>
          <w:szCs w:val="22"/>
          <w:rPrChange w:id="246" w:author="Claire Kouba" w:date="2023-09-12T16:52:00Z">
            <w:rPr/>
          </w:rPrChange>
        </w:rPr>
        <w:t>Both</w:t>
      </w:r>
      <w:r w:rsidRPr="00D753AC">
        <w:rPr>
          <w:rFonts w:cs="Times New Roman"/>
          <w:w w:val="105"/>
          <w:sz w:val="22"/>
          <w:szCs w:val="22"/>
          <w:rPrChange w:id="247" w:author="Claire Kouba" w:date="2023-09-12T16:52:00Z">
            <w:rPr>
              <w:spacing w:val="23"/>
            </w:rPr>
          </w:rPrChange>
        </w:rPr>
        <w:t xml:space="preserve"> </w:t>
      </w:r>
      <w:r w:rsidRPr="00D753AC">
        <w:rPr>
          <w:rFonts w:cs="Times New Roman"/>
          <w:w w:val="105"/>
          <w:sz w:val="22"/>
          <w:szCs w:val="22"/>
          <w:rPrChange w:id="248" w:author="Claire Kouba" w:date="2023-09-12T16:52:00Z">
            <w:rPr/>
          </w:rPrChange>
        </w:rPr>
        <w:t>metrics</w:t>
      </w:r>
      <w:r w:rsidRPr="00D753AC">
        <w:rPr>
          <w:rFonts w:cs="Times New Roman"/>
          <w:w w:val="105"/>
          <w:sz w:val="22"/>
          <w:szCs w:val="22"/>
          <w:rPrChange w:id="249" w:author="Claire Kouba" w:date="2023-09-12T16:52:00Z">
            <w:rPr>
              <w:spacing w:val="24"/>
            </w:rPr>
          </w:rPrChange>
        </w:rPr>
        <w:t xml:space="preserve"> </w:t>
      </w:r>
      <w:r w:rsidRPr="00D753AC">
        <w:rPr>
          <w:rFonts w:cs="Times New Roman"/>
          <w:w w:val="105"/>
          <w:sz w:val="22"/>
          <w:szCs w:val="22"/>
          <w:rPrChange w:id="250" w:author="Claire Kouba" w:date="2023-09-12T16:52:00Z">
            <w:rPr/>
          </w:rPrChange>
        </w:rPr>
        <w:t>are</w:t>
      </w:r>
      <w:r w:rsidRPr="00D753AC">
        <w:rPr>
          <w:rFonts w:cs="Times New Roman"/>
          <w:w w:val="105"/>
          <w:sz w:val="22"/>
          <w:szCs w:val="22"/>
          <w:rPrChange w:id="251" w:author="Claire Kouba" w:date="2023-09-12T16:52:00Z">
            <w:rPr>
              <w:spacing w:val="24"/>
            </w:rPr>
          </w:rPrChange>
        </w:rPr>
        <w:t xml:space="preserve"> </w:t>
      </w:r>
      <w:r w:rsidRPr="00D753AC">
        <w:rPr>
          <w:rFonts w:cs="Times New Roman"/>
          <w:w w:val="105"/>
          <w:sz w:val="22"/>
          <w:szCs w:val="22"/>
          <w:rPrChange w:id="252" w:author="Claire Kouba" w:date="2023-09-12T16:52:00Z">
            <w:rPr/>
          </w:rPrChange>
        </w:rPr>
        <w:t>intended</w:t>
      </w:r>
      <w:r w:rsidRPr="00D753AC">
        <w:rPr>
          <w:rFonts w:cs="Times New Roman"/>
          <w:w w:val="105"/>
          <w:sz w:val="22"/>
          <w:szCs w:val="22"/>
          <w:rPrChange w:id="253" w:author="Claire Kouba" w:date="2023-09-12T16:52:00Z">
            <w:rPr>
              <w:spacing w:val="24"/>
            </w:rPr>
          </w:rPrChange>
        </w:rPr>
        <w:t xml:space="preserve"> </w:t>
      </w:r>
      <w:r w:rsidRPr="00D753AC">
        <w:rPr>
          <w:rFonts w:cs="Times New Roman"/>
          <w:w w:val="105"/>
          <w:sz w:val="22"/>
          <w:szCs w:val="22"/>
          <w:rPrChange w:id="254" w:author="Claire Kouba" w:date="2023-09-12T16:52:00Z">
            <w:rPr/>
          </w:rPrChange>
        </w:rPr>
        <w:t>to</w:t>
      </w:r>
      <w:r w:rsidRPr="00D753AC">
        <w:rPr>
          <w:rFonts w:cs="Times New Roman"/>
          <w:w w:val="105"/>
          <w:sz w:val="22"/>
          <w:szCs w:val="22"/>
          <w:rPrChange w:id="255" w:author="Claire Kouba" w:date="2023-09-12T16:52:00Z">
            <w:rPr>
              <w:spacing w:val="24"/>
            </w:rPr>
          </w:rPrChange>
        </w:rPr>
        <w:t xml:space="preserve"> </w:t>
      </w:r>
      <w:r w:rsidRPr="00D753AC">
        <w:rPr>
          <w:rFonts w:cs="Times New Roman"/>
          <w:w w:val="105"/>
          <w:sz w:val="22"/>
          <w:szCs w:val="22"/>
          <w:rPrChange w:id="256" w:author="Claire Kouba" w:date="2023-09-12T16:52:00Z">
            <w:rPr/>
          </w:rPrChange>
        </w:rPr>
        <w:t>quantify</w:t>
      </w:r>
      <w:r w:rsidRPr="00D753AC">
        <w:rPr>
          <w:rFonts w:cs="Times New Roman"/>
          <w:w w:val="105"/>
          <w:sz w:val="22"/>
          <w:szCs w:val="22"/>
          <w:rPrChange w:id="257" w:author="Claire Kouba" w:date="2023-09-12T16:52:00Z">
            <w:rPr>
              <w:spacing w:val="24"/>
            </w:rPr>
          </w:rPrChange>
        </w:rPr>
        <w:t xml:space="preserve"> </w:t>
      </w:r>
      <w:r w:rsidRPr="00D753AC">
        <w:rPr>
          <w:rFonts w:cs="Times New Roman"/>
          <w:w w:val="105"/>
          <w:sz w:val="22"/>
          <w:szCs w:val="22"/>
          <w:rPrChange w:id="258" w:author="Claire Kouba" w:date="2023-09-12T16:52:00Z">
            <w:rPr/>
          </w:rPrChange>
        </w:rPr>
        <w:t>the</w:t>
      </w:r>
      <w:r w:rsidRPr="00D753AC">
        <w:rPr>
          <w:rFonts w:cs="Times New Roman"/>
          <w:w w:val="105"/>
          <w:sz w:val="22"/>
          <w:szCs w:val="22"/>
          <w:rPrChange w:id="259" w:author="Claire Kouba" w:date="2023-09-12T16:52:00Z">
            <w:rPr>
              <w:spacing w:val="24"/>
            </w:rPr>
          </w:rPrChange>
        </w:rPr>
        <w:t xml:space="preserve"> </w:t>
      </w:r>
      <w:r w:rsidRPr="00D753AC">
        <w:rPr>
          <w:rFonts w:cs="Times New Roman"/>
          <w:w w:val="105"/>
          <w:sz w:val="22"/>
          <w:szCs w:val="22"/>
          <w:rPrChange w:id="260" w:author="Claire Kouba" w:date="2023-09-12T16:52:00Z">
            <w:rPr/>
          </w:rPrChange>
        </w:rPr>
        <w:t>transition</w:t>
      </w:r>
      <w:r w:rsidRPr="00D753AC">
        <w:rPr>
          <w:rFonts w:cs="Times New Roman"/>
          <w:w w:val="105"/>
          <w:sz w:val="22"/>
          <w:szCs w:val="22"/>
          <w:rPrChange w:id="261" w:author="Claire Kouba" w:date="2023-09-12T16:52:00Z">
            <w:rPr>
              <w:spacing w:val="23"/>
            </w:rPr>
          </w:rPrChange>
        </w:rPr>
        <w:t xml:space="preserve"> </w:t>
      </w:r>
      <w:r w:rsidRPr="00D753AC">
        <w:rPr>
          <w:rFonts w:cs="Times New Roman"/>
          <w:w w:val="105"/>
          <w:sz w:val="22"/>
          <w:szCs w:val="22"/>
          <w:rPrChange w:id="262" w:author="Claire Kouba" w:date="2023-09-12T16:52:00Z">
            <w:rPr/>
          </w:rPrChange>
        </w:rPr>
        <w:t>from</w:t>
      </w:r>
      <w:r w:rsidRPr="00D753AC">
        <w:rPr>
          <w:rFonts w:cs="Times New Roman"/>
          <w:w w:val="105"/>
          <w:sz w:val="22"/>
          <w:szCs w:val="22"/>
          <w:rPrChange w:id="263" w:author="Claire Kouba" w:date="2023-09-12T16:52:00Z">
            <w:rPr>
              <w:spacing w:val="24"/>
            </w:rPr>
          </w:rPrChange>
        </w:rPr>
        <w:t xml:space="preserve"> </w:t>
      </w:r>
      <w:r w:rsidRPr="00D753AC">
        <w:rPr>
          <w:rFonts w:cs="Times New Roman"/>
          <w:w w:val="105"/>
          <w:sz w:val="22"/>
          <w:szCs w:val="22"/>
          <w:rPrChange w:id="264" w:author="Claire Kouba" w:date="2023-09-12T16:52:00Z">
            <w:rPr/>
          </w:rPrChange>
        </w:rPr>
        <w:t>the</w:t>
      </w:r>
      <w:r w:rsidRPr="00D753AC">
        <w:rPr>
          <w:rFonts w:cs="Times New Roman"/>
          <w:w w:val="105"/>
          <w:sz w:val="22"/>
          <w:szCs w:val="22"/>
          <w:rPrChange w:id="265" w:author="Claire Kouba" w:date="2023-09-12T16:52:00Z">
            <w:rPr>
              <w:spacing w:val="24"/>
            </w:rPr>
          </w:rPrChange>
        </w:rPr>
        <w:t xml:space="preserve"> </w:t>
      </w:r>
      <w:r w:rsidRPr="00D753AC">
        <w:rPr>
          <w:rFonts w:cs="Times New Roman"/>
          <w:w w:val="105"/>
          <w:sz w:val="22"/>
          <w:szCs w:val="22"/>
          <w:rPrChange w:id="266" w:author="Claire Kouba" w:date="2023-09-12T16:52:00Z">
            <w:rPr/>
          </w:rPrChange>
        </w:rPr>
        <w:t>dry</w:t>
      </w:r>
      <w:r w:rsidRPr="00D753AC">
        <w:rPr>
          <w:rFonts w:cs="Times New Roman"/>
          <w:w w:val="105"/>
          <w:sz w:val="22"/>
          <w:szCs w:val="22"/>
          <w:rPrChange w:id="267" w:author="Claire Kouba" w:date="2023-09-12T16:52:00Z">
            <w:rPr>
              <w:spacing w:val="24"/>
            </w:rPr>
          </w:rPrChange>
        </w:rPr>
        <w:t xml:space="preserve"> </w:t>
      </w:r>
      <w:r w:rsidRPr="00D753AC">
        <w:rPr>
          <w:rFonts w:cs="Times New Roman"/>
          <w:w w:val="105"/>
          <w:sz w:val="22"/>
          <w:szCs w:val="22"/>
          <w:rPrChange w:id="268" w:author="Claire Kouba" w:date="2023-09-12T16:52:00Z">
            <w:rPr/>
          </w:rPrChange>
        </w:rPr>
        <w:t>to</w:t>
      </w:r>
      <w:r w:rsidRPr="00D753AC">
        <w:rPr>
          <w:rFonts w:cs="Times New Roman"/>
          <w:w w:val="105"/>
          <w:sz w:val="22"/>
          <w:szCs w:val="22"/>
          <w:rPrChange w:id="269" w:author="Claire Kouba" w:date="2023-09-12T16:52:00Z">
            <w:rPr>
              <w:spacing w:val="24"/>
            </w:rPr>
          </w:rPrChange>
        </w:rPr>
        <w:t xml:space="preserve"> </w:t>
      </w:r>
      <w:r w:rsidRPr="00D753AC">
        <w:rPr>
          <w:rFonts w:cs="Times New Roman"/>
          <w:w w:val="105"/>
          <w:sz w:val="22"/>
          <w:szCs w:val="22"/>
          <w:rPrChange w:id="270" w:author="Claire Kouba" w:date="2023-09-12T16:52:00Z">
            <w:rPr/>
          </w:rPrChange>
        </w:rPr>
        <w:t>the</w:t>
      </w:r>
      <w:r w:rsidRPr="00D753AC">
        <w:rPr>
          <w:rFonts w:cs="Times New Roman"/>
          <w:w w:val="105"/>
          <w:sz w:val="22"/>
          <w:szCs w:val="22"/>
          <w:rPrChange w:id="271" w:author="Claire Kouba" w:date="2023-09-12T16:52:00Z">
            <w:rPr>
              <w:spacing w:val="24"/>
            </w:rPr>
          </w:rPrChange>
        </w:rPr>
        <w:t xml:space="preserve"> </w:t>
      </w:r>
      <w:r w:rsidRPr="00D753AC">
        <w:rPr>
          <w:rFonts w:cs="Times New Roman"/>
          <w:w w:val="105"/>
          <w:sz w:val="22"/>
          <w:szCs w:val="22"/>
          <w:rPrChange w:id="272" w:author="Claire Kouba" w:date="2023-09-12T16:52:00Z">
            <w:rPr/>
          </w:rPrChange>
        </w:rPr>
        <w:t>wet</w:t>
      </w:r>
      <w:r w:rsidRPr="00D753AC">
        <w:rPr>
          <w:rFonts w:cs="Times New Roman"/>
          <w:w w:val="105"/>
          <w:sz w:val="22"/>
          <w:szCs w:val="22"/>
          <w:rPrChange w:id="273" w:author="Claire Kouba" w:date="2023-09-12T16:52:00Z">
            <w:rPr>
              <w:spacing w:val="24"/>
            </w:rPr>
          </w:rPrChange>
        </w:rPr>
        <w:t xml:space="preserve"> </w:t>
      </w:r>
      <w:r w:rsidRPr="00D753AC">
        <w:rPr>
          <w:rFonts w:cs="Times New Roman"/>
          <w:w w:val="105"/>
          <w:sz w:val="22"/>
          <w:szCs w:val="22"/>
          <w:rPrChange w:id="274" w:author="Claire Kouba" w:date="2023-09-12T16:52:00Z">
            <w:rPr/>
          </w:rPrChange>
        </w:rPr>
        <w:t>season,</w:t>
      </w:r>
      <w:r w:rsidRPr="00D753AC">
        <w:rPr>
          <w:rFonts w:cs="Times New Roman"/>
          <w:spacing w:val="-4"/>
          <w:w w:val="105"/>
          <w:sz w:val="22"/>
          <w:szCs w:val="22"/>
          <w:rPrChange w:id="275" w:author="Claire Kouba" w:date="2023-09-12T16:52:00Z">
            <w:rPr>
              <w:spacing w:val="24"/>
            </w:rPr>
          </w:rPrChange>
        </w:rPr>
        <w:t xml:space="preserve"> </w:t>
      </w:r>
      <w:r w:rsidRPr="00D753AC">
        <w:rPr>
          <w:rFonts w:cs="Times New Roman"/>
          <w:w w:val="105"/>
          <w:sz w:val="22"/>
          <w:szCs w:val="22"/>
          <w:rPrChange w:id="276" w:author="Claire Kouba" w:date="2023-09-12T16:52:00Z">
            <w:rPr/>
          </w:rPrChange>
        </w:rPr>
        <w:t>to</w:t>
      </w:r>
      <w:r w:rsidRPr="00D753AC">
        <w:rPr>
          <w:rFonts w:cs="Times New Roman"/>
          <w:w w:val="99"/>
          <w:sz w:val="22"/>
          <w:szCs w:val="22"/>
        </w:rPr>
        <w:t xml:space="preserve"> </w:t>
      </w:r>
      <w:r w:rsidRPr="00D753AC">
        <w:rPr>
          <w:rFonts w:cs="Times New Roman"/>
          <w:w w:val="105"/>
          <w:sz w:val="22"/>
          <w:szCs w:val="22"/>
          <w:rPrChange w:id="277" w:author="Claire Kouba" w:date="2023-09-12T16:52:00Z">
            <w:rPr/>
          </w:rPrChange>
        </w:rPr>
        <w:t>characterize</w:t>
      </w:r>
      <w:r w:rsidRPr="00D753AC">
        <w:rPr>
          <w:rFonts w:cs="Times New Roman"/>
          <w:spacing w:val="-30"/>
          <w:w w:val="105"/>
          <w:sz w:val="22"/>
          <w:szCs w:val="22"/>
          <w:rPrChange w:id="278" w:author="Claire Kouba" w:date="2023-09-12T16:52:00Z">
            <w:rPr>
              <w:spacing w:val="-4"/>
            </w:rPr>
          </w:rPrChange>
        </w:rPr>
        <w:t xml:space="preserve"> </w:t>
      </w:r>
      <w:r w:rsidRPr="00D753AC">
        <w:rPr>
          <w:rFonts w:cs="Times New Roman"/>
          <w:w w:val="105"/>
          <w:sz w:val="22"/>
          <w:szCs w:val="22"/>
          <w:rPrChange w:id="279" w:author="Claire Kouba" w:date="2023-09-12T16:52:00Z">
            <w:rPr/>
          </w:rPrChange>
        </w:rPr>
        <w:t>the</w:t>
      </w:r>
      <w:r w:rsidRPr="00D753AC">
        <w:rPr>
          <w:rFonts w:cs="Times New Roman"/>
          <w:spacing w:val="-29"/>
          <w:w w:val="105"/>
          <w:sz w:val="22"/>
          <w:szCs w:val="22"/>
          <w:rPrChange w:id="280" w:author="Claire Kouba" w:date="2023-09-12T16:52:00Z">
            <w:rPr>
              <w:spacing w:val="-4"/>
            </w:rPr>
          </w:rPrChange>
        </w:rPr>
        <w:t xml:space="preserve"> </w:t>
      </w:r>
      <w:r w:rsidRPr="00D753AC">
        <w:rPr>
          <w:rFonts w:cs="Times New Roman"/>
          <w:w w:val="105"/>
          <w:sz w:val="22"/>
          <w:szCs w:val="22"/>
          <w:rPrChange w:id="281" w:author="Claire Kouba" w:date="2023-09-12T16:52:00Z">
            <w:rPr/>
          </w:rPrChange>
        </w:rPr>
        <w:t>severity</w:t>
      </w:r>
      <w:r w:rsidRPr="00D753AC">
        <w:rPr>
          <w:rFonts w:cs="Times New Roman"/>
          <w:spacing w:val="-30"/>
          <w:w w:val="105"/>
          <w:sz w:val="22"/>
          <w:szCs w:val="22"/>
          <w:rPrChange w:id="282" w:author="Claire Kouba" w:date="2023-09-12T16:52:00Z">
            <w:rPr>
              <w:spacing w:val="-4"/>
            </w:rPr>
          </w:rPrChange>
        </w:rPr>
        <w:t xml:space="preserve"> </w:t>
      </w:r>
      <w:r w:rsidRPr="00D753AC">
        <w:rPr>
          <w:rFonts w:cs="Times New Roman"/>
          <w:w w:val="105"/>
          <w:sz w:val="22"/>
          <w:szCs w:val="22"/>
          <w:rPrChange w:id="283" w:author="Claire Kouba" w:date="2023-09-12T16:52:00Z">
            <w:rPr/>
          </w:rPrChange>
        </w:rPr>
        <w:t>of</w:t>
      </w:r>
      <w:r w:rsidRPr="00D753AC">
        <w:rPr>
          <w:rFonts w:cs="Times New Roman"/>
          <w:spacing w:val="-29"/>
          <w:w w:val="105"/>
          <w:sz w:val="22"/>
          <w:szCs w:val="22"/>
          <w:rPrChange w:id="284" w:author="Claire Kouba" w:date="2023-09-12T16:52:00Z">
            <w:rPr>
              <w:spacing w:val="-4"/>
            </w:rPr>
          </w:rPrChange>
        </w:rPr>
        <w:t xml:space="preserve"> </w:t>
      </w:r>
      <w:r w:rsidRPr="00D753AC">
        <w:rPr>
          <w:rFonts w:cs="Times New Roman"/>
          <w:w w:val="105"/>
          <w:sz w:val="22"/>
          <w:szCs w:val="22"/>
          <w:rPrChange w:id="285" w:author="Claire Kouba" w:date="2023-09-12T16:52:00Z">
            <w:rPr/>
          </w:rPrChange>
        </w:rPr>
        <w:t>a</w:t>
      </w:r>
      <w:r w:rsidRPr="00D753AC">
        <w:rPr>
          <w:rFonts w:cs="Times New Roman"/>
          <w:spacing w:val="-30"/>
          <w:w w:val="105"/>
          <w:sz w:val="22"/>
          <w:szCs w:val="22"/>
          <w:rPrChange w:id="286" w:author="Claire Kouba" w:date="2023-09-12T16:52:00Z">
            <w:rPr>
              <w:spacing w:val="-4"/>
            </w:rPr>
          </w:rPrChange>
        </w:rPr>
        <w:t xml:space="preserve"> </w:t>
      </w:r>
      <w:r w:rsidRPr="00D753AC">
        <w:rPr>
          <w:rFonts w:cs="Times New Roman"/>
          <w:w w:val="105"/>
          <w:sz w:val="22"/>
          <w:szCs w:val="22"/>
          <w:rPrChange w:id="287" w:author="Claire Kouba" w:date="2023-09-12T16:52:00Z">
            <w:rPr/>
          </w:rPrChange>
        </w:rPr>
        <w:t>dry</w:t>
      </w:r>
      <w:r w:rsidRPr="00D753AC">
        <w:rPr>
          <w:rFonts w:cs="Times New Roman"/>
          <w:spacing w:val="-30"/>
          <w:w w:val="105"/>
          <w:sz w:val="22"/>
          <w:szCs w:val="22"/>
          <w:rPrChange w:id="288" w:author="Claire Kouba" w:date="2023-09-12T16:52:00Z">
            <w:rPr>
              <w:spacing w:val="-4"/>
            </w:rPr>
          </w:rPrChange>
        </w:rPr>
        <w:t xml:space="preserve"> </w:t>
      </w:r>
      <w:r w:rsidRPr="00D753AC">
        <w:rPr>
          <w:rFonts w:cs="Times New Roman"/>
          <w:w w:val="105"/>
          <w:sz w:val="22"/>
          <w:szCs w:val="22"/>
          <w:rPrChange w:id="289" w:author="Claire Kouba" w:date="2023-09-12T16:52:00Z">
            <w:rPr/>
          </w:rPrChange>
        </w:rPr>
        <w:t>year</w:t>
      </w:r>
      <w:r w:rsidRPr="00D753AC">
        <w:rPr>
          <w:rFonts w:cs="Times New Roman"/>
          <w:spacing w:val="-29"/>
          <w:w w:val="105"/>
          <w:sz w:val="22"/>
          <w:szCs w:val="22"/>
          <w:rPrChange w:id="290" w:author="Claire Kouba" w:date="2023-09-12T16:52:00Z">
            <w:rPr>
              <w:spacing w:val="-4"/>
            </w:rPr>
          </w:rPrChange>
        </w:rPr>
        <w:t xml:space="preserve"> </w:t>
      </w:r>
      <w:r w:rsidRPr="00D753AC">
        <w:rPr>
          <w:rFonts w:cs="Times New Roman"/>
          <w:w w:val="105"/>
          <w:sz w:val="22"/>
          <w:szCs w:val="22"/>
          <w:rPrChange w:id="291" w:author="Claire Kouba" w:date="2023-09-12T16:52:00Z">
            <w:rPr/>
          </w:rPrChange>
        </w:rPr>
        <w:t>and</w:t>
      </w:r>
      <w:r w:rsidRPr="00D753AC">
        <w:rPr>
          <w:rFonts w:cs="Times New Roman"/>
          <w:spacing w:val="-30"/>
          <w:w w:val="105"/>
          <w:sz w:val="22"/>
          <w:szCs w:val="22"/>
          <w:rPrChange w:id="292" w:author="Claire Kouba" w:date="2023-09-12T16:52:00Z">
            <w:rPr>
              <w:spacing w:val="-4"/>
            </w:rPr>
          </w:rPrChange>
        </w:rPr>
        <w:t xml:space="preserve"> </w:t>
      </w:r>
      <w:r w:rsidRPr="00D753AC">
        <w:rPr>
          <w:rFonts w:cs="Times New Roman"/>
          <w:w w:val="105"/>
          <w:sz w:val="22"/>
          <w:szCs w:val="22"/>
          <w:rPrChange w:id="293" w:author="Claire Kouba" w:date="2023-09-12T16:52:00Z">
            <w:rPr/>
          </w:rPrChange>
        </w:rPr>
        <w:t>support</w:t>
      </w:r>
      <w:r w:rsidRPr="00D753AC">
        <w:rPr>
          <w:rFonts w:cs="Times New Roman"/>
          <w:spacing w:val="-29"/>
          <w:w w:val="105"/>
          <w:sz w:val="22"/>
          <w:szCs w:val="22"/>
          <w:rPrChange w:id="294" w:author="Claire Kouba" w:date="2023-09-12T16:52:00Z">
            <w:rPr>
              <w:spacing w:val="-4"/>
            </w:rPr>
          </w:rPrChange>
        </w:rPr>
        <w:t xml:space="preserve"> </w:t>
      </w:r>
      <w:r w:rsidRPr="00D753AC">
        <w:rPr>
          <w:rFonts w:cs="Times New Roman"/>
          <w:w w:val="105"/>
          <w:sz w:val="22"/>
          <w:szCs w:val="22"/>
          <w:rPrChange w:id="295" w:author="Claire Kouba" w:date="2023-09-12T16:52:00Z">
            <w:rPr/>
          </w:rPrChange>
        </w:rPr>
        <w:t>seasonal</w:t>
      </w:r>
      <w:r w:rsidRPr="00D753AC">
        <w:rPr>
          <w:rFonts w:cs="Times New Roman"/>
          <w:spacing w:val="-30"/>
          <w:w w:val="105"/>
          <w:sz w:val="22"/>
          <w:szCs w:val="22"/>
          <w:rPrChange w:id="296" w:author="Claire Kouba" w:date="2023-09-12T16:52:00Z">
            <w:rPr>
              <w:spacing w:val="-4"/>
            </w:rPr>
          </w:rPrChange>
        </w:rPr>
        <w:t xml:space="preserve"> </w:t>
      </w:r>
      <w:r w:rsidRPr="00D753AC">
        <w:rPr>
          <w:rFonts w:cs="Times New Roman"/>
          <w:w w:val="105"/>
          <w:sz w:val="22"/>
          <w:szCs w:val="22"/>
          <w:rPrChange w:id="297" w:author="Claire Kouba" w:date="2023-09-12T16:52:00Z">
            <w:rPr/>
          </w:rPrChange>
        </w:rPr>
        <w:t>adaptive</w:t>
      </w:r>
      <w:r w:rsidRPr="00D753AC">
        <w:rPr>
          <w:rFonts w:cs="Times New Roman"/>
          <w:spacing w:val="-30"/>
          <w:w w:val="105"/>
          <w:sz w:val="22"/>
          <w:szCs w:val="22"/>
          <w:rPrChange w:id="298" w:author="Claire Kouba" w:date="2023-09-12T16:52:00Z">
            <w:rPr>
              <w:spacing w:val="-4"/>
            </w:rPr>
          </w:rPrChange>
        </w:rPr>
        <w:t xml:space="preserve"> </w:t>
      </w:r>
      <w:r w:rsidRPr="00D753AC">
        <w:rPr>
          <w:rFonts w:cs="Times New Roman"/>
          <w:w w:val="105"/>
          <w:sz w:val="22"/>
          <w:szCs w:val="22"/>
          <w:rPrChange w:id="299" w:author="Claire Kouba" w:date="2023-09-12T16:52:00Z">
            <w:rPr/>
          </w:rPrChange>
        </w:rPr>
        <w:t>management.</w:t>
      </w:r>
      <w:r w:rsidRPr="00D753AC">
        <w:rPr>
          <w:rFonts w:cs="Times New Roman"/>
          <w:spacing w:val="-29"/>
          <w:w w:val="105"/>
          <w:sz w:val="22"/>
          <w:szCs w:val="22"/>
          <w:rPrChange w:id="300" w:author="Claire Kouba" w:date="2023-09-12T16:52:00Z">
            <w:rPr>
              <w:spacing w:val="-4"/>
            </w:rPr>
          </w:rPrChange>
        </w:rPr>
        <w:t xml:space="preserve"> </w:t>
      </w:r>
      <w:r w:rsidRPr="00D753AC">
        <w:rPr>
          <w:rFonts w:cs="Times New Roman"/>
          <w:w w:val="105"/>
          <w:sz w:val="22"/>
          <w:szCs w:val="22"/>
          <w:rPrChange w:id="301" w:author="Claire Kouba" w:date="2023-09-12T16:52:00Z">
            <w:rPr/>
          </w:rPrChange>
        </w:rPr>
        <w:t>The</w:t>
      </w:r>
      <w:r w:rsidRPr="00D753AC">
        <w:rPr>
          <w:rFonts w:cs="Times New Roman"/>
          <w:spacing w:val="-30"/>
          <w:w w:val="105"/>
          <w:sz w:val="22"/>
          <w:szCs w:val="22"/>
          <w:rPrChange w:id="302" w:author="Claire Kouba" w:date="2023-09-12T16:52:00Z">
            <w:rPr>
              <w:spacing w:val="-4"/>
            </w:rPr>
          </w:rPrChange>
        </w:rPr>
        <w:t xml:space="preserve"> </w:t>
      </w:r>
      <w:r w:rsidRPr="00D753AC">
        <w:rPr>
          <w:rFonts w:cs="Times New Roman"/>
          <w:w w:val="105"/>
          <w:sz w:val="22"/>
          <w:szCs w:val="22"/>
          <w:rPrChange w:id="303" w:author="Claire Kouba" w:date="2023-09-12T16:52:00Z">
            <w:rPr/>
          </w:rPrChange>
        </w:rPr>
        <w:t>first</w:t>
      </w:r>
      <w:r w:rsidRPr="00D753AC">
        <w:rPr>
          <w:rFonts w:cs="Times New Roman"/>
          <w:spacing w:val="-29"/>
          <w:w w:val="105"/>
          <w:sz w:val="22"/>
          <w:szCs w:val="22"/>
          <w:rPrChange w:id="304" w:author="Claire Kouba" w:date="2023-09-12T16:52:00Z">
            <w:rPr>
              <w:spacing w:val="-4"/>
            </w:rPr>
          </w:rPrChange>
        </w:rPr>
        <w:t xml:space="preserve"> </w:t>
      </w:r>
      <w:r w:rsidRPr="00D753AC">
        <w:rPr>
          <w:rFonts w:cs="Times New Roman"/>
          <w:w w:val="105"/>
          <w:sz w:val="22"/>
          <w:szCs w:val="22"/>
          <w:rPrChange w:id="305" w:author="Claire Kouba" w:date="2023-09-12T16:52:00Z">
            <w:rPr/>
          </w:rPrChange>
        </w:rPr>
        <w:t>metric</w:t>
      </w:r>
      <w:r w:rsidRPr="00D753AC">
        <w:rPr>
          <w:rFonts w:cs="Times New Roman"/>
          <w:spacing w:val="-30"/>
          <w:w w:val="105"/>
          <w:sz w:val="22"/>
          <w:szCs w:val="22"/>
          <w:rPrChange w:id="306" w:author="Claire Kouba" w:date="2023-09-12T16:52:00Z">
            <w:rPr>
              <w:spacing w:val="-4"/>
            </w:rPr>
          </w:rPrChange>
        </w:rPr>
        <w:t xml:space="preserve"> </w:t>
      </w:r>
      <w:r w:rsidRPr="00D753AC">
        <w:rPr>
          <w:rFonts w:cs="Times New Roman"/>
          <w:w w:val="105"/>
          <w:sz w:val="22"/>
          <w:szCs w:val="22"/>
          <w:rPrChange w:id="307" w:author="Claire Kouba" w:date="2023-09-12T16:52:00Z">
            <w:rPr/>
          </w:rPrChange>
        </w:rPr>
        <w:t>is</w:t>
      </w:r>
      <w:r w:rsidRPr="00D753AC">
        <w:rPr>
          <w:rFonts w:cs="Times New Roman"/>
          <w:spacing w:val="-30"/>
          <w:w w:val="105"/>
          <w:sz w:val="22"/>
          <w:szCs w:val="22"/>
          <w:rPrChange w:id="308" w:author="Claire Kouba" w:date="2023-09-12T16:52:00Z">
            <w:rPr>
              <w:spacing w:val="-4"/>
            </w:rPr>
          </w:rPrChange>
        </w:rPr>
        <w:t xml:space="preserve"> </w:t>
      </w:r>
      <w:r w:rsidRPr="00D753AC">
        <w:rPr>
          <w:rFonts w:cs="Times New Roman"/>
          <w:w w:val="105"/>
          <w:sz w:val="22"/>
          <w:szCs w:val="22"/>
          <w:rPrChange w:id="309" w:author="Claire Kouba" w:date="2023-09-12T16:52:00Z">
            <w:rPr/>
          </w:rPrChange>
        </w:rPr>
        <w:t>the</w:t>
      </w:r>
      <w:r w:rsidRPr="00D753AC">
        <w:rPr>
          <w:rFonts w:cs="Times New Roman"/>
          <w:spacing w:val="-29"/>
          <w:w w:val="105"/>
          <w:sz w:val="22"/>
          <w:szCs w:val="22"/>
          <w:rPrChange w:id="310" w:author="Claire Kouba" w:date="2023-09-12T16:52:00Z">
            <w:rPr>
              <w:spacing w:val="-4"/>
            </w:rPr>
          </w:rPrChange>
        </w:rPr>
        <w:t xml:space="preserve"> </w:t>
      </w:r>
      <w:r w:rsidRPr="00D753AC">
        <w:rPr>
          <w:rFonts w:cs="Times New Roman"/>
          <w:w w:val="105"/>
          <w:sz w:val="22"/>
          <w:szCs w:val="22"/>
          <w:rPrChange w:id="311" w:author="Claire Kouba" w:date="2023-09-12T16:52:00Z">
            <w:rPr/>
          </w:rPrChange>
        </w:rPr>
        <w:t>minimum</w:t>
      </w:r>
      <w:r w:rsidRPr="00D753AC">
        <w:rPr>
          <w:rFonts w:cs="Times New Roman"/>
          <w:spacing w:val="-30"/>
          <w:w w:val="105"/>
          <w:sz w:val="22"/>
          <w:szCs w:val="22"/>
          <w:rPrChange w:id="312" w:author="Claire Kouba" w:date="2023-09-12T16:52:00Z">
            <w:rPr>
              <w:spacing w:val="-4"/>
            </w:rPr>
          </w:rPrChange>
        </w:rPr>
        <w:t xml:space="preserve"> </w:t>
      </w:r>
      <w:r w:rsidRPr="00D753AC">
        <w:rPr>
          <w:rFonts w:cs="Times New Roman"/>
          <w:w w:val="105"/>
          <w:sz w:val="22"/>
          <w:szCs w:val="22"/>
          <w:rPrChange w:id="313" w:author="Claire Kouba" w:date="2023-09-12T16:52:00Z">
            <w:rPr/>
          </w:rPrChange>
        </w:rPr>
        <w:t>30-day</w:t>
      </w:r>
      <w:r w:rsidRPr="00D753AC">
        <w:rPr>
          <w:rFonts w:cs="Times New Roman"/>
          <w:spacing w:val="-29"/>
          <w:w w:val="105"/>
          <w:sz w:val="22"/>
          <w:szCs w:val="22"/>
          <w:rPrChange w:id="314" w:author="Claire Kouba" w:date="2023-09-12T16:52:00Z">
            <w:rPr>
              <w:spacing w:val="-4"/>
            </w:rPr>
          </w:rPrChange>
        </w:rPr>
        <w:t xml:space="preserve"> </w:t>
      </w:r>
      <w:r w:rsidRPr="00D753AC">
        <w:rPr>
          <w:rFonts w:cs="Times New Roman"/>
          <w:w w:val="105"/>
          <w:sz w:val="22"/>
          <w:szCs w:val="22"/>
          <w:rPrChange w:id="315" w:author="Claire Kouba" w:date="2023-09-12T16:52:00Z">
            <w:rPr/>
          </w:rPrChange>
        </w:rPr>
        <w:t>dry</w:t>
      </w:r>
      <w:r w:rsidRPr="00D753AC">
        <w:rPr>
          <w:rFonts w:cs="Times New Roman"/>
          <w:w w:val="99"/>
          <w:sz w:val="22"/>
          <w:szCs w:val="22"/>
        </w:rPr>
        <w:t xml:space="preserve"> </w:t>
      </w:r>
      <w:r w:rsidRPr="00D753AC">
        <w:rPr>
          <w:rFonts w:cs="Times New Roman"/>
          <w:w w:val="105"/>
          <w:sz w:val="22"/>
          <w:szCs w:val="22"/>
          <w:rPrChange w:id="316" w:author="Claire Kouba" w:date="2023-09-12T16:52:00Z">
            <w:rPr/>
          </w:rPrChange>
        </w:rPr>
        <w:t>season</w:t>
      </w:r>
      <w:r w:rsidRPr="00D753AC">
        <w:rPr>
          <w:rFonts w:cs="Times New Roman"/>
          <w:spacing w:val="-27"/>
          <w:w w:val="105"/>
          <w:sz w:val="22"/>
          <w:szCs w:val="22"/>
          <w:rPrChange w:id="317" w:author="Claire Kouba" w:date="2023-09-12T16:52:00Z">
            <w:rPr/>
          </w:rPrChange>
        </w:rPr>
        <w:t xml:space="preserve"> </w:t>
      </w:r>
      <w:r w:rsidRPr="00D753AC">
        <w:rPr>
          <w:rFonts w:cs="Times New Roman"/>
          <w:w w:val="105"/>
          <w:sz w:val="22"/>
          <w:szCs w:val="22"/>
          <w:rPrChange w:id="318" w:author="Claire Kouba" w:date="2023-09-12T16:52:00Z">
            <w:rPr/>
          </w:rPrChange>
        </w:rPr>
        <w:t>baseflow</w:t>
      </w:r>
      <w:r w:rsidRPr="00D753AC">
        <w:rPr>
          <w:rFonts w:cs="Times New Roman"/>
          <w:spacing w:val="-28"/>
          <w:w w:val="105"/>
          <w:sz w:val="22"/>
          <w:szCs w:val="22"/>
          <w:rPrChange w:id="319" w:author="Claire Kouba" w:date="2023-09-12T16:52:00Z">
            <w:rPr/>
          </w:rPrChange>
        </w:rPr>
        <w:t xml:space="preserve"> </w:t>
      </w:r>
      <w:r w:rsidRPr="00D753AC">
        <w:rPr>
          <w:rFonts w:cs="Times New Roman"/>
          <w:w w:val="105"/>
          <w:sz w:val="22"/>
          <w:szCs w:val="22"/>
          <w:rPrChange w:id="320" w:author="Claire Kouba" w:date="2023-09-12T16:52:00Z">
            <w:rPr/>
          </w:rPrChange>
        </w:rPr>
        <w:t>volume,</w:t>
      </w:r>
      <w:r w:rsidRPr="00D753AC">
        <w:rPr>
          <w:rFonts w:cs="Times New Roman"/>
          <w:spacing w:val="-28"/>
          <w:w w:val="105"/>
          <w:sz w:val="22"/>
          <w:szCs w:val="22"/>
          <w:rPrChange w:id="321" w:author="Claire Kouba" w:date="2023-09-12T16:52:00Z">
            <w:rPr/>
          </w:rPrChange>
        </w:rPr>
        <w:t xml:space="preserve"> </w:t>
      </w:r>
      <w:r w:rsidRPr="00D753AC">
        <w:rPr>
          <w:rFonts w:eastAsia="Arial" w:cs="Times New Roman"/>
          <w:i/>
          <w:w w:val="105"/>
          <w:sz w:val="22"/>
          <w:szCs w:val="22"/>
          <w:rPrChange w:id="322" w:author="Claire Kouba" w:date="2023-09-12T16:52:00Z">
            <w:rPr>
              <w:rFonts w:eastAsia="Arial"/>
              <w:i/>
            </w:rPr>
          </w:rPrChange>
        </w:rPr>
        <w:t>V</w:t>
      </w:r>
      <w:r w:rsidRPr="00D753AC">
        <w:rPr>
          <w:rFonts w:eastAsia="Arial" w:cs="Times New Roman"/>
          <w:i/>
          <w:w w:val="105"/>
          <w:position w:val="-2"/>
          <w:sz w:val="22"/>
          <w:szCs w:val="22"/>
          <w:rPrChange w:id="323" w:author="Claire Kouba" w:date="2023-09-12T16:52:00Z">
            <w:rPr>
              <w:rFonts w:eastAsia="Arial"/>
              <w:i/>
              <w:position w:val="-2"/>
            </w:rPr>
          </w:rPrChange>
        </w:rPr>
        <w:t>min</w:t>
      </w:r>
      <w:del w:id="324"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spacing w:val="2"/>
            <w:position w:val="-2"/>
            <w:sz w:val="22"/>
            <w:szCs w:val="22"/>
          </w:rPr>
          <w:delText>days</w:delText>
        </w:r>
      </w:del>
      <w:r w:rsidRPr="00D753AC">
        <w:rPr>
          <w:rFonts w:cs="Times New Roman"/>
          <w:w w:val="105"/>
          <w:sz w:val="22"/>
          <w:szCs w:val="22"/>
          <w:rPrChange w:id="325" w:author="Claire Kouba" w:date="2023-09-12T16:52:00Z">
            <w:rPr>
              <w:spacing w:val="2"/>
            </w:rPr>
          </w:rPrChange>
        </w:rPr>
        <w:t>,</w:t>
      </w:r>
      <w:r w:rsidRPr="00D753AC">
        <w:rPr>
          <w:rFonts w:cs="Times New Roman"/>
          <w:spacing w:val="-27"/>
          <w:w w:val="105"/>
          <w:sz w:val="22"/>
          <w:szCs w:val="22"/>
          <w:rPrChange w:id="326" w:author="Claire Kouba" w:date="2023-09-12T16:52:00Z">
            <w:rPr>
              <w:spacing w:val="2"/>
            </w:rPr>
          </w:rPrChange>
        </w:rPr>
        <w:t xml:space="preserve"> </w:t>
      </w:r>
      <w:r w:rsidRPr="00D753AC">
        <w:rPr>
          <w:rFonts w:cs="Times New Roman"/>
          <w:w w:val="105"/>
          <w:sz w:val="22"/>
          <w:szCs w:val="22"/>
          <w:rPrChange w:id="327" w:author="Claire Kouba" w:date="2023-09-12T16:52:00Z">
            <w:rPr/>
          </w:rPrChange>
        </w:rPr>
        <w:t>which</w:t>
      </w:r>
      <w:r w:rsidRPr="00D753AC">
        <w:rPr>
          <w:rFonts w:cs="Times New Roman"/>
          <w:spacing w:val="-28"/>
          <w:w w:val="105"/>
          <w:sz w:val="22"/>
          <w:szCs w:val="22"/>
          <w:rPrChange w:id="328" w:author="Claire Kouba" w:date="2023-09-12T16:52:00Z">
            <w:rPr/>
          </w:rPrChange>
        </w:rPr>
        <w:t xml:space="preserve"> </w:t>
      </w:r>
      <w:r w:rsidRPr="00D753AC">
        <w:rPr>
          <w:rFonts w:cs="Times New Roman"/>
          <w:w w:val="105"/>
          <w:sz w:val="22"/>
          <w:szCs w:val="22"/>
          <w:rPrChange w:id="329" w:author="Claire Kouba" w:date="2023-09-12T16:52:00Z">
            <w:rPr/>
          </w:rPrChange>
        </w:rPr>
        <w:t>occurs</w:t>
      </w:r>
      <w:r w:rsidRPr="00D753AC">
        <w:rPr>
          <w:rFonts w:cs="Times New Roman"/>
          <w:spacing w:val="-27"/>
          <w:w w:val="105"/>
          <w:sz w:val="22"/>
          <w:szCs w:val="22"/>
          <w:rPrChange w:id="330" w:author="Claire Kouba" w:date="2023-09-12T16:52:00Z">
            <w:rPr/>
          </w:rPrChange>
        </w:rPr>
        <w:t xml:space="preserve"> </w:t>
      </w:r>
      <w:r w:rsidRPr="00D753AC">
        <w:rPr>
          <w:rFonts w:cs="Times New Roman"/>
          <w:w w:val="105"/>
          <w:sz w:val="22"/>
          <w:szCs w:val="22"/>
          <w:rPrChange w:id="331" w:author="Claire Kouba" w:date="2023-09-12T16:52:00Z">
            <w:rPr/>
          </w:rPrChange>
        </w:rPr>
        <w:t>at</w:t>
      </w:r>
      <w:r w:rsidRPr="00D753AC">
        <w:rPr>
          <w:rFonts w:cs="Times New Roman"/>
          <w:spacing w:val="-28"/>
          <w:w w:val="105"/>
          <w:sz w:val="22"/>
          <w:szCs w:val="22"/>
          <w:rPrChange w:id="332" w:author="Claire Kouba" w:date="2023-09-12T16:52:00Z">
            <w:rPr/>
          </w:rPrChange>
        </w:rPr>
        <w:t xml:space="preserve"> </w:t>
      </w:r>
      <w:r w:rsidRPr="00D753AC">
        <w:rPr>
          <w:rFonts w:cs="Times New Roman"/>
          <w:w w:val="105"/>
          <w:sz w:val="22"/>
          <w:szCs w:val="22"/>
          <w:rPrChange w:id="333" w:author="Claire Kouba" w:date="2023-09-12T16:52:00Z">
            <w:rPr/>
          </w:rPrChange>
        </w:rPr>
        <w:t>the</w:t>
      </w:r>
      <w:r w:rsidRPr="00D753AC">
        <w:rPr>
          <w:rFonts w:cs="Times New Roman"/>
          <w:spacing w:val="-27"/>
          <w:w w:val="105"/>
          <w:sz w:val="22"/>
          <w:szCs w:val="22"/>
          <w:rPrChange w:id="334" w:author="Claire Kouba" w:date="2023-09-12T16:52:00Z">
            <w:rPr/>
          </w:rPrChange>
        </w:rPr>
        <w:t xml:space="preserve"> </w:t>
      </w:r>
      <w:r w:rsidRPr="00D753AC">
        <w:rPr>
          <w:rFonts w:cs="Times New Roman"/>
          <w:w w:val="105"/>
          <w:sz w:val="22"/>
          <w:szCs w:val="22"/>
          <w:rPrChange w:id="335" w:author="Claire Kouba" w:date="2023-09-12T16:52:00Z">
            <w:rPr/>
          </w:rPrChange>
        </w:rPr>
        <w:t>end</w:t>
      </w:r>
      <w:r w:rsidRPr="00D753AC">
        <w:rPr>
          <w:rFonts w:cs="Times New Roman"/>
          <w:spacing w:val="-28"/>
          <w:w w:val="105"/>
          <w:sz w:val="22"/>
          <w:szCs w:val="22"/>
          <w:rPrChange w:id="336" w:author="Claire Kouba" w:date="2023-09-12T16:52:00Z">
            <w:rPr/>
          </w:rPrChange>
        </w:rPr>
        <w:t xml:space="preserve"> </w:t>
      </w:r>
      <w:r w:rsidRPr="00D753AC">
        <w:rPr>
          <w:rFonts w:cs="Times New Roman"/>
          <w:w w:val="105"/>
          <w:sz w:val="22"/>
          <w:szCs w:val="22"/>
          <w:rPrChange w:id="337" w:author="Claire Kouba" w:date="2023-09-12T16:52:00Z">
            <w:rPr/>
          </w:rPrChange>
        </w:rPr>
        <w:t>of</w:t>
      </w:r>
      <w:r w:rsidRPr="00D753AC">
        <w:rPr>
          <w:rFonts w:cs="Times New Roman"/>
          <w:spacing w:val="-27"/>
          <w:w w:val="105"/>
          <w:sz w:val="22"/>
          <w:szCs w:val="22"/>
          <w:rPrChange w:id="338" w:author="Claire Kouba" w:date="2023-09-12T16:52:00Z">
            <w:rPr/>
          </w:rPrChange>
        </w:rPr>
        <w:t xml:space="preserve"> </w:t>
      </w:r>
      <w:r w:rsidRPr="00D753AC">
        <w:rPr>
          <w:rFonts w:cs="Times New Roman"/>
          <w:w w:val="105"/>
          <w:sz w:val="22"/>
          <w:szCs w:val="22"/>
          <w:rPrChange w:id="339" w:author="Claire Kouba" w:date="2023-09-12T16:52:00Z">
            <w:rPr/>
          </w:rPrChange>
        </w:rPr>
        <w:t>the</w:t>
      </w:r>
      <w:r w:rsidRPr="00D753AC">
        <w:rPr>
          <w:rFonts w:cs="Times New Roman"/>
          <w:spacing w:val="-27"/>
          <w:w w:val="105"/>
          <w:sz w:val="22"/>
          <w:szCs w:val="22"/>
          <w:rPrChange w:id="340" w:author="Claire Kouba" w:date="2023-09-12T16:52:00Z">
            <w:rPr/>
          </w:rPrChange>
        </w:rPr>
        <w:t xml:space="preserve"> </w:t>
      </w:r>
      <w:r w:rsidRPr="00D753AC">
        <w:rPr>
          <w:rFonts w:cs="Times New Roman"/>
          <w:w w:val="105"/>
          <w:sz w:val="22"/>
          <w:szCs w:val="22"/>
          <w:rPrChange w:id="341" w:author="Claire Kouba" w:date="2023-09-12T16:52:00Z">
            <w:rPr/>
          </w:rPrChange>
        </w:rPr>
        <w:t>dry</w:t>
      </w:r>
      <w:r w:rsidRPr="00D753AC">
        <w:rPr>
          <w:rFonts w:cs="Times New Roman"/>
          <w:spacing w:val="-28"/>
          <w:w w:val="105"/>
          <w:sz w:val="22"/>
          <w:szCs w:val="22"/>
          <w:rPrChange w:id="342" w:author="Claire Kouba" w:date="2023-09-12T16:52:00Z">
            <w:rPr/>
          </w:rPrChange>
        </w:rPr>
        <w:t xml:space="preserve"> </w:t>
      </w:r>
      <w:r w:rsidRPr="00D753AC">
        <w:rPr>
          <w:rFonts w:cs="Times New Roman"/>
          <w:w w:val="105"/>
          <w:sz w:val="22"/>
          <w:szCs w:val="22"/>
          <w:rPrChange w:id="343" w:author="Claire Kouba" w:date="2023-09-12T16:52:00Z">
            <w:rPr/>
          </w:rPrChange>
        </w:rPr>
        <w:t>season</w:t>
      </w:r>
      <w:r w:rsidRPr="00D753AC">
        <w:rPr>
          <w:rFonts w:cs="Times New Roman"/>
          <w:spacing w:val="-27"/>
          <w:w w:val="105"/>
          <w:sz w:val="22"/>
          <w:szCs w:val="22"/>
          <w:rPrChange w:id="344" w:author="Claire Kouba" w:date="2023-09-12T16:52:00Z">
            <w:rPr/>
          </w:rPrChange>
        </w:rPr>
        <w:t xml:space="preserve"> </w:t>
      </w:r>
      <w:r w:rsidRPr="00D753AC">
        <w:rPr>
          <w:rFonts w:cs="Times New Roman"/>
          <w:w w:val="105"/>
          <w:sz w:val="22"/>
          <w:szCs w:val="22"/>
          <w:rPrChange w:id="345" w:author="Claire Kouba" w:date="2023-09-12T16:52:00Z">
            <w:rPr/>
          </w:rPrChange>
        </w:rPr>
        <w:t>(September-October)</w:t>
      </w:r>
      <w:r w:rsidRPr="00D753AC">
        <w:rPr>
          <w:rFonts w:cs="Times New Roman"/>
          <w:spacing w:val="-28"/>
          <w:w w:val="105"/>
          <w:sz w:val="22"/>
          <w:szCs w:val="22"/>
          <w:rPrChange w:id="346" w:author="Claire Kouba" w:date="2023-09-12T16:52:00Z">
            <w:rPr/>
          </w:rPrChange>
        </w:rPr>
        <w:t xml:space="preserve"> </w:t>
      </w:r>
      <w:r w:rsidRPr="00D753AC">
        <w:rPr>
          <w:rFonts w:cs="Times New Roman"/>
          <w:w w:val="105"/>
          <w:sz w:val="22"/>
          <w:szCs w:val="22"/>
          <w:rPrChange w:id="347" w:author="Claire Kouba" w:date="2023-09-12T16:52:00Z">
            <w:rPr/>
          </w:rPrChange>
        </w:rPr>
        <w:t>in</w:t>
      </w:r>
      <w:r w:rsidRPr="00D753AC">
        <w:rPr>
          <w:rFonts w:cs="Times New Roman"/>
          <w:spacing w:val="-27"/>
          <w:w w:val="105"/>
          <w:sz w:val="22"/>
          <w:szCs w:val="22"/>
          <w:rPrChange w:id="348" w:author="Claire Kouba" w:date="2023-09-12T16:52:00Z">
            <w:rPr/>
          </w:rPrChange>
        </w:rPr>
        <w:t xml:space="preserve"> </w:t>
      </w:r>
      <w:r w:rsidRPr="00D753AC">
        <w:rPr>
          <w:rFonts w:cs="Times New Roman"/>
          <w:w w:val="105"/>
          <w:sz w:val="22"/>
          <w:szCs w:val="22"/>
          <w:rPrChange w:id="349" w:author="Claire Kouba" w:date="2023-09-12T16:52:00Z">
            <w:rPr/>
          </w:rPrChange>
        </w:rPr>
        <w:t>this</w:t>
      </w:r>
      <w:r w:rsidRPr="00D753AC">
        <w:rPr>
          <w:rFonts w:cs="Times New Roman"/>
          <w:spacing w:val="-28"/>
          <w:w w:val="105"/>
          <w:sz w:val="22"/>
          <w:szCs w:val="22"/>
          <w:rPrChange w:id="350" w:author="Claire Kouba" w:date="2023-09-12T16:52:00Z">
            <w:rPr/>
          </w:rPrChange>
        </w:rPr>
        <w:t xml:space="preserve"> </w:t>
      </w:r>
      <w:r w:rsidRPr="00D753AC">
        <w:rPr>
          <w:rFonts w:cs="Times New Roman"/>
          <w:w w:val="105"/>
          <w:sz w:val="22"/>
          <w:szCs w:val="22"/>
          <w:rPrChange w:id="351" w:author="Claire Kouba" w:date="2023-09-12T16:52:00Z">
            <w:rPr/>
          </w:rPrChange>
        </w:rPr>
        <w:t>Mediterranean</w:t>
      </w:r>
      <w:r w:rsidRPr="00D753AC">
        <w:rPr>
          <w:rFonts w:cs="Times New Roman"/>
          <w:spacing w:val="-27"/>
          <w:w w:val="105"/>
          <w:sz w:val="22"/>
          <w:szCs w:val="22"/>
          <w:rPrChange w:id="352" w:author="Claire Kouba" w:date="2023-09-12T16:52:00Z">
            <w:rPr/>
          </w:rPrChange>
        </w:rPr>
        <w:t xml:space="preserve"> </w:t>
      </w:r>
      <w:r w:rsidRPr="00D753AC">
        <w:rPr>
          <w:rFonts w:cs="Times New Roman"/>
          <w:w w:val="105"/>
          <w:sz w:val="22"/>
          <w:szCs w:val="22"/>
          <w:rPrChange w:id="353" w:author="Claire Kouba" w:date="2023-09-12T16:52:00Z">
            <w:rPr/>
          </w:rPrChange>
        </w:rPr>
        <w:t>climate.</w:t>
      </w:r>
      <w:r w:rsidRPr="00D753AC">
        <w:rPr>
          <w:rFonts w:cs="Times New Roman"/>
          <w:w w:val="99"/>
          <w:sz w:val="22"/>
          <w:szCs w:val="22"/>
          <w:rPrChange w:id="354" w:author="Claire Kouba" w:date="2023-09-12T16:52:00Z">
            <w:rPr>
              <w:spacing w:val="9"/>
            </w:rPr>
          </w:rPrChange>
        </w:rPr>
        <w:t xml:space="preserve"> </w:t>
      </w:r>
      <w:r w:rsidRPr="00D753AC">
        <w:rPr>
          <w:rFonts w:cs="Times New Roman"/>
          <w:w w:val="105"/>
          <w:sz w:val="22"/>
          <w:szCs w:val="22"/>
          <w:rPrChange w:id="355" w:author="Claire Kouba" w:date="2023-09-12T16:52:00Z">
            <w:rPr/>
          </w:rPrChange>
        </w:rPr>
        <w:t>The</w:t>
      </w:r>
      <w:r w:rsidRPr="00D753AC">
        <w:rPr>
          <w:rFonts w:cs="Times New Roman"/>
          <w:spacing w:val="-24"/>
          <w:w w:val="105"/>
          <w:sz w:val="22"/>
          <w:szCs w:val="22"/>
          <w:rPrChange w:id="356" w:author="Claire Kouba" w:date="2023-09-12T16:52:00Z">
            <w:rPr>
              <w:spacing w:val="9"/>
            </w:rPr>
          </w:rPrChange>
        </w:rPr>
        <w:t xml:space="preserve"> </w:t>
      </w:r>
      <w:r w:rsidRPr="00D753AC">
        <w:rPr>
          <w:rFonts w:cs="Times New Roman"/>
          <w:w w:val="105"/>
          <w:sz w:val="22"/>
          <w:szCs w:val="22"/>
          <w:rPrChange w:id="357" w:author="Claire Kouba" w:date="2023-09-12T16:52:00Z">
            <w:rPr/>
          </w:rPrChange>
        </w:rPr>
        <w:t>second</w:t>
      </w:r>
      <w:r w:rsidRPr="00D753AC">
        <w:rPr>
          <w:rFonts w:cs="Times New Roman"/>
          <w:spacing w:val="-24"/>
          <w:w w:val="105"/>
          <w:sz w:val="22"/>
          <w:szCs w:val="22"/>
          <w:rPrChange w:id="358" w:author="Claire Kouba" w:date="2023-09-12T16:52:00Z">
            <w:rPr>
              <w:spacing w:val="9"/>
            </w:rPr>
          </w:rPrChange>
        </w:rPr>
        <w:t xml:space="preserve"> </w:t>
      </w:r>
      <w:r w:rsidRPr="00D753AC">
        <w:rPr>
          <w:rFonts w:cs="Times New Roman"/>
          <w:w w:val="105"/>
          <w:sz w:val="22"/>
          <w:szCs w:val="22"/>
          <w:rPrChange w:id="359" w:author="Claire Kouba" w:date="2023-09-12T16:52:00Z">
            <w:rPr/>
          </w:rPrChange>
        </w:rPr>
        <w:t>metric</w:t>
      </w:r>
      <w:r w:rsidRPr="00D753AC">
        <w:rPr>
          <w:rFonts w:cs="Times New Roman"/>
          <w:spacing w:val="-24"/>
          <w:w w:val="105"/>
          <w:sz w:val="22"/>
          <w:szCs w:val="22"/>
          <w:rPrChange w:id="360" w:author="Claire Kouba" w:date="2023-09-12T16:52:00Z">
            <w:rPr>
              <w:spacing w:val="9"/>
            </w:rPr>
          </w:rPrChange>
        </w:rPr>
        <w:t xml:space="preserve"> </w:t>
      </w:r>
      <w:r w:rsidRPr="00D753AC">
        <w:rPr>
          <w:rFonts w:cs="Times New Roman"/>
          <w:w w:val="105"/>
          <w:sz w:val="22"/>
          <w:szCs w:val="22"/>
          <w:rPrChange w:id="361" w:author="Claire Kouba" w:date="2023-09-12T16:52:00Z">
            <w:rPr/>
          </w:rPrChange>
        </w:rPr>
        <w:t>is</w:t>
      </w:r>
      <w:r w:rsidRPr="00D753AC">
        <w:rPr>
          <w:rFonts w:cs="Times New Roman"/>
          <w:spacing w:val="-24"/>
          <w:w w:val="105"/>
          <w:sz w:val="22"/>
          <w:szCs w:val="22"/>
          <w:rPrChange w:id="362" w:author="Claire Kouba" w:date="2023-09-12T16:52:00Z">
            <w:rPr>
              <w:spacing w:val="9"/>
            </w:rPr>
          </w:rPrChange>
        </w:rPr>
        <w:t xml:space="preserve"> </w:t>
      </w:r>
      <w:r w:rsidRPr="00D753AC">
        <w:rPr>
          <w:rFonts w:cs="Times New Roman"/>
          <w:w w:val="105"/>
          <w:sz w:val="22"/>
          <w:szCs w:val="22"/>
          <w:rPrChange w:id="363" w:author="Claire Kouba" w:date="2023-09-12T16:52:00Z">
            <w:rPr/>
          </w:rPrChange>
        </w:rPr>
        <w:t>the</w:t>
      </w:r>
      <w:r w:rsidRPr="00D753AC">
        <w:rPr>
          <w:rFonts w:cs="Times New Roman"/>
          <w:spacing w:val="-24"/>
          <w:w w:val="105"/>
          <w:sz w:val="22"/>
          <w:szCs w:val="22"/>
          <w:rPrChange w:id="364" w:author="Claire Kouba" w:date="2023-09-12T16:52:00Z">
            <w:rPr>
              <w:spacing w:val="9"/>
            </w:rPr>
          </w:rPrChange>
        </w:rPr>
        <w:t xml:space="preserve"> </w:t>
      </w:r>
      <w:r w:rsidRPr="00D753AC">
        <w:rPr>
          <w:rFonts w:cs="Times New Roman"/>
          <w:w w:val="105"/>
          <w:sz w:val="22"/>
          <w:szCs w:val="22"/>
          <w:rPrChange w:id="365" w:author="Claire Kouba" w:date="2023-09-12T16:52:00Z">
            <w:rPr/>
          </w:rPrChange>
        </w:rPr>
        <w:t>cumulative</w:t>
      </w:r>
      <w:r w:rsidRPr="00D753AC">
        <w:rPr>
          <w:rFonts w:cs="Times New Roman"/>
          <w:spacing w:val="-24"/>
          <w:w w:val="105"/>
          <w:sz w:val="22"/>
          <w:szCs w:val="22"/>
          <w:rPrChange w:id="366" w:author="Claire Kouba" w:date="2023-09-12T16:52:00Z">
            <w:rPr>
              <w:spacing w:val="9"/>
            </w:rPr>
          </w:rPrChange>
        </w:rPr>
        <w:t xml:space="preserve"> </w:t>
      </w:r>
      <w:r w:rsidRPr="00D753AC">
        <w:rPr>
          <w:rFonts w:cs="Times New Roman"/>
          <w:w w:val="105"/>
          <w:sz w:val="22"/>
          <w:szCs w:val="22"/>
          <w:rPrChange w:id="367" w:author="Claire Kouba" w:date="2023-09-12T16:52:00Z">
            <w:rPr/>
          </w:rPrChange>
        </w:rPr>
        <w:t>precipitation,</w:t>
      </w:r>
      <w:r w:rsidRPr="00D753AC">
        <w:rPr>
          <w:rFonts w:cs="Times New Roman"/>
          <w:spacing w:val="-24"/>
          <w:w w:val="105"/>
          <w:sz w:val="22"/>
          <w:szCs w:val="22"/>
          <w:rPrChange w:id="368" w:author="Claire Kouba" w:date="2023-09-12T16:52:00Z">
            <w:rPr>
              <w:spacing w:val="9"/>
            </w:rPr>
          </w:rPrChange>
        </w:rPr>
        <w:t xml:space="preserve"> </w:t>
      </w:r>
      <w:r w:rsidRPr="00D753AC">
        <w:rPr>
          <w:rFonts w:cs="Times New Roman"/>
          <w:w w:val="105"/>
          <w:sz w:val="22"/>
          <w:szCs w:val="22"/>
          <w:rPrChange w:id="369" w:author="Claire Kouba" w:date="2023-09-12T16:52:00Z">
            <w:rPr/>
          </w:rPrChange>
        </w:rPr>
        <w:t>starting</w:t>
      </w:r>
      <w:r w:rsidRPr="00D753AC">
        <w:rPr>
          <w:rFonts w:cs="Times New Roman"/>
          <w:spacing w:val="-24"/>
          <w:w w:val="105"/>
          <w:sz w:val="22"/>
          <w:szCs w:val="22"/>
          <w:rPrChange w:id="370" w:author="Claire Kouba" w:date="2023-09-12T16:52:00Z">
            <w:rPr>
              <w:spacing w:val="9"/>
            </w:rPr>
          </w:rPrChange>
        </w:rPr>
        <w:t xml:space="preserve"> </w:t>
      </w:r>
      <w:r w:rsidRPr="00D753AC">
        <w:rPr>
          <w:rFonts w:cs="Times New Roman"/>
          <w:w w:val="105"/>
          <w:sz w:val="22"/>
          <w:szCs w:val="22"/>
          <w:rPrChange w:id="371" w:author="Claire Kouba" w:date="2023-09-12T16:52:00Z">
            <w:rPr/>
          </w:rPrChange>
        </w:rPr>
        <w:t>Sept.</w:t>
      </w:r>
      <w:r w:rsidRPr="00D753AC">
        <w:rPr>
          <w:rFonts w:cs="Times New Roman"/>
          <w:spacing w:val="-24"/>
          <w:w w:val="105"/>
          <w:sz w:val="22"/>
          <w:szCs w:val="22"/>
          <w:rPrChange w:id="372" w:author="Claire Kouba" w:date="2023-09-12T16:52:00Z">
            <w:rPr>
              <w:spacing w:val="9"/>
            </w:rPr>
          </w:rPrChange>
        </w:rPr>
        <w:t xml:space="preserve"> </w:t>
      </w:r>
      <w:r w:rsidRPr="00D753AC">
        <w:rPr>
          <w:rFonts w:cs="Times New Roman"/>
          <w:w w:val="105"/>
          <w:sz w:val="22"/>
          <w:szCs w:val="22"/>
          <w:rPrChange w:id="373" w:author="Claire Kouba" w:date="2023-09-12T16:52:00Z">
            <w:rPr/>
          </w:rPrChange>
        </w:rPr>
        <w:t>1st,</w:t>
      </w:r>
      <w:r w:rsidRPr="00D753AC">
        <w:rPr>
          <w:rFonts w:cs="Times New Roman"/>
          <w:spacing w:val="-24"/>
          <w:w w:val="105"/>
          <w:sz w:val="22"/>
          <w:szCs w:val="22"/>
          <w:rPrChange w:id="374" w:author="Claire Kouba" w:date="2023-09-12T16:52:00Z">
            <w:rPr>
              <w:spacing w:val="9"/>
            </w:rPr>
          </w:rPrChange>
        </w:rPr>
        <w:t xml:space="preserve"> </w:t>
      </w:r>
      <w:r w:rsidRPr="00D753AC">
        <w:rPr>
          <w:rFonts w:cs="Times New Roman"/>
          <w:w w:val="105"/>
          <w:sz w:val="22"/>
          <w:szCs w:val="22"/>
          <w:rPrChange w:id="375" w:author="Claire Kouba" w:date="2023-09-12T16:52:00Z">
            <w:rPr/>
          </w:rPrChange>
        </w:rPr>
        <w:t>necessary</w:t>
      </w:r>
      <w:r w:rsidRPr="00D753AC">
        <w:rPr>
          <w:rFonts w:cs="Times New Roman"/>
          <w:spacing w:val="-24"/>
          <w:w w:val="105"/>
          <w:sz w:val="22"/>
          <w:szCs w:val="22"/>
          <w:rPrChange w:id="376" w:author="Claire Kouba" w:date="2023-09-12T16:52:00Z">
            <w:rPr>
              <w:spacing w:val="9"/>
            </w:rPr>
          </w:rPrChange>
        </w:rPr>
        <w:t xml:space="preserve"> </w:t>
      </w:r>
      <w:r w:rsidRPr="00D753AC">
        <w:rPr>
          <w:rFonts w:cs="Times New Roman"/>
          <w:w w:val="105"/>
          <w:sz w:val="22"/>
          <w:szCs w:val="22"/>
          <w:rPrChange w:id="377" w:author="Claire Kouba" w:date="2023-09-12T16:52:00Z">
            <w:rPr/>
          </w:rPrChange>
        </w:rPr>
        <w:t>to</w:t>
      </w:r>
      <w:r w:rsidRPr="00D753AC">
        <w:rPr>
          <w:rFonts w:cs="Times New Roman"/>
          <w:spacing w:val="-24"/>
          <w:w w:val="105"/>
          <w:sz w:val="22"/>
          <w:szCs w:val="22"/>
          <w:rPrChange w:id="378" w:author="Claire Kouba" w:date="2023-09-12T16:52:00Z">
            <w:rPr>
              <w:spacing w:val="9"/>
            </w:rPr>
          </w:rPrChange>
        </w:rPr>
        <w:t xml:space="preserve"> </w:t>
      </w:r>
      <w:r w:rsidRPr="00D753AC">
        <w:rPr>
          <w:rFonts w:cs="Times New Roman"/>
          <w:w w:val="105"/>
          <w:sz w:val="22"/>
          <w:szCs w:val="22"/>
          <w:rPrChange w:id="379" w:author="Claire Kouba" w:date="2023-09-12T16:52:00Z">
            <w:rPr/>
          </w:rPrChange>
        </w:rPr>
        <w:t>bring</w:t>
      </w:r>
      <w:r w:rsidRPr="00D753AC">
        <w:rPr>
          <w:rFonts w:cs="Times New Roman"/>
          <w:spacing w:val="-24"/>
          <w:w w:val="105"/>
          <w:sz w:val="22"/>
          <w:szCs w:val="22"/>
          <w:rPrChange w:id="380" w:author="Claire Kouba" w:date="2023-09-12T16:52:00Z">
            <w:rPr>
              <w:spacing w:val="9"/>
            </w:rPr>
          </w:rPrChange>
        </w:rPr>
        <w:t xml:space="preserve"> </w:t>
      </w:r>
      <w:r w:rsidRPr="00D753AC">
        <w:rPr>
          <w:rFonts w:cs="Times New Roman"/>
          <w:w w:val="105"/>
          <w:sz w:val="22"/>
          <w:szCs w:val="22"/>
          <w:rPrChange w:id="381" w:author="Claire Kouba" w:date="2023-09-12T16:52:00Z">
            <w:rPr/>
          </w:rPrChange>
        </w:rPr>
        <w:t>the</w:t>
      </w:r>
      <w:r w:rsidRPr="00D753AC">
        <w:rPr>
          <w:rFonts w:cs="Times New Roman"/>
          <w:spacing w:val="-24"/>
          <w:w w:val="105"/>
          <w:sz w:val="22"/>
          <w:szCs w:val="22"/>
          <w:rPrChange w:id="382" w:author="Claire Kouba" w:date="2023-09-12T16:52:00Z">
            <w:rPr>
              <w:spacing w:val="9"/>
            </w:rPr>
          </w:rPrChange>
        </w:rPr>
        <w:t xml:space="preserve"> </w:t>
      </w:r>
      <w:r w:rsidRPr="00D753AC">
        <w:rPr>
          <w:rFonts w:cs="Times New Roman"/>
          <w:w w:val="105"/>
          <w:sz w:val="22"/>
          <w:szCs w:val="22"/>
          <w:rPrChange w:id="383" w:author="Claire Kouba" w:date="2023-09-12T16:52:00Z">
            <w:rPr/>
          </w:rPrChange>
        </w:rPr>
        <w:t>watershed</w:t>
      </w:r>
      <w:r w:rsidRPr="00D753AC">
        <w:rPr>
          <w:rFonts w:cs="Times New Roman"/>
          <w:spacing w:val="-24"/>
          <w:w w:val="105"/>
          <w:sz w:val="22"/>
          <w:szCs w:val="22"/>
          <w:rPrChange w:id="384" w:author="Claire Kouba" w:date="2023-09-12T16:52:00Z">
            <w:rPr>
              <w:spacing w:val="9"/>
            </w:rPr>
          </w:rPrChange>
        </w:rPr>
        <w:t xml:space="preserve"> </w:t>
      </w:r>
      <w:r w:rsidRPr="00D753AC">
        <w:rPr>
          <w:rFonts w:cs="Times New Roman"/>
          <w:w w:val="105"/>
          <w:sz w:val="22"/>
          <w:szCs w:val="22"/>
          <w:rPrChange w:id="385" w:author="Claire Kouba" w:date="2023-09-12T16:52:00Z">
            <w:rPr/>
          </w:rPrChange>
        </w:rPr>
        <w:t>to</w:t>
      </w:r>
      <w:r w:rsidRPr="00D753AC">
        <w:rPr>
          <w:rFonts w:cs="Times New Roman"/>
          <w:spacing w:val="-24"/>
          <w:w w:val="105"/>
          <w:sz w:val="22"/>
          <w:szCs w:val="22"/>
          <w:rPrChange w:id="386" w:author="Claire Kouba" w:date="2023-09-12T16:52:00Z">
            <w:rPr>
              <w:spacing w:val="9"/>
            </w:rPr>
          </w:rPrChange>
        </w:rPr>
        <w:t xml:space="preserve"> </w:t>
      </w:r>
      <w:r w:rsidRPr="00D753AC">
        <w:rPr>
          <w:rFonts w:cs="Times New Roman"/>
          <w:w w:val="105"/>
          <w:sz w:val="22"/>
          <w:szCs w:val="22"/>
          <w:rPrChange w:id="387" w:author="Claire Kouba" w:date="2023-09-12T16:52:00Z">
            <w:rPr/>
          </w:rPrChange>
        </w:rPr>
        <w:t>a</w:t>
      </w:r>
      <w:r w:rsidRPr="00D753AC">
        <w:rPr>
          <w:rFonts w:cs="Times New Roman"/>
          <w:spacing w:val="-24"/>
          <w:w w:val="105"/>
          <w:sz w:val="22"/>
          <w:szCs w:val="22"/>
          <w:rPrChange w:id="388" w:author="Claire Kouba" w:date="2023-09-12T16:52:00Z">
            <w:rPr>
              <w:spacing w:val="9"/>
            </w:rPr>
          </w:rPrChange>
        </w:rPr>
        <w:t xml:space="preserve"> </w:t>
      </w:r>
      <w:r w:rsidRPr="00D753AC">
        <w:rPr>
          <w:rFonts w:cs="Times New Roman"/>
          <w:w w:val="105"/>
          <w:sz w:val="22"/>
          <w:szCs w:val="22"/>
          <w:rPrChange w:id="389" w:author="Claire Kouba" w:date="2023-09-12T16:52:00Z">
            <w:rPr/>
          </w:rPrChange>
        </w:rPr>
        <w:t>“full”</w:t>
      </w:r>
      <w:r w:rsidRPr="00D753AC">
        <w:rPr>
          <w:rFonts w:cs="Times New Roman"/>
          <w:spacing w:val="-24"/>
          <w:w w:val="105"/>
          <w:sz w:val="22"/>
          <w:szCs w:val="22"/>
          <w:rPrChange w:id="390" w:author="Claire Kouba" w:date="2023-09-12T16:52:00Z">
            <w:rPr>
              <w:spacing w:val="9"/>
            </w:rPr>
          </w:rPrChange>
        </w:rPr>
        <w:t xml:space="preserve"> </w:t>
      </w:r>
      <w:r w:rsidRPr="00D753AC">
        <w:rPr>
          <w:rFonts w:cs="Times New Roman"/>
          <w:w w:val="105"/>
          <w:sz w:val="22"/>
          <w:szCs w:val="22"/>
          <w:rPrChange w:id="391" w:author="Claire Kouba" w:date="2023-09-12T16:52:00Z">
            <w:rPr/>
          </w:rPrChange>
        </w:rPr>
        <w:t>or</w:t>
      </w:r>
      <w:r w:rsidRPr="00D753AC">
        <w:rPr>
          <w:rFonts w:cs="Times New Roman"/>
          <w:spacing w:val="-24"/>
          <w:w w:val="105"/>
          <w:sz w:val="22"/>
          <w:szCs w:val="22"/>
          <w:rPrChange w:id="392" w:author="Claire Kouba" w:date="2023-09-12T16:52:00Z">
            <w:rPr/>
          </w:rPrChange>
        </w:rPr>
        <w:t xml:space="preserve"> </w:t>
      </w:r>
      <w:r w:rsidRPr="00D753AC">
        <w:rPr>
          <w:rFonts w:cs="Times New Roman"/>
          <w:w w:val="105"/>
          <w:sz w:val="22"/>
          <w:szCs w:val="22"/>
          <w:rPrChange w:id="393" w:author="Claire Kouba" w:date="2023-09-12T16:52:00Z">
            <w:rPr/>
          </w:rPrChange>
        </w:rPr>
        <w:t>“spilling”</w:t>
      </w:r>
      <w:r w:rsidRPr="00D753AC">
        <w:rPr>
          <w:rFonts w:cs="Times New Roman"/>
          <w:w w:val="99"/>
          <w:sz w:val="22"/>
          <w:szCs w:val="22"/>
          <w:rPrChange w:id="394" w:author="Claire Kouba" w:date="2023-09-12T16:52:00Z">
            <w:rPr/>
          </w:rPrChange>
        </w:rPr>
        <w:t xml:space="preserve"> </w:t>
      </w:r>
      <w:r w:rsidRPr="00D753AC">
        <w:rPr>
          <w:rFonts w:cs="Times New Roman"/>
          <w:w w:val="105"/>
          <w:sz w:val="22"/>
          <w:szCs w:val="22"/>
          <w:rPrChange w:id="395" w:author="Claire Kouba" w:date="2023-09-12T16:52:00Z">
            <w:rPr/>
          </w:rPrChange>
        </w:rPr>
        <w:t>condition</w:t>
      </w:r>
      <w:r w:rsidRPr="00D753AC">
        <w:rPr>
          <w:rFonts w:cs="Times New Roman"/>
          <w:spacing w:val="-24"/>
          <w:w w:val="105"/>
          <w:sz w:val="22"/>
          <w:szCs w:val="22"/>
          <w:rPrChange w:id="396" w:author="Claire Kouba" w:date="2023-09-12T16:52:00Z">
            <w:rPr/>
          </w:rPrChange>
        </w:rPr>
        <w:t xml:space="preserve"> </w:t>
      </w:r>
      <w:r w:rsidRPr="00D753AC">
        <w:rPr>
          <w:rFonts w:cs="Times New Roman"/>
          <w:w w:val="105"/>
          <w:sz w:val="22"/>
          <w:szCs w:val="22"/>
          <w:rPrChange w:id="397" w:author="Claire Kouba" w:date="2023-09-12T16:52:00Z">
            <w:rPr/>
          </w:rPrChange>
        </w:rPr>
        <w:t>(i.e.</w:t>
      </w:r>
      <w:r w:rsidRPr="00D753AC">
        <w:rPr>
          <w:rFonts w:cs="Times New Roman"/>
          <w:spacing w:val="-24"/>
          <w:w w:val="105"/>
          <w:sz w:val="22"/>
          <w:szCs w:val="22"/>
          <w:rPrChange w:id="398" w:author="Claire Kouba" w:date="2023-09-12T16:52:00Z">
            <w:rPr/>
          </w:rPrChange>
        </w:rPr>
        <w:t xml:space="preserve"> </w:t>
      </w:r>
      <w:r w:rsidRPr="00D753AC">
        <w:rPr>
          <w:rFonts w:cs="Times New Roman"/>
          <w:w w:val="105"/>
          <w:sz w:val="22"/>
          <w:szCs w:val="22"/>
          <w:rPrChange w:id="399" w:author="Claire Kouba" w:date="2023-09-12T16:52:00Z">
            <w:rPr/>
          </w:rPrChange>
        </w:rPr>
        <w:t>initiate</w:t>
      </w:r>
      <w:r w:rsidRPr="00D753AC">
        <w:rPr>
          <w:rFonts w:cs="Times New Roman"/>
          <w:spacing w:val="-24"/>
          <w:w w:val="105"/>
          <w:sz w:val="22"/>
          <w:szCs w:val="22"/>
          <w:rPrChange w:id="400" w:author="Claire Kouba" w:date="2023-09-12T16:52:00Z">
            <w:rPr/>
          </w:rPrChange>
        </w:rPr>
        <w:t xml:space="preserve"> </w:t>
      </w:r>
      <w:r w:rsidRPr="00D753AC">
        <w:rPr>
          <w:rFonts w:cs="Times New Roman"/>
          <w:w w:val="105"/>
          <w:sz w:val="22"/>
          <w:szCs w:val="22"/>
          <w:rPrChange w:id="401" w:author="Claire Kouba" w:date="2023-09-12T16:52:00Z">
            <w:rPr/>
          </w:rPrChange>
        </w:rPr>
        <w:t>the</w:t>
      </w:r>
      <w:r w:rsidRPr="00D753AC">
        <w:rPr>
          <w:rFonts w:cs="Times New Roman"/>
          <w:spacing w:val="-24"/>
          <w:w w:val="105"/>
          <w:sz w:val="22"/>
          <w:szCs w:val="22"/>
          <w:rPrChange w:id="402" w:author="Claire Kouba" w:date="2023-09-12T16:52:00Z">
            <w:rPr/>
          </w:rPrChange>
        </w:rPr>
        <w:t xml:space="preserve"> </w:t>
      </w:r>
      <w:r w:rsidRPr="00D753AC">
        <w:rPr>
          <w:rFonts w:cs="Times New Roman"/>
          <w:w w:val="105"/>
          <w:sz w:val="22"/>
          <w:szCs w:val="22"/>
          <w:rPrChange w:id="403" w:author="Claire Kouba" w:date="2023-09-12T16:52:00Z">
            <w:rPr/>
          </w:rPrChange>
        </w:rPr>
        <w:t>onset</w:t>
      </w:r>
      <w:r w:rsidRPr="00D753AC">
        <w:rPr>
          <w:rFonts w:cs="Times New Roman"/>
          <w:spacing w:val="-24"/>
          <w:w w:val="105"/>
          <w:sz w:val="22"/>
          <w:szCs w:val="22"/>
          <w:rPrChange w:id="404" w:author="Claire Kouba" w:date="2023-09-12T16:52:00Z">
            <w:rPr/>
          </w:rPrChange>
        </w:rPr>
        <w:t xml:space="preserve"> </w:t>
      </w:r>
      <w:r w:rsidRPr="00D753AC">
        <w:rPr>
          <w:rFonts w:cs="Times New Roman"/>
          <w:w w:val="105"/>
          <w:sz w:val="22"/>
          <w:szCs w:val="22"/>
          <w:rPrChange w:id="405" w:author="Claire Kouba" w:date="2023-09-12T16:52:00Z">
            <w:rPr/>
          </w:rPrChange>
        </w:rPr>
        <w:t>of</w:t>
      </w:r>
      <w:r w:rsidRPr="00D753AC">
        <w:rPr>
          <w:rFonts w:cs="Times New Roman"/>
          <w:spacing w:val="-24"/>
          <w:w w:val="105"/>
          <w:sz w:val="22"/>
          <w:szCs w:val="22"/>
          <w:rPrChange w:id="406" w:author="Claire Kouba" w:date="2023-09-12T16:52:00Z">
            <w:rPr/>
          </w:rPrChange>
        </w:rPr>
        <w:t xml:space="preserve"> </w:t>
      </w:r>
      <w:r w:rsidRPr="00D753AC">
        <w:rPr>
          <w:rFonts w:cs="Times New Roman"/>
          <w:w w:val="105"/>
          <w:sz w:val="22"/>
          <w:szCs w:val="22"/>
          <w:rPrChange w:id="407" w:author="Claire Kouba" w:date="2023-09-12T16:52:00Z">
            <w:rPr/>
          </w:rPrChange>
        </w:rPr>
        <w:t>wet</w:t>
      </w:r>
      <w:r w:rsidRPr="00D753AC">
        <w:rPr>
          <w:rFonts w:cs="Times New Roman"/>
          <w:spacing w:val="-24"/>
          <w:w w:val="105"/>
          <w:sz w:val="22"/>
          <w:szCs w:val="22"/>
          <w:rPrChange w:id="408" w:author="Claire Kouba" w:date="2023-09-12T16:52:00Z">
            <w:rPr/>
          </w:rPrChange>
        </w:rPr>
        <w:t xml:space="preserve"> </w:t>
      </w:r>
      <w:r w:rsidRPr="00D753AC">
        <w:rPr>
          <w:rFonts w:cs="Times New Roman"/>
          <w:w w:val="105"/>
          <w:sz w:val="22"/>
          <w:szCs w:val="22"/>
          <w:rPrChange w:id="409" w:author="Claire Kouba" w:date="2023-09-12T16:52:00Z">
            <w:rPr/>
          </w:rPrChange>
        </w:rPr>
        <w:t>season</w:t>
      </w:r>
      <w:r w:rsidRPr="00D753AC">
        <w:rPr>
          <w:rFonts w:cs="Times New Roman"/>
          <w:spacing w:val="-24"/>
          <w:w w:val="105"/>
          <w:sz w:val="22"/>
          <w:szCs w:val="22"/>
          <w:rPrChange w:id="410" w:author="Claire Kouba" w:date="2023-09-12T16:52:00Z">
            <w:rPr/>
          </w:rPrChange>
        </w:rPr>
        <w:t xml:space="preserve"> </w:t>
      </w:r>
      <w:r w:rsidRPr="00D753AC">
        <w:rPr>
          <w:rFonts w:cs="Times New Roman"/>
          <w:w w:val="105"/>
          <w:sz w:val="22"/>
          <w:szCs w:val="22"/>
          <w:rPrChange w:id="411" w:author="Claire Kouba" w:date="2023-09-12T16:52:00Z">
            <w:rPr/>
          </w:rPrChange>
        </w:rPr>
        <w:t>storm-</w:t>
      </w:r>
      <w:r w:rsidRPr="00D753AC">
        <w:rPr>
          <w:rFonts w:cs="Times New Roman"/>
          <w:spacing w:val="-24"/>
          <w:w w:val="105"/>
          <w:sz w:val="22"/>
          <w:szCs w:val="22"/>
          <w:rPrChange w:id="412" w:author="Claire Kouba" w:date="2023-09-12T16:52:00Z">
            <w:rPr/>
          </w:rPrChange>
        </w:rPr>
        <w:t xml:space="preserve"> </w:t>
      </w:r>
      <w:r w:rsidRPr="00D753AC">
        <w:rPr>
          <w:rFonts w:cs="Times New Roman"/>
          <w:w w:val="105"/>
          <w:sz w:val="22"/>
          <w:szCs w:val="22"/>
          <w:rPrChange w:id="413" w:author="Claire Kouba" w:date="2023-09-12T16:52:00Z">
            <w:rPr/>
          </w:rPrChange>
        </w:rPr>
        <w:t>or</w:t>
      </w:r>
      <w:r w:rsidRPr="00D753AC">
        <w:rPr>
          <w:rFonts w:cs="Times New Roman"/>
          <w:spacing w:val="-24"/>
          <w:w w:val="105"/>
          <w:sz w:val="22"/>
          <w:szCs w:val="22"/>
          <w:rPrChange w:id="414" w:author="Claire Kouba" w:date="2023-09-12T16:52:00Z">
            <w:rPr/>
          </w:rPrChange>
        </w:rPr>
        <w:t xml:space="preserve"> </w:t>
      </w:r>
      <w:r w:rsidRPr="00D753AC">
        <w:rPr>
          <w:rFonts w:cs="Times New Roman"/>
          <w:w w:val="105"/>
          <w:sz w:val="22"/>
          <w:szCs w:val="22"/>
          <w:rPrChange w:id="415" w:author="Claire Kouba" w:date="2023-09-12T16:52:00Z">
            <w:rPr/>
          </w:rPrChange>
        </w:rPr>
        <w:t>baseflows)</w:t>
      </w:r>
      <w:r w:rsidRPr="00D753AC">
        <w:rPr>
          <w:rFonts w:cs="Times New Roman"/>
          <w:spacing w:val="-24"/>
          <w:w w:val="105"/>
          <w:sz w:val="22"/>
          <w:szCs w:val="22"/>
          <w:rPrChange w:id="416" w:author="Claire Kouba" w:date="2023-09-12T16:52:00Z">
            <w:rPr/>
          </w:rPrChange>
        </w:rPr>
        <w:t xml:space="preserve"> </w:t>
      </w:r>
      <w:r w:rsidRPr="00D753AC">
        <w:rPr>
          <w:rFonts w:cs="Times New Roman"/>
          <w:w w:val="105"/>
          <w:sz w:val="22"/>
          <w:szCs w:val="22"/>
          <w:rPrChange w:id="417" w:author="Claire Kouba" w:date="2023-09-12T16:52:00Z">
            <w:rPr/>
          </w:rPrChange>
        </w:rPr>
        <w:t>after</w:t>
      </w:r>
      <w:r w:rsidRPr="00D753AC">
        <w:rPr>
          <w:rFonts w:cs="Times New Roman"/>
          <w:spacing w:val="-24"/>
          <w:w w:val="105"/>
          <w:sz w:val="22"/>
          <w:szCs w:val="22"/>
          <w:rPrChange w:id="418" w:author="Claire Kouba" w:date="2023-09-12T16:52:00Z">
            <w:rPr/>
          </w:rPrChange>
        </w:rPr>
        <w:t xml:space="preserve"> </w:t>
      </w:r>
      <w:r w:rsidRPr="00D753AC">
        <w:rPr>
          <w:rFonts w:cs="Times New Roman"/>
          <w:w w:val="105"/>
          <w:sz w:val="22"/>
          <w:szCs w:val="22"/>
          <w:rPrChange w:id="419" w:author="Claire Kouba" w:date="2023-09-12T16:52:00Z">
            <w:rPr/>
          </w:rPrChange>
        </w:rPr>
        <w:t>the</w:t>
      </w:r>
      <w:r w:rsidRPr="00D753AC">
        <w:rPr>
          <w:rFonts w:cs="Times New Roman"/>
          <w:spacing w:val="-24"/>
          <w:w w:val="105"/>
          <w:sz w:val="22"/>
          <w:szCs w:val="22"/>
          <w:rPrChange w:id="420" w:author="Claire Kouba" w:date="2023-09-12T16:52:00Z">
            <w:rPr/>
          </w:rPrChange>
        </w:rPr>
        <w:t xml:space="preserve"> </w:t>
      </w:r>
      <w:r w:rsidRPr="00D753AC">
        <w:rPr>
          <w:rFonts w:cs="Times New Roman"/>
          <w:w w:val="105"/>
          <w:sz w:val="22"/>
          <w:szCs w:val="22"/>
          <w:rPrChange w:id="421" w:author="Claire Kouba" w:date="2023-09-12T16:52:00Z">
            <w:rPr/>
          </w:rPrChange>
        </w:rPr>
        <w:t>end</w:t>
      </w:r>
      <w:r w:rsidRPr="00D753AC">
        <w:rPr>
          <w:rFonts w:cs="Times New Roman"/>
          <w:spacing w:val="-24"/>
          <w:w w:val="105"/>
          <w:sz w:val="22"/>
          <w:szCs w:val="22"/>
          <w:rPrChange w:id="422" w:author="Claire Kouba" w:date="2023-09-12T16:52:00Z">
            <w:rPr/>
          </w:rPrChange>
        </w:rPr>
        <w:t xml:space="preserve"> </w:t>
      </w:r>
      <w:r w:rsidRPr="00D753AC">
        <w:rPr>
          <w:rFonts w:cs="Times New Roman"/>
          <w:w w:val="105"/>
          <w:sz w:val="22"/>
          <w:szCs w:val="22"/>
          <w:rPrChange w:id="423" w:author="Claire Kouba" w:date="2023-09-12T16:52:00Z">
            <w:rPr/>
          </w:rPrChange>
        </w:rPr>
        <w:t>of</w:t>
      </w:r>
      <w:r w:rsidRPr="00D753AC">
        <w:rPr>
          <w:rFonts w:cs="Times New Roman"/>
          <w:spacing w:val="-24"/>
          <w:w w:val="105"/>
          <w:sz w:val="22"/>
          <w:szCs w:val="22"/>
          <w:rPrChange w:id="424" w:author="Claire Kouba" w:date="2023-09-12T16:52:00Z">
            <w:rPr/>
          </w:rPrChange>
        </w:rPr>
        <w:t xml:space="preserve"> </w:t>
      </w:r>
      <w:r w:rsidRPr="00D753AC">
        <w:rPr>
          <w:rFonts w:cs="Times New Roman"/>
          <w:w w:val="105"/>
          <w:sz w:val="22"/>
          <w:szCs w:val="22"/>
          <w:rPrChange w:id="425" w:author="Claire Kouba" w:date="2023-09-12T16:52:00Z">
            <w:rPr/>
          </w:rPrChange>
        </w:rPr>
        <w:t>the</w:t>
      </w:r>
      <w:r w:rsidRPr="00D753AC">
        <w:rPr>
          <w:rFonts w:cs="Times New Roman"/>
          <w:spacing w:val="-24"/>
          <w:w w:val="105"/>
          <w:sz w:val="22"/>
          <w:szCs w:val="22"/>
          <w:rPrChange w:id="426" w:author="Claire Kouba" w:date="2023-09-12T16:52:00Z">
            <w:rPr/>
          </w:rPrChange>
        </w:rPr>
        <w:t xml:space="preserve"> </w:t>
      </w:r>
      <w:r w:rsidRPr="00D753AC">
        <w:rPr>
          <w:rFonts w:cs="Times New Roman"/>
          <w:w w:val="105"/>
          <w:sz w:val="22"/>
          <w:szCs w:val="22"/>
          <w:rPrChange w:id="427" w:author="Claire Kouba" w:date="2023-09-12T16:52:00Z">
            <w:rPr/>
          </w:rPrChange>
        </w:rPr>
        <w:t>dry</w:t>
      </w:r>
      <w:r w:rsidRPr="00D753AC">
        <w:rPr>
          <w:rFonts w:cs="Times New Roman"/>
          <w:spacing w:val="-24"/>
          <w:w w:val="105"/>
          <w:sz w:val="22"/>
          <w:szCs w:val="22"/>
          <w:rPrChange w:id="428" w:author="Claire Kouba" w:date="2023-09-12T16:52:00Z">
            <w:rPr/>
          </w:rPrChange>
        </w:rPr>
        <w:t xml:space="preserve"> </w:t>
      </w:r>
      <w:r w:rsidRPr="00D753AC">
        <w:rPr>
          <w:rFonts w:cs="Times New Roman"/>
          <w:w w:val="105"/>
          <w:sz w:val="22"/>
          <w:szCs w:val="22"/>
          <w:rPrChange w:id="429" w:author="Claire Kouba" w:date="2023-09-12T16:52:00Z">
            <w:rPr/>
          </w:rPrChange>
        </w:rPr>
        <w:t>season,</w:t>
      </w:r>
      <w:r w:rsidRPr="00D753AC">
        <w:rPr>
          <w:rFonts w:cs="Times New Roman"/>
          <w:spacing w:val="-24"/>
          <w:w w:val="105"/>
          <w:sz w:val="22"/>
          <w:szCs w:val="22"/>
          <w:rPrChange w:id="430" w:author="Claire Kouba" w:date="2023-09-12T16:52:00Z">
            <w:rPr/>
          </w:rPrChange>
        </w:rPr>
        <w:t xml:space="preserve"> </w:t>
      </w:r>
      <w:r w:rsidRPr="00D753AC">
        <w:rPr>
          <w:rFonts w:cs="Times New Roman"/>
          <w:w w:val="105"/>
          <w:sz w:val="22"/>
          <w:szCs w:val="22"/>
          <w:rPrChange w:id="431" w:author="Claire Kouba" w:date="2023-09-12T16:52:00Z">
            <w:rPr/>
          </w:rPrChange>
        </w:rPr>
        <w:t>referred</w:t>
      </w:r>
      <w:r w:rsidRPr="00D753AC">
        <w:rPr>
          <w:rFonts w:cs="Times New Roman"/>
          <w:spacing w:val="-24"/>
          <w:w w:val="105"/>
          <w:sz w:val="22"/>
          <w:szCs w:val="22"/>
          <w:rPrChange w:id="432" w:author="Claire Kouba" w:date="2023-09-12T16:52:00Z">
            <w:rPr/>
          </w:rPrChange>
        </w:rPr>
        <w:t xml:space="preserve"> </w:t>
      </w:r>
      <w:r w:rsidRPr="00D753AC">
        <w:rPr>
          <w:rFonts w:cs="Times New Roman"/>
          <w:w w:val="105"/>
          <w:sz w:val="22"/>
          <w:szCs w:val="22"/>
          <w:rPrChange w:id="433" w:author="Claire Kouba" w:date="2023-09-12T16:52:00Z">
            <w:rPr/>
          </w:rPrChange>
        </w:rPr>
        <w:t>to</w:t>
      </w:r>
      <w:r w:rsidRPr="00D753AC">
        <w:rPr>
          <w:rFonts w:cs="Times New Roman"/>
          <w:spacing w:val="-24"/>
          <w:w w:val="105"/>
          <w:sz w:val="22"/>
          <w:szCs w:val="22"/>
          <w:rPrChange w:id="434" w:author="Claire Kouba" w:date="2023-09-12T16:52:00Z">
            <w:rPr>
              <w:spacing w:val="27"/>
            </w:rPr>
          </w:rPrChange>
        </w:rPr>
        <w:t xml:space="preserve"> </w:t>
      </w:r>
      <w:r w:rsidRPr="00D753AC">
        <w:rPr>
          <w:rFonts w:cs="Times New Roman"/>
          <w:w w:val="105"/>
          <w:sz w:val="22"/>
          <w:szCs w:val="22"/>
          <w:rPrChange w:id="435" w:author="Claire Kouba" w:date="2023-09-12T16:52:00Z">
            <w:rPr/>
          </w:rPrChange>
        </w:rPr>
        <w:t>here</w:t>
      </w:r>
      <w:r w:rsidRPr="00D753AC">
        <w:rPr>
          <w:rFonts w:cs="Times New Roman"/>
          <w:spacing w:val="-24"/>
          <w:w w:val="105"/>
          <w:sz w:val="22"/>
          <w:szCs w:val="22"/>
          <w:rPrChange w:id="436" w:author="Claire Kouba" w:date="2023-09-12T16:52:00Z">
            <w:rPr>
              <w:w w:val="99"/>
            </w:rPr>
          </w:rPrChange>
        </w:rPr>
        <w:t xml:space="preserve"> </w:t>
      </w:r>
      <w:r w:rsidRPr="00D753AC">
        <w:rPr>
          <w:rFonts w:cs="Times New Roman"/>
          <w:w w:val="105"/>
          <w:sz w:val="22"/>
          <w:szCs w:val="22"/>
          <w:rPrChange w:id="437" w:author="Claire Kouba" w:date="2023-09-12T16:52:00Z">
            <w:rPr/>
          </w:rPrChange>
        </w:rPr>
        <w:t>as</w:t>
      </w:r>
      <w:r w:rsidRPr="00D753AC">
        <w:rPr>
          <w:rFonts w:cs="Times New Roman"/>
          <w:spacing w:val="-25"/>
          <w:w w:val="105"/>
          <w:sz w:val="22"/>
          <w:szCs w:val="22"/>
          <w:rPrChange w:id="438" w:author="Claire Kouba" w:date="2023-09-12T16:52:00Z">
            <w:rPr>
              <w:spacing w:val="21"/>
            </w:rPr>
          </w:rPrChange>
        </w:rPr>
        <w:t xml:space="preserve"> </w:t>
      </w:r>
      <w:r w:rsidRPr="00D753AC">
        <w:rPr>
          <w:rFonts w:eastAsia="Arial" w:cs="Times New Roman"/>
          <w:i/>
          <w:w w:val="105"/>
          <w:sz w:val="22"/>
          <w:szCs w:val="22"/>
          <w:rPrChange w:id="439" w:author="Claire Kouba" w:date="2023-09-12T16:52:00Z">
            <w:rPr>
              <w:rFonts w:eastAsia="Arial"/>
              <w:i/>
            </w:rPr>
          </w:rPrChange>
        </w:rPr>
        <w:t>P</w:t>
      </w:r>
      <w:r w:rsidRPr="00D753AC">
        <w:rPr>
          <w:rFonts w:eastAsia="Arial" w:cs="Times New Roman"/>
          <w:i/>
          <w:w w:val="105"/>
          <w:position w:val="-2"/>
          <w:sz w:val="22"/>
          <w:szCs w:val="22"/>
          <w:rPrChange w:id="440" w:author="Claire Kouba" w:date="2023-09-12T16:52:00Z">
            <w:rPr>
              <w:rFonts w:eastAsia="Arial"/>
              <w:i/>
              <w:position w:val="-2"/>
            </w:rPr>
          </w:rPrChange>
        </w:rPr>
        <w:t>spill</w:t>
      </w:r>
      <w:r w:rsidRPr="00D753AC">
        <w:rPr>
          <w:rFonts w:cs="Times New Roman"/>
          <w:w w:val="105"/>
          <w:sz w:val="22"/>
          <w:szCs w:val="22"/>
          <w:rPrChange w:id="441" w:author="Claire Kouba" w:date="2023-09-12T16:52:00Z">
            <w:rPr/>
          </w:rPrChange>
        </w:rPr>
        <w:t>.</w:t>
      </w:r>
      <w:r w:rsidRPr="00D753AC">
        <w:rPr>
          <w:rFonts w:cs="Times New Roman"/>
          <w:spacing w:val="-24"/>
          <w:w w:val="105"/>
          <w:sz w:val="22"/>
          <w:szCs w:val="22"/>
          <w:rPrChange w:id="442" w:author="Claire Kouba" w:date="2023-09-12T16:52:00Z">
            <w:rPr>
              <w:spacing w:val="21"/>
            </w:rPr>
          </w:rPrChange>
        </w:rPr>
        <w:t xml:space="preserve"> </w:t>
      </w:r>
      <w:r w:rsidRPr="00D753AC">
        <w:rPr>
          <w:rFonts w:cs="Times New Roman"/>
          <w:w w:val="105"/>
          <w:sz w:val="22"/>
          <w:szCs w:val="22"/>
          <w:rPrChange w:id="443" w:author="Claire Kouba" w:date="2023-09-12T16:52:00Z">
            <w:rPr/>
          </w:rPrChange>
        </w:rPr>
        <w:t>As</w:t>
      </w:r>
      <w:r w:rsidRPr="00D753AC">
        <w:rPr>
          <w:rFonts w:cs="Times New Roman"/>
          <w:w w:val="99"/>
          <w:sz w:val="22"/>
          <w:szCs w:val="22"/>
          <w:rPrChange w:id="444" w:author="Claire Kouba" w:date="2023-09-12T16:52:00Z">
            <w:rPr>
              <w:spacing w:val="21"/>
            </w:rPr>
          </w:rPrChange>
        </w:rPr>
        <w:t xml:space="preserve"> </w:t>
      </w:r>
      <w:r w:rsidRPr="00D753AC">
        <w:rPr>
          <w:rFonts w:cs="Times New Roman"/>
          <w:w w:val="105"/>
          <w:sz w:val="22"/>
          <w:szCs w:val="22"/>
          <w:rPrChange w:id="445" w:author="Claire Kouba" w:date="2023-09-12T16:52:00Z">
            <w:rPr/>
          </w:rPrChange>
        </w:rPr>
        <w:t>potential</w:t>
      </w:r>
      <w:r w:rsidRPr="00D753AC">
        <w:rPr>
          <w:rFonts w:cs="Times New Roman"/>
          <w:spacing w:val="-32"/>
          <w:w w:val="105"/>
          <w:sz w:val="22"/>
          <w:szCs w:val="22"/>
          <w:rPrChange w:id="446" w:author="Claire Kouba" w:date="2023-09-12T16:52:00Z">
            <w:rPr>
              <w:spacing w:val="21"/>
            </w:rPr>
          </w:rPrChange>
        </w:rPr>
        <w:t xml:space="preserve"> </w:t>
      </w:r>
      <w:r w:rsidRPr="00D753AC">
        <w:rPr>
          <w:rFonts w:cs="Times New Roman"/>
          <w:w w:val="105"/>
          <w:sz w:val="22"/>
          <w:szCs w:val="22"/>
          <w:rPrChange w:id="447" w:author="Claire Kouba" w:date="2023-09-12T16:52:00Z">
            <w:rPr/>
          </w:rPrChange>
        </w:rPr>
        <w:t>predictors</w:t>
      </w:r>
      <w:r w:rsidRPr="00D753AC">
        <w:rPr>
          <w:rFonts w:cs="Times New Roman"/>
          <w:spacing w:val="-32"/>
          <w:w w:val="105"/>
          <w:sz w:val="22"/>
          <w:szCs w:val="22"/>
          <w:rPrChange w:id="448" w:author="Claire Kouba" w:date="2023-09-12T16:52:00Z">
            <w:rPr>
              <w:spacing w:val="21"/>
            </w:rPr>
          </w:rPrChange>
        </w:rPr>
        <w:t xml:space="preserve"> </w:t>
      </w:r>
      <w:r w:rsidRPr="00D753AC">
        <w:rPr>
          <w:rFonts w:cs="Times New Roman"/>
          <w:w w:val="105"/>
          <w:sz w:val="22"/>
          <w:szCs w:val="22"/>
          <w:rPrChange w:id="449" w:author="Claire Kouba" w:date="2023-09-12T16:52:00Z">
            <w:rPr/>
          </w:rPrChange>
        </w:rPr>
        <w:t>of</w:t>
      </w:r>
      <w:r w:rsidRPr="00D753AC">
        <w:rPr>
          <w:rFonts w:cs="Times New Roman"/>
          <w:spacing w:val="-32"/>
          <w:w w:val="105"/>
          <w:sz w:val="22"/>
          <w:szCs w:val="22"/>
          <w:rPrChange w:id="450" w:author="Claire Kouba" w:date="2023-09-12T16:52:00Z">
            <w:rPr>
              <w:spacing w:val="21"/>
            </w:rPr>
          </w:rPrChange>
        </w:rPr>
        <w:t xml:space="preserve"> </w:t>
      </w:r>
      <w:r w:rsidRPr="00D753AC">
        <w:rPr>
          <w:rFonts w:cs="Times New Roman"/>
          <w:w w:val="105"/>
          <w:sz w:val="22"/>
          <w:szCs w:val="22"/>
          <w:rPrChange w:id="451" w:author="Claire Kouba" w:date="2023-09-12T16:52:00Z">
            <w:rPr/>
          </w:rPrChange>
        </w:rPr>
        <w:t>these</w:t>
      </w:r>
      <w:r w:rsidRPr="00D753AC">
        <w:rPr>
          <w:rFonts w:cs="Times New Roman"/>
          <w:spacing w:val="-31"/>
          <w:w w:val="105"/>
          <w:sz w:val="22"/>
          <w:szCs w:val="22"/>
          <w:rPrChange w:id="452" w:author="Claire Kouba" w:date="2023-09-12T16:52:00Z">
            <w:rPr>
              <w:spacing w:val="21"/>
            </w:rPr>
          </w:rPrChange>
        </w:rPr>
        <w:t xml:space="preserve"> </w:t>
      </w:r>
      <w:r w:rsidRPr="00D753AC">
        <w:rPr>
          <w:rFonts w:cs="Times New Roman"/>
          <w:w w:val="105"/>
          <w:sz w:val="22"/>
          <w:szCs w:val="22"/>
          <w:rPrChange w:id="453" w:author="Claire Kouba" w:date="2023-09-12T16:52:00Z">
            <w:rPr/>
          </w:rPrChange>
        </w:rPr>
        <w:t>two</w:t>
      </w:r>
      <w:r w:rsidRPr="00D753AC">
        <w:rPr>
          <w:rFonts w:cs="Times New Roman"/>
          <w:spacing w:val="-32"/>
          <w:w w:val="105"/>
          <w:sz w:val="22"/>
          <w:szCs w:val="22"/>
          <w:rPrChange w:id="454" w:author="Claire Kouba" w:date="2023-09-12T16:52:00Z">
            <w:rPr>
              <w:spacing w:val="21"/>
            </w:rPr>
          </w:rPrChange>
        </w:rPr>
        <w:t xml:space="preserve"> </w:t>
      </w:r>
      <w:r w:rsidRPr="00D753AC">
        <w:rPr>
          <w:rFonts w:cs="Times New Roman"/>
          <w:w w:val="105"/>
          <w:sz w:val="22"/>
          <w:szCs w:val="22"/>
          <w:rPrChange w:id="455" w:author="Claire Kouba" w:date="2023-09-12T16:52:00Z">
            <w:rPr/>
          </w:rPrChange>
        </w:rPr>
        <w:t>values,</w:t>
      </w:r>
      <w:r w:rsidRPr="00D753AC">
        <w:rPr>
          <w:rFonts w:cs="Times New Roman"/>
          <w:spacing w:val="-32"/>
          <w:w w:val="105"/>
          <w:sz w:val="22"/>
          <w:szCs w:val="22"/>
          <w:rPrChange w:id="456" w:author="Claire Kouba" w:date="2023-09-12T16:52:00Z">
            <w:rPr>
              <w:spacing w:val="21"/>
            </w:rPr>
          </w:rPrChange>
        </w:rPr>
        <w:t xml:space="preserve"> </w:t>
      </w:r>
      <w:r w:rsidRPr="00D753AC">
        <w:rPr>
          <w:rFonts w:cs="Times New Roman"/>
          <w:w w:val="105"/>
          <w:sz w:val="22"/>
          <w:szCs w:val="22"/>
          <w:rPrChange w:id="457" w:author="Claire Kouba" w:date="2023-09-12T16:52:00Z">
            <w:rPr/>
          </w:rPrChange>
        </w:rPr>
        <w:t>we</w:t>
      </w:r>
      <w:r w:rsidRPr="00D753AC">
        <w:rPr>
          <w:rFonts w:cs="Times New Roman"/>
          <w:spacing w:val="-32"/>
          <w:w w:val="105"/>
          <w:sz w:val="22"/>
          <w:szCs w:val="22"/>
          <w:rPrChange w:id="458" w:author="Claire Kouba" w:date="2023-09-12T16:52:00Z">
            <w:rPr>
              <w:spacing w:val="21"/>
            </w:rPr>
          </w:rPrChange>
        </w:rPr>
        <w:t xml:space="preserve"> </w:t>
      </w:r>
      <w:r w:rsidRPr="00D753AC">
        <w:rPr>
          <w:rFonts w:cs="Times New Roman"/>
          <w:w w:val="105"/>
          <w:sz w:val="22"/>
          <w:szCs w:val="22"/>
          <w:rPrChange w:id="459" w:author="Claire Kouba" w:date="2023-09-12T16:52:00Z">
            <w:rPr/>
          </w:rPrChange>
        </w:rPr>
        <w:t>assess</w:t>
      </w:r>
      <w:r w:rsidRPr="00D753AC">
        <w:rPr>
          <w:rFonts w:cs="Times New Roman"/>
          <w:spacing w:val="-32"/>
          <w:w w:val="105"/>
          <w:sz w:val="22"/>
          <w:szCs w:val="22"/>
          <w:rPrChange w:id="460" w:author="Claire Kouba" w:date="2023-09-12T16:52:00Z">
            <w:rPr>
              <w:spacing w:val="21"/>
            </w:rPr>
          </w:rPrChange>
        </w:rPr>
        <w:t xml:space="preserve"> </w:t>
      </w:r>
      <w:r w:rsidRPr="00D753AC">
        <w:rPr>
          <w:rFonts w:cs="Times New Roman"/>
          <w:w w:val="105"/>
          <w:sz w:val="22"/>
          <w:szCs w:val="22"/>
          <w:rPrChange w:id="461" w:author="Claire Kouba" w:date="2023-09-12T16:52:00Z">
            <w:rPr/>
          </w:rPrChange>
        </w:rPr>
        <w:t>maximum</w:t>
      </w:r>
      <w:r w:rsidRPr="00D753AC">
        <w:rPr>
          <w:rFonts w:cs="Times New Roman"/>
          <w:spacing w:val="-32"/>
          <w:w w:val="105"/>
          <w:sz w:val="22"/>
          <w:szCs w:val="22"/>
          <w:rPrChange w:id="462" w:author="Claire Kouba" w:date="2023-09-12T16:52:00Z">
            <w:rPr>
              <w:spacing w:val="21"/>
            </w:rPr>
          </w:rPrChange>
        </w:rPr>
        <w:t xml:space="preserve"> </w:t>
      </w:r>
      <w:r w:rsidRPr="00D753AC">
        <w:rPr>
          <w:rFonts w:cs="Times New Roman"/>
          <w:w w:val="105"/>
          <w:sz w:val="22"/>
          <w:szCs w:val="22"/>
          <w:rPrChange w:id="463" w:author="Claire Kouba" w:date="2023-09-12T16:52:00Z">
            <w:rPr/>
          </w:rPrChange>
        </w:rPr>
        <w:t>snowpack,</w:t>
      </w:r>
      <w:r w:rsidRPr="00D753AC">
        <w:rPr>
          <w:rFonts w:cs="Times New Roman"/>
          <w:spacing w:val="-31"/>
          <w:w w:val="105"/>
          <w:sz w:val="22"/>
          <w:szCs w:val="22"/>
          <w:rPrChange w:id="464" w:author="Claire Kouba" w:date="2023-09-12T16:52:00Z">
            <w:rPr>
              <w:spacing w:val="21"/>
            </w:rPr>
          </w:rPrChange>
        </w:rPr>
        <w:t xml:space="preserve"> </w:t>
      </w:r>
      <w:r w:rsidRPr="00D753AC">
        <w:rPr>
          <w:rFonts w:cs="Times New Roman"/>
          <w:w w:val="105"/>
          <w:sz w:val="22"/>
          <w:szCs w:val="22"/>
          <w:rPrChange w:id="465" w:author="Claire Kouba" w:date="2023-09-12T16:52:00Z">
            <w:rPr/>
          </w:rPrChange>
        </w:rPr>
        <w:t>cumulative</w:t>
      </w:r>
      <w:r w:rsidRPr="00D753AC">
        <w:rPr>
          <w:rFonts w:cs="Times New Roman"/>
          <w:spacing w:val="-32"/>
          <w:w w:val="105"/>
          <w:sz w:val="22"/>
          <w:szCs w:val="22"/>
          <w:rPrChange w:id="466" w:author="Claire Kouba" w:date="2023-09-12T16:52:00Z">
            <w:rPr>
              <w:spacing w:val="21"/>
            </w:rPr>
          </w:rPrChange>
        </w:rPr>
        <w:t xml:space="preserve"> </w:t>
      </w:r>
      <w:r w:rsidRPr="00D753AC">
        <w:rPr>
          <w:rFonts w:cs="Times New Roman"/>
          <w:w w:val="105"/>
          <w:sz w:val="22"/>
          <w:szCs w:val="22"/>
          <w:rPrChange w:id="467" w:author="Claire Kouba" w:date="2023-09-12T16:52:00Z">
            <w:rPr/>
          </w:rPrChange>
        </w:rPr>
        <w:t>precipitation,</w:t>
      </w:r>
      <w:r w:rsidRPr="00D753AC">
        <w:rPr>
          <w:rFonts w:cs="Times New Roman"/>
          <w:spacing w:val="-32"/>
          <w:w w:val="105"/>
          <w:sz w:val="22"/>
          <w:szCs w:val="22"/>
          <w:rPrChange w:id="468" w:author="Claire Kouba" w:date="2023-09-12T16:52:00Z">
            <w:rPr>
              <w:spacing w:val="21"/>
            </w:rPr>
          </w:rPrChange>
        </w:rPr>
        <w:t xml:space="preserve"> </w:t>
      </w:r>
      <w:r w:rsidRPr="00D753AC">
        <w:rPr>
          <w:rFonts w:cs="Times New Roman"/>
          <w:w w:val="105"/>
          <w:sz w:val="22"/>
          <w:szCs w:val="22"/>
          <w:rPrChange w:id="469" w:author="Claire Kouba" w:date="2023-09-12T16:52:00Z">
            <w:rPr/>
          </w:rPrChange>
        </w:rPr>
        <w:t>the</w:t>
      </w:r>
      <w:r w:rsidRPr="00D753AC">
        <w:rPr>
          <w:rFonts w:cs="Times New Roman"/>
          <w:spacing w:val="-32"/>
          <w:w w:val="105"/>
          <w:sz w:val="22"/>
          <w:szCs w:val="22"/>
          <w:rPrChange w:id="470" w:author="Claire Kouba" w:date="2023-09-12T16:52:00Z">
            <w:rPr>
              <w:spacing w:val="21"/>
            </w:rPr>
          </w:rPrChange>
        </w:rPr>
        <w:t xml:space="preserve"> </w:t>
      </w:r>
      <w:r w:rsidRPr="00D753AC">
        <w:rPr>
          <w:rFonts w:cs="Times New Roman"/>
          <w:w w:val="105"/>
          <w:sz w:val="22"/>
          <w:szCs w:val="22"/>
          <w:rPrChange w:id="471" w:author="Claire Kouba" w:date="2023-09-12T16:52:00Z">
            <w:rPr/>
          </w:rPrChange>
        </w:rPr>
        <w:t>timing</w:t>
      </w:r>
      <w:r w:rsidRPr="00D753AC">
        <w:rPr>
          <w:rFonts w:cs="Times New Roman"/>
          <w:spacing w:val="-32"/>
          <w:w w:val="105"/>
          <w:sz w:val="22"/>
          <w:szCs w:val="22"/>
          <w:rPrChange w:id="472" w:author="Claire Kouba" w:date="2023-09-12T16:52:00Z">
            <w:rPr>
              <w:w w:val="99"/>
            </w:rPr>
          </w:rPrChange>
        </w:rPr>
        <w:t xml:space="preserve"> </w:t>
      </w:r>
      <w:r w:rsidRPr="00D753AC">
        <w:rPr>
          <w:rFonts w:cs="Times New Roman"/>
          <w:w w:val="105"/>
          <w:sz w:val="22"/>
          <w:szCs w:val="22"/>
          <w:rPrChange w:id="473" w:author="Claire Kouba" w:date="2023-09-12T16:52:00Z">
            <w:rPr/>
          </w:rPrChange>
        </w:rPr>
        <w:t>of</w:t>
      </w:r>
      <w:r w:rsidRPr="00D753AC">
        <w:rPr>
          <w:rFonts w:cs="Times New Roman"/>
          <w:spacing w:val="-32"/>
          <w:w w:val="105"/>
          <w:sz w:val="22"/>
          <w:szCs w:val="22"/>
          <w:rPrChange w:id="474" w:author="Claire Kouba" w:date="2023-09-12T16:52:00Z">
            <w:rPr/>
          </w:rPrChange>
        </w:rPr>
        <w:t xml:space="preserve"> </w:t>
      </w:r>
      <w:r w:rsidRPr="00D753AC">
        <w:rPr>
          <w:rFonts w:cs="Times New Roman"/>
          <w:w w:val="105"/>
          <w:sz w:val="22"/>
          <w:szCs w:val="22"/>
          <w:rPrChange w:id="475" w:author="Claire Kouba" w:date="2023-09-12T16:52:00Z">
            <w:rPr/>
          </w:rPrChange>
        </w:rPr>
        <w:t>the</w:t>
      </w:r>
      <w:r w:rsidRPr="00D753AC">
        <w:rPr>
          <w:rFonts w:cs="Times New Roman"/>
          <w:spacing w:val="-31"/>
          <w:w w:val="105"/>
          <w:sz w:val="22"/>
          <w:szCs w:val="22"/>
          <w:rPrChange w:id="476" w:author="Claire Kouba" w:date="2023-09-12T16:52:00Z">
            <w:rPr/>
          </w:rPrChange>
        </w:rPr>
        <w:t xml:space="preserve"> </w:t>
      </w:r>
      <w:r w:rsidRPr="00D753AC">
        <w:rPr>
          <w:rFonts w:cs="Times New Roman"/>
          <w:w w:val="105"/>
          <w:sz w:val="22"/>
          <w:szCs w:val="22"/>
          <w:rPrChange w:id="477" w:author="Claire Kouba" w:date="2023-09-12T16:52:00Z">
            <w:rPr/>
          </w:rPrChange>
        </w:rPr>
        <w:t>snowpack</w:t>
      </w:r>
      <w:r w:rsidRPr="00D753AC">
        <w:rPr>
          <w:rFonts w:cs="Times New Roman"/>
          <w:w w:val="99"/>
          <w:sz w:val="22"/>
          <w:szCs w:val="22"/>
          <w:rPrChange w:id="478" w:author="Claire Kouba" w:date="2023-09-12T16:52:00Z">
            <w:rPr/>
          </w:rPrChange>
        </w:rPr>
        <w:t xml:space="preserve"> </w:t>
      </w:r>
      <w:r w:rsidRPr="00D753AC">
        <w:rPr>
          <w:rFonts w:cs="Times New Roman"/>
          <w:w w:val="105"/>
          <w:sz w:val="22"/>
          <w:szCs w:val="22"/>
          <w:rPrChange w:id="479" w:author="Claire Kouba" w:date="2023-09-12T16:52:00Z">
            <w:rPr/>
          </w:rPrChange>
        </w:rPr>
        <w:t>and</w:t>
      </w:r>
      <w:r w:rsidRPr="00D753AC">
        <w:rPr>
          <w:rFonts w:cs="Times New Roman"/>
          <w:spacing w:val="-28"/>
          <w:w w:val="105"/>
          <w:sz w:val="22"/>
          <w:szCs w:val="22"/>
          <w:rPrChange w:id="480" w:author="Claire Kouba" w:date="2023-09-12T16:52:00Z">
            <w:rPr/>
          </w:rPrChange>
        </w:rPr>
        <w:t xml:space="preserve"> </w:t>
      </w:r>
      <w:r w:rsidRPr="00D753AC">
        <w:rPr>
          <w:rFonts w:cs="Times New Roman"/>
          <w:w w:val="105"/>
          <w:sz w:val="22"/>
          <w:szCs w:val="22"/>
          <w:rPrChange w:id="481" w:author="Claire Kouba" w:date="2023-09-12T16:52:00Z">
            <w:rPr/>
          </w:rPrChange>
        </w:rPr>
        <w:t>precipitation,</w:t>
      </w:r>
      <w:r w:rsidRPr="00D753AC">
        <w:rPr>
          <w:rFonts w:cs="Times New Roman"/>
          <w:spacing w:val="-28"/>
          <w:w w:val="105"/>
          <w:sz w:val="22"/>
          <w:szCs w:val="22"/>
          <w:rPrChange w:id="482" w:author="Claire Kouba" w:date="2023-09-12T16:52:00Z">
            <w:rPr/>
          </w:rPrChange>
        </w:rPr>
        <w:t xml:space="preserve"> </w:t>
      </w:r>
      <w:r w:rsidRPr="00D753AC">
        <w:rPr>
          <w:rFonts w:cs="Times New Roman"/>
          <w:w w:val="105"/>
          <w:sz w:val="22"/>
          <w:szCs w:val="22"/>
          <w:rPrChange w:id="483" w:author="Claire Kouba" w:date="2023-09-12T16:52:00Z">
            <w:rPr/>
          </w:rPrChange>
        </w:rPr>
        <w:t>spring</w:t>
      </w:r>
      <w:r w:rsidRPr="00D753AC">
        <w:rPr>
          <w:rFonts w:cs="Times New Roman"/>
          <w:spacing w:val="-27"/>
          <w:w w:val="105"/>
          <w:sz w:val="22"/>
          <w:szCs w:val="22"/>
          <w:rPrChange w:id="484" w:author="Claire Kouba" w:date="2023-09-12T16:52:00Z">
            <w:rPr/>
          </w:rPrChange>
        </w:rPr>
        <w:t xml:space="preserve"> </w:t>
      </w:r>
      <w:r w:rsidRPr="00D753AC">
        <w:rPr>
          <w:rFonts w:cs="Times New Roman"/>
          <w:w w:val="105"/>
          <w:sz w:val="22"/>
          <w:szCs w:val="22"/>
          <w:rPrChange w:id="485" w:author="Claire Kouba" w:date="2023-09-12T16:52:00Z">
            <w:rPr/>
          </w:rPrChange>
        </w:rPr>
        <w:t>groundwater</w:t>
      </w:r>
      <w:r w:rsidRPr="00D753AC">
        <w:rPr>
          <w:rFonts w:cs="Times New Roman"/>
          <w:spacing w:val="-28"/>
          <w:w w:val="105"/>
          <w:sz w:val="22"/>
          <w:szCs w:val="22"/>
          <w:rPrChange w:id="486" w:author="Claire Kouba" w:date="2023-09-12T16:52:00Z">
            <w:rPr/>
          </w:rPrChange>
        </w:rPr>
        <w:t xml:space="preserve"> </w:t>
      </w:r>
      <w:r w:rsidRPr="00D753AC">
        <w:rPr>
          <w:rFonts w:cs="Times New Roman"/>
          <w:w w:val="105"/>
          <w:sz w:val="22"/>
          <w:szCs w:val="22"/>
          <w:rPrChange w:id="487" w:author="Claire Kouba" w:date="2023-09-12T16:52:00Z">
            <w:rPr/>
          </w:rPrChange>
        </w:rPr>
        <w:t>levels,</w:t>
      </w:r>
      <w:r w:rsidRPr="00D753AC">
        <w:rPr>
          <w:rFonts w:cs="Times New Roman"/>
          <w:spacing w:val="-28"/>
          <w:w w:val="105"/>
          <w:sz w:val="22"/>
          <w:szCs w:val="22"/>
          <w:rPrChange w:id="488" w:author="Claire Kouba" w:date="2023-09-12T16:52:00Z">
            <w:rPr/>
          </w:rPrChange>
        </w:rPr>
        <w:t xml:space="preserve"> </w:t>
      </w:r>
      <w:r w:rsidRPr="00D753AC">
        <w:rPr>
          <w:rFonts w:cs="Times New Roman"/>
          <w:w w:val="105"/>
          <w:sz w:val="22"/>
          <w:szCs w:val="22"/>
          <w:rPrChange w:id="489" w:author="Claire Kouba" w:date="2023-09-12T16:52:00Z">
            <w:rPr/>
          </w:rPrChange>
        </w:rPr>
        <w:t>spring</w:t>
      </w:r>
      <w:r w:rsidRPr="00D753AC">
        <w:rPr>
          <w:rFonts w:cs="Times New Roman"/>
          <w:spacing w:val="-28"/>
          <w:w w:val="105"/>
          <w:sz w:val="22"/>
          <w:szCs w:val="22"/>
          <w:rPrChange w:id="490" w:author="Claire Kouba" w:date="2023-09-12T16:52:00Z">
            <w:rPr/>
          </w:rPrChange>
        </w:rPr>
        <w:t xml:space="preserve"> </w:t>
      </w:r>
      <w:r w:rsidRPr="00D753AC">
        <w:rPr>
          <w:rFonts w:cs="Times New Roman"/>
          <w:w w:val="105"/>
          <w:sz w:val="22"/>
          <w:szCs w:val="22"/>
          <w:rPrChange w:id="491" w:author="Claire Kouba" w:date="2023-09-12T16:52:00Z">
            <w:rPr/>
          </w:rPrChange>
        </w:rPr>
        <w:t>river</w:t>
      </w:r>
      <w:r w:rsidRPr="00D753AC">
        <w:rPr>
          <w:rFonts w:cs="Times New Roman"/>
          <w:spacing w:val="-28"/>
          <w:w w:val="105"/>
          <w:sz w:val="22"/>
          <w:szCs w:val="22"/>
          <w:rPrChange w:id="492" w:author="Claire Kouba" w:date="2023-09-12T16:52:00Z">
            <w:rPr/>
          </w:rPrChange>
        </w:rPr>
        <w:t xml:space="preserve"> </w:t>
      </w:r>
      <w:r w:rsidRPr="00D753AC">
        <w:rPr>
          <w:rFonts w:cs="Times New Roman"/>
          <w:w w:val="105"/>
          <w:sz w:val="22"/>
          <w:szCs w:val="22"/>
          <w:rPrChange w:id="493" w:author="Claire Kouba" w:date="2023-09-12T16:52:00Z">
            <w:rPr/>
          </w:rPrChange>
        </w:rPr>
        <w:t>flows,</w:t>
      </w:r>
      <w:r w:rsidRPr="00D753AC">
        <w:rPr>
          <w:rFonts w:cs="Times New Roman"/>
          <w:spacing w:val="-27"/>
          <w:w w:val="105"/>
          <w:sz w:val="22"/>
          <w:szCs w:val="22"/>
          <w:rPrChange w:id="494" w:author="Claire Kouba" w:date="2023-09-12T16:52:00Z">
            <w:rPr/>
          </w:rPrChange>
        </w:rPr>
        <w:t xml:space="preserve"> </w:t>
      </w:r>
      <w:r w:rsidRPr="00D753AC">
        <w:rPr>
          <w:rFonts w:cs="Times New Roman"/>
          <w:w w:val="105"/>
          <w:sz w:val="22"/>
          <w:szCs w:val="22"/>
          <w:rPrChange w:id="495" w:author="Claire Kouba" w:date="2023-09-12T16:52:00Z">
            <w:rPr/>
          </w:rPrChange>
        </w:rPr>
        <w:t>reference</w:t>
      </w:r>
      <w:r w:rsidRPr="00D753AC">
        <w:rPr>
          <w:rFonts w:cs="Times New Roman"/>
          <w:spacing w:val="-28"/>
          <w:w w:val="105"/>
          <w:sz w:val="22"/>
          <w:szCs w:val="22"/>
          <w:rPrChange w:id="496" w:author="Claire Kouba" w:date="2023-09-12T16:52:00Z">
            <w:rPr/>
          </w:rPrChange>
        </w:rPr>
        <w:t xml:space="preserve"> </w:t>
      </w:r>
      <w:r w:rsidRPr="00D753AC">
        <w:rPr>
          <w:rFonts w:cs="Times New Roman"/>
          <w:spacing w:val="-6"/>
          <w:w w:val="105"/>
          <w:sz w:val="22"/>
          <w:szCs w:val="22"/>
          <w:rPrChange w:id="497" w:author="Claire Kouba" w:date="2023-09-12T16:52:00Z">
            <w:rPr>
              <w:spacing w:val="-6"/>
            </w:rPr>
          </w:rPrChange>
        </w:rPr>
        <w:t>ET,</w:t>
      </w:r>
      <w:r w:rsidRPr="00D753AC">
        <w:rPr>
          <w:rFonts w:cs="Times New Roman"/>
          <w:spacing w:val="-28"/>
          <w:w w:val="105"/>
          <w:sz w:val="22"/>
          <w:szCs w:val="22"/>
          <w:rPrChange w:id="498" w:author="Claire Kouba" w:date="2023-09-12T16:52:00Z">
            <w:rPr>
              <w:spacing w:val="-6"/>
            </w:rPr>
          </w:rPrChange>
        </w:rPr>
        <w:t xml:space="preserve"> </w:t>
      </w:r>
      <w:r w:rsidRPr="00D753AC">
        <w:rPr>
          <w:rFonts w:cs="Times New Roman"/>
          <w:w w:val="105"/>
          <w:sz w:val="22"/>
          <w:szCs w:val="22"/>
          <w:rPrChange w:id="499" w:author="Claire Kouba" w:date="2023-09-12T16:52:00Z">
            <w:rPr/>
          </w:rPrChange>
        </w:rPr>
        <w:t>and</w:t>
      </w:r>
      <w:r w:rsidRPr="00D753AC">
        <w:rPr>
          <w:rFonts w:cs="Times New Roman"/>
          <w:spacing w:val="-28"/>
          <w:w w:val="105"/>
          <w:sz w:val="22"/>
          <w:szCs w:val="22"/>
          <w:rPrChange w:id="500" w:author="Claire Kouba" w:date="2023-09-12T16:52:00Z">
            <w:rPr/>
          </w:rPrChange>
        </w:rPr>
        <w:t xml:space="preserve"> </w:t>
      </w:r>
      <w:r w:rsidRPr="00D753AC">
        <w:rPr>
          <w:rFonts w:cs="Times New Roman"/>
          <w:w w:val="105"/>
          <w:sz w:val="22"/>
          <w:szCs w:val="22"/>
          <w:rPrChange w:id="501" w:author="Claire Kouba" w:date="2023-09-12T16:52:00Z">
            <w:rPr/>
          </w:rPrChange>
        </w:rPr>
        <w:t>a</w:t>
      </w:r>
      <w:r w:rsidRPr="00D753AC">
        <w:rPr>
          <w:rFonts w:cs="Times New Roman"/>
          <w:spacing w:val="-28"/>
          <w:w w:val="105"/>
          <w:sz w:val="22"/>
          <w:szCs w:val="22"/>
          <w:rPrChange w:id="502" w:author="Claire Kouba" w:date="2023-09-12T16:52:00Z">
            <w:rPr/>
          </w:rPrChange>
        </w:rPr>
        <w:t xml:space="preserve"> </w:t>
      </w:r>
      <w:r w:rsidRPr="00D753AC">
        <w:rPr>
          <w:rFonts w:cs="Times New Roman"/>
          <w:w w:val="105"/>
          <w:sz w:val="22"/>
          <w:szCs w:val="22"/>
          <w:rPrChange w:id="503" w:author="Claire Kouba" w:date="2023-09-12T16:52:00Z">
            <w:rPr/>
          </w:rPrChange>
        </w:rPr>
        <w:t>subset</w:t>
      </w:r>
      <w:r w:rsidRPr="00D753AC">
        <w:rPr>
          <w:rFonts w:cs="Times New Roman"/>
          <w:spacing w:val="-27"/>
          <w:w w:val="105"/>
          <w:sz w:val="22"/>
          <w:szCs w:val="22"/>
          <w:rPrChange w:id="504" w:author="Claire Kouba" w:date="2023-09-12T16:52:00Z">
            <w:rPr/>
          </w:rPrChange>
        </w:rPr>
        <w:t xml:space="preserve"> </w:t>
      </w:r>
      <w:r w:rsidRPr="00D753AC">
        <w:rPr>
          <w:rFonts w:cs="Times New Roman"/>
          <w:w w:val="105"/>
          <w:sz w:val="22"/>
          <w:szCs w:val="22"/>
          <w:rPrChange w:id="505" w:author="Claire Kouba" w:date="2023-09-12T16:52:00Z">
            <w:rPr/>
          </w:rPrChange>
        </w:rPr>
        <w:t>of</w:t>
      </w:r>
      <w:r w:rsidRPr="00D753AC">
        <w:rPr>
          <w:rFonts w:cs="Times New Roman"/>
          <w:spacing w:val="-28"/>
          <w:w w:val="105"/>
          <w:sz w:val="22"/>
          <w:szCs w:val="22"/>
          <w:rPrChange w:id="506" w:author="Claire Kouba" w:date="2023-09-12T16:52:00Z">
            <w:rPr/>
          </w:rPrChange>
        </w:rPr>
        <w:t xml:space="preserve"> </w:t>
      </w:r>
      <w:r w:rsidRPr="00D753AC">
        <w:rPr>
          <w:rFonts w:cs="Times New Roman"/>
          <w:w w:val="105"/>
          <w:sz w:val="22"/>
          <w:szCs w:val="22"/>
          <w:rPrChange w:id="507" w:author="Claire Kouba" w:date="2023-09-12T16:52:00Z">
            <w:rPr/>
          </w:rPrChange>
        </w:rPr>
        <w:t>these</w:t>
      </w:r>
      <w:r w:rsidRPr="00D753AC">
        <w:rPr>
          <w:rFonts w:cs="Times New Roman"/>
          <w:spacing w:val="-28"/>
          <w:w w:val="105"/>
          <w:sz w:val="22"/>
          <w:szCs w:val="22"/>
          <w:rPrChange w:id="508" w:author="Claire Kouba" w:date="2023-09-12T16:52:00Z">
            <w:rPr>
              <w:spacing w:val="3"/>
            </w:rPr>
          </w:rPrChange>
        </w:rPr>
        <w:t xml:space="preserve"> </w:t>
      </w:r>
      <w:r w:rsidRPr="00D753AC">
        <w:rPr>
          <w:rFonts w:cs="Times New Roman"/>
          <w:w w:val="105"/>
          <w:sz w:val="22"/>
          <w:szCs w:val="22"/>
          <w:rPrChange w:id="509" w:author="Claire Kouba" w:date="2023-09-12T16:52:00Z">
            <w:rPr/>
          </w:rPrChange>
        </w:rPr>
        <w:t>metrics</w:t>
      </w:r>
      <w:r w:rsidRPr="00D753AC">
        <w:rPr>
          <w:rFonts w:cs="Times New Roman"/>
          <w:spacing w:val="-28"/>
          <w:w w:val="105"/>
          <w:sz w:val="22"/>
          <w:szCs w:val="22"/>
          <w:rPrChange w:id="510" w:author="Claire Kouba" w:date="2023-09-12T16:52:00Z">
            <w:rPr>
              <w:w w:val="99"/>
            </w:rPr>
          </w:rPrChange>
        </w:rPr>
        <w:t xml:space="preserve"> </w:t>
      </w:r>
      <w:r w:rsidRPr="00D753AC">
        <w:rPr>
          <w:rFonts w:cs="Times New Roman"/>
          <w:w w:val="105"/>
          <w:sz w:val="22"/>
          <w:szCs w:val="22"/>
          <w:rPrChange w:id="511" w:author="Claire Kouba" w:date="2023-09-12T16:52:00Z">
            <w:rPr/>
          </w:rPrChange>
        </w:rPr>
        <w:t>from</w:t>
      </w:r>
      <w:r w:rsidRPr="00D753AC">
        <w:rPr>
          <w:rFonts w:cs="Times New Roman"/>
          <w:spacing w:val="-28"/>
          <w:w w:val="105"/>
          <w:sz w:val="22"/>
          <w:szCs w:val="22"/>
          <w:rPrChange w:id="512" w:author="Claire Kouba" w:date="2023-09-12T16:52:00Z">
            <w:rPr/>
          </w:rPrChange>
        </w:rPr>
        <w:t xml:space="preserve"> </w:t>
      </w:r>
      <w:r w:rsidRPr="00D753AC">
        <w:rPr>
          <w:rFonts w:cs="Times New Roman"/>
          <w:w w:val="105"/>
          <w:sz w:val="22"/>
          <w:szCs w:val="22"/>
          <w:rPrChange w:id="513" w:author="Claire Kouba" w:date="2023-09-12T16:52:00Z">
            <w:rPr/>
          </w:rPrChange>
        </w:rPr>
        <w:t>the</w:t>
      </w:r>
      <w:r w:rsidRPr="00D753AC">
        <w:rPr>
          <w:rFonts w:cs="Times New Roman"/>
          <w:spacing w:val="-27"/>
          <w:w w:val="105"/>
          <w:sz w:val="22"/>
          <w:szCs w:val="22"/>
          <w:rPrChange w:id="514" w:author="Claire Kouba" w:date="2023-09-12T16:52:00Z">
            <w:rPr/>
          </w:rPrChange>
        </w:rPr>
        <w:t xml:space="preserve"> </w:t>
      </w:r>
      <w:r w:rsidRPr="00D753AC">
        <w:rPr>
          <w:rFonts w:cs="Times New Roman"/>
          <w:w w:val="105"/>
          <w:sz w:val="22"/>
          <w:szCs w:val="22"/>
          <w:rPrChange w:id="515" w:author="Claire Kouba" w:date="2023-09-12T16:52:00Z">
            <w:rPr/>
          </w:rPrChange>
        </w:rPr>
        <w:t>previous</w:t>
      </w:r>
      <w:r w:rsidRPr="00D753AC">
        <w:rPr>
          <w:rFonts w:cs="Times New Roman"/>
          <w:w w:val="99"/>
          <w:sz w:val="22"/>
          <w:szCs w:val="22"/>
          <w:rPrChange w:id="516" w:author="Claire Kouba" w:date="2023-09-12T16:52:00Z">
            <w:rPr/>
          </w:rPrChange>
        </w:rPr>
        <w:t xml:space="preserve"> </w:t>
      </w:r>
      <w:r w:rsidRPr="00D753AC">
        <w:rPr>
          <w:rFonts w:cs="Times New Roman"/>
          <w:w w:val="105"/>
          <w:sz w:val="22"/>
          <w:szCs w:val="22"/>
          <w:rPrChange w:id="517" w:author="Claire Kouba" w:date="2023-09-12T16:52:00Z">
            <w:rPr/>
          </w:rPrChange>
        </w:rPr>
        <w:t>water</w:t>
      </w:r>
      <w:r w:rsidRPr="00D753AC">
        <w:rPr>
          <w:rFonts w:cs="Times New Roman"/>
          <w:spacing w:val="-7"/>
          <w:w w:val="105"/>
          <w:sz w:val="22"/>
          <w:szCs w:val="22"/>
          <w:rPrChange w:id="518" w:author="Claire Kouba" w:date="2023-09-12T16:52:00Z">
            <w:rPr/>
          </w:rPrChange>
        </w:rPr>
        <w:t xml:space="preserve"> </w:t>
      </w:r>
      <w:r w:rsidRPr="00D753AC">
        <w:rPr>
          <w:rFonts w:cs="Times New Roman"/>
          <w:spacing w:val="-3"/>
          <w:w w:val="105"/>
          <w:sz w:val="22"/>
          <w:szCs w:val="22"/>
          <w:rPrChange w:id="519" w:author="Claire Kouba" w:date="2023-09-12T16:52:00Z">
            <w:rPr>
              <w:spacing w:val="-3"/>
            </w:rPr>
          </w:rPrChange>
        </w:rPr>
        <w:t>year.</w:t>
      </w:r>
      <w:r w:rsidRPr="00D753AC">
        <w:rPr>
          <w:rFonts w:cs="Times New Roman"/>
          <w:spacing w:val="-7"/>
          <w:w w:val="105"/>
          <w:sz w:val="22"/>
          <w:szCs w:val="22"/>
          <w:rPrChange w:id="520" w:author="Claire Kouba" w:date="2023-09-12T16:52:00Z">
            <w:rPr>
              <w:spacing w:val="-3"/>
            </w:rPr>
          </w:rPrChange>
        </w:rPr>
        <w:t xml:space="preserve"> </w:t>
      </w:r>
      <w:r w:rsidRPr="00D753AC">
        <w:rPr>
          <w:rFonts w:cs="Times New Roman"/>
          <w:spacing w:val="-9"/>
          <w:w w:val="105"/>
          <w:sz w:val="22"/>
          <w:szCs w:val="22"/>
          <w:rPrChange w:id="521" w:author="Claire Kouba" w:date="2023-09-12T16:52:00Z">
            <w:rPr>
              <w:spacing w:val="-9"/>
            </w:rPr>
          </w:rPrChange>
        </w:rPr>
        <w:t>We</w:t>
      </w:r>
      <w:r w:rsidRPr="00D753AC">
        <w:rPr>
          <w:rFonts w:cs="Times New Roman"/>
          <w:spacing w:val="-7"/>
          <w:w w:val="105"/>
          <w:sz w:val="22"/>
          <w:szCs w:val="22"/>
          <w:rPrChange w:id="522" w:author="Claire Kouba" w:date="2023-09-12T16:52:00Z">
            <w:rPr>
              <w:spacing w:val="-9"/>
            </w:rPr>
          </w:rPrChange>
        </w:rPr>
        <w:t xml:space="preserve"> </w:t>
      </w:r>
      <w:r w:rsidRPr="00D753AC">
        <w:rPr>
          <w:rFonts w:cs="Times New Roman"/>
          <w:w w:val="105"/>
          <w:sz w:val="22"/>
          <w:szCs w:val="22"/>
          <w:rPrChange w:id="523" w:author="Claire Kouba" w:date="2023-09-12T16:52:00Z">
            <w:rPr/>
          </w:rPrChange>
        </w:rPr>
        <w:t>find</w:t>
      </w:r>
      <w:r w:rsidRPr="00D753AC">
        <w:rPr>
          <w:rFonts w:cs="Times New Roman"/>
          <w:spacing w:val="-7"/>
          <w:w w:val="105"/>
          <w:sz w:val="22"/>
          <w:szCs w:val="22"/>
          <w:rPrChange w:id="524" w:author="Claire Kouba" w:date="2023-09-12T16:52:00Z">
            <w:rPr/>
          </w:rPrChange>
        </w:rPr>
        <w:t xml:space="preserve"> </w:t>
      </w:r>
      <w:r w:rsidRPr="00D753AC">
        <w:rPr>
          <w:rFonts w:cs="Times New Roman"/>
          <w:w w:val="105"/>
          <w:sz w:val="22"/>
          <w:szCs w:val="22"/>
          <w:rPrChange w:id="525" w:author="Claire Kouba" w:date="2023-09-12T16:52:00Z">
            <w:rPr/>
          </w:rPrChange>
        </w:rPr>
        <w:t>that,</w:t>
      </w:r>
      <w:r w:rsidRPr="00D753AC">
        <w:rPr>
          <w:rFonts w:cs="Times New Roman"/>
          <w:spacing w:val="-7"/>
          <w:w w:val="105"/>
          <w:sz w:val="22"/>
          <w:szCs w:val="22"/>
          <w:rPrChange w:id="526" w:author="Claire Kouba" w:date="2023-09-12T16:52:00Z">
            <w:rPr/>
          </w:rPrChange>
        </w:rPr>
        <w:t xml:space="preserve"> </w:t>
      </w:r>
      <w:r w:rsidRPr="00D753AC">
        <w:rPr>
          <w:rFonts w:cs="Times New Roman"/>
          <w:w w:val="105"/>
          <w:sz w:val="22"/>
          <w:szCs w:val="22"/>
          <w:rPrChange w:id="527" w:author="Claire Kouba" w:date="2023-09-12T16:52:00Z">
            <w:rPr/>
          </w:rPrChange>
        </w:rPr>
        <w:t>though</w:t>
      </w:r>
      <w:r w:rsidRPr="00D753AC">
        <w:rPr>
          <w:rFonts w:cs="Times New Roman"/>
          <w:spacing w:val="-7"/>
          <w:w w:val="105"/>
          <w:sz w:val="22"/>
          <w:szCs w:val="22"/>
          <w:rPrChange w:id="528" w:author="Claire Kouba" w:date="2023-09-12T16:52:00Z">
            <w:rPr/>
          </w:rPrChange>
        </w:rPr>
        <w:t xml:space="preserve"> </w:t>
      </w:r>
      <w:r w:rsidRPr="00D753AC">
        <w:rPr>
          <w:rFonts w:cs="Times New Roman"/>
          <w:w w:val="105"/>
          <w:sz w:val="22"/>
          <w:szCs w:val="22"/>
          <w:rPrChange w:id="529" w:author="Claire Kouba" w:date="2023-09-12T16:52:00Z">
            <w:rPr/>
          </w:rPrChange>
        </w:rPr>
        <w:t>many</w:t>
      </w:r>
      <w:r w:rsidRPr="00D753AC">
        <w:rPr>
          <w:rFonts w:cs="Times New Roman"/>
          <w:spacing w:val="-7"/>
          <w:w w:val="105"/>
          <w:sz w:val="22"/>
          <w:szCs w:val="22"/>
          <w:rPrChange w:id="530" w:author="Claire Kouba" w:date="2023-09-12T16:52:00Z">
            <w:rPr/>
          </w:rPrChange>
        </w:rPr>
        <w:t xml:space="preserve"> </w:t>
      </w:r>
      <w:r w:rsidRPr="00D753AC">
        <w:rPr>
          <w:rFonts w:cs="Times New Roman"/>
          <w:w w:val="105"/>
          <w:sz w:val="22"/>
          <w:szCs w:val="22"/>
          <w:rPrChange w:id="531" w:author="Claire Kouba" w:date="2023-09-12T16:52:00Z">
            <w:rPr/>
          </w:rPrChange>
        </w:rPr>
        <w:t>of</w:t>
      </w:r>
      <w:r w:rsidRPr="00D753AC">
        <w:rPr>
          <w:rFonts w:cs="Times New Roman"/>
          <w:spacing w:val="-7"/>
          <w:w w:val="105"/>
          <w:sz w:val="22"/>
          <w:szCs w:val="22"/>
          <w:rPrChange w:id="532" w:author="Claire Kouba" w:date="2023-09-12T16:52:00Z">
            <w:rPr/>
          </w:rPrChange>
        </w:rPr>
        <w:t xml:space="preserve"> </w:t>
      </w:r>
      <w:r w:rsidRPr="00D753AC">
        <w:rPr>
          <w:rFonts w:cs="Times New Roman"/>
          <w:w w:val="105"/>
          <w:sz w:val="22"/>
          <w:szCs w:val="22"/>
          <w:rPrChange w:id="533" w:author="Claire Kouba" w:date="2023-09-12T16:52:00Z">
            <w:rPr/>
          </w:rPrChange>
        </w:rPr>
        <w:t>these</w:t>
      </w:r>
      <w:r w:rsidRPr="00D753AC">
        <w:rPr>
          <w:rFonts w:cs="Times New Roman"/>
          <w:spacing w:val="-7"/>
          <w:w w:val="105"/>
          <w:sz w:val="22"/>
          <w:szCs w:val="22"/>
          <w:rPrChange w:id="534" w:author="Claire Kouba" w:date="2023-09-12T16:52:00Z">
            <w:rPr/>
          </w:rPrChange>
        </w:rPr>
        <w:t xml:space="preserve"> </w:t>
      </w:r>
      <w:r w:rsidRPr="00D753AC">
        <w:rPr>
          <w:rFonts w:cs="Times New Roman"/>
          <w:w w:val="105"/>
          <w:sz w:val="22"/>
          <w:szCs w:val="22"/>
          <w:rPrChange w:id="535" w:author="Claire Kouba" w:date="2023-09-12T16:52:00Z">
            <w:rPr/>
          </w:rPrChange>
        </w:rPr>
        <w:t>predictors</w:t>
      </w:r>
      <w:r w:rsidRPr="00D753AC">
        <w:rPr>
          <w:rFonts w:cs="Times New Roman"/>
          <w:spacing w:val="-7"/>
          <w:w w:val="105"/>
          <w:sz w:val="22"/>
          <w:szCs w:val="22"/>
          <w:rPrChange w:id="536" w:author="Claire Kouba" w:date="2023-09-12T16:52:00Z">
            <w:rPr/>
          </w:rPrChange>
        </w:rPr>
        <w:t xml:space="preserve"> </w:t>
      </w:r>
      <w:r w:rsidRPr="00D753AC">
        <w:rPr>
          <w:rFonts w:cs="Times New Roman"/>
          <w:w w:val="105"/>
          <w:sz w:val="22"/>
          <w:szCs w:val="22"/>
          <w:rPrChange w:id="537" w:author="Claire Kouba" w:date="2023-09-12T16:52:00Z">
            <w:rPr/>
          </w:rPrChange>
        </w:rPr>
        <w:t>are</w:t>
      </w:r>
      <w:r w:rsidRPr="00D753AC">
        <w:rPr>
          <w:rFonts w:cs="Times New Roman"/>
          <w:spacing w:val="-7"/>
          <w:w w:val="105"/>
          <w:sz w:val="22"/>
          <w:szCs w:val="22"/>
          <w:rPrChange w:id="538" w:author="Claire Kouba" w:date="2023-09-12T16:52:00Z">
            <w:rPr/>
          </w:rPrChange>
        </w:rPr>
        <w:t xml:space="preserve"> </w:t>
      </w:r>
      <w:r w:rsidRPr="00D753AC">
        <w:rPr>
          <w:rFonts w:cs="Times New Roman"/>
          <w:w w:val="105"/>
          <w:sz w:val="22"/>
          <w:szCs w:val="22"/>
          <w:rPrChange w:id="539" w:author="Claire Kouba" w:date="2023-09-12T16:52:00Z">
            <w:rPr/>
          </w:rPrChange>
        </w:rPr>
        <w:t>correlated</w:t>
      </w:r>
      <w:r w:rsidRPr="00D753AC">
        <w:rPr>
          <w:rFonts w:cs="Times New Roman"/>
          <w:spacing w:val="-7"/>
          <w:w w:val="105"/>
          <w:sz w:val="22"/>
          <w:szCs w:val="22"/>
          <w:rPrChange w:id="540" w:author="Claire Kouba" w:date="2023-09-12T16:52:00Z">
            <w:rPr/>
          </w:rPrChange>
        </w:rPr>
        <w:t xml:space="preserve"> </w:t>
      </w:r>
      <w:r w:rsidRPr="00D753AC">
        <w:rPr>
          <w:rFonts w:cs="Times New Roman"/>
          <w:w w:val="105"/>
          <w:sz w:val="22"/>
          <w:szCs w:val="22"/>
          <w:rPrChange w:id="541" w:author="Claire Kouba" w:date="2023-09-12T16:52:00Z">
            <w:rPr/>
          </w:rPrChange>
        </w:rPr>
        <w:t>with</w:t>
      </w:r>
      <w:r w:rsidRPr="00D753AC">
        <w:rPr>
          <w:rFonts w:cs="Times New Roman"/>
          <w:spacing w:val="-7"/>
          <w:w w:val="105"/>
          <w:sz w:val="22"/>
          <w:szCs w:val="22"/>
          <w:rPrChange w:id="542" w:author="Claire Kouba" w:date="2023-09-12T16:52:00Z">
            <w:rPr/>
          </w:rPrChange>
        </w:rPr>
        <w:t xml:space="preserve"> </w:t>
      </w:r>
      <w:r w:rsidRPr="00D753AC">
        <w:rPr>
          <w:rFonts w:cs="Times New Roman"/>
          <w:w w:val="105"/>
          <w:sz w:val="22"/>
          <w:szCs w:val="22"/>
          <w:rPrChange w:id="543" w:author="Claire Kouba" w:date="2023-09-12T16:52:00Z">
            <w:rPr/>
          </w:rPrChange>
        </w:rPr>
        <w:t>the</w:t>
      </w:r>
      <w:r w:rsidRPr="00D753AC">
        <w:rPr>
          <w:rFonts w:cs="Times New Roman"/>
          <w:spacing w:val="-7"/>
          <w:w w:val="105"/>
          <w:sz w:val="22"/>
          <w:szCs w:val="22"/>
          <w:rPrChange w:id="544" w:author="Claire Kouba" w:date="2023-09-12T16:52:00Z">
            <w:rPr/>
          </w:rPrChange>
        </w:rPr>
        <w:t xml:space="preserve"> </w:t>
      </w:r>
      <w:r w:rsidRPr="00D753AC">
        <w:rPr>
          <w:rFonts w:cs="Times New Roman"/>
          <w:w w:val="105"/>
          <w:sz w:val="22"/>
          <w:szCs w:val="22"/>
          <w:rPrChange w:id="545" w:author="Claire Kouba" w:date="2023-09-12T16:52:00Z">
            <w:rPr/>
          </w:rPrChange>
        </w:rPr>
        <w:t>two</w:t>
      </w:r>
      <w:r w:rsidRPr="00D753AC">
        <w:rPr>
          <w:rFonts w:cs="Times New Roman"/>
          <w:spacing w:val="-7"/>
          <w:w w:val="105"/>
          <w:sz w:val="22"/>
          <w:szCs w:val="22"/>
          <w:rPrChange w:id="546" w:author="Claire Kouba" w:date="2023-09-12T16:52:00Z">
            <w:rPr/>
          </w:rPrChange>
        </w:rPr>
        <w:t xml:space="preserve"> </w:t>
      </w:r>
      <w:r w:rsidRPr="00D753AC">
        <w:rPr>
          <w:rFonts w:cs="Times New Roman"/>
          <w:w w:val="105"/>
          <w:sz w:val="22"/>
          <w:szCs w:val="22"/>
          <w:rPrChange w:id="547" w:author="Claire Kouba" w:date="2023-09-12T16:52:00Z">
            <w:rPr/>
          </w:rPrChange>
        </w:rPr>
        <w:t>metrics</w:t>
      </w:r>
      <w:r w:rsidRPr="00D753AC">
        <w:rPr>
          <w:rFonts w:cs="Times New Roman"/>
          <w:spacing w:val="-7"/>
          <w:w w:val="105"/>
          <w:sz w:val="22"/>
          <w:szCs w:val="22"/>
          <w:rPrChange w:id="548" w:author="Claire Kouba" w:date="2023-09-12T16:52:00Z">
            <w:rPr/>
          </w:rPrChange>
        </w:rPr>
        <w:t xml:space="preserve"> </w:t>
      </w:r>
      <w:r w:rsidRPr="00D753AC">
        <w:rPr>
          <w:rFonts w:cs="Times New Roman"/>
          <w:w w:val="105"/>
          <w:sz w:val="22"/>
          <w:szCs w:val="22"/>
          <w:rPrChange w:id="549" w:author="Claire Kouba" w:date="2023-09-12T16:52:00Z">
            <w:rPr/>
          </w:rPrChange>
        </w:rPr>
        <w:t>of</w:t>
      </w:r>
      <w:r w:rsidRPr="00D753AC">
        <w:rPr>
          <w:rFonts w:cs="Times New Roman"/>
          <w:spacing w:val="-7"/>
          <w:w w:val="105"/>
          <w:sz w:val="22"/>
          <w:szCs w:val="22"/>
          <w:rPrChange w:id="550" w:author="Claire Kouba" w:date="2023-09-12T16:52:00Z">
            <w:rPr/>
          </w:rPrChange>
        </w:rPr>
        <w:t xml:space="preserve"> </w:t>
      </w:r>
      <w:r w:rsidRPr="00D753AC">
        <w:rPr>
          <w:rFonts w:cs="Times New Roman"/>
          <w:w w:val="105"/>
          <w:sz w:val="22"/>
          <w:szCs w:val="22"/>
          <w:rPrChange w:id="551" w:author="Claire Kouba" w:date="2023-09-12T16:52:00Z">
            <w:rPr/>
          </w:rPrChange>
        </w:rPr>
        <w:t>interest,</w:t>
      </w:r>
      <w:r w:rsidRPr="00D753AC">
        <w:rPr>
          <w:rFonts w:cs="Times New Roman"/>
          <w:spacing w:val="-7"/>
          <w:w w:val="105"/>
          <w:sz w:val="22"/>
          <w:szCs w:val="22"/>
          <w:rPrChange w:id="552" w:author="Claire Kouba" w:date="2023-09-12T16:52:00Z">
            <w:rPr>
              <w:spacing w:val="25"/>
            </w:rPr>
          </w:rPrChange>
        </w:rPr>
        <w:t xml:space="preserve"> </w:t>
      </w:r>
      <w:r w:rsidRPr="00D753AC">
        <w:rPr>
          <w:rFonts w:cs="Times New Roman"/>
          <w:w w:val="105"/>
          <w:sz w:val="22"/>
          <w:szCs w:val="22"/>
          <w:rPrChange w:id="553" w:author="Claire Kouba" w:date="2023-09-12T16:52:00Z">
            <w:rPr/>
          </w:rPrChange>
        </w:rPr>
        <w:t>of</w:t>
      </w:r>
      <w:r w:rsidRPr="00D753AC">
        <w:rPr>
          <w:rFonts w:cs="Times New Roman"/>
          <w:spacing w:val="-7"/>
          <w:w w:val="105"/>
          <w:sz w:val="22"/>
          <w:szCs w:val="22"/>
          <w:rPrChange w:id="554" w:author="Claire Kouba" w:date="2023-09-12T16:52:00Z">
            <w:rPr>
              <w:w w:val="99"/>
            </w:rPr>
          </w:rPrChange>
        </w:rPr>
        <w:t xml:space="preserve"> </w:t>
      </w:r>
      <w:r w:rsidRPr="00D753AC">
        <w:rPr>
          <w:rFonts w:cs="Times New Roman"/>
          <w:w w:val="105"/>
          <w:sz w:val="22"/>
          <w:szCs w:val="22"/>
          <w:rPrChange w:id="555" w:author="Claire Kouba" w:date="2023-09-12T16:52:00Z">
            <w:rPr/>
          </w:rPrChange>
        </w:rPr>
        <w:t>the</w:t>
      </w:r>
      <w:r w:rsidRPr="00D753AC">
        <w:rPr>
          <w:rFonts w:cs="Times New Roman"/>
          <w:spacing w:val="-7"/>
          <w:w w:val="105"/>
          <w:sz w:val="22"/>
          <w:szCs w:val="22"/>
          <w:rPrChange w:id="556" w:author="Claire Kouba" w:date="2023-09-12T16:52:00Z">
            <w:rPr/>
          </w:rPrChange>
        </w:rPr>
        <w:t xml:space="preserve"> </w:t>
      </w:r>
      <w:r w:rsidRPr="00D753AC">
        <w:rPr>
          <w:rFonts w:cs="Times New Roman"/>
          <w:w w:val="105"/>
          <w:sz w:val="22"/>
          <w:szCs w:val="22"/>
          <w:rPrChange w:id="557" w:author="Claire Kouba" w:date="2023-09-12T16:52:00Z">
            <w:rPr/>
          </w:rPrChange>
        </w:rPr>
        <w:t>predictors</w:t>
      </w:r>
      <w:r w:rsidRPr="00D753AC">
        <w:rPr>
          <w:rFonts w:cs="Times New Roman"/>
          <w:w w:val="99"/>
          <w:sz w:val="22"/>
          <w:szCs w:val="22"/>
          <w:rPrChange w:id="558" w:author="Claire Kouba" w:date="2023-09-12T16:52:00Z">
            <w:rPr/>
          </w:rPrChange>
        </w:rPr>
        <w:t xml:space="preserve"> </w:t>
      </w:r>
      <w:r w:rsidRPr="00D753AC">
        <w:rPr>
          <w:rFonts w:cs="Times New Roman"/>
          <w:w w:val="105"/>
          <w:sz w:val="22"/>
          <w:szCs w:val="22"/>
          <w:rPrChange w:id="559" w:author="Claire Kouba" w:date="2023-09-12T16:52:00Z">
            <w:rPr/>
          </w:rPrChange>
        </w:rPr>
        <w:t>considered</w:t>
      </w:r>
      <w:r w:rsidRPr="00D753AC">
        <w:rPr>
          <w:rFonts w:cs="Times New Roman"/>
          <w:spacing w:val="-32"/>
          <w:w w:val="105"/>
          <w:sz w:val="22"/>
          <w:szCs w:val="22"/>
          <w:rPrChange w:id="560" w:author="Claire Kouba" w:date="2023-09-12T16:52:00Z">
            <w:rPr/>
          </w:rPrChange>
        </w:rPr>
        <w:t xml:space="preserve"> </w:t>
      </w:r>
      <w:r w:rsidRPr="00D753AC">
        <w:rPr>
          <w:rFonts w:cs="Times New Roman"/>
          <w:w w:val="105"/>
          <w:sz w:val="22"/>
          <w:szCs w:val="22"/>
          <w:rPrChange w:id="561" w:author="Claire Kouba" w:date="2023-09-12T16:52:00Z">
            <w:rPr/>
          </w:rPrChange>
        </w:rPr>
        <w:t>here,</w:t>
      </w:r>
      <w:r w:rsidRPr="00D753AC">
        <w:rPr>
          <w:rFonts w:cs="Times New Roman"/>
          <w:spacing w:val="-32"/>
          <w:w w:val="105"/>
          <w:sz w:val="22"/>
          <w:szCs w:val="22"/>
          <w:rPrChange w:id="562" w:author="Claire Kouba" w:date="2023-09-12T16:52:00Z">
            <w:rPr/>
          </w:rPrChange>
        </w:rPr>
        <w:t xml:space="preserve"> </w:t>
      </w:r>
      <w:r w:rsidRPr="00D753AC">
        <w:rPr>
          <w:rFonts w:cs="Times New Roman"/>
          <w:w w:val="105"/>
          <w:sz w:val="22"/>
          <w:szCs w:val="22"/>
          <w:rPrChange w:id="563" w:author="Claire Kouba" w:date="2023-09-12T16:52:00Z">
            <w:rPr/>
          </w:rPrChange>
        </w:rPr>
        <w:t>the</w:t>
      </w:r>
      <w:r w:rsidRPr="00D753AC">
        <w:rPr>
          <w:rFonts w:cs="Times New Roman"/>
          <w:spacing w:val="-32"/>
          <w:w w:val="105"/>
          <w:sz w:val="22"/>
          <w:szCs w:val="22"/>
          <w:rPrChange w:id="564" w:author="Claire Kouba" w:date="2023-09-12T16:52:00Z">
            <w:rPr/>
          </w:rPrChange>
        </w:rPr>
        <w:t xml:space="preserve"> </w:t>
      </w:r>
      <w:r w:rsidRPr="00D753AC">
        <w:rPr>
          <w:rFonts w:cs="Times New Roman"/>
          <w:w w:val="105"/>
          <w:sz w:val="22"/>
          <w:szCs w:val="22"/>
          <w:rPrChange w:id="565" w:author="Claire Kouba" w:date="2023-09-12T16:52:00Z">
            <w:rPr/>
          </w:rPrChange>
        </w:rPr>
        <w:t>best</w:t>
      </w:r>
      <w:r w:rsidRPr="00D753AC">
        <w:rPr>
          <w:rFonts w:cs="Times New Roman"/>
          <w:spacing w:val="-32"/>
          <w:w w:val="105"/>
          <w:sz w:val="22"/>
          <w:szCs w:val="22"/>
          <w:rPrChange w:id="566" w:author="Claire Kouba" w:date="2023-09-12T16:52:00Z">
            <w:rPr/>
          </w:rPrChange>
        </w:rPr>
        <w:t xml:space="preserve"> </w:t>
      </w:r>
      <w:r w:rsidRPr="00D753AC">
        <w:rPr>
          <w:rFonts w:cs="Times New Roman"/>
          <w:w w:val="105"/>
          <w:sz w:val="22"/>
          <w:szCs w:val="22"/>
          <w:rPrChange w:id="567" w:author="Claire Kouba" w:date="2023-09-12T16:52:00Z">
            <w:rPr/>
          </w:rPrChange>
        </w:rPr>
        <w:t>prediction</w:t>
      </w:r>
      <w:r w:rsidRPr="00D753AC">
        <w:rPr>
          <w:rFonts w:cs="Times New Roman"/>
          <w:spacing w:val="-32"/>
          <w:w w:val="105"/>
          <w:sz w:val="22"/>
          <w:szCs w:val="22"/>
          <w:rPrChange w:id="568" w:author="Claire Kouba" w:date="2023-09-12T16:52:00Z">
            <w:rPr/>
          </w:rPrChange>
        </w:rPr>
        <w:t xml:space="preserve"> </w:t>
      </w:r>
      <w:r w:rsidRPr="00D753AC">
        <w:rPr>
          <w:rFonts w:cs="Times New Roman"/>
          <w:w w:val="105"/>
          <w:sz w:val="22"/>
          <w:szCs w:val="22"/>
          <w:rPrChange w:id="569" w:author="Claire Kouba" w:date="2023-09-12T16:52:00Z">
            <w:rPr/>
          </w:rPrChange>
        </w:rPr>
        <w:t>for</w:t>
      </w:r>
      <w:r w:rsidRPr="00D753AC">
        <w:rPr>
          <w:rFonts w:cs="Times New Roman"/>
          <w:spacing w:val="-32"/>
          <w:w w:val="105"/>
          <w:sz w:val="22"/>
          <w:szCs w:val="22"/>
          <w:rPrChange w:id="570" w:author="Claire Kouba" w:date="2023-09-12T16:52:00Z">
            <w:rPr/>
          </w:rPrChange>
        </w:rPr>
        <w:t xml:space="preserve"> </w:t>
      </w:r>
      <w:r w:rsidRPr="00D753AC">
        <w:rPr>
          <w:rFonts w:cs="Times New Roman"/>
          <w:w w:val="105"/>
          <w:sz w:val="22"/>
          <w:szCs w:val="22"/>
          <w:rPrChange w:id="571" w:author="Claire Kouba" w:date="2023-09-12T16:52:00Z">
            <w:rPr/>
          </w:rPrChange>
        </w:rPr>
        <w:t>both</w:t>
      </w:r>
      <w:r w:rsidRPr="00D753AC">
        <w:rPr>
          <w:rFonts w:cs="Times New Roman"/>
          <w:spacing w:val="-32"/>
          <w:w w:val="105"/>
          <w:sz w:val="22"/>
          <w:szCs w:val="22"/>
          <w:rPrChange w:id="572" w:author="Claire Kouba" w:date="2023-09-12T16:52:00Z">
            <w:rPr/>
          </w:rPrChange>
        </w:rPr>
        <w:t xml:space="preserve"> </w:t>
      </w:r>
      <w:r w:rsidRPr="00D753AC">
        <w:rPr>
          <w:rFonts w:cs="Times New Roman"/>
          <w:w w:val="105"/>
          <w:sz w:val="22"/>
          <w:szCs w:val="22"/>
          <w:rPrChange w:id="573" w:author="Claire Kouba" w:date="2023-09-12T16:52:00Z">
            <w:rPr/>
          </w:rPrChange>
        </w:rPr>
        <w:t>metrics</w:t>
      </w:r>
      <w:r w:rsidRPr="00D753AC">
        <w:rPr>
          <w:rFonts w:cs="Times New Roman"/>
          <w:spacing w:val="-32"/>
          <w:w w:val="105"/>
          <w:sz w:val="22"/>
          <w:szCs w:val="22"/>
          <w:rPrChange w:id="574" w:author="Claire Kouba" w:date="2023-09-12T16:52:00Z">
            <w:rPr/>
          </w:rPrChange>
        </w:rPr>
        <w:t xml:space="preserve"> </w:t>
      </w:r>
      <w:r w:rsidRPr="00D753AC">
        <w:rPr>
          <w:rFonts w:cs="Times New Roman"/>
          <w:w w:val="105"/>
          <w:sz w:val="22"/>
          <w:szCs w:val="22"/>
          <w:rPrChange w:id="575" w:author="Claire Kouba" w:date="2023-09-12T16:52:00Z">
            <w:rPr/>
          </w:rPrChange>
        </w:rPr>
        <w:t>is</w:t>
      </w:r>
      <w:r w:rsidRPr="00D753AC">
        <w:rPr>
          <w:rFonts w:cs="Times New Roman"/>
          <w:spacing w:val="-32"/>
          <w:w w:val="105"/>
          <w:sz w:val="22"/>
          <w:szCs w:val="22"/>
          <w:rPrChange w:id="576" w:author="Claire Kouba" w:date="2023-09-12T16:52:00Z">
            <w:rPr/>
          </w:rPrChange>
        </w:rPr>
        <w:t xml:space="preserve"> </w:t>
      </w:r>
      <w:r w:rsidRPr="00D753AC">
        <w:rPr>
          <w:rFonts w:cs="Times New Roman"/>
          <w:w w:val="105"/>
          <w:sz w:val="22"/>
          <w:szCs w:val="22"/>
          <w:rPrChange w:id="577" w:author="Claire Kouba" w:date="2023-09-12T16:52:00Z">
            <w:rPr/>
          </w:rPrChange>
        </w:rPr>
        <w:t>a</w:t>
      </w:r>
      <w:r w:rsidRPr="00D753AC">
        <w:rPr>
          <w:rFonts w:cs="Times New Roman"/>
          <w:spacing w:val="-32"/>
          <w:w w:val="105"/>
          <w:sz w:val="22"/>
          <w:szCs w:val="22"/>
          <w:rPrChange w:id="578" w:author="Claire Kouba" w:date="2023-09-12T16:52:00Z">
            <w:rPr/>
          </w:rPrChange>
        </w:rPr>
        <w:t xml:space="preserve"> </w:t>
      </w:r>
      <w:r w:rsidRPr="00D753AC">
        <w:rPr>
          <w:rFonts w:cs="Times New Roman"/>
          <w:w w:val="105"/>
          <w:sz w:val="22"/>
          <w:szCs w:val="22"/>
          <w:rPrChange w:id="579" w:author="Claire Kouba" w:date="2023-09-12T16:52:00Z">
            <w:rPr/>
          </w:rPrChange>
        </w:rPr>
        <w:t>linear</w:t>
      </w:r>
      <w:r w:rsidRPr="00D753AC">
        <w:rPr>
          <w:rFonts w:cs="Times New Roman"/>
          <w:spacing w:val="-32"/>
          <w:w w:val="105"/>
          <w:sz w:val="22"/>
          <w:szCs w:val="22"/>
          <w:rPrChange w:id="580" w:author="Claire Kouba" w:date="2023-09-12T16:52:00Z">
            <w:rPr/>
          </w:rPrChange>
        </w:rPr>
        <w:t xml:space="preserve"> </w:t>
      </w:r>
      <w:r w:rsidRPr="00D753AC">
        <w:rPr>
          <w:rFonts w:cs="Times New Roman"/>
          <w:w w:val="105"/>
          <w:sz w:val="22"/>
          <w:szCs w:val="22"/>
          <w:rPrChange w:id="581" w:author="Claire Kouba" w:date="2023-09-12T16:52:00Z">
            <w:rPr/>
          </w:rPrChange>
        </w:rPr>
        <w:t>combination</w:t>
      </w:r>
      <w:r w:rsidRPr="00D753AC">
        <w:rPr>
          <w:rFonts w:cs="Times New Roman"/>
          <w:spacing w:val="-32"/>
          <w:w w:val="105"/>
          <w:sz w:val="22"/>
          <w:szCs w:val="22"/>
          <w:rPrChange w:id="582" w:author="Claire Kouba" w:date="2023-09-12T16:52:00Z">
            <w:rPr/>
          </w:rPrChange>
        </w:rPr>
        <w:t xml:space="preserve"> </w:t>
      </w:r>
      <w:r w:rsidRPr="00D753AC">
        <w:rPr>
          <w:rFonts w:cs="Times New Roman"/>
          <w:w w:val="105"/>
          <w:sz w:val="22"/>
          <w:szCs w:val="22"/>
          <w:rPrChange w:id="583" w:author="Claire Kouba" w:date="2023-09-12T16:52:00Z">
            <w:rPr/>
          </w:rPrChange>
        </w:rPr>
        <w:t>of</w:t>
      </w:r>
      <w:r w:rsidRPr="00D753AC">
        <w:rPr>
          <w:rFonts w:cs="Times New Roman"/>
          <w:spacing w:val="-32"/>
          <w:w w:val="105"/>
          <w:sz w:val="22"/>
          <w:szCs w:val="22"/>
          <w:rPrChange w:id="584" w:author="Claire Kouba" w:date="2023-09-12T16:52:00Z">
            <w:rPr/>
          </w:rPrChange>
        </w:rPr>
        <w:t xml:space="preserve"> </w:t>
      </w:r>
      <w:r w:rsidRPr="00D753AC">
        <w:rPr>
          <w:rFonts w:cs="Times New Roman"/>
          <w:w w:val="105"/>
          <w:sz w:val="22"/>
          <w:szCs w:val="22"/>
          <w:rPrChange w:id="585" w:author="Claire Kouba" w:date="2023-09-12T16:52:00Z">
            <w:rPr/>
          </w:rPrChange>
        </w:rPr>
        <w:t>the</w:t>
      </w:r>
      <w:r w:rsidRPr="00D753AC">
        <w:rPr>
          <w:rFonts w:cs="Times New Roman"/>
          <w:spacing w:val="-32"/>
          <w:w w:val="105"/>
          <w:sz w:val="22"/>
          <w:szCs w:val="22"/>
          <w:rPrChange w:id="586" w:author="Claire Kouba" w:date="2023-09-12T16:52:00Z">
            <w:rPr/>
          </w:rPrChange>
        </w:rPr>
        <w:t xml:space="preserve"> </w:t>
      </w:r>
      <w:r w:rsidRPr="00D753AC">
        <w:rPr>
          <w:rFonts w:cs="Times New Roman"/>
          <w:w w:val="105"/>
          <w:sz w:val="22"/>
          <w:szCs w:val="22"/>
          <w:rPrChange w:id="587" w:author="Claire Kouba" w:date="2023-09-12T16:52:00Z">
            <w:rPr/>
          </w:rPrChange>
        </w:rPr>
        <w:t>maximum</w:t>
      </w:r>
      <w:r w:rsidRPr="00D753AC">
        <w:rPr>
          <w:rFonts w:cs="Times New Roman"/>
          <w:spacing w:val="-32"/>
          <w:w w:val="105"/>
          <w:sz w:val="22"/>
          <w:szCs w:val="22"/>
          <w:rPrChange w:id="588" w:author="Claire Kouba" w:date="2023-09-12T16:52:00Z">
            <w:rPr/>
          </w:rPrChange>
        </w:rPr>
        <w:t xml:space="preserve"> </w:t>
      </w:r>
      <w:r w:rsidRPr="00D753AC">
        <w:rPr>
          <w:rFonts w:cs="Times New Roman"/>
          <w:w w:val="105"/>
          <w:sz w:val="22"/>
          <w:szCs w:val="22"/>
          <w:rPrChange w:id="589" w:author="Claire Kouba" w:date="2023-09-12T16:52:00Z">
            <w:rPr/>
          </w:rPrChange>
        </w:rPr>
        <w:t>snowpack</w:t>
      </w:r>
      <w:r w:rsidRPr="00D753AC">
        <w:rPr>
          <w:rFonts w:cs="Times New Roman"/>
          <w:spacing w:val="-32"/>
          <w:w w:val="105"/>
          <w:sz w:val="22"/>
          <w:szCs w:val="22"/>
          <w:rPrChange w:id="590" w:author="Claire Kouba" w:date="2023-09-12T16:52:00Z">
            <w:rPr>
              <w:spacing w:val="29"/>
            </w:rPr>
          </w:rPrChange>
        </w:rPr>
        <w:t xml:space="preserve"> </w:t>
      </w:r>
      <w:r w:rsidRPr="00D753AC">
        <w:rPr>
          <w:rFonts w:cs="Times New Roman"/>
          <w:w w:val="105"/>
          <w:sz w:val="22"/>
          <w:szCs w:val="22"/>
          <w:rPrChange w:id="591" w:author="Claire Kouba" w:date="2023-09-12T16:52:00Z">
            <w:rPr/>
          </w:rPrChange>
        </w:rPr>
        <w:t>water</w:t>
      </w:r>
      <w:r w:rsidRPr="00D753AC">
        <w:rPr>
          <w:rFonts w:cs="Times New Roman"/>
          <w:spacing w:val="-32"/>
          <w:w w:val="105"/>
          <w:sz w:val="22"/>
          <w:szCs w:val="22"/>
          <w:rPrChange w:id="592" w:author="Claire Kouba" w:date="2023-09-12T16:52:00Z">
            <w:rPr>
              <w:w w:val="99"/>
            </w:rPr>
          </w:rPrChange>
        </w:rPr>
        <w:t xml:space="preserve"> </w:t>
      </w:r>
      <w:r w:rsidRPr="00D753AC">
        <w:rPr>
          <w:rFonts w:cs="Times New Roman"/>
          <w:w w:val="105"/>
          <w:sz w:val="22"/>
          <w:szCs w:val="22"/>
          <w:rPrChange w:id="593" w:author="Claire Kouba" w:date="2023-09-12T16:52:00Z">
            <w:rPr/>
          </w:rPrChange>
        </w:rPr>
        <w:t>content</w:t>
      </w:r>
      <w:r w:rsidRPr="00D753AC">
        <w:rPr>
          <w:rFonts w:cs="Times New Roman"/>
          <w:spacing w:val="-32"/>
          <w:w w:val="105"/>
          <w:sz w:val="22"/>
          <w:szCs w:val="22"/>
          <w:rPrChange w:id="594" w:author="Claire Kouba" w:date="2023-09-12T16:52:00Z">
            <w:rPr>
              <w:spacing w:val="13"/>
            </w:rPr>
          </w:rPrChange>
        </w:rPr>
        <w:t xml:space="preserve"> </w:t>
      </w:r>
      <w:r w:rsidRPr="00D753AC">
        <w:rPr>
          <w:rFonts w:cs="Times New Roman"/>
          <w:w w:val="105"/>
          <w:sz w:val="22"/>
          <w:szCs w:val="22"/>
          <w:rPrChange w:id="595" w:author="Claire Kouba" w:date="2023-09-12T16:52:00Z">
            <w:rPr/>
          </w:rPrChange>
        </w:rPr>
        <w:t>and</w:t>
      </w:r>
      <w:r w:rsidRPr="00D753AC">
        <w:rPr>
          <w:rFonts w:cs="Times New Roman"/>
          <w:spacing w:val="-32"/>
          <w:w w:val="105"/>
          <w:sz w:val="22"/>
          <w:szCs w:val="22"/>
          <w:rPrChange w:id="596" w:author="Claire Kouba" w:date="2023-09-12T16:52:00Z">
            <w:rPr>
              <w:spacing w:val="13"/>
            </w:rPr>
          </w:rPrChange>
        </w:rPr>
        <w:t xml:space="preserve"> </w:t>
      </w:r>
      <w:r w:rsidRPr="00D753AC">
        <w:rPr>
          <w:rFonts w:cs="Times New Roman"/>
          <w:w w:val="105"/>
          <w:sz w:val="22"/>
          <w:szCs w:val="22"/>
          <w:rPrChange w:id="597" w:author="Claire Kouba" w:date="2023-09-12T16:52:00Z">
            <w:rPr/>
          </w:rPrChange>
        </w:rPr>
        <w:t>total</w:t>
      </w:r>
      <w:r w:rsidRPr="00D753AC">
        <w:rPr>
          <w:rFonts w:cs="Times New Roman"/>
          <w:w w:val="99"/>
          <w:sz w:val="22"/>
          <w:szCs w:val="22"/>
          <w:rPrChange w:id="598" w:author="Claire Kouba" w:date="2023-09-12T16:52:00Z">
            <w:rPr>
              <w:spacing w:val="13"/>
            </w:rPr>
          </w:rPrChange>
        </w:rPr>
        <w:t xml:space="preserve"> </w:t>
      </w:r>
      <w:r w:rsidRPr="00D753AC">
        <w:rPr>
          <w:rFonts w:cs="Times New Roman"/>
          <w:w w:val="105"/>
          <w:sz w:val="22"/>
          <w:szCs w:val="22"/>
          <w:rPrChange w:id="599" w:author="Claire Kouba" w:date="2023-09-12T16:52:00Z">
            <w:rPr/>
          </w:rPrChange>
        </w:rPr>
        <w:t>October-April</w:t>
      </w:r>
      <w:r w:rsidRPr="00D753AC">
        <w:rPr>
          <w:rFonts w:cs="Times New Roman"/>
          <w:spacing w:val="-33"/>
          <w:w w:val="105"/>
          <w:sz w:val="22"/>
          <w:szCs w:val="22"/>
          <w:rPrChange w:id="600" w:author="Claire Kouba" w:date="2023-09-12T16:52:00Z">
            <w:rPr>
              <w:spacing w:val="13"/>
            </w:rPr>
          </w:rPrChange>
        </w:rPr>
        <w:t xml:space="preserve"> </w:t>
      </w:r>
      <w:r w:rsidRPr="00D753AC">
        <w:rPr>
          <w:rFonts w:cs="Times New Roman"/>
          <w:w w:val="105"/>
          <w:sz w:val="22"/>
          <w:szCs w:val="22"/>
          <w:rPrChange w:id="601" w:author="Claire Kouba" w:date="2023-09-12T16:52:00Z">
            <w:rPr/>
          </w:rPrChange>
        </w:rPr>
        <w:t>precipitation.</w:t>
      </w:r>
      <w:r w:rsidRPr="00D753AC">
        <w:rPr>
          <w:rFonts w:cs="Times New Roman"/>
          <w:spacing w:val="-33"/>
          <w:w w:val="105"/>
          <w:sz w:val="22"/>
          <w:szCs w:val="22"/>
          <w:rPrChange w:id="602" w:author="Claire Kouba" w:date="2023-09-12T16:52:00Z">
            <w:rPr>
              <w:spacing w:val="13"/>
            </w:rPr>
          </w:rPrChange>
        </w:rPr>
        <w:t xml:space="preserve"> </w:t>
      </w:r>
      <w:r w:rsidRPr="00D753AC">
        <w:rPr>
          <w:rFonts w:cs="Times New Roman"/>
          <w:w w:val="105"/>
          <w:sz w:val="22"/>
          <w:szCs w:val="22"/>
          <w:rPrChange w:id="603" w:author="Claire Kouba" w:date="2023-09-12T16:52:00Z">
            <w:rPr/>
          </w:rPrChange>
        </w:rPr>
        <w:t>These</w:t>
      </w:r>
      <w:r w:rsidRPr="00D753AC">
        <w:rPr>
          <w:rFonts w:cs="Times New Roman"/>
          <w:spacing w:val="-33"/>
          <w:w w:val="105"/>
          <w:sz w:val="22"/>
          <w:szCs w:val="22"/>
          <w:rPrChange w:id="604" w:author="Claire Kouba" w:date="2023-09-12T16:52:00Z">
            <w:rPr>
              <w:spacing w:val="13"/>
            </w:rPr>
          </w:rPrChange>
        </w:rPr>
        <w:t xml:space="preserve"> </w:t>
      </w:r>
      <w:r w:rsidRPr="00D753AC">
        <w:rPr>
          <w:rFonts w:cs="Times New Roman"/>
          <w:w w:val="105"/>
          <w:sz w:val="22"/>
          <w:szCs w:val="22"/>
          <w:rPrChange w:id="605" w:author="Claire Kouba" w:date="2023-09-12T16:52:00Z">
            <w:rPr/>
          </w:rPrChange>
        </w:rPr>
        <w:t>two</w:t>
      </w:r>
      <w:r w:rsidRPr="00D753AC">
        <w:rPr>
          <w:rFonts w:cs="Times New Roman"/>
          <w:spacing w:val="-33"/>
          <w:w w:val="105"/>
          <w:sz w:val="22"/>
          <w:szCs w:val="22"/>
          <w:rPrChange w:id="606" w:author="Claire Kouba" w:date="2023-09-12T16:52:00Z">
            <w:rPr>
              <w:spacing w:val="13"/>
            </w:rPr>
          </w:rPrChange>
        </w:rPr>
        <w:t xml:space="preserve"> </w:t>
      </w:r>
      <w:r w:rsidRPr="00D753AC">
        <w:rPr>
          <w:rFonts w:cs="Times New Roman"/>
          <w:w w:val="105"/>
          <w:sz w:val="22"/>
          <w:szCs w:val="22"/>
          <w:rPrChange w:id="607" w:author="Claire Kouba" w:date="2023-09-12T16:52:00Z">
            <w:rPr/>
          </w:rPrChange>
        </w:rPr>
        <w:t>linear</w:t>
      </w:r>
      <w:r w:rsidRPr="00D753AC">
        <w:rPr>
          <w:rFonts w:cs="Times New Roman"/>
          <w:spacing w:val="-33"/>
          <w:w w:val="105"/>
          <w:sz w:val="22"/>
          <w:szCs w:val="22"/>
          <w:rPrChange w:id="608" w:author="Claire Kouba" w:date="2023-09-12T16:52:00Z">
            <w:rPr>
              <w:spacing w:val="13"/>
            </w:rPr>
          </w:rPrChange>
        </w:rPr>
        <w:t xml:space="preserve"> </w:t>
      </w:r>
      <w:r w:rsidRPr="00D753AC">
        <w:rPr>
          <w:rFonts w:cs="Times New Roman"/>
          <w:w w:val="105"/>
          <w:sz w:val="22"/>
          <w:szCs w:val="22"/>
          <w:rPrChange w:id="609" w:author="Claire Kouba" w:date="2023-09-12T16:52:00Z">
            <w:rPr/>
          </w:rPrChange>
        </w:rPr>
        <w:t>models</w:t>
      </w:r>
      <w:r w:rsidRPr="00D753AC">
        <w:rPr>
          <w:rFonts w:cs="Times New Roman"/>
          <w:spacing w:val="-33"/>
          <w:w w:val="105"/>
          <w:sz w:val="22"/>
          <w:szCs w:val="22"/>
          <w:rPrChange w:id="610" w:author="Claire Kouba" w:date="2023-09-12T16:52:00Z">
            <w:rPr>
              <w:spacing w:val="13"/>
            </w:rPr>
          </w:rPrChange>
        </w:rPr>
        <w:t xml:space="preserve"> </w:t>
      </w:r>
      <w:r w:rsidRPr="00D753AC">
        <w:rPr>
          <w:rFonts w:cs="Times New Roman"/>
          <w:w w:val="105"/>
          <w:sz w:val="22"/>
          <w:szCs w:val="22"/>
          <w:rPrChange w:id="611" w:author="Claire Kouba" w:date="2023-09-12T16:52:00Z">
            <w:rPr/>
          </w:rPrChange>
        </w:rPr>
        <w:t>could</w:t>
      </w:r>
      <w:r w:rsidRPr="00D753AC">
        <w:rPr>
          <w:rFonts w:cs="Times New Roman"/>
          <w:spacing w:val="-33"/>
          <w:w w:val="105"/>
          <w:sz w:val="22"/>
          <w:szCs w:val="22"/>
          <w:rPrChange w:id="612" w:author="Claire Kouba" w:date="2023-09-12T16:52:00Z">
            <w:rPr>
              <w:spacing w:val="13"/>
            </w:rPr>
          </w:rPrChange>
        </w:rPr>
        <w:t xml:space="preserve"> </w:t>
      </w:r>
      <w:r w:rsidRPr="00D753AC">
        <w:rPr>
          <w:rFonts w:cs="Times New Roman"/>
          <w:w w:val="105"/>
          <w:sz w:val="22"/>
          <w:szCs w:val="22"/>
          <w:rPrChange w:id="613" w:author="Claire Kouba" w:date="2023-09-12T16:52:00Z">
            <w:rPr/>
          </w:rPrChange>
        </w:rPr>
        <w:t>reproduce</w:t>
      </w:r>
      <w:r w:rsidRPr="00D753AC">
        <w:rPr>
          <w:rFonts w:cs="Times New Roman"/>
          <w:spacing w:val="-33"/>
          <w:w w:val="105"/>
          <w:sz w:val="22"/>
          <w:szCs w:val="22"/>
          <w:rPrChange w:id="614" w:author="Claire Kouba" w:date="2023-09-12T16:52:00Z">
            <w:rPr>
              <w:spacing w:val="13"/>
            </w:rPr>
          </w:rPrChange>
        </w:rPr>
        <w:t xml:space="preserve"> </w:t>
      </w:r>
      <w:r w:rsidRPr="00D753AC">
        <w:rPr>
          <w:rFonts w:cs="Times New Roman"/>
          <w:w w:val="105"/>
          <w:sz w:val="22"/>
          <w:szCs w:val="22"/>
          <w:rPrChange w:id="615" w:author="Claire Kouba" w:date="2023-09-12T16:52:00Z">
            <w:rPr/>
          </w:rPrChange>
        </w:rPr>
        <w:t>historic</w:t>
      </w:r>
      <w:r w:rsidRPr="00D753AC">
        <w:rPr>
          <w:rFonts w:cs="Times New Roman"/>
          <w:spacing w:val="-33"/>
          <w:w w:val="105"/>
          <w:sz w:val="22"/>
          <w:szCs w:val="22"/>
          <w:rPrChange w:id="616" w:author="Claire Kouba" w:date="2023-09-12T16:52:00Z">
            <w:rPr>
              <w:spacing w:val="13"/>
            </w:rPr>
          </w:rPrChange>
        </w:rPr>
        <w:t xml:space="preserve"> </w:t>
      </w:r>
      <w:r w:rsidRPr="00D753AC">
        <w:rPr>
          <w:rFonts w:cs="Times New Roman"/>
          <w:w w:val="105"/>
          <w:sz w:val="22"/>
          <w:szCs w:val="22"/>
          <w:rPrChange w:id="617" w:author="Claire Kouba" w:date="2023-09-12T16:52:00Z">
            <w:rPr/>
          </w:rPrChange>
        </w:rPr>
        <w:t>values</w:t>
      </w:r>
      <w:r w:rsidRPr="00D753AC">
        <w:rPr>
          <w:rFonts w:cs="Times New Roman"/>
          <w:spacing w:val="-33"/>
          <w:w w:val="105"/>
          <w:sz w:val="22"/>
          <w:szCs w:val="22"/>
          <w:rPrChange w:id="618" w:author="Claire Kouba" w:date="2023-09-12T16:52:00Z">
            <w:rPr>
              <w:spacing w:val="13"/>
            </w:rPr>
          </w:rPrChange>
        </w:rPr>
        <w:t xml:space="preserve"> </w:t>
      </w:r>
      <w:r w:rsidRPr="00D753AC">
        <w:rPr>
          <w:rFonts w:cs="Times New Roman"/>
          <w:w w:val="105"/>
          <w:sz w:val="22"/>
          <w:szCs w:val="22"/>
          <w:rPrChange w:id="619" w:author="Claire Kouba" w:date="2023-09-12T16:52:00Z">
            <w:rPr/>
          </w:rPrChange>
        </w:rPr>
        <w:t>of</w:t>
      </w:r>
      <w:r w:rsidRPr="00D753AC">
        <w:rPr>
          <w:rFonts w:cs="Times New Roman"/>
          <w:spacing w:val="-33"/>
          <w:w w:val="105"/>
          <w:sz w:val="22"/>
          <w:szCs w:val="22"/>
          <w:rPrChange w:id="620" w:author="Claire Kouba" w:date="2023-09-12T16:52:00Z">
            <w:rPr>
              <w:spacing w:val="13"/>
            </w:rPr>
          </w:rPrChange>
        </w:rPr>
        <w:t xml:space="preserve"> </w:t>
      </w:r>
      <w:r w:rsidRPr="00D753AC">
        <w:rPr>
          <w:rFonts w:eastAsia="Arial" w:cs="Times New Roman"/>
          <w:i/>
          <w:w w:val="105"/>
          <w:sz w:val="22"/>
          <w:szCs w:val="22"/>
          <w:rPrChange w:id="621" w:author="Claire Kouba" w:date="2023-09-12T16:52:00Z">
            <w:rPr>
              <w:rFonts w:eastAsia="Arial"/>
              <w:i/>
            </w:rPr>
          </w:rPrChange>
        </w:rPr>
        <w:t>V</w:t>
      </w:r>
      <w:r w:rsidRPr="00D753AC">
        <w:rPr>
          <w:rFonts w:eastAsia="Arial" w:cs="Times New Roman"/>
          <w:i/>
          <w:w w:val="105"/>
          <w:position w:val="-2"/>
          <w:sz w:val="22"/>
          <w:szCs w:val="22"/>
          <w:rPrChange w:id="622" w:author="Claire Kouba" w:date="2023-09-12T16:52:00Z">
            <w:rPr>
              <w:rFonts w:eastAsia="Arial"/>
              <w:i/>
              <w:position w:val="-2"/>
            </w:rPr>
          </w:rPrChange>
        </w:rPr>
        <w:t>min</w:t>
      </w:r>
      <w:del w:id="623" w:author="Claire Kouba" w:date="2023-09-12T16:52:00Z">
        <w:r w:rsidR="00505335" w:rsidRPr="00D753AC">
          <w:rPr>
            <w:rFonts w:eastAsia="Lucida Sans" w:cs="Times New Roman"/>
            <w:i/>
            <w:position w:val="-2"/>
            <w:sz w:val="22"/>
            <w:szCs w:val="22"/>
          </w:rPr>
          <w:delText>,</w:delText>
        </w:r>
        <w:r w:rsidR="00505335" w:rsidRPr="00D753AC">
          <w:rPr>
            <w:rFonts w:eastAsia="Lucida Sans" w:cs="Times New Roman"/>
            <w:i/>
            <w:spacing w:val="4"/>
            <w:position w:val="-2"/>
            <w:sz w:val="22"/>
            <w:szCs w:val="22"/>
          </w:rPr>
          <w:delText xml:space="preserve"> </w:delText>
        </w:r>
        <w:r w:rsidR="00505335" w:rsidRPr="00D753AC">
          <w:rPr>
            <w:rFonts w:eastAsia="Bauhaus 93" w:cs="Times New Roman"/>
            <w:position w:val="-2"/>
            <w:sz w:val="22"/>
            <w:szCs w:val="22"/>
          </w:rPr>
          <w:delText>30</w:delText>
        </w:r>
        <w:r w:rsidR="00505335" w:rsidRPr="00D753AC">
          <w:rPr>
            <w:rFonts w:eastAsia="Bauhaus 93" w:cs="Times New Roman"/>
            <w:spacing w:val="13"/>
            <w:position w:val="-2"/>
            <w:sz w:val="22"/>
            <w:szCs w:val="22"/>
          </w:rPr>
          <w:delText xml:space="preserve"> </w:delText>
        </w:r>
        <w:r w:rsidR="00505335" w:rsidRPr="00D753AC">
          <w:rPr>
            <w:rFonts w:eastAsia="Lucida Sans" w:cs="Times New Roman"/>
            <w:i/>
            <w:position w:val="-2"/>
            <w:sz w:val="22"/>
            <w:szCs w:val="22"/>
          </w:rPr>
          <w:delText>days</w:delText>
        </w:r>
      </w:del>
      <w:r w:rsidRPr="00D753AC">
        <w:rPr>
          <w:rFonts w:eastAsia="Arial" w:cs="Times New Roman"/>
          <w:i/>
          <w:spacing w:val="-17"/>
          <w:w w:val="105"/>
          <w:position w:val="-2"/>
          <w:sz w:val="22"/>
          <w:szCs w:val="22"/>
          <w:rPrChange w:id="624" w:author="Claire Kouba" w:date="2023-09-12T16:52:00Z">
            <w:rPr>
              <w:rFonts w:eastAsia="Arial"/>
              <w:i/>
              <w:spacing w:val="30"/>
              <w:position w:val="-2"/>
            </w:rPr>
          </w:rPrChange>
        </w:rPr>
        <w:t xml:space="preserve"> </w:t>
      </w:r>
      <w:r w:rsidRPr="00D753AC">
        <w:rPr>
          <w:rFonts w:cs="Times New Roman"/>
          <w:w w:val="105"/>
          <w:sz w:val="22"/>
          <w:szCs w:val="22"/>
          <w:rPrChange w:id="625" w:author="Claire Kouba" w:date="2023-09-12T16:52:00Z">
            <w:rPr/>
          </w:rPrChange>
        </w:rPr>
        <w:t>and</w:t>
      </w:r>
      <w:r w:rsidRPr="00D753AC">
        <w:rPr>
          <w:rFonts w:cs="Times New Roman"/>
          <w:spacing w:val="-33"/>
          <w:w w:val="105"/>
          <w:sz w:val="22"/>
          <w:szCs w:val="22"/>
          <w:rPrChange w:id="626" w:author="Claire Kouba" w:date="2023-09-12T16:52:00Z">
            <w:rPr>
              <w:w w:val="99"/>
            </w:rPr>
          </w:rPrChange>
        </w:rPr>
        <w:t xml:space="preserve"> </w:t>
      </w:r>
      <w:r w:rsidRPr="00D753AC">
        <w:rPr>
          <w:rFonts w:eastAsia="Arial" w:cs="Times New Roman"/>
          <w:i/>
          <w:w w:val="105"/>
          <w:sz w:val="22"/>
          <w:szCs w:val="22"/>
          <w:rPrChange w:id="627" w:author="Claire Kouba" w:date="2023-09-12T16:52:00Z">
            <w:rPr>
              <w:rFonts w:eastAsia="Arial"/>
              <w:i/>
            </w:rPr>
          </w:rPrChange>
        </w:rPr>
        <w:t>P</w:t>
      </w:r>
      <w:r w:rsidRPr="00D753AC">
        <w:rPr>
          <w:rFonts w:eastAsia="Arial" w:cs="Times New Roman"/>
          <w:i/>
          <w:w w:val="105"/>
          <w:position w:val="-2"/>
          <w:sz w:val="22"/>
          <w:szCs w:val="22"/>
          <w:rPrChange w:id="628" w:author="Claire Kouba" w:date="2023-09-12T16:52:00Z">
            <w:rPr>
              <w:rFonts w:eastAsia="Arial"/>
              <w:i/>
              <w:position w:val="-2"/>
            </w:rPr>
          </w:rPrChange>
        </w:rPr>
        <w:t>spill</w:t>
      </w:r>
      <w:r w:rsidRPr="00D753AC">
        <w:rPr>
          <w:rFonts w:eastAsia="Arial" w:cs="Times New Roman"/>
          <w:i/>
          <w:spacing w:val="-16"/>
          <w:w w:val="105"/>
          <w:position w:val="-2"/>
          <w:sz w:val="22"/>
          <w:szCs w:val="22"/>
          <w:rPrChange w:id="629" w:author="Claire Kouba" w:date="2023-09-12T16:52:00Z">
            <w:rPr>
              <w:rFonts w:eastAsia="Arial"/>
              <w:i/>
              <w:position w:val="-2"/>
            </w:rPr>
          </w:rPrChange>
        </w:rPr>
        <w:t xml:space="preserve"> </w:t>
      </w:r>
      <w:r w:rsidRPr="00D753AC">
        <w:rPr>
          <w:rFonts w:cs="Times New Roman"/>
          <w:w w:val="105"/>
          <w:sz w:val="22"/>
          <w:szCs w:val="22"/>
          <w:rPrChange w:id="630" w:author="Claire Kouba" w:date="2023-09-12T16:52:00Z">
            <w:rPr/>
          </w:rPrChange>
        </w:rPr>
        <w:t>with</w:t>
      </w:r>
      <w:r w:rsidRPr="00D753AC">
        <w:rPr>
          <w:rFonts w:cs="Times New Roman"/>
          <w:spacing w:val="-33"/>
          <w:w w:val="105"/>
          <w:sz w:val="22"/>
          <w:szCs w:val="22"/>
          <w:rPrChange w:id="631" w:author="Claire Kouba" w:date="2023-09-12T16:52:00Z">
            <w:rPr/>
          </w:rPrChange>
        </w:rPr>
        <w:t xml:space="preserve"> </w:t>
      </w:r>
      <w:r w:rsidRPr="00D753AC">
        <w:rPr>
          <w:rFonts w:cs="Times New Roman"/>
          <w:w w:val="105"/>
          <w:sz w:val="22"/>
          <w:szCs w:val="22"/>
          <w:rPrChange w:id="632" w:author="Claire Kouba" w:date="2023-09-12T16:52:00Z">
            <w:rPr/>
          </w:rPrChange>
        </w:rPr>
        <w:t>an</w:t>
      </w:r>
      <w:r w:rsidRPr="00D753AC">
        <w:rPr>
          <w:rFonts w:cs="Times New Roman"/>
          <w:spacing w:val="-33"/>
          <w:w w:val="105"/>
          <w:sz w:val="22"/>
          <w:szCs w:val="22"/>
          <w:rPrChange w:id="633" w:author="Claire Kouba" w:date="2023-09-12T16:52:00Z">
            <w:rPr/>
          </w:rPrChange>
        </w:rPr>
        <w:t xml:space="preserve"> </w:t>
      </w:r>
      <w:r w:rsidRPr="00D753AC">
        <w:rPr>
          <w:rFonts w:cs="Times New Roman"/>
          <w:w w:val="105"/>
          <w:sz w:val="22"/>
          <w:szCs w:val="22"/>
          <w:rPrChange w:id="634" w:author="Claire Kouba" w:date="2023-09-12T16:52:00Z">
            <w:rPr/>
          </w:rPrChange>
        </w:rPr>
        <w:t>average</w:t>
      </w:r>
      <w:r w:rsidRPr="00D753AC">
        <w:rPr>
          <w:rFonts w:cs="Times New Roman"/>
          <w:spacing w:val="-33"/>
          <w:w w:val="105"/>
          <w:sz w:val="22"/>
          <w:szCs w:val="22"/>
          <w:rPrChange w:id="635" w:author="Claire Kouba" w:date="2023-09-12T16:52:00Z">
            <w:rPr/>
          </w:rPrChange>
        </w:rPr>
        <w:t xml:space="preserve"> </w:t>
      </w:r>
      <w:r w:rsidRPr="00D753AC">
        <w:rPr>
          <w:rFonts w:cs="Times New Roman"/>
          <w:w w:val="105"/>
          <w:sz w:val="22"/>
          <w:szCs w:val="22"/>
          <w:rPrChange w:id="636" w:author="Claire Kouba" w:date="2023-09-12T16:52:00Z">
            <w:rPr/>
          </w:rPrChange>
        </w:rPr>
        <w:t xml:space="preserve">model </w:t>
      </w:r>
      <w:r w:rsidRPr="00D753AC">
        <w:rPr>
          <w:rFonts w:cs="Times New Roman"/>
          <w:sz w:val="22"/>
          <w:szCs w:val="22"/>
        </w:rPr>
        <w:t>error</w:t>
      </w:r>
      <w:r w:rsidRPr="00D753AC">
        <w:rPr>
          <w:rFonts w:cs="Times New Roman"/>
          <w:spacing w:val="-6"/>
          <w:sz w:val="22"/>
          <w:szCs w:val="22"/>
          <w:rPrChange w:id="637" w:author="Claire Kouba" w:date="2023-09-12T16:52:00Z">
            <w:rPr/>
          </w:rPrChange>
        </w:rPr>
        <w:t xml:space="preserve"> </w:t>
      </w:r>
      <w:r w:rsidRPr="00D753AC">
        <w:rPr>
          <w:rFonts w:cs="Times New Roman"/>
          <w:sz w:val="22"/>
          <w:szCs w:val="22"/>
        </w:rPr>
        <w:t>(RMSE)</w:t>
      </w:r>
      <w:r w:rsidRPr="00D753AC">
        <w:rPr>
          <w:rFonts w:cs="Times New Roman"/>
          <w:spacing w:val="-6"/>
          <w:sz w:val="22"/>
          <w:szCs w:val="22"/>
          <w:rPrChange w:id="638" w:author="Claire Kouba" w:date="2023-09-12T16:52:00Z">
            <w:rPr/>
          </w:rPrChange>
        </w:rPr>
        <w:t xml:space="preserve"> </w:t>
      </w:r>
      <w:r w:rsidRPr="00D753AC">
        <w:rPr>
          <w:rFonts w:cs="Times New Roman"/>
          <w:sz w:val="22"/>
          <w:szCs w:val="22"/>
        </w:rPr>
        <w:t>of</w:t>
      </w:r>
      <w:r w:rsidRPr="00D753AC">
        <w:rPr>
          <w:rFonts w:cs="Times New Roman"/>
          <w:spacing w:val="-6"/>
          <w:sz w:val="22"/>
          <w:szCs w:val="22"/>
          <w:rPrChange w:id="639" w:author="Claire Kouba" w:date="2023-09-12T16:52:00Z">
            <w:rPr/>
          </w:rPrChange>
        </w:rPr>
        <w:t xml:space="preserve"> </w:t>
      </w:r>
      <w:r w:rsidRPr="00D753AC">
        <w:rPr>
          <w:rFonts w:cs="Times New Roman"/>
          <w:sz w:val="22"/>
          <w:szCs w:val="22"/>
        </w:rPr>
        <w:t>1.4</w:t>
      </w:r>
      <w:r w:rsidRPr="00D753AC">
        <w:rPr>
          <w:rFonts w:cs="Times New Roman"/>
          <w:spacing w:val="-6"/>
          <w:sz w:val="22"/>
          <w:szCs w:val="22"/>
          <w:rPrChange w:id="640" w:author="Claire Kouba" w:date="2023-09-12T16:52:00Z">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pacing w:val="18"/>
          <w:position w:val="7"/>
          <w:sz w:val="22"/>
          <w:szCs w:val="22"/>
          <w:rPrChange w:id="641" w:author="Claire Kouba" w:date="2023-09-12T16:52:00Z">
            <w:rPr>
              <w:position w:val="7"/>
            </w:rPr>
          </w:rPrChange>
        </w:rPr>
        <w:t xml:space="preserve"> </w:t>
      </w:r>
      <w:r w:rsidRPr="00D753AC">
        <w:rPr>
          <w:rFonts w:cs="Times New Roman"/>
          <w:sz w:val="22"/>
          <w:szCs w:val="22"/>
        </w:rPr>
        <w:t>/</w:t>
      </w:r>
      <w:r w:rsidRPr="00D753AC">
        <w:rPr>
          <w:rFonts w:cs="Times New Roman"/>
          <w:spacing w:val="-6"/>
          <w:sz w:val="22"/>
          <w:szCs w:val="22"/>
          <w:rPrChange w:id="642" w:author="Claire Kouba" w:date="2023-09-12T16:52:00Z">
            <w:rPr/>
          </w:rPrChange>
        </w:rPr>
        <w:t xml:space="preserve"> </w:t>
      </w:r>
      <w:r w:rsidRPr="00D753AC">
        <w:rPr>
          <w:rFonts w:cs="Times New Roman"/>
          <w:sz w:val="22"/>
          <w:szCs w:val="22"/>
        </w:rPr>
        <w:t>30</w:t>
      </w:r>
      <w:r w:rsidRPr="00D753AC">
        <w:rPr>
          <w:rFonts w:cs="Times New Roman"/>
          <w:spacing w:val="-6"/>
          <w:sz w:val="22"/>
          <w:szCs w:val="22"/>
          <w:rPrChange w:id="643" w:author="Claire Kouba" w:date="2023-09-12T16:52:00Z">
            <w:rPr/>
          </w:rPrChange>
        </w:rPr>
        <w:t xml:space="preserve"> </w:t>
      </w:r>
      <w:r w:rsidRPr="00D753AC">
        <w:rPr>
          <w:rFonts w:cs="Times New Roman"/>
          <w:sz w:val="22"/>
          <w:szCs w:val="22"/>
        </w:rPr>
        <w:t>days</w:t>
      </w:r>
      <w:r w:rsidRPr="00D753AC">
        <w:rPr>
          <w:rFonts w:cs="Times New Roman"/>
          <w:spacing w:val="-6"/>
          <w:sz w:val="22"/>
          <w:szCs w:val="22"/>
          <w:rPrChange w:id="644" w:author="Claire Kouba" w:date="2023-09-12T16:52:00Z">
            <w:rPr/>
          </w:rPrChange>
        </w:rPr>
        <w:t xml:space="preserve"> </w:t>
      </w:r>
      <w:r w:rsidRPr="00D753AC">
        <w:rPr>
          <w:rFonts w:cs="Times New Roman"/>
          <w:sz w:val="22"/>
          <w:szCs w:val="22"/>
        </w:rPr>
        <w:t>(19.4</w:t>
      </w:r>
      <w:r w:rsidRPr="00D753AC">
        <w:rPr>
          <w:rFonts w:cs="Times New Roman"/>
          <w:spacing w:val="-6"/>
          <w:sz w:val="22"/>
          <w:szCs w:val="22"/>
          <w:rPrChange w:id="645" w:author="Claire Kouba" w:date="2023-09-12T16:52:00Z">
            <w:rPr/>
          </w:rPrChange>
        </w:rPr>
        <w:t xml:space="preserve"> </w:t>
      </w:r>
      <w:r w:rsidRPr="00D753AC">
        <w:rPr>
          <w:rFonts w:cs="Times New Roman"/>
          <w:sz w:val="22"/>
          <w:szCs w:val="22"/>
        </w:rPr>
        <w:t>cfs)</w:t>
      </w:r>
      <w:r w:rsidRPr="00D753AC">
        <w:rPr>
          <w:rFonts w:cs="Times New Roman"/>
          <w:spacing w:val="-6"/>
          <w:sz w:val="22"/>
          <w:szCs w:val="22"/>
          <w:rPrChange w:id="646" w:author="Claire Kouba" w:date="2023-09-12T16:52:00Z">
            <w:rPr/>
          </w:rPrChange>
        </w:rPr>
        <w:t xml:space="preserve"> </w:t>
      </w:r>
      <w:r w:rsidRPr="00D753AC">
        <w:rPr>
          <w:rFonts w:cs="Times New Roman"/>
          <w:sz w:val="22"/>
          <w:szCs w:val="22"/>
        </w:rPr>
        <w:t>and</w:t>
      </w:r>
      <w:r w:rsidRPr="00D753AC">
        <w:rPr>
          <w:rFonts w:cs="Times New Roman"/>
          <w:spacing w:val="-6"/>
          <w:sz w:val="22"/>
          <w:szCs w:val="22"/>
          <w:rPrChange w:id="647" w:author="Claire Kouba" w:date="2023-09-12T16:52:00Z">
            <w:rPr/>
          </w:rPrChange>
        </w:rPr>
        <w:t xml:space="preserve"> </w:t>
      </w:r>
      <w:del w:id="648" w:author="Claire Kouba" w:date="2023-09-12T16:52:00Z">
        <w:r w:rsidR="00505335" w:rsidRPr="00D753AC">
          <w:rPr>
            <w:rFonts w:cs="Times New Roman"/>
            <w:sz w:val="22"/>
            <w:szCs w:val="22"/>
          </w:rPr>
          <w:delText>20.7</w:delText>
        </w:r>
      </w:del>
      <w:ins w:id="649" w:author="Claire Kouba" w:date="2023-09-12T16:52:00Z">
        <w:r w:rsidRPr="00D753AC">
          <w:rPr>
            <w:rFonts w:cs="Times New Roman"/>
            <w:sz w:val="22"/>
            <w:szCs w:val="22"/>
          </w:rPr>
          <w:t>25.4</w:t>
        </w:r>
      </w:ins>
      <w:r w:rsidRPr="00D753AC">
        <w:rPr>
          <w:rFonts w:cs="Times New Roman"/>
          <w:spacing w:val="-6"/>
          <w:sz w:val="22"/>
          <w:szCs w:val="22"/>
          <w:rPrChange w:id="650" w:author="Claire Kouba" w:date="2023-09-12T16:52:00Z">
            <w:rPr/>
          </w:rPrChange>
        </w:rPr>
        <w:t xml:space="preserve"> </w:t>
      </w:r>
      <w:r w:rsidRPr="00D753AC">
        <w:rPr>
          <w:rFonts w:cs="Times New Roman"/>
          <w:sz w:val="22"/>
          <w:szCs w:val="22"/>
        </w:rPr>
        <w:t>mm</w:t>
      </w:r>
      <w:r w:rsidRPr="00D753AC">
        <w:rPr>
          <w:rFonts w:cs="Times New Roman"/>
          <w:spacing w:val="-6"/>
          <w:sz w:val="22"/>
          <w:szCs w:val="22"/>
          <w:rPrChange w:id="651" w:author="Claire Kouba" w:date="2023-09-12T16:52:00Z">
            <w:rPr/>
          </w:rPrChange>
        </w:rPr>
        <w:t xml:space="preserve"> </w:t>
      </w:r>
      <w:r w:rsidRPr="00D753AC">
        <w:rPr>
          <w:rFonts w:cs="Times New Roman"/>
          <w:sz w:val="22"/>
          <w:szCs w:val="22"/>
        </w:rPr>
        <w:t>(</w:t>
      </w:r>
      <w:del w:id="652" w:author="Claire Kouba" w:date="2023-09-12T16:52:00Z">
        <w:r w:rsidR="00505335" w:rsidRPr="00D753AC">
          <w:rPr>
            <w:rFonts w:cs="Times New Roman"/>
            <w:sz w:val="22"/>
            <w:szCs w:val="22"/>
          </w:rPr>
          <w:delText>0.8 inches),</w:delText>
        </w:r>
      </w:del>
      <w:ins w:id="653" w:author="Claire Kouba" w:date="2023-09-12T16:52:00Z">
        <w:r w:rsidRPr="00D753AC">
          <w:rPr>
            <w:rFonts w:cs="Times New Roman"/>
            <w:sz w:val="22"/>
            <w:szCs w:val="22"/>
          </w:rPr>
          <w:t>1</w:t>
        </w:r>
        <w:r w:rsidRPr="00D753AC">
          <w:rPr>
            <w:rFonts w:cs="Times New Roman"/>
            <w:spacing w:val="-6"/>
            <w:sz w:val="22"/>
            <w:szCs w:val="22"/>
          </w:rPr>
          <w:t xml:space="preserve"> </w:t>
        </w:r>
        <w:r w:rsidRPr="00D753AC">
          <w:rPr>
            <w:rFonts w:cs="Times New Roman"/>
            <w:sz w:val="22"/>
            <w:szCs w:val="22"/>
          </w:rPr>
          <w:t>inch),</w:t>
        </w:r>
        <w:r w:rsidRPr="00D753AC">
          <w:rPr>
            <w:rFonts w:cs="Times New Roman"/>
            <w:spacing w:val="-6"/>
            <w:sz w:val="22"/>
            <w:szCs w:val="22"/>
          </w:rPr>
          <w:t xml:space="preserve"> </w:t>
        </w:r>
        <w:r w:rsidRPr="00D753AC">
          <w:rPr>
            <w:rFonts w:cs="Times New Roman"/>
            <w:sz w:val="22"/>
            <w:szCs w:val="22"/>
          </w:rPr>
          <w:t>corresponding</w:t>
        </w:r>
        <w:r w:rsidRPr="00D753AC">
          <w:rPr>
            <w:rFonts w:cs="Times New Roman"/>
            <w:spacing w:val="-6"/>
            <w:sz w:val="22"/>
            <w:szCs w:val="22"/>
          </w:rPr>
          <w:t xml:space="preserve"> </w:t>
        </w:r>
        <w:r w:rsidRPr="00D753AC">
          <w:rPr>
            <w:rFonts w:cs="Times New Roman"/>
            <w:sz w:val="22"/>
            <w:szCs w:val="22"/>
          </w:rPr>
          <w:t>to</w:t>
        </w:r>
        <w:r w:rsidRPr="00D753AC">
          <w:rPr>
            <w:rFonts w:cs="Times New Roman"/>
            <w:spacing w:val="-6"/>
            <w:sz w:val="22"/>
            <w:szCs w:val="22"/>
          </w:rPr>
          <w:t xml:space="preserve"> </w:t>
        </w:r>
        <w:r w:rsidRPr="00D753AC">
          <w:rPr>
            <w:rFonts w:cs="Times New Roman"/>
            <w:sz w:val="22"/>
            <w:szCs w:val="22"/>
          </w:rPr>
          <w:t>49%</w:t>
        </w:r>
        <w:r w:rsidRPr="00D753AC">
          <w:rPr>
            <w:rFonts w:cs="Times New Roman"/>
            <w:spacing w:val="-6"/>
            <w:sz w:val="22"/>
            <w:szCs w:val="22"/>
          </w:rPr>
          <w:t xml:space="preserve"> </w:t>
        </w:r>
        <w:r w:rsidRPr="00D753AC">
          <w:rPr>
            <w:rFonts w:cs="Times New Roman"/>
            <w:sz w:val="22"/>
            <w:szCs w:val="22"/>
          </w:rPr>
          <w:t>and</w:t>
        </w:r>
        <w:r w:rsidRPr="00D753AC">
          <w:rPr>
            <w:rFonts w:cs="Times New Roman"/>
            <w:spacing w:val="-6"/>
            <w:sz w:val="22"/>
            <w:szCs w:val="22"/>
          </w:rPr>
          <w:t xml:space="preserve"> </w:t>
        </w:r>
        <w:r w:rsidRPr="00D753AC">
          <w:rPr>
            <w:rFonts w:cs="Times New Roman"/>
            <w:sz w:val="22"/>
            <w:szCs w:val="22"/>
          </w:rPr>
          <w:t>37%</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mean</w:t>
        </w:r>
        <w:r w:rsidRPr="00D753AC">
          <w:rPr>
            <w:rFonts w:cs="Times New Roman"/>
            <w:spacing w:val="-6"/>
            <w:sz w:val="22"/>
            <w:szCs w:val="22"/>
          </w:rPr>
          <w:t xml:space="preserve"> </w:t>
        </w:r>
        <w:r w:rsidRPr="00D753AC">
          <w:rPr>
            <w:rFonts w:cs="Times New Roman"/>
            <w:sz w:val="22"/>
            <w:szCs w:val="22"/>
          </w:rPr>
          <w:t>observed</w:t>
        </w:r>
        <w:r w:rsidRPr="00D753AC">
          <w:rPr>
            <w:rFonts w:cs="Times New Roman"/>
            <w:spacing w:val="-6"/>
            <w:sz w:val="22"/>
            <w:szCs w:val="22"/>
          </w:rPr>
          <w:t xml:space="preserve"> </w:t>
        </w:r>
        <w:r w:rsidRPr="00D753AC">
          <w:rPr>
            <w:rFonts w:cs="Times New Roman"/>
            <w:sz w:val="22"/>
            <w:szCs w:val="22"/>
          </w:rPr>
          <w:t>values,</w:t>
        </w:r>
      </w:ins>
      <w:r w:rsidRPr="00D753AC">
        <w:rPr>
          <w:rFonts w:cs="Times New Roman"/>
          <w:sz w:val="22"/>
          <w:szCs w:val="22"/>
        </w:rPr>
        <w:t xml:space="preserve"> respectively.</w:t>
      </w:r>
      <w:r w:rsidRPr="00D753AC">
        <w:rPr>
          <w:rFonts w:cs="Times New Roman"/>
          <w:spacing w:val="-15"/>
          <w:sz w:val="22"/>
          <w:szCs w:val="22"/>
          <w:rPrChange w:id="654" w:author="Claire Kouba" w:date="2023-09-12T16:52:00Z">
            <w:rPr/>
          </w:rPrChange>
        </w:rPr>
        <w:t xml:space="preserve"> </w:t>
      </w:r>
      <w:r w:rsidRPr="00D753AC">
        <w:rPr>
          <w:rFonts w:cs="Times New Roman"/>
          <w:sz w:val="22"/>
          <w:szCs w:val="22"/>
        </w:rPr>
        <w:t>Although</w:t>
      </w:r>
      <w:r w:rsidRPr="00D753AC">
        <w:rPr>
          <w:rFonts w:cs="Times New Roman"/>
          <w:spacing w:val="-15"/>
          <w:sz w:val="22"/>
          <w:szCs w:val="22"/>
          <w:rPrChange w:id="655" w:author="Claire Kouba" w:date="2023-09-12T16:52:00Z">
            <w:rPr>
              <w:w w:val="99"/>
            </w:rPr>
          </w:rPrChange>
        </w:rPr>
        <w:t xml:space="preserve"> </w:t>
      </w:r>
      <w:r w:rsidRPr="00D753AC">
        <w:rPr>
          <w:rFonts w:cs="Times New Roman"/>
          <w:sz w:val="22"/>
          <w:szCs w:val="22"/>
        </w:rPr>
        <w:t>these</w:t>
      </w:r>
      <w:r w:rsidRPr="00D753AC">
        <w:rPr>
          <w:rFonts w:cs="Times New Roman"/>
          <w:spacing w:val="-15"/>
          <w:sz w:val="22"/>
          <w:szCs w:val="22"/>
          <w:rPrChange w:id="656" w:author="Claire Kouba" w:date="2023-09-12T16:52:00Z">
            <w:rPr>
              <w:spacing w:val="18"/>
            </w:rPr>
          </w:rPrChange>
        </w:rPr>
        <w:t xml:space="preserve"> </w:t>
      </w:r>
      <w:r w:rsidRPr="00D753AC">
        <w:rPr>
          <w:rFonts w:cs="Times New Roman"/>
          <w:sz w:val="22"/>
          <w:szCs w:val="22"/>
        </w:rPr>
        <w:t>predictive</w:t>
      </w:r>
      <w:r w:rsidRPr="00D753AC">
        <w:rPr>
          <w:rFonts w:cs="Times New Roman"/>
          <w:spacing w:val="-15"/>
          <w:sz w:val="22"/>
          <w:szCs w:val="22"/>
          <w:rPrChange w:id="657" w:author="Claire Kouba" w:date="2023-09-12T16:52:00Z">
            <w:rPr>
              <w:spacing w:val="18"/>
            </w:rPr>
          </w:rPrChange>
        </w:rPr>
        <w:t xml:space="preserve"> </w:t>
      </w:r>
      <w:r w:rsidRPr="00D753AC">
        <w:rPr>
          <w:rFonts w:cs="Times New Roman"/>
          <w:sz w:val="22"/>
          <w:szCs w:val="22"/>
        </w:rPr>
        <w:t>indices</w:t>
      </w:r>
      <w:r w:rsidRPr="00D753AC">
        <w:rPr>
          <w:rFonts w:cs="Times New Roman"/>
          <w:spacing w:val="-15"/>
          <w:sz w:val="22"/>
          <w:szCs w:val="22"/>
          <w:rPrChange w:id="658" w:author="Claire Kouba" w:date="2023-09-12T16:52:00Z">
            <w:rPr>
              <w:spacing w:val="18"/>
            </w:rPr>
          </w:rPrChange>
        </w:rPr>
        <w:t xml:space="preserve"> </w:t>
      </w:r>
      <w:r w:rsidRPr="00D753AC">
        <w:rPr>
          <w:rFonts w:cs="Times New Roman"/>
          <w:sz w:val="22"/>
          <w:szCs w:val="22"/>
        </w:rPr>
        <w:t>could</w:t>
      </w:r>
      <w:r w:rsidRPr="00D753AC">
        <w:rPr>
          <w:rFonts w:cs="Times New Roman"/>
          <w:spacing w:val="-15"/>
          <w:sz w:val="22"/>
          <w:szCs w:val="22"/>
          <w:rPrChange w:id="659" w:author="Claire Kouba" w:date="2023-09-12T16:52:00Z">
            <w:rPr>
              <w:spacing w:val="18"/>
            </w:rPr>
          </w:rPrChange>
        </w:rPr>
        <w:t xml:space="preserve"> </w:t>
      </w:r>
      <w:r w:rsidRPr="00D753AC">
        <w:rPr>
          <w:rFonts w:cs="Times New Roman"/>
          <w:sz w:val="22"/>
          <w:szCs w:val="22"/>
        </w:rPr>
        <w:t>be</w:t>
      </w:r>
      <w:r w:rsidRPr="00D753AC">
        <w:rPr>
          <w:rFonts w:cs="Times New Roman"/>
          <w:spacing w:val="-15"/>
          <w:sz w:val="22"/>
          <w:szCs w:val="22"/>
          <w:rPrChange w:id="660" w:author="Claire Kouba" w:date="2023-09-12T16:52:00Z">
            <w:rPr>
              <w:spacing w:val="18"/>
            </w:rPr>
          </w:rPrChange>
        </w:rPr>
        <w:t xml:space="preserve"> </w:t>
      </w:r>
      <w:r w:rsidRPr="00D753AC">
        <w:rPr>
          <w:rFonts w:cs="Times New Roman"/>
          <w:sz w:val="22"/>
          <w:szCs w:val="22"/>
        </w:rPr>
        <w:t>used</w:t>
      </w:r>
      <w:r w:rsidRPr="00D753AC">
        <w:rPr>
          <w:rFonts w:cs="Times New Roman"/>
          <w:spacing w:val="-15"/>
          <w:sz w:val="22"/>
          <w:szCs w:val="22"/>
          <w:rPrChange w:id="661" w:author="Claire Kouba" w:date="2023-09-12T16:52:00Z">
            <w:rPr>
              <w:spacing w:val="18"/>
            </w:rPr>
          </w:rPrChange>
        </w:rPr>
        <w:t xml:space="preserve"> </w:t>
      </w:r>
      <w:r w:rsidRPr="00D753AC">
        <w:rPr>
          <w:rFonts w:cs="Times New Roman"/>
          <w:sz w:val="22"/>
          <w:szCs w:val="22"/>
        </w:rPr>
        <w:t>by</w:t>
      </w:r>
      <w:r w:rsidRPr="00D753AC">
        <w:rPr>
          <w:rFonts w:cs="Times New Roman"/>
          <w:spacing w:val="-15"/>
          <w:sz w:val="22"/>
          <w:szCs w:val="22"/>
          <w:rPrChange w:id="662" w:author="Claire Kouba" w:date="2023-09-12T16:52:00Z">
            <w:rPr>
              <w:spacing w:val="18"/>
            </w:rPr>
          </w:rPrChange>
        </w:rPr>
        <w:t xml:space="preserve"> </w:t>
      </w:r>
      <w:r w:rsidRPr="00D753AC">
        <w:rPr>
          <w:rFonts w:cs="Times New Roman"/>
          <w:sz w:val="22"/>
          <w:szCs w:val="22"/>
        </w:rPr>
        <w:t>governance</w:t>
      </w:r>
      <w:r w:rsidRPr="00D753AC">
        <w:rPr>
          <w:rFonts w:cs="Times New Roman"/>
          <w:spacing w:val="-15"/>
          <w:sz w:val="22"/>
          <w:szCs w:val="22"/>
          <w:rPrChange w:id="663" w:author="Claire Kouba" w:date="2023-09-12T16:52:00Z">
            <w:rPr>
              <w:spacing w:val="18"/>
            </w:rPr>
          </w:rPrChange>
        </w:rPr>
        <w:t xml:space="preserve"> </w:t>
      </w:r>
      <w:r w:rsidRPr="00D753AC">
        <w:rPr>
          <w:rFonts w:cs="Times New Roman"/>
          <w:sz w:val="22"/>
          <w:szCs w:val="22"/>
        </w:rPr>
        <w:t>entities</w:t>
      </w:r>
      <w:r w:rsidRPr="00D753AC">
        <w:rPr>
          <w:rFonts w:cs="Times New Roman"/>
          <w:spacing w:val="-15"/>
          <w:sz w:val="22"/>
          <w:szCs w:val="22"/>
          <w:rPrChange w:id="664" w:author="Claire Kouba" w:date="2023-09-12T16:52:00Z">
            <w:rPr>
              <w:spacing w:val="18"/>
            </w:rPr>
          </w:rPrChange>
        </w:rPr>
        <w:t xml:space="preserve"> </w:t>
      </w:r>
      <w:r w:rsidRPr="00D753AC">
        <w:rPr>
          <w:rFonts w:cs="Times New Roman"/>
          <w:sz w:val="22"/>
          <w:szCs w:val="22"/>
        </w:rPr>
        <w:t>to</w:t>
      </w:r>
      <w:r w:rsidRPr="00D753AC">
        <w:rPr>
          <w:rFonts w:cs="Times New Roman"/>
          <w:spacing w:val="-15"/>
          <w:sz w:val="22"/>
          <w:szCs w:val="22"/>
          <w:rPrChange w:id="665" w:author="Claire Kouba" w:date="2023-09-12T16:52:00Z">
            <w:rPr>
              <w:spacing w:val="18"/>
            </w:rPr>
          </w:rPrChange>
        </w:rPr>
        <w:t xml:space="preserve"> </w:t>
      </w:r>
      <w:r w:rsidRPr="00D753AC">
        <w:rPr>
          <w:rFonts w:cs="Times New Roman"/>
          <w:sz w:val="22"/>
          <w:szCs w:val="22"/>
        </w:rPr>
        <w:t>support</w:t>
      </w:r>
      <w:r w:rsidRPr="00D753AC">
        <w:rPr>
          <w:rFonts w:cs="Times New Roman"/>
          <w:spacing w:val="-15"/>
          <w:sz w:val="22"/>
          <w:szCs w:val="22"/>
          <w:rPrChange w:id="666" w:author="Claire Kouba" w:date="2023-09-12T16:52:00Z">
            <w:rPr>
              <w:spacing w:val="18"/>
            </w:rPr>
          </w:rPrChange>
        </w:rPr>
        <w:t xml:space="preserve"> </w:t>
      </w:r>
      <w:r w:rsidRPr="00D753AC">
        <w:rPr>
          <w:rFonts w:cs="Times New Roman"/>
          <w:sz w:val="22"/>
          <w:szCs w:val="22"/>
        </w:rPr>
        <w:t>local</w:t>
      </w:r>
      <w:r w:rsidRPr="00D753AC">
        <w:rPr>
          <w:rFonts w:cs="Times New Roman"/>
          <w:spacing w:val="-15"/>
          <w:sz w:val="22"/>
          <w:szCs w:val="22"/>
          <w:rPrChange w:id="667" w:author="Claire Kouba" w:date="2023-09-12T16:52:00Z">
            <w:rPr>
              <w:spacing w:val="18"/>
            </w:rPr>
          </w:rPrChange>
        </w:rPr>
        <w:t xml:space="preserve"> </w:t>
      </w:r>
      <w:r w:rsidRPr="00D753AC">
        <w:rPr>
          <w:rFonts w:cs="Times New Roman"/>
          <w:sz w:val="22"/>
          <w:szCs w:val="22"/>
        </w:rPr>
        <w:t>water</w:t>
      </w:r>
      <w:r w:rsidRPr="00D753AC">
        <w:rPr>
          <w:rFonts w:cs="Times New Roman"/>
          <w:spacing w:val="-15"/>
          <w:sz w:val="22"/>
          <w:szCs w:val="22"/>
          <w:rPrChange w:id="668" w:author="Claire Kouba" w:date="2023-09-12T16:52:00Z">
            <w:rPr>
              <w:spacing w:val="18"/>
            </w:rPr>
          </w:rPrChange>
        </w:rPr>
        <w:t xml:space="preserve"> </w:t>
      </w:r>
      <w:r w:rsidRPr="00D753AC">
        <w:rPr>
          <w:rFonts w:cs="Times New Roman"/>
          <w:sz w:val="22"/>
          <w:szCs w:val="22"/>
        </w:rPr>
        <w:t>management,</w:t>
      </w:r>
      <w:r w:rsidRPr="00D753AC">
        <w:rPr>
          <w:rFonts w:cs="Times New Roman"/>
          <w:spacing w:val="-15"/>
          <w:sz w:val="22"/>
          <w:szCs w:val="22"/>
          <w:rPrChange w:id="669" w:author="Claire Kouba" w:date="2023-09-12T16:52:00Z">
            <w:rPr>
              <w:spacing w:val="18"/>
            </w:rPr>
          </w:rPrChange>
        </w:rPr>
        <w:t xml:space="preserve"> </w:t>
      </w:r>
      <w:r w:rsidRPr="00D753AC">
        <w:rPr>
          <w:rFonts w:cs="Times New Roman"/>
          <w:sz w:val="22"/>
          <w:szCs w:val="22"/>
        </w:rPr>
        <w:t>careful</w:t>
      </w:r>
      <w:r w:rsidRPr="00D753AC">
        <w:rPr>
          <w:rFonts w:cs="Times New Roman"/>
          <w:w w:val="99"/>
          <w:sz w:val="22"/>
          <w:szCs w:val="22"/>
          <w:rPrChange w:id="670" w:author="Claire Kouba" w:date="2023-09-12T16:52:00Z">
            <w:rPr>
              <w:spacing w:val="18"/>
            </w:rPr>
          </w:rPrChange>
        </w:rPr>
        <w:t xml:space="preserve"> </w:t>
      </w:r>
      <w:r w:rsidRPr="00D753AC">
        <w:rPr>
          <w:rFonts w:cs="Times New Roman"/>
          <w:sz w:val="22"/>
          <w:szCs w:val="22"/>
        </w:rPr>
        <w:t>consideration</w:t>
      </w:r>
      <w:r w:rsidRPr="00D753AC">
        <w:rPr>
          <w:rFonts w:cs="Times New Roman"/>
          <w:spacing w:val="-5"/>
          <w:sz w:val="22"/>
          <w:szCs w:val="22"/>
          <w:rPrChange w:id="671" w:author="Claire Kouba" w:date="2023-09-12T16:52:00Z">
            <w:rPr>
              <w:spacing w:val="18"/>
            </w:rPr>
          </w:rPrChange>
        </w:rPr>
        <w:t xml:space="preserve"> </w:t>
      </w:r>
      <w:r w:rsidRPr="00D753AC">
        <w:rPr>
          <w:rFonts w:cs="Times New Roman"/>
          <w:sz w:val="22"/>
          <w:szCs w:val="22"/>
        </w:rPr>
        <w:t>of</w:t>
      </w:r>
      <w:r w:rsidRPr="00D753AC">
        <w:rPr>
          <w:rFonts w:cs="Times New Roman"/>
          <w:spacing w:val="-5"/>
          <w:sz w:val="22"/>
          <w:szCs w:val="22"/>
          <w:rPrChange w:id="672" w:author="Claire Kouba" w:date="2023-09-12T16:52:00Z">
            <w:rPr>
              <w:w w:val="99"/>
            </w:rPr>
          </w:rPrChange>
        </w:rPr>
        <w:t xml:space="preserve"> </w:t>
      </w:r>
      <w:r w:rsidRPr="00D753AC">
        <w:rPr>
          <w:rFonts w:cs="Times New Roman"/>
          <w:sz w:val="22"/>
          <w:szCs w:val="22"/>
        </w:rPr>
        <w:t>baseline</w:t>
      </w:r>
      <w:r w:rsidRPr="00D753AC">
        <w:rPr>
          <w:rFonts w:cs="Times New Roman"/>
          <w:spacing w:val="-5"/>
          <w:sz w:val="22"/>
          <w:szCs w:val="22"/>
        </w:rPr>
        <w:t xml:space="preserve"> </w:t>
      </w:r>
      <w:r w:rsidRPr="00D753AC">
        <w:rPr>
          <w:rFonts w:cs="Times New Roman"/>
          <w:sz w:val="22"/>
          <w:szCs w:val="22"/>
        </w:rPr>
        <w:t>conditions</w:t>
      </w:r>
      <w:r w:rsidRPr="00D753AC">
        <w:rPr>
          <w:rFonts w:cs="Times New Roman"/>
          <w:spacing w:val="-5"/>
          <w:sz w:val="22"/>
          <w:szCs w:val="22"/>
        </w:rPr>
        <w:t xml:space="preserve"> </w:t>
      </w:r>
      <w:r w:rsidRPr="00D753AC">
        <w:rPr>
          <w:rFonts w:cs="Times New Roman"/>
          <w:sz w:val="22"/>
          <w:szCs w:val="22"/>
        </w:rPr>
        <w:t>used</w:t>
      </w:r>
      <w:r w:rsidRPr="00D753AC">
        <w:rPr>
          <w:rFonts w:cs="Times New Roman"/>
          <w:spacing w:val="-5"/>
          <w:sz w:val="22"/>
          <w:szCs w:val="22"/>
        </w:rPr>
        <w:t xml:space="preserve"> </w:t>
      </w:r>
      <w:r w:rsidRPr="00D753AC">
        <w:rPr>
          <w:rFonts w:cs="Times New Roman"/>
          <w:sz w:val="22"/>
          <w:szCs w:val="22"/>
        </w:rPr>
        <w:t>as</w:t>
      </w:r>
      <w:r w:rsidRPr="00D753AC">
        <w:rPr>
          <w:rFonts w:cs="Times New Roman"/>
          <w:spacing w:val="-5"/>
          <w:sz w:val="22"/>
          <w:szCs w:val="22"/>
        </w:rPr>
        <w:t xml:space="preserve"> </w:t>
      </w:r>
      <w:r w:rsidRPr="00D753AC">
        <w:rPr>
          <w:rFonts w:cs="Times New Roman"/>
          <w:sz w:val="22"/>
          <w:szCs w:val="22"/>
        </w:rPr>
        <w:t>a</w:t>
      </w:r>
      <w:r w:rsidRPr="00D753AC">
        <w:rPr>
          <w:rFonts w:cs="Times New Roman"/>
          <w:spacing w:val="-5"/>
          <w:sz w:val="22"/>
          <w:szCs w:val="22"/>
        </w:rPr>
        <w:t xml:space="preserve"> </w:t>
      </w:r>
      <w:r w:rsidRPr="00D753AC">
        <w:rPr>
          <w:rFonts w:cs="Times New Roman"/>
          <w:sz w:val="22"/>
          <w:szCs w:val="22"/>
        </w:rPr>
        <w:t>basis</w:t>
      </w:r>
      <w:r w:rsidRPr="00D753AC">
        <w:rPr>
          <w:rFonts w:cs="Times New Roman"/>
          <w:spacing w:val="-5"/>
          <w:sz w:val="22"/>
          <w:szCs w:val="22"/>
        </w:rPr>
        <w:t xml:space="preserve"> </w:t>
      </w:r>
      <w:r w:rsidRPr="00D753AC">
        <w:rPr>
          <w:rFonts w:cs="Times New Roman"/>
          <w:sz w:val="22"/>
          <w:szCs w:val="22"/>
        </w:rPr>
        <w:t>for</w:t>
      </w:r>
      <w:r w:rsidRPr="00D753AC">
        <w:rPr>
          <w:rFonts w:cs="Times New Roman"/>
          <w:spacing w:val="-5"/>
          <w:sz w:val="22"/>
          <w:szCs w:val="22"/>
        </w:rPr>
        <w:t xml:space="preserve"> </w:t>
      </w:r>
      <w:r w:rsidRPr="00D753AC">
        <w:rPr>
          <w:rFonts w:cs="Times New Roman"/>
          <w:sz w:val="22"/>
          <w:szCs w:val="22"/>
        </w:rPr>
        <w:t>prediction</w:t>
      </w:r>
      <w:r w:rsidRPr="00D753AC">
        <w:rPr>
          <w:rFonts w:cs="Times New Roman"/>
          <w:spacing w:val="-5"/>
          <w:sz w:val="22"/>
          <w:szCs w:val="22"/>
        </w:rPr>
        <w:t xml:space="preserve"> </w:t>
      </w:r>
      <w:r w:rsidRPr="00D753AC">
        <w:rPr>
          <w:rFonts w:cs="Times New Roman"/>
          <w:sz w:val="22"/>
          <w:szCs w:val="22"/>
        </w:rPr>
        <w:t>is</w:t>
      </w:r>
      <w:r w:rsidRPr="00D753AC">
        <w:rPr>
          <w:rFonts w:cs="Times New Roman"/>
          <w:spacing w:val="-5"/>
          <w:sz w:val="22"/>
          <w:szCs w:val="22"/>
        </w:rPr>
        <w:t xml:space="preserve"> </w:t>
      </w:r>
      <w:r w:rsidRPr="00D753AC">
        <w:rPr>
          <w:rFonts w:cs="Times New Roman"/>
          <w:sz w:val="22"/>
          <w:szCs w:val="22"/>
        </w:rPr>
        <w:t>necessary.</w:t>
      </w: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
    </w:p>
    <w:p w:rsidR="002153D1" w:rsidRPr="00D753AC" w:rsidRDefault="002153D1">
      <w:pPr>
        <w:spacing w:before="3"/>
        <w:ind w:left="173"/>
        <w:rPr>
          <w:rFonts w:ascii="Times New Roman" w:eastAsia="Times New Roman" w:hAnsi="Times New Roman" w:cs="Times New Roman"/>
        </w:rPr>
        <w:pPrChange w:id="673" w:author="Claire Kouba" w:date="2023-09-12T16:52:00Z">
          <w:pPr>
            <w:spacing w:before="1"/>
            <w:ind w:left="173"/>
          </w:pPr>
        </w:pPrChange>
      </w:pPr>
    </w:p>
    <w:p w:rsidR="002153D1" w:rsidRPr="00D753AC" w:rsidRDefault="002573FA">
      <w:pPr>
        <w:ind w:left="173" w:right="6589"/>
        <w:rPr>
          <w:rFonts w:ascii="Times New Roman" w:eastAsia="Times New Roman" w:hAnsi="Times New Roman" w:cs="Times New Roman"/>
        </w:rPr>
        <w:pPrChange w:id="674" w:author="Claire Kouba" w:date="2023-09-12T16:52:00Z">
          <w:pPr>
            <w:ind w:left="173" w:right="98"/>
          </w:pPr>
        </w:pPrChange>
      </w:pPr>
      <w:ins w:id="675"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 xml:space="preserve">The </w:t>
      </w:r>
      <w:del w:id="676" w:author="Claire Kouba" w:date="2023-09-12T16:52:00Z">
        <w:r w:rsidR="00505335" w:rsidRPr="00D753AC">
          <w:rPr>
            <w:rFonts w:ascii="Times New Roman" w:eastAsia="Times New Roman" w:hAnsi="Times New Roman" w:cs="Times New Roman"/>
          </w:rPr>
          <w:delText>author’s</w:delText>
        </w:r>
      </w:del>
      <w:ins w:id="677" w:author="Claire Kouba" w:date="2023-09-12T16:52:00Z">
        <w:r w:rsidRPr="00D753AC">
          <w:rPr>
            <w:rFonts w:ascii="Times New Roman" w:hAnsi="Times New Roman" w:cs="Times New Roman"/>
          </w:rPr>
          <w:t>authors retain</w:t>
        </w:r>
      </w:ins>
      <w:r w:rsidRPr="00D753AC">
        <w:rPr>
          <w:rFonts w:ascii="Times New Roman" w:hAnsi="Times New Roman" w:cs="Times New Roman"/>
        </w:rPr>
        <w:t xml:space="preserve"> copyright for this</w:t>
      </w:r>
      <w:r w:rsidRPr="00D753AC">
        <w:rPr>
          <w:rFonts w:ascii="Times New Roman" w:hAnsi="Times New Roman" w:cs="Times New Roman"/>
          <w:spacing w:val="-10"/>
          <w:rPrChange w:id="678" w:author="Claire Kouba" w:date="2023-09-12T16:52:00Z">
            <w:rPr>
              <w:rFonts w:ascii="Times New Roman" w:hAnsi="Times New Roman"/>
              <w:sz w:val="20"/>
            </w:rPr>
          </w:rPrChange>
        </w:rPr>
        <w:t xml:space="preserve"> </w:t>
      </w:r>
      <w:r w:rsidRPr="00D753AC">
        <w:rPr>
          <w:rFonts w:ascii="Times New Roman" w:hAnsi="Times New Roman" w:cs="Times New Roman"/>
        </w:rPr>
        <w:t>publication</w:t>
      </w:r>
      <w:del w:id="679" w:author="Claire Kouba" w:date="2023-09-12T16:52:00Z">
        <w:r w:rsidR="00505335" w:rsidRPr="00D753AC">
          <w:rPr>
            <w:rFonts w:ascii="Times New Roman" w:eastAsia="Times New Roman" w:hAnsi="Times New Roman" w:cs="Times New Roman"/>
          </w:rPr>
          <w:delText xml:space="preserve"> is transferred to</w:delText>
        </w:r>
        <w:r w:rsidR="00505335" w:rsidRPr="00D753AC">
          <w:rPr>
            <w:rFonts w:ascii="Times New Roman" w:eastAsia="Times New Roman" w:hAnsi="Times New Roman" w:cs="Times New Roman"/>
            <w:spacing w:val="-30"/>
          </w:rPr>
          <w:delText xml:space="preserve"> </w:delText>
        </w:r>
        <w:r w:rsidR="00505335" w:rsidRPr="00D753AC">
          <w:rPr>
            <w:rFonts w:ascii="Times New Roman" w:eastAsia="Times New Roman" w:hAnsi="Times New Roman" w:cs="Times New Roman"/>
          </w:rPr>
          <w:delText>institution/company</w:delText>
        </w:r>
      </w:del>
      <w:r w:rsidRPr="00D753AC">
        <w:rPr>
          <w:rFonts w:ascii="Times New Roman" w:hAnsi="Times New Roman" w:cs="Times New Roman"/>
        </w:rPr>
        <w:t>.</w:t>
      </w:r>
    </w:p>
    <w:p w:rsidR="002153D1" w:rsidRPr="00D753AC" w:rsidRDefault="002153D1">
      <w:pPr>
        <w:ind w:left="173"/>
        <w:rPr>
          <w:rFonts w:ascii="Times New Roman" w:eastAsia="Times New Roman" w:hAnsi="Times New Roman" w:cs="Times New Roman"/>
        </w:rPr>
        <w:sectPr w:rsidR="002153D1" w:rsidRPr="00D753AC">
          <w:footerReference w:type="default" r:id="rId8"/>
          <w:type w:val="continuous"/>
          <w:pgSz w:w="11910" w:h="13610"/>
          <w:pgMar w:top="1100" w:right="780" w:bottom="880" w:left="660" w:header="720" w:footer="689" w:gutter="0"/>
          <w:pgNumType w:start="1"/>
          <w:cols w:space="720"/>
          <w:sectPrChange w:id="680" w:author="Claire Kouba" w:date="2023-09-12T16:52:00Z">
            <w:sectPr w:rsidR="002153D1" w:rsidRPr="00D753AC">
              <w:pgMar w:top="1100" w:right="780" w:bottom="880" w:left="820" w:header="720" w:footer="689" w:gutter="0"/>
            </w:sectPr>
          </w:sectPrChange>
        </w:sectPr>
      </w:pPr>
    </w:p>
    <w:p w:rsidR="002153D1" w:rsidRPr="00D753AC" w:rsidRDefault="002573FA">
      <w:pPr>
        <w:pStyle w:val="Heading2"/>
        <w:numPr>
          <w:ilvl w:val="0"/>
          <w:numId w:val="9"/>
        </w:numPr>
        <w:tabs>
          <w:tab w:val="left" w:pos="449"/>
        </w:tabs>
        <w:spacing w:before="43"/>
        <w:ind w:left="173"/>
        <w:rPr>
          <w:rFonts w:cs="Times New Roman"/>
          <w:sz w:val="22"/>
          <w:szCs w:val="22"/>
        </w:rPr>
        <w:pPrChange w:id="681" w:author="Claire Kouba" w:date="2023-09-12T16:52:00Z">
          <w:pPr>
            <w:pStyle w:val="Heading1"/>
            <w:numPr>
              <w:numId w:val="19"/>
            </w:numPr>
            <w:tabs>
              <w:tab w:val="left" w:pos="469"/>
            </w:tabs>
            <w:spacing w:before="43"/>
            <w:ind w:left="173" w:hanging="299"/>
          </w:pPr>
        </w:pPrChange>
      </w:pPr>
      <w:r w:rsidRPr="00D753AC">
        <w:rPr>
          <w:rFonts w:cs="Times New Roman"/>
          <w:sz w:val="22"/>
          <w:szCs w:val="22"/>
        </w:rPr>
        <w:t>Introduction</w:t>
      </w:r>
    </w:p>
    <w:p w:rsidR="002153D1" w:rsidRPr="00D753AC" w:rsidRDefault="002153D1">
      <w:pPr>
        <w:spacing w:before="5"/>
        <w:ind w:left="173"/>
        <w:rPr>
          <w:rFonts w:ascii="Times New Roman" w:eastAsia="Times New Roman" w:hAnsi="Times New Roman" w:cs="Times New Roman"/>
          <w:b/>
          <w:bCs/>
        </w:rPr>
      </w:pPr>
    </w:p>
    <w:p w:rsidR="002153D1" w:rsidRPr="00D753AC" w:rsidRDefault="002573FA" w:rsidP="00D753AC">
      <w:pPr>
        <w:pStyle w:val="BodyText"/>
        <w:ind w:left="173" w:right="120" w:firstLine="34"/>
        <w:rPr>
          <w:rFonts w:cs="Times New Roman"/>
          <w:sz w:val="22"/>
          <w:szCs w:val="22"/>
        </w:rPr>
      </w:pPr>
      <w:r w:rsidRPr="00D753AC">
        <w:rPr>
          <w:rFonts w:cs="Times New Roman"/>
          <w:sz w:val="22"/>
          <w:szCs w:val="22"/>
        </w:rPr>
        <w:t xml:space="preserve">In regions that experience periodic drought, such as the western United States, </w:t>
      </w:r>
      <w:ins w:id="682" w:author="Claire Kouba" w:date="2023-09-20T10:28:00Z">
        <w:r w:rsidR="001A5F77" w:rsidRPr="00D753AC">
          <w:rPr>
            <w:rFonts w:cs="Times New Roman"/>
            <w:sz w:val="22"/>
            <w:szCs w:val="22"/>
          </w:rPr>
          <w:t xml:space="preserve">spatially distributed </w:t>
        </w:r>
      </w:ins>
      <w:r w:rsidRPr="00D753AC">
        <w:rPr>
          <w:rFonts w:cs="Times New Roman"/>
          <w:sz w:val="22"/>
          <w:szCs w:val="22"/>
        </w:rPr>
        <w:t>indices summarizing hydroclimate or</w:t>
      </w:r>
      <w:r w:rsidRPr="00D753AC">
        <w:rPr>
          <w:rFonts w:cs="Times New Roman"/>
          <w:spacing w:val="3"/>
          <w:sz w:val="22"/>
          <w:szCs w:val="22"/>
        </w:rPr>
        <w:t xml:space="preserve"> </w:t>
      </w:r>
      <w:r w:rsidRPr="00D753AC">
        <w:rPr>
          <w:rFonts w:cs="Times New Roman"/>
          <w:sz w:val="22"/>
          <w:szCs w:val="22"/>
        </w:rPr>
        <w:t>surface</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21"/>
          <w:sz w:val="22"/>
          <w:szCs w:val="22"/>
        </w:rPr>
        <w:t xml:space="preserve"> </w:t>
      </w:r>
      <w:r w:rsidRPr="00D753AC">
        <w:rPr>
          <w:rFonts w:cs="Times New Roman"/>
          <w:sz w:val="22"/>
          <w:szCs w:val="22"/>
        </w:rPr>
        <w:t>supply</w:t>
      </w:r>
      <w:r w:rsidRPr="00D753AC">
        <w:rPr>
          <w:rFonts w:cs="Times New Roman"/>
          <w:spacing w:val="21"/>
          <w:sz w:val="22"/>
          <w:szCs w:val="22"/>
        </w:rPr>
        <w:t xml:space="preserve"> </w:t>
      </w:r>
      <w:r w:rsidRPr="00D753AC">
        <w:rPr>
          <w:rFonts w:cs="Times New Roman"/>
          <w:sz w:val="22"/>
          <w:szCs w:val="22"/>
        </w:rPr>
        <w:t>conditions</w:t>
      </w:r>
      <w:r w:rsidRPr="00D753AC">
        <w:rPr>
          <w:rFonts w:cs="Times New Roman"/>
          <w:spacing w:val="21"/>
          <w:sz w:val="22"/>
          <w:szCs w:val="22"/>
        </w:rPr>
        <w:t xml:space="preserve"> </w:t>
      </w:r>
      <w:r w:rsidRPr="00D753AC">
        <w:rPr>
          <w:rFonts w:cs="Times New Roman"/>
          <w:sz w:val="22"/>
          <w:szCs w:val="22"/>
        </w:rPr>
        <w:t>are</w:t>
      </w:r>
      <w:r w:rsidRPr="00D753AC">
        <w:rPr>
          <w:rFonts w:cs="Times New Roman"/>
          <w:spacing w:val="21"/>
          <w:sz w:val="22"/>
          <w:szCs w:val="22"/>
        </w:rPr>
        <w:t xml:space="preserve"> </w:t>
      </w:r>
      <w:r w:rsidRPr="00D753AC">
        <w:rPr>
          <w:rFonts w:cs="Times New Roman"/>
          <w:sz w:val="22"/>
          <w:szCs w:val="22"/>
        </w:rPr>
        <w:t>often</w:t>
      </w:r>
      <w:r w:rsidRPr="00D753AC">
        <w:rPr>
          <w:rFonts w:cs="Times New Roman"/>
          <w:spacing w:val="21"/>
          <w:sz w:val="22"/>
          <w:szCs w:val="22"/>
        </w:rPr>
        <w:t xml:space="preserve"> </w:t>
      </w:r>
      <w:r w:rsidRPr="00D753AC">
        <w:rPr>
          <w:rFonts w:cs="Times New Roman"/>
          <w:sz w:val="22"/>
          <w:szCs w:val="22"/>
        </w:rPr>
        <w:t>critical</w:t>
      </w:r>
      <w:r w:rsidRPr="00D753AC">
        <w:rPr>
          <w:rFonts w:cs="Times New Roman"/>
          <w:spacing w:val="21"/>
          <w:sz w:val="22"/>
          <w:szCs w:val="22"/>
        </w:rPr>
        <w:t xml:space="preserve"> </w:t>
      </w:r>
      <w:r w:rsidRPr="00D753AC">
        <w:rPr>
          <w:rFonts w:cs="Times New Roman"/>
          <w:sz w:val="22"/>
          <w:szCs w:val="22"/>
        </w:rPr>
        <w:t>decision-support</w:t>
      </w:r>
      <w:r w:rsidRPr="00D753AC">
        <w:rPr>
          <w:rFonts w:cs="Times New Roman"/>
          <w:spacing w:val="21"/>
          <w:sz w:val="22"/>
          <w:szCs w:val="22"/>
        </w:rPr>
        <w:t xml:space="preserve"> </w:t>
      </w:r>
      <w:r w:rsidRPr="00D753AC">
        <w:rPr>
          <w:rFonts w:cs="Times New Roman"/>
          <w:sz w:val="22"/>
          <w:szCs w:val="22"/>
        </w:rPr>
        <w:t>tools</w:t>
      </w:r>
      <w:r w:rsidRPr="00D753AC">
        <w:rPr>
          <w:rFonts w:cs="Times New Roman"/>
          <w:spacing w:val="21"/>
          <w:sz w:val="22"/>
          <w:szCs w:val="22"/>
        </w:rPr>
        <w:t xml:space="preserve"> </w:t>
      </w:r>
      <w:r w:rsidRPr="00D753AC">
        <w:rPr>
          <w:rFonts w:cs="Times New Roman"/>
          <w:sz w:val="22"/>
          <w:szCs w:val="22"/>
        </w:rPr>
        <w:t>for</w:t>
      </w:r>
      <w:r w:rsidRPr="00D753AC">
        <w:rPr>
          <w:rFonts w:cs="Times New Roman"/>
          <w:spacing w:val="21"/>
          <w:sz w:val="22"/>
          <w:szCs w:val="22"/>
        </w:rPr>
        <w:t xml:space="preserve"> </w:t>
      </w:r>
      <w:r w:rsidRPr="00D753AC">
        <w:rPr>
          <w:rFonts w:cs="Times New Roman"/>
          <w:sz w:val="22"/>
          <w:szCs w:val="22"/>
        </w:rPr>
        <w:t>water</w:t>
      </w:r>
      <w:r w:rsidRPr="00D753AC">
        <w:rPr>
          <w:rFonts w:cs="Times New Roman"/>
          <w:spacing w:val="21"/>
          <w:sz w:val="22"/>
          <w:szCs w:val="22"/>
        </w:rPr>
        <w:t xml:space="preserve"> </w:t>
      </w:r>
      <w:r w:rsidRPr="00D753AC">
        <w:rPr>
          <w:rFonts w:cs="Times New Roman"/>
          <w:sz w:val="22"/>
          <w:szCs w:val="22"/>
        </w:rPr>
        <w:t>managers</w:t>
      </w:r>
      <w:r w:rsidRPr="00D753AC">
        <w:rPr>
          <w:rFonts w:cs="Times New Roman"/>
          <w:spacing w:val="21"/>
          <w:sz w:val="22"/>
          <w:szCs w:val="22"/>
        </w:rPr>
        <w:t xml:space="preserve"> </w:t>
      </w:r>
      <w:r w:rsidRPr="00D753AC">
        <w:rPr>
          <w:rFonts w:cs="Times New Roman"/>
          <w:sz w:val="22"/>
          <w:szCs w:val="22"/>
        </w:rPr>
        <w:t>(e.g.,</w:t>
      </w:r>
      <w:r w:rsidRPr="00D753AC">
        <w:rPr>
          <w:rFonts w:cs="Times New Roman"/>
          <w:spacing w:val="21"/>
          <w:sz w:val="22"/>
          <w:szCs w:val="22"/>
        </w:rPr>
        <w:t xml:space="preserve"> </w:t>
      </w:r>
      <w:hyperlink w:anchor="_bookmark34" w:history="1">
        <w:r w:rsidRPr="00D753AC">
          <w:rPr>
            <w:rFonts w:cs="Times New Roman"/>
            <w:sz w:val="22"/>
            <w:szCs w:val="22"/>
          </w:rPr>
          <w:t>Garen,</w:t>
        </w:r>
      </w:hyperlink>
      <w:r w:rsidRPr="00D753AC">
        <w:rPr>
          <w:rFonts w:cs="Times New Roman"/>
          <w:spacing w:val="21"/>
          <w:sz w:val="22"/>
          <w:szCs w:val="22"/>
        </w:rPr>
        <w:t xml:space="preserve"> </w:t>
      </w:r>
      <w:hyperlink w:anchor="_bookmark34" w:history="1">
        <w:r w:rsidRPr="00D753AC">
          <w:rPr>
            <w:rFonts w:cs="Times New Roman"/>
            <w:sz w:val="22"/>
            <w:szCs w:val="22"/>
          </w:rPr>
          <w:t>1993).</w:t>
        </w:r>
      </w:hyperlink>
      <w:r w:rsidRPr="00D753AC">
        <w:rPr>
          <w:rFonts w:cs="Times New Roman"/>
          <w:spacing w:val="21"/>
          <w:sz w:val="22"/>
          <w:szCs w:val="22"/>
        </w:rPr>
        <w:t xml:space="preserve"> </w:t>
      </w:r>
      <w:r w:rsidRPr="00D753AC">
        <w:rPr>
          <w:rFonts w:cs="Times New Roman"/>
          <w:sz w:val="22"/>
          <w:szCs w:val="22"/>
        </w:rPr>
        <w:t>An</w:t>
      </w:r>
      <w:r w:rsidRPr="00D753AC">
        <w:rPr>
          <w:rFonts w:cs="Times New Roman"/>
          <w:spacing w:val="21"/>
          <w:sz w:val="22"/>
          <w:szCs w:val="22"/>
        </w:rPr>
        <w:t xml:space="preserve"> </w:t>
      </w:r>
      <w:r w:rsidRPr="00D753AC">
        <w:rPr>
          <w:rFonts w:cs="Times New Roman"/>
          <w:sz w:val="22"/>
          <w:szCs w:val="22"/>
        </w:rPr>
        <w:t>index</w:t>
      </w:r>
      <w:r w:rsidRPr="00D753AC">
        <w:rPr>
          <w:rFonts w:cs="Times New Roman"/>
          <w:spacing w:val="21"/>
          <w:sz w:val="22"/>
          <w:szCs w:val="22"/>
        </w:rPr>
        <w:t xml:space="preserve"> </w:t>
      </w:r>
      <w:r w:rsidRPr="00D753AC">
        <w:rPr>
          <w:rFonts w:cs="Times New Roman"/>
          <w:sz w:val="22"/>
          <w:szCs w:val="22"/>
        </w:rPr>
        <w:t>can</w:t>
      </w:r>
      <w:r w:rsidRPr="00D753AC">
        <w:rPr>
          <w:rFonts w:cs="Times New Roman"/>
          <w:spacing w:val="21"/>
          <w:sz w:val="22"/>
          <w:szCs w:val="22"/>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forward-looking,</w:t>
      </w:r>
      <w:r w:rsidRPr="00D753AC">
        <w:rPr>
          <w:rFonts w:cs="Times New Roman"/>
          <w:spacing w:val="9"/>
          <w:sz w:val="22"/>
          <w:szCs w:val="22"/>
          <w:rPrChange w:id="683" w:author="Claire Kouba" w:date="2023-09-12T16:52:00Z">
            <w:rPr>
              <w:spacing w:val="12"/>
            </w:rPr>
          </w:rPrChange>
        </w:rPr>
        <w:t xml:space="preserve"> </w:t>
      </w:r>
      <w:r w:rsidRPr="00D753AC">
        <w:rPr>
          <w:rFonts w:cs="Times New Roman"/>
          <w:sz w:val="22"/>
          <w:szCs w:val="22"/>
        </w:rPr>
        <w:t>such</w:t>
      </w:r>
      <w:r w:rsidRPr="00D753AC">
        <w:rPr>
          <w:rFonts w:cs="Times New Roman"/>
          <w:spacing w:val="9"/>
          <w:sz w:val="22"/>
          <w:szCs w:val="22"/>
          <w:rPrChange w:id="684" w:author="Claire Kouba" w:date="2023-09-12T16:52:00Z">
            <w:rPr>
              <w:spacing w:val="12"/>
            </w:rPr>
          </w:rPrChange>
        </w:rPr>
        <w:t xml:space="preserve"> </w:t>
      </w:r>
      <w:r w:rsidRPr="00D753AC">
        <w:rPr>
          <w:rFonts w:cs="Times New Roman"/>
          <w:sz w:val="22"/>
          <w:szCs w:val="22"/>
        </w:rPr>
        <w:t>as</w:t>
      </w:r>
      <w:r w:rsidRPr="00D753AC">
        <w:rPr>
          <w:rFonts w:cs="Times New Roman"/>
          <w:spacing w:val="9"/>
          <w:sz w:val="22"/>
          <w:szCs w:val="22"/>
          <w:rPrChange w:id="685" w:author="Claire Kouba" w:date="2023-09-12T16:52:00Z">
            <w:rPr>
              <w:spacing w:val="12"/>
            </w:rPr>
          </w:rPrChange>
        </w:rPr>
        <w:t xml:space="preserve"> </w:t>
      </w:r>
      <w:del w:id="686" w:author="Claire Kouba" w:date="2023-09-12T16:52:00Z">
        <w:r w:rsidR="00505335" w:rsidRPr="00D753AC">
          <w:rPr>
            <w:rFonts w:cs="Times New Roman"/>
            <w:sz w:val="22"/>
            <w:szCs w:val="22"/>
          </w:rPr>
          <w:delText>ones</w:delText>
        </w:r>
      </w:del>
      <w:ins w:id="687" w:author="Claire Kouba" w:date="2023-09-12T16:52:00Z">
        <w:r w:rsidRPr="00D753AC">
          <w:rPr>
            <w:rFonts w:cs="Times New Roman"/>
            <w:sz w:val="22"/>
            <w:szCs w:val="22"/>
          </w:rPr>
          <w:t>those</w:t>
        </w:r>
      </w:ins>
      <w:r w:rsidRPr="00D753AC">
        <w:rPr>
          <w:rFonts w:cs="Times New Roman"/>
          <w:spacing w:val="9"/>
          <w:sz w:val="22"/>
          <w:szCs w:val="22"/>
          <w:rPrChange w:id="688" w:author="Claire Kouba" w:date="2023-09-12T16:52:00Z">
            <w:rPr>
              <w:spacing w:val="12"/>
            </w:rPr>
          </w:rPrChange>
        </w:rPr>
        <w:t xml:space="preserve"> </w:t>
      </w:r>
      <w:r w:rsidRPr="00D753AC">
        <w:rPr>
          <w:rFonts w:cs="Times New Roman"/>
          <w:sz w:val="22"/>
          <w:szCs w:val="22"/>
        </w:rPr>
        <w:t>that</w:t>
      </w:r>
      <w:r w:rsidRPr="00D753AC">
        <w:rPr>
          <w:rFonts w:cs="Times New Roman"/>
          <w:spacing w:val="9"/>
          <w:sz w:val="22"/>
          <w:szCs w:val="22"/>
          <w:rPrChange w:id="689" w:author="Claire Kouba" w:date="2023-09-12T16:52:00Z">
            <w:rPr>
              <w:spacing w:val="12"/>
            </w:rPr>
          </w:rPrChange>
        </w:rPr>
        <w:t xml:space="preserve"> </w:t>
      </w:r>
      <w:r w:rsidRPr="00D753AC">
        <w:rPr>
          <w:rFonts w:cs="Times New Roman"/>
          <w:sz w:val="22"/>
          <w:szCs w:val="22"/>
        </w:rPr>
        <w:t>forecast</w:t>
      </w:r>
      <w:r w:rsidRPr="00D753AC">
        <w:rPr>
          <w:rFonts w:cs="Times New Roman"/>
          <w:spacing w:val="9"/>
          <w:sz w:val="22"/>
          <w:szCs w:val="22"/>
          <w:rPrChange w:id="690" w:author="Claire Kouba" w:date="2023-09-12T16:52:00Z">
            <w:rPr>
              <w:spacing w:val="12"/>
            </w:rPr>
          </w:rPrChange>
        </w:rPr>
        <w:t xml:space="preserve"> </w:t>
      </w:r>
      <w:r w:rsidRPr="00D753AC">
        <w:rPr>
          <w:rFonts w:cs="Times New Roman"/>
          <w:sz w:val="22"/>
          <w:szCs w:val="22"/>
        </w:rPr>
        <w:t>near-term</w:t>
      </w:r>
      <w:r w:rsidRPr="00D753AC">
        <w:rPr>
          <w:rFonts w:cs="Times New Roman"/>
          <w:spacing w:val="9"/>
          <w:sz w:val="22"/>
          <w:szCs w:val="22"/>
          <w:rPrChange w:id="691" w:author="Claire Kouba" w:date="2023-09-12T16:52:00Z">
            <w:rPr>
              <w:spacing w:val="12"/>
            </w:rPr>
          </w:rPrChange>
        </w:rPr>
        <w:t xml:space="preserve"> </w:t>
      </w:r>
      <w:r w:rsidRPr="00D753AC">
        <w:rPr>
          <w:rFonts w:cs="Times New Roman"/>
          <w:sz w:val="22"/>
          <w:szCs w:val="22"/>
        </w:rPr>
        <w:t>seasonal</w:t>
      </w:r>
      <w:r w:rsidRPr="00D753AC">
        <w:rPr>
          <w:rFonts w:cs="Times New Roman"/>
          <w:spacing w:val="9"/>
          <w:sz w:val="22"/>
          <w:szCs w:val="22"/>
          <w:rPrChange w:id="692" w:author="Claire Kouba" w:date="2023-09-12T16:52:00Z">
            <w:rPr>
              <w:spacing w:val="12"/>
            </w:rPr>
          </w:rPrChange>
        </w:rPr>
        <w:t xml:space="preserve"> </w:t>
      </w:r>
      <w:r w:rsidRPr="00D753AC">
        <w:rPr>
          <w:rFonts w:cs="Times New Roman"/>
          <w:sz w:val="22"/>
          <w:szCs w:val="22"/>
        </w:rPr>
        <w:t>water</w:t>
      </w:r>
      <w:r w:rsidRPr="00D753AC">
        <w:rPr>
          <w:rFonts w:cs="Times New Roman"/>
          <w:spacing w:val="9"/>
          <w:sz w:val="22"/>
          <w:szCs w:val="22"/>
          <w:rPrChange w:id="693" w:author="Claire Kouba" w:date="2023-09-12T16:52:00Z">
            <w:rPr>
              <w:spacing w:val="12"/>
            </w:rPr>
          </w:rPrChange>
        </w:rPr>
        <w:t xml:space="preserve"> </w:t>
      </w:r>
      <w:r w:rsidRPr="00D753AC">
        <w:rPr>
          <w:rFonts w:cs="Times New Roman"/>
          <w:sz w:val="22"/>
          <w:szCs w:val="22"/>
        </w:rPr>
        <w:t>supplies</w:t>
      </w:r>
      <w:r w:rsidRPr="00D753AC">
        <w:rPr>
          <w:rFonts w:cs="Times New Roman"/>
          <w:spacing w:val="9"/>
          <w:sz w:val="22"/>
          <w:szCs w:val="22"/>
          <w:rPrChange w:id="694" w:author="Claire Kouba" w:date="2023-09-12T16:52:00Z">
            <w:rPr>
              <w:spacing w:val="12"/>
            </w:rPr>
          </w:rPrChange>
        </w:rPr>
        <w:t xml:space="preserve"> </w:t>
      </w:r>
      <w:r w:rsidRPr="00D753AC">
        <w:rPr>
          <w:rFonts w:cs="Times New Roman"/>
          <w:sz w:val="22"/>
          <w:szCs w:val="22"/>
        </w:rPr>
        <w:t>(e.g.,</w:t>
      </w:r>
      <w:r w:rsidRPr="00D753AC">
        <w:rPr>
          <w:rFonts w:cs="Times New Roman"/>
          <w:spacing w:val="9"/>
          <w:sz w:val="22"/>
          <w:szCs w:val="22"/>
        </w:rPr>
        <w:t xml:space="preserve"> </w:t>
      </w:r>
      <w:hyperlink w:anchor="_bookmark45" w:history="1">
        <w:r w:rsidRPr="00D753AC">
          <w:rPr>
            <w:rFonts w:cs="Times New Roman"/>
            <w:sz w:val="22"/>
            <w:szCs w:val="22"/>
          </w:rPr>
          <w:t>Null</w:t>
        </w:r>
        <w:r w:rsidRPr="00D753AC">
          <w:rPr>
            <w:rFonts w:cs="Times New Roman"/>
            <w:spacing w:val="9"/>
            <w:sz w:val="22"/>
            <w:szCs w:val="22"/>
          </w:rPr>
          <w:t xml:space="preserve"> </w:t>
        </w:r>
        <w:r w:rsidRPr="00D753AC">
          <w:rPr>
            <w:rFonts w:cs="Times New Roman"/>
            <w:sz w:val="22"/>
            <w:szCs w:val="22"/>
          </w:rPr>
          <w:t>and</w:t>
        </w:r>
        <w:r w:rsidRPr="00D753AC">
          <w:rPr>
            <w:rFonts w:cs="Times New Roman"/>
            <w:spacing w:val="9"/>
            <w:sz w:val="22"/>
            <w:szCs w:val="22"/>
          </w:rPr>
          <w:t xml:space="preserve"> </w:t>
        </w:r>
        <w:r w:rsidRPr="00D753AC">
          <w:rPr>
            <w:rFonts w:cs="Times New Roman"/>
            <w:spacing w:val="-3"/>
            <w:sz w:val="22"/>
            <w:szCs w:val="22"/>
          </w:rPr>
          <w:t>Viers,</w:t>
        </w:r>
      </w:hyperlink>
      <w:r w:rsidRPr="00D753AC">
        <w:rPr>
          <w:rFonts w:cs="Times New Roman"/>
          <w:spacing w:val="9"/>
          <w:sz w:val="22"/>
          <w:szCs w:val="22"/>
        </w:rPr>
        <w:t xml:space="preserve"> </w:t>
      </w:r>
      <w:hyperlink w:anchor="_bookmark45" w:history="1">
        <w:r w:rsidRPr="00D753AC">
          <w:rPr>
            <w:rFonts w:cs="Times New Roman"/>
            <w:sz w:val="22"/>
            <w:szCs w:val="22"/>
          </w:rPr>
          <w:t>2013;</w:t>
        </w:r>
      </w:hyperlink>
      <w:r w:rsidRPr="00D753AC">
        <w:rPr>
          <w:rFonts w:cs="Times New Roman"/>
          <w:spacing w:val="9"/>
          <w:sz w:val="22"/>
          <w:szCs w:val="22"/>
        </w:rPr>
        <w:t xml:space="preserve"> </w:t>
      </w:r>
      <w:hyperlink w:anchor="_bookmark57" w:history="1">
        <w:r w:rsidRPr="00D753AC">
          <w:rPr>
            <w:rFonts w:cs="Times New Roman"/>
            <w:spacing w:val="-4"/>
            <w:sz w:val="22"/>
            <w:szCs w:val="22"/>
          </w:rPr>
          <w:t>Verley,</w:t>
        </w:r>
      </w:hyperlink>
      <w:r w:rsidRPr="00D753AC">
        <w:rPr>
          <w:rFonts w:cs="Times New Roman"/>
          <w:spacing w:val="9"/>
          <w:sz w:val="22"/>
          <w:szCs w:val="22"/>
        </w:rPr>
        <w:t xml:space="preserve"> </w:t>
      </w:r>
      <w:hyperlink w:anchor="_bookmark57" w:history="1">
        <w:r w:rsidRPr="00D753AC">
          <w:rPr>
            <w:rFonts w:cs="Times New Roman"/>
            <w:sz w:val="22"/>
            <w:szCs w:val="22"/>
          </w:rPr>
          <w:t>2020),</w:t>
        </w:r>
      </w:hyperlink>
      <w:r w:rsidRPr="00D753AC">
        <w:rPr>
          <w:rFonts w:cs="Times New Roman"/>
          <w:spacing w:val="9"/>
          <w:sz w:val="22"/>
          <w:szCs w:val="22"/>
        </w:rPr>
        <w:t xml:space="preserve"> </w:t>
      </w:r>
      <w:r w:rsidRPr="00D753AC">
        <w:rPr>
          <w:rFonts w:cs="Times New Roman"/>
          <w:sz w:val="22"/>
          <w:szCs w:val="22"/>
        </w:rPr>
        <w:t>or</w:t>
      </w:r>
      <w:r w:rsidRPr="00D753AC">
        <w:rPr>
          <w:rFonts w:cs="Times New Roman"/>
          <w:w w:val="99"/>
          <w:sz w:val="22"/>
          <w:szCs w:val="22"/>
        </w:rPr>
        <w:t xml:space="preserve"> </w:t>
      </w:r>
      <w:r w:rsidRPr="00D753AC">
        <w:rPr>
          <w:rFonts w:cs="Times New Roman"/>
          <w:sz w:val="22"/>
          <w:szCs w:val="22"/>
        </w:rPr>
        <w:t>backward-looking,</w:t>
      </w:r>
      <w:r w:rsidRPr="00D753AC">
        <w:rPr>
          <w:rFonts w:cs="Times New Roman"/>
          <w:spacing w:val="-8"/>
          <w:sz w:val="22"/>
          <w:szCs w:val="22"/>
        </w:rPr>
        <w:t xml:space="preserve"> </w:t>
      </w:r>
      <w:r w:rsidRPr="00D753AC">
        <w:rPr>
          <w:rFonts w:cs="Times New Roman"/>
          <w:sz w:val="22"/>
          <w:szCs w:val="22"/>
        </w:rPr>
        <w:t>such</w:t>
      </w:r>
      <w:r w:rsidRPr="00D753AC">
        <w:rPr>
          <w:rFonts w:cs="Times New Roman"/>
          <w:spacing w:val="-8"/>
          <w:sz w:val="22"/>
          <w:szCs w:val="22"/>
        </w:rPr>
        <w:t xml:space="preserve"> </w:t>
      </w:r>
      <w:r w:rsidRPr="00D753AC">
        <w:rPr>
          <w:rFonts w:cs="Times New Roman"/>
          <w:sz w:val="22"/>
          <w:szCs w:val="22"/>
        </w:rPr>
        <w:t>as</w:t>
      </w:r>
      <w:r w:rsidRPr="00D753AC">
        <w:rPr>
          <w:rFonts w:cs="Times New Roman"/>
          <w:spacing w:val="-8"/>
          <w:sz w:val="22"/>
          <w:szCs w:val="22"/>
        </w:rPr>
        <w:t xml:space="preserve"> </w:t>
      </w:r>
      <w:r w:rsidRPr="00D753AC">
        <w:rPr>
          <w:rFonts w:cs="Times New Roman"/>
          <w:sz w:val="22"/>
          <w:szCs w:val="22"/>
        </w:rPr>
        <w:t>ones</w:t>
      </w:r>
      <w:r w:rsidRPr="00D753AC">
        <w:rPr>
          <w:rFonts w:cs="Times New Roman"/>
          <w:spacing w:val="-8"/>
          <w:sz w:val="22"/>
          <w:szCs w:val="22"/>
        </w:rPr>
        <w:t xml:space="preserve"> </w:t>
      </w:r>
      <w:r w:rsidRPr="00D753AC">
        <w:rPr>
          <w:rFonts w:cs="Times New Roman"/>
          <w:sz w:val="22"/>
          <w:szCs w:val="22"/>
        </w:rPr>
        <w:t>that</w:t>
      </w:r>
      <w:r w:rsidRPr="00D753AC">
        <w:rPr>
          <w:rFonts w:cs="Times New Roman"/>
          <w:spacing w:val="-8"/>
          <w:sz w:val="22"/>
          <w:szCs w:val="22"/>
        </w:rPr>
        <w:t xml:space="preserve"> </w:t>
      </w:r>
      <w:r w:rsidRPr="00D753AC">
        <w:rPr>
          <w:rFonts w:cs="Times New Roman"/>
          <w:sz w:val="22"/>
          <w:szCs w:val="22"/>
        </w:rPr>
        <w:t>evaluate</w:t>
      </w:r>
      <w:r w:rsidRPr="00D753AC">
        <w:rPr>
          <w:rFonts w:cs="Times New Roman"/>
          <w:spacing w:val="-7"/>
          <w:sz w:val="22"/>
          <w:szCs w:val="22"/>
        </w:rPr>
        <w:t xml:space="preserve"> </w:t>
      </w:r>
      <w:r w:rsidRPr="00D753AC">
        <w:rPr>
          <w:rFonts w:cs="Times New Roman"/>
          <w:sz w:val="22"/>
          <w:szCs w:val="22"/>
        </w:rPr>
        <w:t>drought</w:t>
      </w:r>
      <w:r w:rsidRPr="00D753AC">
        <w:rPr>
          <w:rFonts w:cs="Times New Roman"/>
          <w:spacing w:val="-8"/>
          <w:sz w:val="22"/>
          <w:szCs w:val="22"/>
        </w:rPr>
        <w:t xml:space="preserve"> </w:t>
      </w:r>
      <w:r w:rsidRPr="00D753AC">
        <w:rPr>
          <w:rFonts w:cs="Times New Roman"/>
          <w:sz w:val="22"/>
          <w:szCs w:val="22"/>
        </w:rPr>
        <w:t>severity</w:t>
      </w:r>
      <w:r w:rsidRPr="00D753AC">
        <w:rPr>
          <w:rFonts w:cs="Times New Roman"/>
          <w:spacing w:val="-8"/>
          <w:sz w:val="22"/>
          <w:szCs w:val="22"/>
        </w:rPr>
        <w:t xml:space="preserve"> </w:t>
      </w:r>
      <w:r w:rsidRPr="00D753AC">
        <w:rPr>
          <w:rFonts w:cs="Times New Roman"/>
          <w:sz w:val="22"/>
          <w:szCs w:val="22"/>
        </w:rPr>
        <w:t>(e.g.,</w:t>
      </w:r>
      <w:r w:rsidRPr="00D753AC">
        <w:rPr>
          <w:rFonts w:cs="Times New Roman"/>
          <w:spacing w:val="-8"/>
          <w:sz w:val="22"/>
          <w:szCs w:val="22"/>
        </w:rPr>
        <w:t xml:space="preserve"> </w:t>
      </w:r>
      <w:hyperlink w:anchor="_bookmark29" w:history="1">
        <w:r w:rsidR="00505335" w:rsidRPr="00D753AC">
          <w:rPr>
            <w:rFonts w:cs="Times New Roman"/>
            <w:sz w:val="22"/>
            <w:szCs w:val="22"/>
          </w:rPr>
          <w:t>Palmer,</w:t>
        </w:r>
      </w:hyperlink>
      <w:r w:rsidR="00505335" w:rsidRPr="00D753AC">
        <w:rPr>
          <w:rFonts w:cs="Times New Roman"/>
          <w:spacing w:val="-8"/>
          <w:sz w:val="22"/>
          <w:szCs w:val="22"/>
        </w:rPr>
        <w:t xml:space="preserve"> </w:t>
      </w:r>
      <w:hyperlink w:anchor="_bookmark29" w:history="1">
        <w:r w:rsidR="00505335" w:rsidRPr="00D753AC">
          <w:rPr>
            <w:rFonts w:cs="Times New Roman"/>
            <w:sz w:val="22"/>
            <w:szCs w:val="22"/>
          </w:rPr>
          <w:t>1965;</w:t>
        </w:r>
      </w:hyperlink>
      <w:r w:rsidR="00505335" w:rsidRPr="00D753AC">
        <w:rPr>
          <w:rFonts w:cs="Times New Roman"/>
          <w:spacing w:val="-8"/>
          <w:sz w:val="22"/>
          <w:szCs w:val="22"/>
        </w:rPr>
        <w:t xml:space="preserve"> </w:t>
      </w:r>
      <w:hyperlink w:anchor="_bookmark22" w:history="1">
        <w:r w:rsidR="00505335" w:rsidRPr="00D753AC">
          <w:rPr>
            <w:rFonts w:cs="Times New Roman"/>
            <w:sz w:val="22"/>
            <w:szCs w:val="22"/>
          </w:rPr>
          <w:t>Guttman,</w:t>
        </w:r>
      </w:hyperlink>
      <w:r w:rsidR="00505335" w:rsidRPr="00D753AC">
        <w:rPr>
          <w:rFonts w:cs="Times New Roman"/>
          <w:spacing w:val="-8"/>
          <w:sz w:val="22"/>
          <w:szCs w:val="22"/>
        </w:rPr>
        <w:t xml:space="preserve"> </w:t>
      </w:r>
      <w:hyperlink w:anchor="_bookmark22" w:history="1">
        <w:r w:rsidR="00505335" w:rsidRPr="00D753AC">
          <w:rPr>
            <w:rFonts w:cs="Times New Roman"/>
            <w:sz w:val="22"/>
            <w:szCs w:val="22"/>
          </w:rPr>
          <w:t>1998;</w:t>
        </w:r>
      </w:hyperlink>
      <w:r w:rsidR="00505335" w:rsidRPr="00D753AC">
        <w:rPr>
          <w:rFonts w:cs="Times New Roman"/>
          <w:spacing w:val="-8"/>
          <w:sz w:val="22"/>
          <w:szCs w:val="22"/>
        </w:rPr>
        <w:t xml:space="preserve"> </w:t>
      </w:r>
      <w:hyperlink w:anchor="_bookmark27" w:history="1">
        <w:r w:rsidR="00505335" w:rsidRPr="00D753AC">
          <w:rPr>
            <w:rFonts w:cs="Times New Roman"/>
            <w:sz w:val="22"/>
            <w:szCs w:val="22"/>
          </w:rPr>
          <w:t>McKee</w:t>
        </w:r>
        <w:r w:rsidR="00505335" w:rsidRPr="00D753AC">
          <w:rPr>
            <w:rFonts w:cs="Times New Roman"/>
            <w:spacing w:val="-8"/>
            <w:sz w:val="22"/>
            <w:szCs w:val="22"/>
          </w:rPr>
          <w:t xml:space="preserve"> </w:t>
        </w:r>
        <w:r w:rsidR="00505335" w:rsidRPr="00D753AC">
          <w:rPr>
            <w:rFonts w:cs="Times New Roman"/>
            <w:sz w:val="22"/>
            <w:szCs w:val="22"/>
          </w:rPr>
          <w:t>et</w:t>
        </w:r>
      </w:hyperlink>
      <w:r w:rsidR="00505335" w:rsidRPr="00D753AC">
        <w:rPr>
          <w:rFonts w:cs="Times New Roman"/>
          <w:spacing w:val="-8"/>
          <w:sz w:val="22"/>
          <w:szCs w:val="22"/>
        </w:rPr>
        <w:t xml:space="preserve"> </w:t>
      </w:r>
      <w:r w:rsidR="00505335" w:rsidRPr="00D753AC">
        <w:rPr>
          <w:rFonts w:cs="Times New Roman"/>
          <w:sz w:val="22"/>
          <w:szCs w:val="22"/>
        </w:rPr>
        <w:t>al.,</w:t>
      </w:r>
      <w:r w:rsidR="00505335" w:rsidRPr="00D753AC">
        <w:rPr>
          <w:rFonts w:cs="Times New Roman"/>
          <w:spacing w:val="-7"/>
          <w:sz w:val="22"/>
          <w:szCs w:val="22"/>
        </w:rPr>
        <w:t xml:space="preserve"> </w:t>
      </w:r>
      <w:hyperlink w:anchor="_bookmark27" w:history="1">
        <w:r w:rsidR="00505335" w:rsidRPr="00D753AC">
          <w:rPr>
            <w:rFonts w:cs="Times New Roman"/>
            <w:sz w:val="22"/>
            <w:szCs w:val="22"/>
          </w:rPr>
          <w:t>1993;</w:t>
        </w:r>
      </w:hyperlink>
      <w:r w:rsidR="00505335" w:rsidRPr="00D753AC">
        <w:rPr>
          <w:rFonts w:cs="Times New Roman"/>
          <w:spacing w:val="-8"/>
          <w:sz w:val="22"/>
          <w:szCs w:val="22"/>
        </w:rPr>
        <w:t xml:space="preserve"> </w:t>
      </w:r>
      <w:hyperlink w:anchor="_bookmark41" w:history="1">
        <w:r w:rsidR="00505335" w:rsidRPr="00D753AC">
          <w:rPr>
            <w:rFonts w:cs="Times New Roman"/>
            <w:sz w:val="22"/>
            <w:szCs w:val="22"/>
          </w:rPr>
          <w:t>Wilhite</w:t>
        </w:r>
      </w:hyperlink>
      <w:r w:rsidR="00505335" w:rsidRPr="00D753AC">
        <w:rPr>
          <w:rFonts w:cs="Times New Roman"/>
          <w:w w:val="99"/>
          <w:sz w:val="22"/>
          <w:szCs w:val="22"/>
        </w:rPr>
        <w:t xml:space="preserve"> </w:t>
      </w:r>
      <w:hyperlink w:anchor="_bookmark41" w:history="1">
        <w:r w:rsidR="00505335" w:rsidRPr="00D753AC">
          <w:rPr>
            <w:rFonts w:cs="Times New Roman"/>
            <w:sz w:val="22"/>
            <w:szCs w:val="22"/>
          </w:rPr>
          <w:t>and</w:t>
        </w:r>
        <w:r w:rsidR="00505335" w:rsidRPr="00D753AC">
          <w:rPr>
            <w:rFonts w:cs="Times New Roman"/>
            <w:spacing w:val="-14"/>
            <w:sz w:val="22"/>
            <w:szCs w:val="22"/>
          </w:rPr>
          <w:t xml:space="preserve"> </w:t>
        </w:r>
        <w:r w:rsidR="00505335" w:rsidRPr="00D753AC">
          <w:rPr>
            <w:rFonts w:cs="Times New Roman"/>
            <w:sz w:val="22"/>
            <w:szCs w:val="22"/>
          </w:rPr>
          <w:t>Glantz,</w:t>
        </w:r>
      </w:hyperlink>
      <w:r w:rsidR="00505335" w:rsidRPr="00D753AC">
        <w:rPr>
          <w:rFonts w:cs="Times New Roman"/>
          <w:spacing w:val="-14"/>
          <w:sz w:val="22"/>
          <w:szCs w:val="22"/>
        </w:rPr>
        <w:t xml:space="preserve"> </w:t>
      </w:r>
      <w:hyperlink w:anchor="_bookmark41" w:history="1">
        <w:r w:rsidR="00505335" w:rsidRPr="00D753AC">
          <w:rPr>
            <w:rFonts w:cs="Times New Roman"/>
            <w:sz w:val="22"/>
            <w:szCs w:val="22"/>
          </w:rPr>
          <w:t>1985;</w:t>
        </w:r>
      </w:hyperlink>
      <w:r w:rsidR="00505335" w:rsidRPr="00D753AC">
        <w:rPr>
          <w:rFonts w:cs="Times New Roman"/>
          <w:spacing w:val="-14"/>
          <w:sz w:val="22"/>
          <w:szCs w:val="22"/>
        </w:rPr>
        <w:t xml:space="preserve"> </w:t>
      </w:r>
      <w:hyperlink w:anchor="_bookmark42" w:history="1">
        <w:r w:rsidR="00505335" w:rsidRPr="00D753AC">
          <w:rPr>
            <w:rFonts w:cs="Times New Roman"/>
            <w:sz w:val="22"/>
            <w:szCs w:val="22"/>
          </w:rPr>
          <w:t>Wilhite</w:t>
        </w:r>
        <w:r w:rsidR="00505335" w:rsidRPr="00D753AC">
          <w:rPr>
            <w:rFonts w:cs="Times New Roman"/>
            <w:spacing w:val="-14"/>
            <w:sz w:val="22"/>
            <w:szCs w:val="22"/>
          </w:rPr>
          <w:t xml:space="preserve"> </w:t>
        </w:r>
        <w:r w:rsidR="00505335" w:rsidRPr="00D753AC">
          <w:rPr>
            <w:rFonts w:cs="Times New Roman"/>
            <w:sz w:val="22"/>
            <w:szCs w:val="22"/>
          </w:rPr>
          <w:t>et</w:t>
        </w:r>
        <w:r w:rsidR="00505335" w:rsidRPr="00D753AC">
          <w:rPr>
            <w:rFonts w:cs="Times New Roman"/>
            <w:spacing w:val="-14"/>
            <w:sz w:val="22"/>
            <w:szCs w:val="22"/>
          </w:rPr>
          <w:t xml:space="preserve"> </w:t>
        </w:r>
        <w:r w:rsidR="00505335" w:rsidRPr="00D753AC">
          <w:rPr>
            <w:rFonts w:cs="Times New Roman"/>
            <w:sz w:val="22"/>
            <w:szCs w:val="22"/>
          </w:rPr>
          <w:t>al.,</w:t>
        </w:r>
      </w:hyperlink>
      <w:r w:rsidR="00505335" w:rsidRPr="00D753AC">
        <w:rPr>
          <w:rFonts w:cs="Times New Roman"/>
          <w:spacing w:val="-13"/>
          <w:sz w:val="22"/>
          <w:szCs w:val="22"/>
        </w:rPr>
        <w:t xml:space="preserve"> </w:t>
      </w:r>
      <w:hyperlink w:anchor="_bookmark42" w:history="1">
        <w:r w:rsidR="00505335" w:rsidRPr="00D753AC">
          <w:rPr>
            <w:rFonts w:cs="Times New Roman"/>
            <w:sz w:val="22"/>
            <w:szCs w:val="22"/>
          </w:rPr>
          <w:t>2000).</w:t>
        </w:r>
      </w:hyperlink>
      <w:del w:id="695" w:author="Claire Kouba" w:date="2023-09-12T16:52:00Z">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4"/>
            <w:sz w:val="22"/>
            <w:szCs w:val="22"/>
          </w:rPr>
          <w:delText xml:space="preserve"> </w:delText>
        </w:r>
        <w:r w:rsidR="00505335" w:rsidRPr="00D753AC">
          <w:rPr>
            <w:rFonts w:cs="Times New Roman"/>
            <w:sz w:val="22"/>
            <w:szCs w:val="22"/>
          </w:rPr>
          <w:delText>California,</w:delText>
        </w:r>
        <w:r w:rsidR="00505335" w:rsidRPr="00D753AC">
          <w:rPr>
            <w:rFonts w:cs="Times New Roman"/>
            <w:spacing w:val="-14"/>
            <w:sz w:val="22"/>
            <w:szCs w:val="22"/>
          </w:rPr>
          <w:delText xml:space="preserve"> </w:delText>
        </w:r>
        <w:r w:rsidR="00505335" w:rsidRPr="00D753AC">
          <w:rPr>
            <w:rFonts w:cs="Times New Roman"/>
            <w:sz w:val="22"/>
            <w:szCs w:val="22"/>
          </w:rPr>
          <w:delText>forward-looking</w:delText>
        </w:r>
        <w:r w:rsidR="00505335" w:rsidRPr="00D753AC">
          <w:rPr>
            <w:rFonts w:cs="Times New Roman"/>
            <w:spacing w:val="-14"/>
            <w:sz w:val="22"/>
            <w:szCs w:val="22"/>
          </w:rPr>
          <w:delText xml:space="preserve"> </w:delText>
        </w:r>
        <w:r w:rsidR="00505335" w:rsidRPr="00D753AC">
          <w:rPr>
            <w:rFonts w:cs="Times New Roman"/>
            <w:sz w:val="22"/>
            <w:szCs w:val="22"/>
          </w:rPr>
          <w:delText>seasonal</w:delText>
        </w:r>
        <w:r w:rsidR="00505335" w:rsidRPr="00D753AC">
          <w:rPr>
            <w:rFonts w:cs="Times New Roman"/>
            <w:spacing w:val="-14"/>
            <w:sz w:val="22"/>
            <w:szCs w:val="22"/>
          </w:rPr>
          <w:delText xml:space="preserve"> </w:delText>
        </w:r>
        <w:r w:rsidR="00505335" w:rsidRPr="00D753AC">
          <w:rPr>
            <w:rFonts w:cs="Times New Roman"/>
            <w:sz w:val="22"/>
            <w:szCs w:val="22"/>
          </w:rPr>
          <w:delText>indices</w:delText>
        </w:r>
        <w:r w:rsidR="00505335" w:rsidRPr="00D753AC">
          <w:rPr>
            <w:rFonts w:cs="Times New Roman"/>
            <w:spacing w:val="-14"/>
            <w:sz w:val="22"/>
            <w:szCs w:val="22"/>
          </w:rPr>
          <w:delText xml:space="preserve"> </w:delText>
        </w:r>
        <w:r w:rsidR="00505335" w:rsidRPr="00D753AC">
          <w:rPr>
            <w:rFonts w:cs="Times New Roman"/>
            <w:sz w:val="22"/>
            <w:szCs w:val="22"/>
          </w:rPr>
          <w:delText>are</w:delText>
        </w:r>
        <w:r w:rsidR="00505335" w:rsidRPr="00D753AC">
          <w:rPr>
            <w:rFonts w:cs="Times New Roman"/>
            <w:spacing w:val="-14"/>
            <w:sz w:val="22"/>
            <w:szCs w:val="22"/>
          </w:rPr>
          <w:delText xml:space="preserve"> </w:delText>
        </w:r>
        <w:r w:rsidR="00505335" w:rsidRPr="00D753AC">
          <w:rPr>
            <w:rFonts w:cs="Times New Roman"/>
            <w:sz w:val="22"/>
            <w:szCs w:val="22"/>
          </w:rPr>
          <w:delText>used</w:delText>
        </w:r>
        <w:r w:rsidR="00505335" w:rsidRPr="00D753AC">
          <w:rPr>
            <w:rFonts w:cs="Times New Roman"/>
            <w:spacing w:val="-14"/>
            <w:sz w:val="22"/>
            <w:szCs w:val="22"/>
          </w:rPr>
          <w:delText xml:space="preserve"> </w:delText>
        </w:r>
        <w:r w:rsidR="00505335" w:rsidRPr="00D753AC">
          <w:rPr>
            <w:rFonts w:cs="Times New Roman"/>
            <w:sz w:val="22"/>
            <w:szCs w:val="22"/>
          </w:rPr>
          <w:delText>extensively</w:delText>
        </w:r>
        <w:r w:rsidR="00505335" w:rsidRPr="00D753AC">
          <w:rPr>
            <w:rFonts w:cs="Times New Roman"/>
            <w:spacing w:val="-14"/>
            <w:sz w:val="22"/>
            <w:szCs w:val="22"/>
          </w:rPr>
          <w:delText xml:space="preserve"> </w:delText>
        </w:r>
        <w:r w:rsidR="00505335" w:rsidRPr="00D753AC">
          <w:rPr>
            <w:rFonts w:cs="Times New Roman"/>
            <w:sz w:val="22"/>
            <w:szCs w:val="22"/>
          </w:rPr>
          <w:delText>by</w:delText>
        </w:r>
        <w:r w:rsidR="00505335" w:rsidRPr="00D753AC">
          <w:rPr>
            <w:rFonts w:cs="Times New Roman"/>
            <w:spacing w:val="-13"/>
            <w:sz w:val="22"/>
            <w:szCs w:val="22"/>
          </w:rPr>
          <w:delText xml:space="preserve"> </w:delText>
        </w:r>
        <w:r w:rsidR="00505335" w:rsidRPr="00D753AC">
          <w:rPr>
            <w:rFonts w:cs="Times New Roman"/>
            <w:sz w:val="22"/>
            <w:szCs w:val="22"/>
          </w:rPr>
          <w:delText>water</w:delText>
        </w:r>
        <w:r w:rsidR="00505335" w:rsidRPr="00D753AC">
          <w:rPr>
            <w:rFonts w:cs="Times New Roman"/>
            <w:spacing w:val="-14"/>
            <w:sz w:val="22"/>
            <w:szCs w:val="22"/>
          </w:rPr>
          <w:delText xml:space="preserve"> </w:delText>
        </w:r>
        <w:r w:rsidR="00505335" w:rsidRPr="00D753AC">
          <w:rPr>
            <w:rFonts w:cs="Times New Roman"/>
            <w:sz w:val="22"/>
            <w:szCs w:val="22"/>
          </w:rPr>
          <w:delText>managers.</w:delText>
        </w:r>
        <w:r w:rsidR="00505335" w:rsidRPr="00D753AC">
          <w:rPr>
            <w:rFonts w:cs="Times New Roman"/>
            <w:w w:val="99"/>
            <w:sz w:val="22"/>
            <w:szCs w:val="22"/>
          </w:rPr>
          <w:delText xml:space="preserve"> </w:delText>
        </w:r>
        <w:r w:rsidR="00505335" w:rsidRPr="00D753AC">
          <w:rPr>
            <w:rFonts w:cs="Times New Roman"/>
            <w:sz w:val="22"/>
            <w:szCs w:val="22"/>
          </w:rPr>
          <w:delText>The</w:delText>
        </w:r>
      </w:del>
      <w:ins w:id="696" w:author="Claire Kouba" w:date="2023-09-12T16:52:00Z">
        <w:r w:rsidRPr="00D753AC">
          <w:rPr>
            <w:rFonts w:cs="Times New Roman"/>
            <w:spacing w:val="19"/>
            <w:sz w:val="22"/>
            <w:szCs w:val="22"/>
          </w:rPr>
          <w:t xml:space="preserve"> </w:t>
        </w:r>
        <w:r w:rsidRPr="00D753AC">
          <w:rPr>
            <w:rFonts w:cs="Times New Roman"/>
            <w:sz w:val="22"/>
            <w:szCs w:val="22"/>
          </w:rPr>
          <w:t>In</w:t>
        </w:r>
        <w:r w:rsidRPr="00D753AC">
          <w:rPr>
            <w:rFonts w:cs="Times New Roman"/>
            <w:spacing w:val="19"/>
            <w:sz w:val="22"/>
            <w:szCs w:val="22"/>
          </w:rPr>
          <w:t xml:space="preserve"> </w:t>
        </w:r>
        <w:r w:rsidRPr="00D753AC">
          <w:rPr>
            <w:rFonts w:cs="Times New Roman"/>
            <w:sz w:val="22"/>
            <w:szCs w:val="22"/>
          </w:rPr>
          <w:t>many</w:t>
        </w:r>
        <w:r w:rsidRPr="00D753AC">
          <w:rPr>
            <w:rFonts w:cs="Times New Roman"/>
            <w:spacing w:val="19"/>
            <w:sz w:val="22"/>
            <w:szCs w:val="22"/>
          </w:rPr>
          <w:t xml:space="preserve"> </w:t>
        </w:r>
        <w:r w:rsidRPr="00D753AC">
          <w:rPr>
            <w:rFonts w:cs="Times New Roman"/>
            <w:sz w:val="22"/>
            <w:szCs w:val="22"/>
          </w:rPr>
          <w:t>western</w:t>
        </w:r>
        <w:r w:rsidRPr="00D753AC">
          <w:rPr>
            <w:rFonts w:cs="Times New Roman"/>
            <w:spacing w:val="19"/>
            <w:sz w:val="22"/>
            <w:szCs w:val="22"/>
          </w:rPr>
          <w:t xml:space="preserve"> </w:t>
        </w:r>
        <w:r w:rsidRPr="00D753AC">
          <w:rPr>
            <w:rFonts w:cs="Times New Roman"/>
            <w:sz w:val="22"/>
            <w:szCs w:val="22"/>
          </w:rPr>
          <w:t>states,</w:t>
        </w:r>
        <w:r w:rsidRPr="00D753AC">
          <w:rPr>
            <w:rFonts w:cs="Times New Roman"/>
            <w:spacing w:val="19"/>
            <w:sz w:val="22"/>
            <w:szCs w:val="22"/>
          </w:rPr>
          <w:t xml:space="preserve"> </w:t>
        </w:r>
        <w:r w:rsidRPr="00D753AC">
          <w:rPr>
            <w:rFonts w:cs="Times New Roman"/>
            <w:sz w:val="22"/>
            <w:szCs w:val="22"/>
          </w:rPr>
          <w:t>forward-looking</w:t>
        </w:r>
        <w:r w:rsidRPr="00D753AC">
          <w:rPr>
            <w:rFonts w:cs="Times New Roman"/>
            <w:spacing w:val="19"/>
            <w:sz w:val="22"/>
            <w:szCs w:val="22"/>
          </w:rPr>
          <w:t xml:space="preserve"> </w:t>
        </w:r>
        <w:r w:rsidRPr="00D753AC">
          <w:rPr>
            <w:rFonts w:cs="Times New Roman"/>
            <w:sz w:val="22"/>
            <w:szCs w:val="22"/>
          </w:rPr>
          <w:t>seasonal</w:t>
        </w:r>
        <w:r w:rsidRPr="00D753AC">
          <w:rPr>
            <w:rFonts w:cs="Times New Roman"/>
            <w:spacing w:val="19"/>
            <w:sz w:val="22"/>
            <w:szCs w:val="22"/>
          </w:rPr>
          <w:t xml:space="preserve"> </w:t>
        </w:r>
        <w:r w:rsidRPr="00D753AC">
          <w:rPr>
            <w:rFonts w:cs="Times New Roman"/>
            <w:sz w:val="22"/>
            <w:szCs w:val="22"/>
          </w:rPr>
          <w:t>indices</w:t>
        </w:r>
        <w:r w:rsidRPr="00D753AC">
          <w:rPr>
            <w:rFonts w:cs="Times New Roman"/>
            <w:spacing w:val="19"/>
            <w:sz w:val="22"/>
            <w:szCs w:val="22"/>
          </w:rPr>
          <w:t xml:space="preserve"> </w:t>
        </w:r>
        <w:r w:rsidRPr="00D753AC">
          <w:rPr>
            <w:rFonts w:cs="Times New Roman"/>
            <w:sz w:val="22"/>
            <w:szCs w:val="22"/>
          </w:rPr>
          <w:t>are</w:t>
        </w:r>
        <w:r w:rsidRPr="00D753AC">
          <w:rPr>
            <w:rFonts w:cs="Times New Roman"/>
            <w:spacing w:val="19"/>
            <w:sz w:val="22"/>
            <w:szCs w:val="22"/>
          </w:rPr>
          <w:t xml:space="preserve"> </w:t>
        </w:r>
        <w:r w:rsidRPr="00D753AC">
          <w:rPr>
            <w:rFonts w:cs="Times New Roman"/>
            <w:sz w:val="22"/>
            <w:szCs w:val="22"/>
          </w:rPr>
          <w:t>used</w:t>
        </w:r>
        <w:r w:rsidRPr="00D753AC">
          <w:rPr>
            <w:rFonts w:cs="Times New Roman"/>
            <w:spacing w:val="19"/>
            <w:sz w:val="22"/>
            <w:szCs w:val="22"/>
          </w:rPr>
          <w:t xml:space="preserve"> </w:t>
        </w:r>
        <w:r w:rsidRPr="00D753AC">
          <w:rPr>
            <w:rFonts w:cs="Times New Roman"/>
            <w:sz w:val="22"/>
            <w:szCs w:val="22"/>
          </w:rPr>
          <w:t>extensively</w:t>
        </w:r>
        <w:r w:rsidRPr="00D753AC">
          <w:rPr>
            <w:rFonts w:cs="Times New Roman"/>
            <w:spacing w:val="19"/>
            <w:sz w:val="22"/>
            <w:szCs w:val="22"/>
          </w:rPr>
          <w:t xml:space="preserve"> </w:t>
        </w:r>
        <w:r w:rsidRPr="00D753AC">
          <w:rPr>
            <w:rFonts w:cs="Times New Roman"/>
            <w:sz w:val="22"/>
            <w:szCs w:val="22"/>
          </w:rPr>
          <w:t>by</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5"/>
            <w:sz w:val="22"/>
            <w:szCs w:val="22"/>
          </w:rPr>
          <w:t xml:space="preserve"> </w:t>
        </w:r>
        <w:r w:rsidRPr="00D753AC">
          <w:rPr>
            <w:rFonts w:cs="Times New Roman"/>
            <w:sz w:val="22"/>
            <w:szCs w:val="22"/>
          </w:rPr>
          <w:t>agencies</w:t>
        </w:r>
        <w:r w:rsidRPr="00D753AC">
          <w:rPr>
            <w:rFonts w:cs="Times New Roman"/>
            <w:spacing w:val="-5"/>
            <w:sz w:val="22"/>
            <w:szCs w:val="22"/>
          </w:rPr>
          <w:t xml:space="preserve"> </w:t>
        </w:r>
        <w:r w:rsidRPr="00D753AC">
          <w:rPr>
            <w:rFonts w:cs="Times New Roman"/>
            <w:sz w:val="22"/>
            <w:szCs w:val="22"/>
          </w:rPr>
          <w:t>to</w:t>
        </w:r>
        <w:r w:rsidRPr="00D753AC">
          <w:rPr>
            <w:rFonts w:cs="Times New Roman"/>
            <w:spacing w:val="-5"/>
            <w:sz w:val="22"/>
            <w:szCs w:val="22"/>
          </w:rPr>
          <w:t xml:space="preserve"> </w:t>
        </w:r>
        <w:r w:rsidRPr="00D753AC">
          <w:rPr>
            <w:rFonts w:cs="Times New Roman"/>
            <w:sz w:val="22"/>
            <w:szCs w:val="22"/>
          </w:rPr>
          <w:t>inform</w:t>
        </w:r>
        <w:r w:rsidRPr="00D753AC">
          <w:rPr>
            <w:rFonts w:cs="Times New Roman"/>
            <w:spacing w:val="-5"/>
            <w:sz w:val="22"/>
            <w:szCs w:val="22"/>
          </w:rPr>
          <w:t xml:space="preserve"> </w:t>
        </w:r>
      </w:ins>
      <w:ins w:id="697" w:author="Claire Kouba" w:date="2023-09-20T10:29:00Z">
        <w:r w:rsidR="00180F3E" w:rsidRPr="00D753AC">
          <w:rPr>
            <w:rFonts w:cs="Times New Roman"/>
            <w:spacing w:val="-5"/>
            <w:sz w:val="22"/>
            <w:szCs w:val="22"/>
          </w:rPr>
          <w:t xml:space="preserve">local </w:t>
        </w:r>
      </w:ins>
      <w:ins w:id="698" w:author="Claire Kouba" w:date="2023-09-12T16:52:00Z">
        <w:r w:rsidRPr="00D753AC">
          <w:rPr>
            <w:rFonts w:cs="Times New Roman"/>
            <w:sz w:val="22"/>
            <w:szCs w:val="22"/>
          </w:rPr>
          <w:t>adaptive</w:t>
        </w:r>
        <w:r w:rsidRPr="00D753AC">
          <w:rPr>
            <w:rFonts w:cs="Times New Roman"/>
            <w:spacing w:val="-5"/>
            <w:sz w:val="22"/>
            <w:szCs w:val="22"/>
          </w:rPr>
          <w:t xml:space="preserve"> </w:t>
        </w:r>
        <w:r w:rsidRPr="00D753AC">
          <w:rPr>
            <w:rFonts w:cs="Times New Roman"/>
            <w:sz w:val="22"/>
            <w:szCs w:val="22"/>
          </w:rPr>
          <w:t>management</w:t>
        </w:r>
        <w:r w:rsidRPr="00D753AC">
          <w:rPr>
            <w:rFonts w:cs="Times New Roman"/>
            <w:spacing w:val="-5"/>
            <w:sz w:val="22"/>
            <w:szCs w:val="22"/>
          </w:rPr>
          <w:t xml:space="preserve"> </w:t>
        </w:r>
        <w:r w:rsidRPr="00D753AC">
          <w:rPr>
            <w:rFonts w:cs="Times New Roman"/>
            <w:sz w:val="22"/>
            <w:szCs w:val="22"/>
          </w:rPr>
          <w:t>decisions,</w:t>
        </w:r>
        <w:r w:rsidRPr="00D753AC">
          <w:rPr>
            <w:rFonts w:cs="Times New Roman"/>
            <w:spacing w:val="-5"/>
            <w:sz w:val="22"/>
            <w:szCs w:val="22"/>
          </w:rPr>
          <w:t xml:space="preserve"> </w:t>
        </w:r>
        <w:r w:rsidRPr="00D753AC">
          <w:rPr>
            <w:rFonts w:cs="Times New Roman"/>
            <w:sz w:val="22"/>
            <w:szCs w:val="22"/>
          </w:rPr>
          <w:t>e.g.</w:t>
        </w:r>
        <w:r w:rsidRPr="00D753AC">
          <w:rPr>
            <w:rFonts w:cs="Times New Roman"/>
            <w:spacing w:val="-5"/>
            <w:sz w:val="22"/>
            <w:szCs w:val="22"/>
          </w:rPr>
          <w:t xml:space="preserve"> </w:t>
        </w:r>
        <w:r w:rsidRPr="00D753AC">
          <w:rPr>
            <w:rFonts w:cs="Times New Roman"/>
            <w:sz w:val="22"/>
            <w:szCs w:val="22"/>
          </w:rPr>
          <w:t>in</w:t>
        </w:r>
        <w:r w:rsidRPr="00D753AC">
          <w:rPr>
            <w:rFonts w:cs="Times New Roman"/>
            <w:spacing w:val="-5"/>
            <w:sz w:val="22"/>
            <w:szCs w:val="22"/>
          </w:rPr>
          <w:t xml:space="preserve"> </w:t>
        </w:r>
        <w:r w:rsidRPr="00D753AC">
          <w:rPr>
            <w:rFonts w:cs="Times New Roman"/>
            <w:sz w:val="22"/>
            <w:szCs w:val="22"/>
          </w:rPr>
          <w:t>Colorado</w:t>
        </w:r>
        <w:r w:rsidRPr="00D753AC">
          <w:rPr>
            <w:rFonts w:cs="Times New Roman"/>
            <w:spacing w:val="-5"/>
            <w:sz w:val="22"/>
            <w:szCs w:val="22"/>
          </w:rPr>
          <w:t xml:space="preserve"> </w:t>
        </w:r>
        <w:r w:rsidRPr="00D753AC">
          <w:rPr>
            <w:rFonts w:cs="Times New Roman"/>
            <w:sz w:val="22"/>
            <w:szCs w:val="22"/>
          </w:rPr>
          <w:t>(CDWR</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"_bookmark28" </w:instrText>
        </w:r>
        <w:r w:rsidRPr="00D753AC">
          <w:rPr>
            <w:rFonts w:cs="Times New Roman"/>
            <w:sz w:val="22"/>
            <w:szCs w:val="22"/>
          </w:rPr>
          <w:fldChar w:fldCharType="separate"/>
        </w:r>
        <w:r w:rsidRPr="00D753AC">
          <w:rPr>
            <w:rFonts w:cs="Times New Roman"/>
            <w:sz w:val="22"/>
            <w:szCs w:val="22"/>
          </w:rPr>
          <w:t>2023),</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Idaho</w:t>
        </w:r>
        <w:r w:rsidRPr="00D753AC">
          <w:rPr>
            <w:rFonts w:cs="Times New Roman"/>
            <w:spacing w:val="-5"/>
            <w:sz w:val="22"/>
            <w:szCs w:val="22"/>
          </w:rPr>
          <w:t xml:space="preserve"> </w:t>
        </w:r>
        <w:r w:rsidRPr="00D753AC">
          <w:rPr>
            <w:rFonts w:cs="Times New Roman"/>
            <w:sz w:val="22"/>
            <w:szCs w:val="22"/>
          </w:rPr>
          <w:t>(NRCS</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"_bookmark43" </w:instrText>
        </w:r>
        <w:r w:rsidRPr="00D753AC">
          <w:rPr>
            <w:rFonts w:cs="Times New Roman"/>
            <w:sz w:val="22"/>
            <w:szCs w:val="22"/>
          </w:rPr>
          <w:fldChar w:fldCharType="separate"/>
        </w:r>
        <w:r w:rsidRPr="00D753AC">
          <w:rPr>
            <w:rFonts w:cs="Times New Roman"/>
            <w:sz w:val="22"/>
            <w:szCs w:val="22"/>
          </w:rPr>
          <w:t>2023)</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and</w:t>
        </w:r>
        <w:r w:rsidRPr="00D753AC">
          <w:rPr>
            <w:rFonts w:cs="Times New Roman"/>
            <w:spacing w:val="-5"/>
            <w:sz w:val="22"/>
            <w:szCs w:val="22"/>
          </w:rPr>
          <w:t xml:space="preserve"> </w:t>
        </w:r>
        <w:r w:rsidRPr="00D753AC">
          <w:rPr>
            <w:rFonts w:cs="Times New Roman"/>
            <w:sz w:val="22"/>
            <w:szCs w:val="22"/>
          </w:rPr>
          <w:t>California</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"_bookmark45" </w:instrText>
        </w:r>
        <w:r w:rsidRPr="00D753AC">
          <w:rPr>
            <w:rFonts w:cs="Times New Roman"/>
            <w:sz w:val="22"/>
            <w:szCs w:val="22"/>
          </w:rPr>
          <w:fldChar w:fldCharType="separate"/>
        </w:r>
        <w:r w:rsidRPr="00D753AC">
          <w:rPr>
            <w:rFonts w:cs="Times New Roman"/>
            <w:sz w:val="22"/>
            <w:szCs w:val="22"/>
          </w:rPr>
          <w:t>(Null</w:t>
        </w:r>
        <w:r w:rsidRPr="00D753AC">
          <w:rPr>
            <w:rFonts w:cs="Times New Roman"/>
            <w:spacing w:val="13"/>
            <w:sz w:val="22"/>
            <w:szCs w:val="22"/>
          </w:rPr>
          <w:t xml:space="preserve"> </w:t>
        </w:r>
        <w:r w:rsidRPr="00D753AC">
          <w:rPr>
            <w:rFonts w:cs="Times New Roman"/>
            <w:sz w:val="22"/>
            <w:szCs w:val="22"/>
          </w:rPr>
          <w:t>and</w:t>
        </w:r>
        <w:r w:rsidRPr="00D753AC">
          <w:rPr>
            <w:rFonts w:cs="Times New Roman"/>
            <w:spacing w:val="12"/>
            <w:sz w:val="22"/>
            <w:szCs w:val="22"/>
          </w:rPr>
          <w:t xml:space="preserve"> </w:t>
        </w:r>
        <w:r w:rsidRPr="00D753AC">
          <w:rPr>
            <w:rFonts w:cs="Times New Roman"/>
            <w:spacing w:val="-3"/>
            <w:sz w:val="22"/>
            <w:szCs w:val="22"/>
          </w:rPr>
          <w:t>Viers,</w:t>
        </w:r>
        <w:r w:rsidRPr="00D753AC">
          <w:rPr>
            <w:rFonts w:cs="Times New Roman"/>
            <w:spacing w:val="-3"/>
            <w:sz w:val="22"/>
            <w:szCs w:val="22"/>
          </w:rPr>
          <w:fldChar w:fldCharType="end"/>
        </w:r>
        <w:r w:rsidRPr="00D753AC">
          <w:rPr>
            <w:rFonts w:cs="Times New Roman"/>
            <w:spacing w:val="13"/>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"_bookmark45" </w:instrText>
        </w:r>
        <w:r w:rsidRPr="00D753AC">
          <w:rPr>
            <w:rFonts w:cs="Times New Roman"/>
            <w:sz w:val="22"/>
            <w:szCs w:val="22"/>
          </w:rPr>
          <w:fldChar w:fldCharType="separate"/>
        </w:r>
        <w:r w:rsidRPr="00D753AC">
          <w:rPr>
            <w:rFonts w:cs="Times New Roman"/>
            <w:sz w:val="22"/>
            <w:szCs w:val="22"/>
          </w:rPr>
          <w:t>2013).</w:t>
        </w:r>
        <w:r w:rsidRPr="00D753AC">
          <w:rPr>
            <w:rFonts w:cs="Times New Roman"/>
            <w:sz w:val="22"/>
            <w:szCs w:val="22"/>
          </w:rPr>
          <w:fldChar w:fldCharType="end"/>
        </w:r>
        <w:r w:rsidRPr="00D753AC">
          <w:rPr>
            <w:rFonts w:cs="Times New Roman"/>
            <w:spacing w:val="13"/>
            <w:sz w:val="22"/>
            <w:szCs w:val="22"/>
          </w:rPr>
          <w:t xml:space="preserve"> </w:t>
        </w:r>
        <w:r w:rsidRPr="00D753AC">
          <w:rPr>
            <w:rFonts w:cs="Times New Roman"/>
            <w:sz w:val="22"/>
            <w:szCs w:val="22"/>
          </w:rPr>
          <w:t>In</w:t>
        </w:r>
        <w:r w:rsidRPr="00D753AC">
          <w:rPr>
            <w:rFonts w:cs="Times New Roman"/>
            <w:spacing w:val="13"/>
            <w:sz w:val="22"/>
            <w:szCs w:val="22"/>
          </w:rPr>
          <w:t xml:space="preserve"> </w:t>
        </w:r>
        <w:r w:rsidRPr="00D753AC">
          <w:rPr>
            <w:rFonts w:cs="Times New Roman"/>
            <w:sz w:val="22"/>
            <w:szCs w:val="22"/>
          </w:rPr>
          <w:t>California</w:t>
        </w:r>
        <w:r w:rsidRPr="00D753AC">
          <w:rPr>
            <w:rFonts w:cs="Times New Roman"/>
            <w:spacing w:val="12"/>
            <w:sz w:val="22"/>
            <w:szCs w:val="22"/>
          </w:rPr>
          <w:t xml:space="preserve"> </w:t>
        </w:r>
        <w:r w:rsidRPr="00D753AC">
          <w:rPr>
            <w:rFonts w:cs="Times New Roman"/>
            <w:sz w:val="22"/>
            <w:szCs w:val="22"/>
          </w:rPr>
          <w:t>the</w:t>
        </w:r>
      </w:ins>
      <w:r w:rsidRPr="00D753AC">
        <w:rPr>
          <w:rFonts w:cs="Times New Roman"/>
          <w:spacing w:val="13"/>
          <w:sz w:val="22"/>
          <w:szCs w:val="22"/>
          <w:rPrChange w:id="699" w:author="Claire Kouba" w:date="2023-09-12T16:52:00Z">
            <w:rPr>
              <w:spacing w:val="-5"/>
            </w:rPr>
          </w:rPrChange>
        </w:rPr>
        <w:t xml:space="preserve"> </w:t>
      </w:r>
      <w:r w:rsidRPr="00D753AC">
        <w:rPr>
          <w:rFonts w:cs="Times New Roman"/>
          <w:sz w:val="22"/>
          <w:szCs w:val="22"/>
        </w:rPr>
        <w:t>principal</w:t>
      </w:r>
      <w:r w:rsidRPr="00D753AC">
        <w:rPr>
          <w:rFonts w:cs="Times New Roman"/>
          <w:spacing w:val="13"/>
          <w:sz w:val="22"/>
          <w:szCs w:val="22"/>
          <w:rPrChange w:id="700" w:author="Claire Kouba" w:date="2023-09-12T16:52:00Z">
            <w:rPr>
              <w:spacing w:val="-5"/>
            </w:rPr>
          </w:rPrChange>
        </w:rPr>
        <w:t xml:space="preserve"> </w:t>
      </w:r>
      <w:r w:rsidRPr="00D753AC">
        <w:rPr>
          <w:rFonts w:cs="Times New Roman"/>
          <w:sz w:val="22"/>
          <w:szCs w:val="22"/>
        </w:rPr>
        <w:t>examples</w:t>
      </w:r>
      <w:r w:rsidRPr="00D753AC">
        <w:rPr>
          <w:rFonts w:cs="Times New Roman"/>
          <w:spacing w:val="12"/>
          <w:sz w:val="22"/>
          <w:szCs w:val="22"/>
          <w:rPrChange w:id="701" w:author="Claire Kouba" w:date="2023-09-12T16:52:00Z">
            <w:rPr>
              <w:spacing w:val="-5"/>
            </w:rPr>
          </w:rPrChange>
        </w:rPr>
        <w:t xml:space="preserve"> </w:t>
      </w:r>
      <w:r w:rsidRPr="00D753AC">
        <w:rPr>
          <w:rFonts w:cs="Times New Roman"/>
          <w:sz w:val="22"/>
          <w:szCs w:val="22"/>
        </w:rPr>
        <w:t>are</w:t>
      </w:r>
      <w:r w:rsidRPr="00D753AC">
        <w:rPr>
          <w:rFonts w:cs="Times New Roman"/>
          <w:spacing w:val="13"/>
          <w:sz w:val="22"/>
          <w:szCs w:val="22"/>
          <w:rPrChange w:id="702" w:author="Claire Kouba" w:date="2023-09-12T16:52:00Z">
            <w:rPr>
              <w:spacing w:val="-5"/>
            </w:rPr>
          </w:rPrChange>
        </w:rPr>
        <w:t xml:space="preserve"> </w:t>
      </w:r>
      <w:r w:rsidRPr="00D753AC">
        <w:rPr>
          <w:rFonts w:cs="Times New Roman"/>
          <w:sz w:val="22"/>
          <w:szCs w:val="22"/>
        </w:rPr>
        <w:t>the</w:t>
      </w:r>
      <w:r w:rsidRPr="00D753AC">
        <w:rPr>
          <w:rFonts w:cs="Times New Roman"/>
          <w:spacing w:val="13"/>
          <w:sz w:val="22"/>
          <w:szCs w:val="22"/>
          <w:rPrChange w:id="703" w:author="Claire Kouba" w:date="2023-09-12T16:52:00Z">
            <w:rPr>
              <w:spacing w:val="-5"/>
            </w:rPr>
          </w:rPrChange>
        </w:rPr>
        <w:t xml:space="preserve"> </w:t>
      </w:r>
      <w:r w:rsidRPr="00D753AC">
        <w:rPr>
          <w:rFonts w:cs="Times New Roman"/>
          <w:sz w:val="22"/>
          <w:szCs w:val="22"/>
        </w:rPr>
        <w:t>Sacramento</w:t>
      </w:r>
      <w:r w:rsidRPr="00D753AC">
        <w:rPr>
          <w:rFonts w:cs="Times New Roman"/>
          <w:spacing w:val="12"/>
          <w:sz w:val="22"/>
          <w:szCs w:val="22"/>
          <w:rPrChange w:id="704" w:author="Claire Kouba" w:date="2023-09-12T16:52:00Z">
            <w:rPr>
              <w:spacing w:val="-5"/>
            </w:rPr>
          </w:rPrChange>
        </w:rPr>
        <w:t xml:space="preserve"> </w:t>
      </w:r>
      <w:r w:rsidRPr="00D753AC">
        <w:rPr>
          <w:rFonts w:cs="Times New Roman"/>
          <w:spacing w:val="-5"/>
          <w:sz w:val="22"/>
          <w:szCs w:val="22"/>
        </w:rPr>
        <w:t>Valley</w:t>
      </w:r>
      <w:r w:rsidRPr="00D753AC">
        <w:rPr>
          <w:rFonts w:cs="Times New Roman"/>
          <w:spacing w:val="13"/>
          <w:sz w:val="22"/>
          <w:szCs w:val="22"/>
          <w:rPrChange w:id="705" w:author="Claire Kouba" w:date="2023-09-12T16:52:00Z">
            <w:rPr>
              <w:spacing w:val="-5"/>
            </w:rPr>
          </w:rPrChange>
        </w:rPr>
        <w:t xml:space="preserve"> </w:t>
      </w:r>
      <w:r w:rsidRPr="00D753AC">
        <w:rPr>
          <w:rFonts w:cs="Times New Roman"/>
          <w:sz w:val="22"/>
          <w:szCs w:val="22"/>
        </w:rPr>
        <w:t>Index</w:t>
      </w:r>
      <w:r w:rsidRPr="00D753AC">
        <w:rPr>
          <w:rFonts w:cs="Times New Roman"/>
          <w:spacing w:val="13"/>
          <w:sz w:val="22"/>
          <w:szCs w:val="22"/>
          <w:rPrChange w:id="706" w:author="Claire Kouba" w:date="2023-09-12T16:52:00Z">
            <w:rPr>
              <w:spacing w:val="-5"/>
            </w:rPr>
          </w:rPrChange>
        </w:rPr>
        <w:t xml:space="preserve"> </w:t>
      </w:r>
      <w:r w:rsidRPr="00D753AC">
        <w:rPr>
          <w:rFonts w:cs="Times New Roman"/>
          <w:sz w:val="22"/>
          <w:szCs w:val="22"/>
        </w:rPr>
        <w:t>(SVI)</w:t>
      </w:r>
      <w:r w:rsidRPr="00D753AC">
        <w:rPr>
          <w:rFonts w:cs="Times New Roman"/>
          <w:spacing w:val="12"/>
          <w:sz w:val="22"/>
          <w:szCs w:val="22"/>
          <w:rPrChange w:id="707" w:author="Claire Kouba" w:date="2023-09-12T16:52:00Z">
            <w:rPr>
              <w:spacing w:val="-5"/>
            </w:rPr>
          </w:rPrChange>
        </w:rPr>
        <w:t xml:space="preserve"> </w:t>
      </w:r>
      <w:r w:rsidRPr="00D753AC">
        <w:rPr>
          <w:rFonts w:cs="Times New Roman"/>
          <w:sz w:val="22"/>
          <w:szCs w:val="22"/>
        </w:rPr>
        <w:t>and</w:t>
      </w:r>
      <w:r w:rsidRPr="00D753AC">
        <w:rPr>
          <w:rFonts w:cs="Times New Roman"/>
          <w:spacing w:val="13"/>
          <w:sz w:val="22"/>
          <w:szCs w:val="22"/>
          <w:rPrChange w:id="708" w:author="Claire Kouba" w:date="2023-09-12T16:52:00Z">
            <w:rPr>
              <w:spacing w:val="-5"/>
            </w:rPr>
          </w:rPrChange>
        </w:rPr>
        <w:t xml:space="preserve"> </w:t>
      </w:r>
      <w:r w:rsidRPr="00D753AC">
        <w:rPr>
          <w:rFonts w:cs="Times New Roman"/>
          <w:sz w:val="22"/>
          <w:szCs w:val="22"/>
        </w:rPr>
        <w:t>San</w:t>
      </w:r>
      <w:r w:rsidRPr="00D753AC">
        <w:rPr>
          <w:rFonts w:cs="Times New Roman"/>
          <w:spacing w:val="13"/>
          <w:sz w:val="22"/>
          <w:szCs w:val="22"/>
          <w:rPrChange w:id="709" w:author="Claire Kouba" w:date="2023-09-12T16:52:00Z">
            <w:rPr>
              <w:spacing w:val="-5"/>
            </w:rPr>
          </w:rPrChange>
        </w:rPr>
        <w:t xml:space="preserve"> </w:t>
      </w:r>
      <w:r w:rsidRPr="00D753AC">
        <w:rPr>
          <w:rFonts w:cs="Times New Roman"/>
          <w:sz w:val="22"/>
          <w:szCs w:val="22"/>
        </w:rPr>
        <w:t>Joaquin</w:t>
      </w:r>
      <w:r w:rsidRPr="00D753AC">
        <w:rPr>
          <w:rFonts w:cs="Times New Roman"/>
          <w:spacing w:val="13"/>
          <w:sz w:val="22"/>
          <w:szCs w:val="22"/>
          <w:rPrChange w:id="710" w:author="Claire Kouba" w:date="2023-09-12T16:52:00Z">
            <w:rPr>
              <w:spacing w:val="-5"/>
            </w:rPr>
          </w:rPrChange>
        </w:rPr>
        <w:t xml:space="preserve"> </w:t>
      </w:r>
      <w:r w:rsidRPr="00D753AC">
        <w:rPr>
          <w:rFonts w:cs="Times New Roman"/>
          <w:sz w:val="22"/>
          <w:szCs w:val="22"/>
        </w:rPr>
        <w:t>Index</w:t>
      </w:r>
      <w:r w:rsidRPr="00D753AC">
        <w:rPr>
          <w:rFonts w:cs="Times New Roman"/>
          <w:w w:val="99"/>
          <w:sz w:val="22"/>
          <w:szCs w:val="22"/>
          <w:rPrChange w:id="711" w:author="Claire Kouba" w:date="2023-09-12T16:52:00Z">
            <w:rPr>
              <w:spacing w:val="-5"/>
            </w:rPr>
          </w:rPrChange>
        </w:rPr>
        <w:t xml:space="preserve"> </w:t>
      </w:r>
      <w:r w:rsidRPr="00D753AC">
        <w:rPr>
          <w:rFonts w:cs="Times New Roman"/>
          <w:sz w:val="22"/>
          <w:szCs w:val="22"/>
        </w:rPr>
        <w:t>(SJI),</w:t>
      </w:r>
      <w:r w:rsidRPr="00D753AC">
        <w:rPr>
          <w:rFonts w:cs="Times New Roman"/>
          <w:spacing w:val="-5"/>
          <w:sz w:val="22"/>
          <w:szCs w:val="22"/>
        </w:rPr>
        <w:t xml:space="preserve"> </w:t>
      </w:r>
      <w:r w:rsidRPr="00D753AC">
        <w:rPr>
          <w:rFonts w:cs="Times New Roman"/>
          <w:sz w:val="22"/>
          <w:szCs w:val="22"/>
        </w:rPr>
        <w:t>which</w:t>
      </w:r>
      <w:r w:rsidRPr="00D753AC">
        <w:rPr>
          <w:rFonts w:cs="Times New Roman"/>
          <w:spacing w:val="-5"/>
          <w:sz w:val="22"/>
          <w:szCs w:val="22"/>
        </w:rPr>
        <w:t xml:space="preserve"> </w:t>
      </w:r>
      <w:r w:rsidRPr="00D753AC">
        <w:rPr>
          <w:rFonts w:cs="Times New Roman"/>
          <w:sz w:val="22"/>
          <w:szCs w:val="22"/>
        </w:rPr>
        <w:t>are</w:t>
      </w:r>
      <w:r w:rsidRPr="00D753AC">
        <w:rPr>
          <w:rFonts w:cs="Times New Roman"/>
          <w:spacing w:val="-5"/>
          <w:sz w:val="22"/>
          <w:szCs w:val="22"/>
        </w:rPr>
        <w:t xml:space="preserve"> </w:t>
      </w:r>
      <w:r w:rsidRPr="00D753AC">
        <w:rPr>
          <w:rFonts w:cs="Times New Roman"/>
          <w:sz w:val="22"/>
          <w:szCs w:val="22"/>
        </w:rPr>
        <w:t>seasonal</w:t>
      </w:r>
      <w:r w:rsidRPr="00D753AC">
        <w:rPr>
          <w:rFonts w:cs="Times New Roman"/>
          <w:spacing w:val="-5"/>
          <w:sz w:val="22"/>
          <w:szCs w:val="22"/>
        </w:rPr>
        <w:t xml:space="preserve"> </w:t>
      </w:r>
      <w:r w:rsidRPr="00D753AC">
        <w:rPr>
          <w:rFonts w:cs="Times New Roman"/>
          <w:sz w:val="22"/>
          <w:szCs w:val="22"/>
        </w:rPr>
        <w:t>forecasts</w:t>
      </w:r>
      <w:r w:rsidRPr="00D753AC">
        <w:rPr>
          <w:rFonts w:cs="Times New Roman"/>
          <w:spacing w:val="-5"/>
          <w:sz w:val="22"/>
          <w:szCs w:val="22"/>
        </w:rPr>
        <w:t xml:space="preserve"> </w:t>
      </w:r>
      <w:r w:rsidRPr="00D753AC">
        <w:rPr>
          <w:rFonts w:cs="Times New Roman"/>
          <w:sz w:val="22"/>
          <w:szCs w:val="22"/>
        </w:rPr>
        <w:t>used</w:t>
      </w:r>
      <w:r w:rsidRPr="00D753AC">
        <w:rPr>
          <w:rFonts w:cs="Times New Roman"/>
          <w:spacing w:val="-5"/>
          <w:sz w:val="22"/>
          <w:szCs w:val="22"/>
          <w:rPrChange w:id="712" w:author="Claire Kouba" w:date="2023-09-12T16:52:00Z">
            <w:rPr>
              <w:w w:val="99"/>
            </w:rPr>
          </w:rPrChange>
        </w:rPr>
        <w:t xml:space="preserve"> </w:t>
      </w:r>
      <w:r w:rsidRPr="00D753AC">
        <w:rPr>
          <w:rFonts w:cs="Times New Roman"/>
          <w:sz w:val="22"/>
          <w:szCs w:val="22"/>
        </w:rPr>
        <w:t>to</w:t>
      </w:r>
      <w:r w:rsidRPr="00D753AC">
        <w:rPr>
          <w:rFonts w:cs="Times New Roman"/>
          <w:spacing w:val="-5"/>
          <w:sz w:val="22"/>
          <w:szCs w:val="22"/>
          <w:rPrChange w:id="713" w:author="Claire Kouba" w:date="2023-09-12T16:52:00Z">
            <w:rPr>
              <w:spacing w:val="22"/>
            </w:rPr>
          </w:rPrChange>
        </w:rPr>
        <w:t xml:space="preserve"> </w:t>
      </w:r>
      <w:r w:rsidRPr="00D753AC">
        <w:rPr>
          <w:rFonts w:cs="Times New Roman"/>
          <w:sz w:val="22"/>
          <w:szCs w:val="22"/>
        </w:rPr>
        <w:t>determine</w:t>
      </w:r>
      <w:r w:rsidRPr="00D753AC">
        <w:rPr>
          <w:rFonts w:cs="Times New Roman"/>
          <w:spacing w:val="-5"/>
          <w:sz w:val="22"/>
          <w:szCs w:val="22"/>
          <w:rPrChange w:id="714" w:author="Claire Kouba" w:date="2023-09-12T16:52:00Z">
            <w:rPr>
              <w:spacing w:val="22"/>
            </w:rPr>
          </w:rPrChange>
        </w:rPr>
        <w:t xml:space="preserve"> </w:t>
      </w:r>
      <w:r w:rsidRPr="00D753AC">
        <w:rPr>
          <w:rFonts w:cs="Times New Roman"/>
          <w:sz w:val="22"/>
          <w:szCs w:val="22"/>
        </w:rPr>
        <w:t>water</w:t>
      </w:r>
      <w:r w:rsidRPr="00D753AC">
        <w:rPr>
          <w:rFonts w:cs="Times New Roman"/>
          <w:spacing w:val="-5"/>
          <w:sz w:val="22"/>
          <w:szCs w:val="22"/>
          <w:rPrChange w:id="715" w:author="Claire Kouba" w:date="2023-09-12T16:52:00Z">
            <w:rPr>
              <w:spacing w:val="22"/>
            </w:rPr>
          </w:rPrChange>
        </w:rPr>
        <w:t xml:space="preserve"> </w:t>
      </w:r>
      <w:r w:rsidRPr="00D753AC">
        <w:rPr>
          <w:rFonts w:cs="Times New Roman"/>
          <w:sz w:val="22"/>
          <w:szCs w:val="22"/>
        </w:rPr>
        <w:t>allocations</w:t>
      </w:r>
      <w:r w:rsidRPr="00D753AC">
        <w:rPr>
          <w:rFonts w:cs="Times New Roman"/>
          <w:spacing w:val="-5"/>
          <w:sz w:val="22"/>
          <w:szCs w:val="22"/>
          <w:rPrChange w:id="716" w:author="Claire Kouba" w:date="2023-09-12T16:52:00Z">
            <w:rPr>
              <w:spacing w:val="22"/>
            </w:rPr>
          </w:rPrChange>
        </w:rPr>
        <w:t xml:space="preserve"> </w:t>
      </w:r>
      <w:ins w:id="717" w:author="Claire Kouba" w:date="2023-09-20T10:29:00Z">
        <w:r w:rsidR="00846D37" w:rsidRPr="00D753AC">
          <w:rPr>
            <w:rFonts w:cs="Times New Roman"/>
            <w:spacing w:val="-5"/>
            <w:sz w:val="22"/>
            <w:szCs w:val="22"/>
          </w:rPr>
          <w:t xml:space="preserve">from these watersheds </w:t>
        </w:r>
      </w:ins>
      <w:r w:rsidRPr="00D753AC">
        <w:rPr>
          <w:rFonts w:cs="Times New Roman"/>
          <w:sz w:val="22"/>
          <w:szCs w:val="22"/>
        </w:rPr>
        <w:t>through</w:t>
      </w:r>
      <w:r w:rsidRPr="00D753AC">
        <w:rPr>
          <w:rFonts w:cs="Times New Roman"/>
          <w:spacing w:val="-5"/>
          <w:sz w:val="22"/>
          <w:szCs w:val="22"/>
          <w:rPrChange w:id="718" w:author="Claire Kouba" w:date="2023-09-12T16:52:00Z">
            <w:rPr>
              <w:spacing w:val="22"/>
            </w:rPr>
          </w:rPrChange>
        </w:rPr>
        <w:t xml:space="preserve"> </w:t>
      </w:r>
      <w:r w:rsidRPr="00D753AC">
        <w:rPr>
          <w:rFonts w:cs="Times New Roman"/>
          <w:sz w:val="22"/>
          <w:szCs w:val="22"/>
        </w:rPr>
        <w:t>the</w:t>
      </w:r>
      <w:r w:rsidRPr="00D753AC">
        <w:rPr>
          <w:rFonts w:cs="Times New Roman"/>
          <w:spacing w:val="-5"/>
          <w:sz w:val="22"/>
          <w:szCs w:val="22"/>
          <w:rPrChange w:id="719" w:author="Claire Kouba" w:date="2023-09-12T16:52:00Z">
            <w:rPr>
              <w:spacing w:val="22"/>
            </w:rPr>
          </w:rPrChange>
        </w:rPr>
        <w:t xml:space="preserve"> </w:t>
      </w:r>
      <w:r w:rsidRPr="00D753AC">
        <w:rPr>
          <w:rFonts w:cs="Times New Roman"/>
          <w:sz w:val="22"/>
          <w:szCs w:val="22"/>
        </w:rPr>
        <w:t>State</w:t>
      </w:r>
      <w:r w:rsidRPr="00D753AC">
        <w:rPr>
          <w:rFonts w:cs="Times New Roman"/>
          <w:spacing w:val="-5"/>
          <w:sz w:val="22"/>
          <w:szCs w:val="22"/>
          <w:rPrChange w:id="720" w:author="Claire Kouba" w:date="2023-09-12T16:52:00Z">
            <w:rPr>
              <w:spacing w:val="22"/>
            </w:rPr>
          </w:rPrChange>
        </w:rPr>
        <w:t xml:space="preserve"> </w:t>
      </w:r>
      <w:r w:rsidRPr="00D753AC">
        <w:rPr>
          <w:rFonts w:cs="Times New Roman"/>
          <w:spacing w:val="-4"/>
          <w:sz w:val="22"/>
          <w:szCs w:val="22"/>
        </w:rPr>
        <w:t>Water</w:t>
      </w:r>
      <w:r w:rsidRPr="00D753AC">
        <w:rPr>
          <w:rFonts w:cs="Times New Roman"/>
          <w:spacing w:val="-5"/>
          <w:sz w:val="22"/>
          <w:szCs w:val="22"/>
          <w:rPrChange w:id="721" w:author="Claire Kouba" w:date="2023-09-12T16:52:00Z">
            <w:rPr>
              <w:spacing w:val="22"/>
            </w:rPr>
          </w:rPrChange>
        </w:rPr>
        <w:t xml:space="preserve"> </w:t>
      </w:r>
      <w:r w:rsidRPr="00D753AC">
        <w:rPr>
          <w:rFonts w:cs="Times New Roman"/>
          <w:sz w:val="22"/>
          <w:szCs w:val="22"/>
        </w:rPr>
        <w:t>Project</w:t>
      </w:r>
      <w:r w:rsidRPr="00D753AC">
        <w:rPr>
          <w:rFonts w:cs="Times New Roman"/>
          <w:spacing w:val="-5"/>
          <w:sz w:val="22"/>
          <w:szCs w:val="22"/>
          <w:rPrChange w:id="722" w:author="Claire Kouba" w:date="2023-09-12T16:52:00Z">
            <w:rPr>
              <w:spacing w:val="22"/>
            </w:rPr>
          </w:rPrChange>
        </w:rPr>
        <w:t xml:space="preserve"> </w:t>
      </w:r>
      <w:del w:id="723"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"_bookmark26" </w:delInstrText>
        </w:r>
        <w:r w:rsidR="00505335" w:rsidRPr="00D753AC">
          <w:rPr>
            <w:rFonts w:cs="Times New Roman"/>
            <w:sz w:val="22"/>
            <w:szCs w:val="22"/>
          </w:rPr>
          <w:fldChar w:fldCharType="separate"/>
        </w:r>
        <w:r w:rsidR="00505335" w:rsidRPr="00D753AC">
          <w:rPr>
            <w:rFonts w:cs="Times New Roman"/>
            <w:sz w:val="22"/>
            <w:szCs w:val="22"/>
          </w:rPr>
          <w:delText>(Null</w:delText>
        </w:r>
        <w:r w:rsidR="00505335" w:rsidRPr="00D753AC">
          <w:rPr>
            <w:rFonts w:cs="Times New Roman"/>
            <w:spacing w:val="22"/>
            <w:sz w:val="22"/>
            <w:szCs w:val="22"/>
          </w:rPr>
          <w:delText xml:space="preserve"> </w:delText>
        </w:r>
        <w:r w:rsidR="00505335" w:rsidRPr="00D753AC">
          <w:rPr>
            <w:rFonts w:cs="Times New Roman"/>
            <w:sz w:val="22"/>
            <w:szCs w:val="22"/>
          </w:rPr>
          <w:delText>and</w:delText>
        </w:r>
        <w:r w:rsidR="00505335" w:rsidRPr="00D753AC">
          <w:rPr>
            <w:rFonts w:cs="Times New Roman"/>
            <w:spacing w:val="22"/>
            <w:sz w:val="22"/>
            <w:szCs w:val="22"/>
          </w:rPr>
          <w:delText xml:space="preserve"> </w:delText>
        </w:r>
        <w:r w:rsidR="00505335" w:rsidRPr="00D753AC">
          <w:rPr>
            <w:rFonts w:cs="Times New Roman"/>
            <w:spacing w:val="-3"/>
            <w:sz w:val="22"/>
            <w:szCs w:val="22"/>
          </w:rPr>
          <w:delText>Viers,</w:delText>
        </w:r>
        <w:r w:rsidR="00505335" w:rsidRPr="00D753AC">
          <w:rPr>
            <w:rFonts w:cs="Times New Roman"/>
            <w:spacing w:val="-3"/>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"_bookmark26" </w:delInstrText>
        </w:r>
        <w:r w:rsidR="00505335" w:rsidRPr="00D753AC">
          <w:rPr>
            <w:rFonts w:cs="Times New Roman"/>
            <w:sz w:val="22"/>
            <w:szCs w:val="22"/>
          </w:rPr>
          <w:fldChar w:fldCharType="separate"/>
        </w:r>
        <w:r w:rsidR="00505335" w:rsidRPr="00D753AC">
          <w:rPr>
            <w:rFonts w:cs="Times New Roman"/>
            <w:sz w:val="22"/>
            <w:szCs w:val="22"/>
          </w:rPr>
          <w:delText>2013;</w:delText>
        </w:r>
        <w:r w:rsidR="00505335" w:rsidRPr="00D753AC">
          <w:rPr>
            <w:rFonts w:cs="Times New Roman"/>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"_bookmark18" </w:delInstrText>
        </w:r>
        <w:r w:rsidR="00505335" w:rsidRPr="00D753AC">
          <w:rPr>
            <w:rFonts w:cs="Times New Roman"/>
            <w:sz w:val="22"/>
            <w:szCs w:val="22"/>
          </w:rPr>
          <w:fldChar w:fldCharType="separate"/>
        </w:r>
        <w:r w:rsidR="00505335" w:rsidRPr="00D753AC">
          <w:rPr>
            <w:rFonts w:cs="Times New Roman"/>
            <w:sz w:val="22"/>
            <w:szCs w:val="22"/>
          </w:rPr>
          <w:delText>2022).</w:delText>
        </w:r>
        <w:r w:rsidR="00505335" w:rsidRPr="00D753AC">
          <w:rPr>
            <w:rFonts w:cs="Times New Roman"/>
            <w:sz w:val="22"/>
            <w:szCs w:val="22"/>
          </w:rPr>
          <w:fldChar w:fldCharType="end"/>
        </w:r>
      </w:del>
      <w:ins w:id="724" w:author="Claire Kouba" w:date="2023-09-12T16:52:00Z">
        <w:r w:rsidRPr="00D753AC">
          <w:rPr>
            <w:rFonts w:cs="Times New Roman"/>
            <w:sz w:val="22"/>
            <w:szCs w:val="22"/>
          </w:rPr>
          <w:t>(DWR</w:t>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"_bookmark29" </w:instrText>
        </w:r>
        <w:r w:rsidRPr="00D753AC">
          <w:rPr>
            <w:rFonts w:cs="Times New Roman"/>
            <w:sz w:val="22"/>
            <w:szCs w:val="22"/>
          </w:rPr>
          <w:fldChar w:fldCharType="separate"/>
        </w:r>
        <w:r w:rsidRPr="00D753AC">
          <w:rPr>
            <w:rFonts w:cs="Times New Roman"/>
            <w:sz w:val="22"/>
            <w:szCs w:val="22"/>
          </w:rPr>
          <w:t>2022).</w:t>
        </w:r>
        <w:r w:rsidRPr="00D753AC">
          <w:rPr>
            <w:rFonts w:cs="Times New Roman"/>
            <w:sz w:val="22"/>
            <w:szCs w:val="22"/>
          </w:rPr>
          <w:fldChar w:fldCharType="end"/>
        </w:r>
      </w:ins>
      <w:r w:rsidRPr="00D753AC">
        <w:rPr>
          <w:rFonts w:cs="Times New Roman"/>
          <w:spacing w:val="-5"/>
          <w:sz w:val="22"/>
          <w:szCs w:val="22"/>
          <w:rPrChange w:id="725" w:author="Claire Kouba" w:date="2023-09-12T16:52:00Z">
            <w:rPr>
              <w:spacing w:val="22"/>
            </w:rPr>
          </w:rPrChange>
        </w:rPr>
        <w:t xml:space="preserve"> </w:t>
      </w:r>
      <w:r w:rsidRPr="00D753AC">
        <w:rPr>
          <w:rFonts w:cs="Times New Roman"/>
          <w:sz w:val="22"/>
          <w:szCs w:val="22"/>
        </w:rPr>
        <w:t>The</w:t>
      </w:r>
      <w:r w:rsidRPr="00D753AC">
        <w:rPr>
          <w:rFonts w:cs="Times New Roman"/>
          <w:spacing w:val="-5"/>
          <w:sz w:val="22"/>
          <w:szCs w:val="22"/>
          <w:rPrChange w:id="726" w:author="Claire Kouba" w:date="2023-09-12T16:52:00Z">
            <w:rPr>
              <w:spacing w:val="22"/>
            </w:rPr>
          </w:rPrChange>
        </w:rPr>
        <w:t xml:space="preserve"> </w:t>
      </w:r>
      <w:r w:rsidRPr="00D753AC">
        <w:rPr>
          <w:rFonts w:cs="Times New Roman"/>
          <w:sz w:val="22"/>
          <w:szCs w:val="22"/>
        </w:rPr>
        <w:t>state</w:t>
      </w:r>
      <w:r w:rsidRPr="00D753AC">
        <w:rPr>
          <w:rFonts w:cs="Times New Roman"/>
          <w:w w:val="99"/>
          <w:sz w:val="22"/>
          <w:szCs w:val="22"/>
          <w:rPrChange w:id="727" w:author="Claire Kouba" w:date="2023-09-12T16:52:00Z">
            <w:rPr>
              <w:spacing w:val="22"/>
            </w:rPr>
          </w:rPrChange>
        </w:rPr>
        <w:t xml:space="preserve"> </w:t>
      </w:r>
      <w:r w:rsidRPr="00D753AC">
        <w:rPr>
          <w:rFonts w:cs="Times New Roman"/>
          <w:sz w:val="22"/>
          <w:szCs w:val="22"/>
        </w:rPr>
        <w:t>has</w:t>
      </w:r>
      <w:r w:rsidRPr="00D753AC">
        <w:rPr>
          <w:rFonts w:cs="Times New Roman"/>
          <w:sz w:val="22"/>
          <w:szCs w:val="22"/>
          <w:rPrChange w:id="728" w:author="Claire Kouba" w:date="2023-09-12T16:52:00Z">
            <w:rPr>
              <w:spacing w:val="22"/>
            </w:rPr>
          </w:rPrChange>
        </w:rPr>
        <w:t xml:space="preserve"> </w:t>
      </w:r>
      <w:r w:rsidRPr="00D753AC">
        <w:rPr>
          <w:rFonts w:cs="Times New Roman"/>
          <w:sz w:val="22"/>
          <w:szCs w:val="22"/>
        </w:rPr>
        <w:t>more</w:t>
      </w:r>
      <w:r w:rsidRPr="00D753AC">
        <w:rPr>
          <w:rFonts w:cs="Times New Roman"/>
          <w:sz w:val="22"/>
          <w:szCs w:val="22"/>
          <w:rPrChange w:id="729" w:author="Claire Kouba" w:date="2023-09-12T16:52:00Z">
            <w:rPr>
              <w:spacing w:val="22"/>
            </w:rPr>
          </w:rPrChange>
        </w:rPr>
        <w:t xml:space="preserve"> </w:t>
      </w:r>
      <w:r w:rsidRPr="00D753AC">
        <w:rPr>
          <w:rFonts w:cs="Times New Roman"/>
          <w:sz w:val="22"/>
          <w:szCs w:val="22"/>
        </w:rPr>
        <w:t>recently</w:t>
      </w:r>
      <w:r w:rsidRPr="00D753AC">
        <w:rPr>
          <w:rFonts w:cs="Times New Roman"/>
          <w:sz w:val="22"/>
          <w:szCs w:val="22"/>
          <w:rPrChange w:id="730" w:author="Claire Kouba" w:date="2023-09-12T16:52:00Z">
            <w:rPr>
              <w:w w:val="99"/>
            </w:rPr>
          </w:rPrChange>
        </w:rPr>
        <w:t xml:space="preserve"> </w:t>
      </w:r>
      <w:r w:rsidRPr="00D753AC">
        <w:rPr>
          <w:rFonts w:cs="Times New Roman"/>
          <w:sz w:val="22"/>
          <w:szCs w:val="22"/>
        </w:rPr>
        <w:t>published a retroactive categorical water year type (WYT) dataset for sub-county level regions</w:t>
      </w:r>
      <w:r w:rsidRPr="00D753AC">
        <w:rPr>
          <w:rFonts w:cs="Times New Roman"/>
          <w:spacing w:val="30"/>
          <w:sz w:val="22"/>
          <w:szCs w:val="22"/>
          <w:rPrChange w:id="731" w:author="Claire Kouba" w:date="2023-09-12T16:52:00Z">
            <w:rPr/>
          </w:rPrChange>
        </w:rPr>
        <w:t xml:space="preserve"> </w:t>
      </w:r>
      <w:r w:rsidRPr="00D753AC">
        <w:rPr>
          <w:rFonts w:cs="Times New Roman"/>
          <w:sz w:val="22"/>
          <w:szCs w:val="22"/>
        </w:rPr>
        <w:t>throughout</w:t>
      </w:r>
      <w:r w:rsidRPr="00D753AC">
        <w:rPr>
          <w:rFonts w:cs="Times New Roman"/>
          <w:w w:val="99"/>
          <w:sz w:val="22"/>
          <w:szCs w:val="22"/>
          <w:rPrChange w:id="732" w:author="Claire Kouba" w:date="2023-09-12T16:52:00Z">
            <w:rPr/>
          </w:rPrChange>
        </w:rPr>
        <w:t xml:space="preserve"> </w:t>
      </w:r>
      <w:r w:rsidRPr="00D753AC">
        <w:rPr>
          <w:rFonts w:cs="Times New Roman"/>
          <w:sz w:val="22"/>
          <w:szCs w:val="22"/>
        </w:rPr>
        <w:t>California</w:t>
      </w:r>
      <w:del w:id="733" w:author="Claire Kouba" w:date="2023-09-12T16:52:00Z">
        <w:r w:rsidR="00505335" w:rsidRPr="00D753AC">
          <w:rPr>
            <w:rFonts w:cs="Times New Roman"/>
            <w:sz w:val="22"/>
            <w:szCs w:val="22"/>
          </w:rPr>
          <w:delText>,</w:delText>
        </w:r>
        <w:r w:rsidR="00505335" w:rsidRPr="00D753AC">
          <w:rPr>
            <w:rFonts w:cs="Times New Roman"/>
            <w:spacing w:val="10"/>
            <w:sz w:val="22"/>
            <w:szCs w:val="22"/>
          </w:rPr>
          <w:delText xml:space="preserve"> </w:delText>
        </w:r>
        <w:r w:rsidR="00505335" w:rsidRPr="00D753AC">
          <w:rPr>
            <w:rFonts w:cs="Times New Roman"/>
            <w:sz w:val="22"/>
            <w:szCs w:val="22"/>
          </w:rPr>
          <w:delText>based</w:delText>
        </w:r>
        <w:r w:rsidR="00505335" w:rsidRPr="00D753AC">
          <w:rPr>
            <w:rFonts w:cs="Times New Roman"/>
            <w:w w:val="99"/>
            <w:sz w:val="22"/>
            <w:szCs w:val="22"/>
          </w:rPr>
          <w:delText xml:space="preserve"> </w:delText>
        </w:r>
        <w:r w:rsidR="00505335" w:rsidRPr="00D753AC">
          <w:rPr>
            <w:rFonts w:cs="Times New Roman"/>
            <w:sz w:val="22"/>
            <w:szCs w:val="22"/>
          </w:rPr>
          <w:delText>on</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r w:rsidR="00505335" w:rsidRPr="00D753AC">
          <w:rPr>
            <w:rFonts w:cs="Times New Roman"/>
            <w:spacing w:val="11"/>
            <w:sz w:val="22"/>
            <w:szCs w:val="22"/>
          </w:rPr>
          <w:delText xml:space="preserve"> </w:delText>
        </w:r>
        <w:r w:rsidR="00505335" w:rsidRPr="00D753AC">
          <w:rPr>
            <w:rFonts w:cs="Times New Roman"/>
            <w:sz w:val="22"/>
            <w:szCs w:val="22"/>
          </w:rPr>
          <w:delText>weighted</w:delText>
        </w:r>
        <w:r w:rsidR="00505335" w:rsidRPr="00D753AC">
          <w:rPr>
            <w:rFonts w:cs="Times New Roman"/>
            <w:spacing w:val="11"/>
            <w:sz w:val="22"/>
            <w:szCs w:val="22"/>
          </w:rPr>
          <w:delText xml:space="preserve"> </w:delText>
        </w:r>
        <w:r w:rsidR="00505335" w:rsidRPr="00D753AC">
          <w:rPr>
            <w:rFonts w:cs="Times New Roman"/>
            <w:sz w:val="22"/>
            <w:szCs w:val="22"/>
          </w:rPr>
          <w:delText>combination</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cumulative</w:delText>
        </w:r>
        <w:r w:rsidR="00505335" w:rsidRPr="00D753AC">
          <w:rPr>
            <w:rFonts w:cs="Times New Roman"/>
            <w:spacing w:val="11"/>
            <w:sz w:val="22"/>
            <w:szCs w:val="22"/>
          </w:rPr>
          <w:delText xml:space="preserve"> </w:delText>
        </w:r>
        <w:r w:rsidR="00505335" w:rsidRPr="00D753AC">
          <w:rPr>
            <w:rFonts w:cs="Times New Roman"/>
            <w:sz w:val="22"/>
            <w:szCs w:val="22"/>
          </w:rPr>
          <w:delText>precipitation</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two</w:delText>
        </w:r>
        <w:r w:rsidR="00505335" w:rsidRPr="00D753AC">
          <w:rPr>
            <w:rFonts w:cs="Times New Roman"/>
            <w:spacing w:val="11"/>
            <w:sz w:val="22"/>
            <w:szCs w:val="22"/>
          </w:rPr>
          <w:delText xml:space="preserve"> </w:delText>
        </w:r>
        <w:r w:rsidR="00505335" w:rsidRPr="00D753AC">
          <w:rPr>
            <w:rFonts w:cs="Times New Roman"/>
            <w:sz w:val="22"/>
            <w:szCs w:val="22"/>
          </w:rPr>
          <w:delText>preceding</w:delText>
        </w:r>
        <w:r w:rsidR="00505335" w:rsidRPr="00D753AC">
          <w:rPr>
            <w:rFonts w:cs="Times New Roman"/>
            <w:spacing w:val="11"/>
            <w:sz w:val="22"/>
            <w:szCs w:val="22"/>
          </w:rPr>
          <w:delText xml:space="preserve"> </w:delText>
        </w:r>
        <w:r w:rsidR="00505335" w:rsidRPr="00D753AC">
          <w:rPr>
            <w:rFonts w:cs="Times New Roman"/>
            <w:sz w:val="22"/>
            <w:szCs w:val="22"/>
          </w:rPr>
          <w:delText>water</w:delText>
        </w:r>
        <w:r w:rsidR="00505335" w:rsidRPr="00D753AC">
          <w:rPr>
            <w:rFonts w:cs="Times New Roman"/>
            <w:spacing w:val="11"/>
            <w:sz w:val="22"/>
            <w:szCs w:val="22"/>
          </w:rPr>
          <w:delText xml:space="preserve"> </w:delText>
        </w:r>
        <w:r w:rsidR="00505335" w:rsidRPr="00D753AC">
          <w:rPr>
            <w:rFonts w:cs="Times New Roman"/>
            <w:sz w:val="22"/>
            <w:szCs w:val="22"/>
          </w:rPr>
          <w:delText>years</w:delText>
        </w:r>
        <w:r w:rsidR="00505335" w:rsidRPr="00D753AC">
          <w:rPr>
            <w:rFonts w:cs="Times New Roman"/>
            <w:spacing w:val="11"/>
            <w:sz w:val="22"/>
            <w:szCs w:val="22"/>
          </w:rPr>
          <w:delText xml:space="preserve"> </w:delText>
        </w:r>
        <w:r w:rsidR="00505335" w:rsidRPr="00D753AC">
          <w:rPr>
            <w:rFonts w:cs="Times New Roman"/>
            <w:sz w:val="22"/>
            <w:szCs w:val="22"/>
          </w:rPr>
          <w:delText>(effectively,</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r w:rsidR="00505335" w:rsidRPr="00D753AC">
          <w:rPr>
            <w:rFonts w:cs="Times New Roman"/>
            <w:spacing w:val="11"/>
            <w:sz w:val="22"/>
            <w:szCs w:val="22"/>
          </w:rPr>
          <w:delText xml:space="preserve"> </w:delText>
        </w:r>
        <w:r w:rsidR="00505335" w:rsidRPr="00D753AC">
          <w:rPr>
            <w:rFonts w:cs="Times New Roman"/>
            <w:sz w:val="22"/>
            <w:szCs w:val="22"/>
          </w:rPr>
          <w:delText>partial</w:delText>
        </w:r>
        <w:r w:rsidR="00505335" w:rsidRPr="00D753AC">
          <w:rPr>
            <w:rFonts w:cs="Times New Roman"/>
            <w:spacing w:val="11"/>
            <w:sz w:val="22"/>
            <w:szCs w:val="22"/>
          </w:rPr>
          <w:delText xml:space="preserve"> </w:delText>
        </w:r>
        <w:r w:rsidR="00505335" w:rsidRPr="00D753AC">
          <w:rPr>
            <w:rFonts w:cs="Times New Roman"/>
            <w:sz w:val="22"/>
            <w:szCs w:val="22"/>
          </w:rPr>
          <w:delText>one-year-</w:delText>
        </w:r>
        <w:r w:rsidR="00505335" w:rsidRPr="00D753AC">
          <w:rPr>
            <w:rFonts w:cs="Times New Roman"/>
            <w:w w:val="99"/>
            <w:sz w:val="22"/>
            <w:szCs w:val="22"/>
          </w:rPr>
          <w:delText xml:space="preserve"> </w:delText>
        </w:r>
        <w:r w:rsidR="00505335" w:rsidRPr="00D753AC">
          <w:rPr>
            <w:rFonts w:cs="Times New Roman"/>
            <w:sz w:val="22"/>
            <w:szCs w:val="22"/>
          </w:rPr>
          <w:delText>holdover</w:delText>
        </w:r>
        <w:r w:rsidR="00505335" w:rsidRPr="00D753AC">
          <w:rPr>
            <w:rFonts w:cs="Times New Roman"/>
            <w:spacing w:val="-5"/>
            <w:sz w:val="22"/>
            <w:szCs w:val="22"/>
          </w:rPr>
          <w:delText xml:space="preserve"> </w:delText>
        </w:r>
        <w:r w:rsidR="00505335" w:rsidRPr="00D753AC">
          <w:rPr>
            <w:rFonts w:cs="Times New Roman"/>
            <w:sz w:val="22"/>
            <w:szCs w:val="22"/>
          </w:rPr>
          <w:delText>provision),</w:delText>
        </w:r>
        <w:r w:rsidR="00505335" w:rsidRPr="00D753AC">
          <w:rPr>
            <w:rFonts w:cs="Times New Roman"/>
            <w:spacing w:val="-5"/>
            <w:sz w:val="22"/>
            <w:szCs w:val="22"/>
          </w:rPr>
          <w:delText xml:space="preserve"> </w:delText>
        </w:r>
        <w:r w:rsidR="00505335" w:rsidRPr="00D753AC">
          <w:rPr>
            <w:rFonts w:cs="Times New Roman"/>
            <w:sz w:val="22"/>
            <w:szCs w:val="22"/>
          </w:rPr>
          <w:delText>and</w:delText>
        </w:r>
        <w:r w:rsidR="00505335" w:rsidRPr="00D753AC">
          <w:rPr>
            <w:rFonts w:cs="Times New Roman"/>
            <w:spacing w:val="-5"/>
            <w:sz w:val="22"/>
            <w:szCs w:val="22"/>
          </w:rPr>
          <w:delText xml:space="preserve"> </w:delText>
        </w:r>
        <w:r w:rsidR="00505335" w:rsidRPr="00D753AC">
          <w:rPr>
            <w:rFonts w:cs="Times New Roman"/>
            <w:sz w:val="22"/>
            <w:szCs w:val="22"/>
          </w:rPr>
          <w:delText>assigning</w:delText>
        </w:r>
        <w:r w:rsidR="00505335" w:rsidRPr="00D753AC">
          <w:rPr>
            <w:rFonts w:cs="Times New Roman"/>
            <w:spacing w:val="-5"/>
            <w:sz w:val="22"/>
            <w:szCs w:val="22"/>
          </w:rPr>
          <w:delText xml:space="preserve"> </w:delText>
        </w:r>
        <w:r w:rsidR="00505335" w:rsidRPr="00D753AC">
          <w:rPr>
            <w:rFonts w:cs="Times New Roman"/>
            <w:sz w:val="22"/>
            <w:szCs w:val="22"/>
          </w:rPr>
          <w:delText>categorical</w:delText>
        </w:r>
        <w:r w:rsidR="00505335" w:rsidRPr="00D753AC">
          <w:rPr>
            <w:rFonts w:cs="Times New Roman"/>
            <w:spacing w:val="-5"/>
            <w:sz w:val="22"/>
            <w:szCs w:val="22"/>
          </w:rPr>
          <w:delText xml:space="preserve"> </w:delText>
        </w:r>
        <w:r w:rsidR="00505335" w:rsidRPr="00D753AC">
          <w:rPr>
            <w:rFonts w:cs="Times New Roman"/>
            <w:sz w:val="22"/>
            <w:szCs w:val="22"/>
          </w:rPr>
          <w:delText>types</w:delText>
        </w:r>
        <w:r w:rsidR="00505335" w:rsidRPr="00D753AC">
          <w:rPr>
            <w:rFonts w:cs="Times New Roman"/>
            <w:spacing w:val="-5"/>
            <w:sz w:val="22"/>
            <w:szCs w:val="22"/>
          </w:rPr>
          <w:delText xml:space="preserve"> </w:delText>
        </w:r>
        <w:r w:rsidR="00505335" w:rsidRPr="00D753AC">
          <w:rPr>
            <w:rFonts w:cs="Times New Roman"/>
            <w:sz w:val="22"/>
            <w:szCs w:val="22"/>
          </w:rPr>
          <w:delText>using</w:delText>
        </w:r>
        <w:r w:rsidR="00505335" w:rsidRPr="00D753AC">
          <w:rPr>
            <w:rFonts w:cs="Times New Roman"/>
            <w:spacing w:val="-5"/>
            <w:sz w:val="22"/>
            <w:szCs w:val="22"/>
          </w:rPr>
          <w:delText xml:space="preserve"> </w:delText>
        </w:r>
        <w:r w:rsidR="00505335" w:rsidRPr="00D753AC">
          <w:rPr>
            <w:rFonts w:cs="Times New Roman"/>
            <w:sz w:val="22"/>
            <w:szCs w:val="22"/>
          </w:rPr>
          <w:delText>percentiles</w:delText>
        </w:r>
        <w:r w:rsidR="00505335" w:rsidRPr="00D753AC">
          <w:rPr>
            <w:rFonts w:cs="Times New Roman"/>
            <w:spacing w:val="-5"/>
            <w:sz w:val="22"/>
            <w:szCs w:val="22"/>
          </w:rPr>
          <w:delText xml:space="preserve"> </w:delText>
        </w:r>
        <w:r w:rsidR="00505335" w:rsidRPr="00D753AC">
          <w:rPr>
            <w:rFonts w:cs="Times New Roman"/>
            <w:sz w:val="22"/>
            <w:szCs w:val="22"/>
          </w:rPr>
          <w:delText>within</w:delText>
        </w:r>
        <w:r w:rsidR="00505335" w:rsidRPr="00D753AC">
          <w:rPr>
            <w:rFonts w:cs="Times New Roman"/>
            <w:spacing w:val="-5"/>
            <w:sz w:val="22"/>
            <w:szCs w:val="22"/>
          </w:rPr>
          <w:delText xml:space="preserve"> </w:delText>
        </w:r>
        <w:r w:rsidR="00505335" w:rsidRPr="00D753AC">
          <w:rPr>
            <w:rFonts w:cs="Times New Roman"/>
            <w:sz w:val="22"/>
            <w:szCs w:val="22"/>
          </w:rPr>
          <w:delText>a</w:delText>
        </w:r>
        <w:r w:rsidR="00505335" w:rsidRPr="00D753AC">
          <w:rPr>
            <w:rFonts w:cs="Times New Roman"/>
            <w:spacing w:val="-5"/>
            <w:sz w:val="22"/>
            <w:szCs w:val="22"/>
          </w:rPr>
          <w:delText xml:space="preserve"> </w:delText>
        </w:r>
        <w:r w:rsidR="00505335" w:rsidRPr="00D753AC">
          <w:rPr>
            <w:rFonts w:cs="Times New Roman"/>
            <w:sz w:val="22"/>
            <w:szCs w:val="22"/>
          </w:rPr>
          <w:delText>30-year</w:delText>
        </w:r>
        <w:r w:rsidR="00505335" w:rsidRPr="00D753AC">
          <w:rPr>
            <w:rFonts w:cs="Times New Roman"/>
            <w:spacing w:val="-5"/>
            <w:sz w:val="22"/>
            <w:szCs w:val="22"/>
          </w:rPr>
          <w:delText xml:space="preserve"> </w:delText>
        </w:r>
        <w:r w:rsidR="00505335" w:rsidRPr="00D753AC">
          <w:rPr>
            <w:rFonts w:cs="Times New Roman"/>
            <w:sz w:val="22"/>
            <w:szCs w:val="22"/>
          </w:rPr>
          <w:delText>ranking</w:delText>
        </w:r>
        <w:r w:rsidR="00505335" w:rsidRPr="00D753AC">
          <w:rPr>
            <w:rFonts w:cs="Times New Roman"/>
            <w:spacing w:val="-5"/>
            <w:sz w:val="22"/>
            <w:szCs w:val="22"/>
          </w:rPr>
          <w:delText xml:space="preserve"> </w:delText>
        </w:r>
        <w:r w:rsidR="00505335" w:rsidRPr="00D753AC">
          <w:rPr>
            <w:rFonts w:cs="Times New Roman"/>
            <w:sz w:val="22"/>
            <w:szCs w:val="22"/>
          </w:rPr>
          <w:delText>window</w:delText>
        </w:r>
        <w:r w:rsidR="00505335" w:rsidRPr="00D753AC">
          <w:rPr>
            <w:rFonts w:cs="Times New Roman"/>
            <w:spacing w:val="-5"/>
            <w:sz w:val="22"/>
            <w:szCs w:val="22"/>
          </w:rPr>
          <w:delText xml:space="preserve"> </w:delText>
        </w:r>
        <w:r w:rsidR="00505335" w:rsidRPr="00D753AC">
          <w:rPr>
            <w:rFonts w:cs="Times New Roman"/>
            <w:sz w:val="22"/>
            <w:szCs w:val="22"/>
          </w:rPr>
          <w:delText>(DWR</w:delText>
        </w:r>
        <w:r w:rsidR="00505335" w:rsidRPr="00D753AC">
          <w:rPr>
            <w:rFonts w:cs="Times New Roman"/>
            <w:spacing w:val="-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2021).</w:delText>
        </w:r>
        <w:r w:rsidR="00505335" w:rsidRPr="00D753AC">
          <w:rPr>
            <w:rFonts w:cs="Times New Roman"/>
            <w:sz w:val="22"/>
            <w:szCs w:val="22"/>
          </w:rPr>
          <w:fldChar w:fldCharType="end"/>
        </w:r>
      </w:del>
      <w:ins w:id="734" w:author="Claire Kouba" w:date="2023-09-12T16:52:00Z">
        <w:r w:rsidRPr="00D753AC">
          <w:rPr>
            <w:rFonts w:cs="Times New Roman"/>
            <w:sz w:val="22"/>
            <w:szCs w:val="22"/>
          </w:rPr>
          <w:t xml:space="preserve"> (DWR</w:t>
        </w:r>
        <w:r w:rsidRPr="00D753AC">
          <w:rPr>
            <w:rFonts w:cs="Times New Roman"/>
            <w:spacing w:val="-1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"_bookmark26" </w:instrText>
        </w:r>
        <w:r w:rsidRPr="00D753AC">
          <w:rPr>
            <w:rFonts w:cs="Times New Roman"/>
            <w:sz w:val="22"/>
            <w:szCs w:val="22"/>
          </w:rPr>
          <w:fldChar w:fldCharType="separate"/>
        </w:r>
        <w:r w:rsidRPr="00D753AC">
          <w:rPr>
            <w:rFonts w:cs="Times New Roman"/>
            <w:sz w:val="22"/>
            <w:szCs w:val="22"/>
          </w:rPr>
          <w:t>2021).</w:t>
        </w:r>
        <w:r w:rsidRPr="00D753AC">
          <w:rPr>
            <w:rFonts w:cs="Times New Roman"/>
            <w:sz w:val="22"/>
            <w:szCs w:val="22"/>
          </w:rPr>
          <w:fldChar w:fldCharType="end"/>
        </w:r>
      </w:ins>
    </w:p>
    <w:p w:rsidR="00D753AC" w:rsidRDefault="00505335" w:rsidP="00D753AC">
      <w:pPr>
        <w:pStyle w:val="BodyText"/>
        <w:spacing w:before="3"/>
        <w:ind w:left="173" w:right="158" w:firstLine="249"/>
        <w:rPr>
          <w:rFonts w:cs="Times New Roman"/>
          <w:sz w:val="22"/>
          <w:szCs w:val="22"/>
        </w:rPr>
      </w:pPr>
      <w:del w:id="735" w:author="Claire Kouba" w:date="2023-09-12T16:52:00Z">
        <w:r w:rsidRPr="00D753AC">
          <w:rPr>
            <w:rFonts w:cs="Times New Roman"/>
            <w:sz w:val="22"/>
            <w:szCs w:val="22"/>
          </w:rPr>
          <w:delText>Complementing</w:delText>
        </w:r>
        <w:r w:rsidRPr="00D753AC">
          <w:rPr>
            <w:rFonts w:cs="Times New Roman"/>
            <w:spacing w:val="-10"/>
            <w:sz w:val="22"/>
            <w:szCs w:val="22"/>
          </w:rPr>
          <w:delText xml:space="preserve"> </w:delText>
        </w:r>
        <w:r w:rsidRPr="00D753AC">
          <w:rPr>
            <w:rFonts w:cs="Times New Roman"/>
            <w:sz w:val="22"/>
            <w:szCs w:val="22"/>
          </w:rPr>
          <w:delText>such</w:delText>
        </w:r>
      </w:del>
      <w:ins w:id="736" w:author="Claire Kouba" w:date="2023-09-12T16:52:00Z">
        <w:r w:rsidR="002573FA" w:rsidRPr="00D753AC">
          <w:rPr>
            <w:rFonts w:cs="Times New Roman"/>
            <w:sz w:val="22"/>
            <w:szCs w:val="22"/>
          </w:rPr>
          <w:t>These</w:t>
        </w:r>
      </w:ins>
      <w:r w:rsidR="002573FA" w:rsidRPr="00D753AC">
        <w:rPr>
          <w:rFonts w:cs="Times New Roman"/>
          <w:spacing w:val="11"/>
          <w:sz w:val="22"/>
          <w:szCs w:val="22"/>
          <w:rPrChange w:id="737" w:author="Claire Kouba" w:date="2023-09-12T16:52:00Z">
            <w:rPr>
              <w:spacing w:val="-10"/>
            </w:rPr>
          </w:rPrChange>
        </w:rPr>
        <w:t xml:space="preserve"> </w:t>
      </w:r>
      <w:r w:rsidR="002573FA" w:rsidRPr="00D753AC">
        <w:rPr>
          <w:rFonts w:cs="Times New Roman"/>
          <w:sz w:val="22"/>
          <w:szCs w:val="22"/>
        </w:rPr>
        <w:t>summary</w:t>
      </w:r>
      <w:r w:rsidR="002573FA" w:rsidRPr="00D753AC">
        <w:rPr>
          <w:rFonts w:cs="Times New Roman"/>
          <w:spacing w:val="11"/>
          <w:sz w:val="22"/>
          <w:szCs w:val="22"/>
          <w:rPrChange w:id="738" w:author="Claire Kouba" w:date="2023-09-12T16:52:00Z">
            <w:rPr>
              <w:spacing w:val="-10"/>
            </w:rPr>
          </w:rPrChange>
        </w:rPr>
        <w:t xml:space="preserve"> </w:t>
      </w:r>
      <w:r w:rsidR="002573FA" w:rsidRPr="00D753AC">
        <w:rPr>
          <w:rFonts w:cs="Times New Roman"/>
          <w:sz w:val="22"/>
          <w:szCs w:val="22"/>
        </w:rPr>
        <w:t>indices</w:t>
      </w:r>
      <w:del w:id="739" w:author="Claire Kouba" w:date="2023-09-12T16:52:00Z">
        <w:r w:rsidRPr="00D753AC">
          <w:rPr>
            <w:rFonts w:cs="Times New Roman"/>
            <w:sz w:val="22"/>
            <w:szCs w:val="22"/>
          </w:rPr>
          <w:delText>,</w:delText>
        </w:r>
        <w:r w:rsidRPr="00D753AC">
          <w:rPr>
            <w:rFonts w:cs="Times New Roman"/>
            <w:spacing w:val="-10"/>
            <w:sz w:val="22"/>
            <w:szCs w:val="22"/>
          </w:rPr>
          <w:delText xml:space="preserve"> </w:delText>
        </w:r>
        <w:r w:rsidRPr="00D753AC">
          <w:rPr>
            <w:rFonts w:cs="Times New Roman"/>
            <w:sz w:val="22"/>
            <w:szCs w:val="22"/>
          </w:rPr>
          <w:delText>functional</w:delText>
        </w:r>
        <w:r w:rsidRPr="00D753AC">
          <w:rPr>
            <w:rFonts w:cs="Times New Roman"/>
            <w:spacing w:val="-10"/>
            <w:sz w:val="22"/>
            <w:szCs w:val="22"/>
          </w:rPr>
          <w:delText xml:space="preserve"> </w:delText>
        </w:r>
        <w:r w:rsidRPr="00D753AC">
          <w:rPr>
            <w:rFonts w:cs="Times New Roman"/>
            <w:sz w:val="22"/>
            <w:szCs w:val="22"/>
          </w:rPr>
          <w:delText>ecosystem</w:delText>
        </w:r>
        <w:r w:rsidRPr="00D753AC">
          <w:rPr>
            <w:rFonts w:cs="Times New Roman"/>
            <w:spacing w:val="-10"/>
            <w:sz w:val="22"/>
            <w:szCs w:val="22"/>
          </w:rPr>
          <w:delText xml:space="preserve"> </w:delText>
        </w:r>
        <w:r w:rsidRPr="00D753AC">
          <w:rPr>
            <w:rFonts w:cs="Times New Roman"/>
            <w:sz w:val="22"/>
            <w:szCs w:val="22"/>
          </w:rPr>
          <w:delText>flows</w:delText>
        </w:r>
        <w:r w:rsidRPr="00D753AC">
          <w:rPr>
            <w:rFonts w:cs="Times New Roman"/>
            <w:spacing w:val="-10"/>
            <w:sz w:val="22"/>
            <w:szCs w:val="22"/>
          </w:rPr>
          <w:delText xml:space="preserve"> </w:delText>
        </w:r>
        <w:r w:rsidRPr="00D753AC">
          <w:rPr>
            <w:rFonts w:cs="Times New Roman"/>
            <w:sz w:val="22"/>
            <w:szCs w:val="22"/>
          </w:rPr>
          <w:delText>are</w:delText>
        </w:r>
        <w:r w:rsidRPr="00D753AC">
          <w:rPr>
            <w:rFonts w:cs="Times New Roman"/>
            <w:spacing w:val="-10"/>
            <w:sz w:val="22"/>
            <w:szCs w:val="22"/>
          </w:rPr>
          <w:delText xml:space="preserve"> </w:delText>
        </w:r>
      </w:del>
      <w:ins w:id="740" w:author="Claire Kouba" w:date="2023-09-12T16:52:00Z">
        <w:r w:rsidR="002573FA" w:rsidRPr="00D753AC">
          <w:rPr>
            <w:rFonts w:cs="Times New Roman"/>
            <w:spacing w:val="11"/>
            <w:sz w:val="22"/>
            <w:szCs w:val="22"/>
          </w:rPr>
          <w:t xml:space="preserve"> </w:t>
        </w:r>
        <w:r w:rsidR="002573FA" w:rsidRPr="00D753AC">
          <w:rPr>
            <w:rFonts w:cs="Times New Roman"/>
            <w:sz w:val="22"/>
            <w:szCs w:val="22"/>
          </w:rPr>
          <w:t>provide</w:t>
        </w:r>
        <w:r w:rsidR="002573FA" w:rsidRPr="00D753AC">
          <w:rPr>
            <w:rFonts w:cs="Times New Roman"/>
            <w:spacing w:val="11"/>
            <w:sz w:val="22"/>
            <w:szCs w:val="22"/>
          </w:rPr>
          <w:t xml:space="preserve"> </w:t>
        </w:r>
        <w:r w:rsidR="002573FA" w:rsidRPr="00D753AC">
          <w:rPr>
            <w:rFonts w:cs="Times New Roman"/>
            <w:sz w:val="22"/>
            <w:szCs w:val="22"/>
          </w:rPr>
          <w:t>broad</w:t>
        </w:r>
        <w:r w:rsidR="002573FA" w:rsidRPr="00D753AC">
          <w:rPr>
            <w:rFonts w:cs="Times New Roman"/>
            <w:spacing w:val="11"/>
            <w:sz w:val="22"/>
            <w:szCs w:val="22"/>
          </w:rPr>
          <w:t xml:space="preserve"> </w:t>
        </w:r>
        <w:r w:rsidR="002573FA" w:rsidRPr="00D753AC">
          <w:rPr>
            <w:rFonts w:cs="Times New Roman"/>
            <w:sz w:val="22"/>
            <w:szCs w:val="22"/>
          </w:rPr>
          <w:t>characterizations</w:t>
        </w:r>
        <w:r w:rsidR="002573FA" w:rsidRPr="00D753AC">
          <w:rPr>
            <w:rFonts w:cs="Times New Roman"/>
            <w:spacing w:val="11"/>
            <w:sz w:val="22"/>
            <w:szCs w:val="22"/>
          </w:rPr>
          <w:t xml:space="preserve"> </w:t>
        </w:r>
        <w:r w:rsidR="002573FA" w:rsidRPr="00D753AC">
          <w:rPr>
            <w:rFonts w:cs="Times New Roman"/>
            <w:sz w:val="22"/>
            <w:szCs w:val="22"/>
          </w:rPr>
          <w:t>of</w:t>
        </w:r>
        <w:r w:rsidR="002573FA" w:rsidRPr="00D753AC">
          <w:rPr>
            <w:rFonts w:cs="Times New Roman"/>
            <w:spacing w:val="11"/>
            <w:sz w:val="22"/>
            <w:szCs w:val="22"/>
          </w:rPr>
          <w:t xml:space="preserve"> </w:t>
        </w:r>
      </w:ins>
      <w:del w:id="741" w:author="Claire Kouba" w:date="2023-09-20T10:30:00Z">
        <w:r w:rsidR="002573FA" w:rsidRPr="00D753AC" w:rsidDel="00710F56">
          <w:rPr>
            <w:rFonts w:cs="Times New Roman"/>
            <w:sz w:val="22"/>
            <w:szCs w:val="22"/>
          </w:rPr>
          <w:delText>a</w:delText>
        </w:r>
        <w:r w:rsidR="002573FA" w:rsidRPr="00D753AC" w:rsidDel="00710F56">
          <w:rPr>
            <w:rFonts w:cs="Times New Roman"/>
            <w:spacing w:val="11"/>
            <w:sz w:val="22"/>
            <w:szCs w:val="22"/>
            <w:rPrChange w:id="742" w:author="Claire Kouba" w:date="2023-09-12T16:52:00Z">
              <w:rPr>
                <w:spacing w:val="-10"/>
              </w:rPr>
            </w:rPrChange>
          </w:rPr>
          <w:delText xml:space="preserve"> </w:delText>
        </w:r>
      </w:del>
      <w:del w:id="743" w:author="Claire Kouba" w:date="2023-09-12T16:52:00Z">
        <w:r w:rsidRPr="00D753AC">
          <w:rPr>
            <w:rFonts w:cs="Times New Roman"/>
            <w:sz w:val="22"/>
            <w:szCs w:val="22"/>
          </w:rPr>
          <w:delText>framework</w:delText>
        </w:r>
        <w:r w:rsidRPr="00D753AC">
          <w:rPr>
            <w:rFonts w:cs="Times New Roman"/>
            <w:spacing w:val="-10"/>
            <w:sz w:val="22"/>
            <w:szCs w:val="22"/>
          </w:rPr>
          <w:delText xml:space="preserve"> </w:delText>
        </w:r>
        <w:r w:rsidRPr="00D753AC">
          <w:rPr>
            <w:rFonts w:cs="Times New Roman"/>
            <w:sz w:val="22"/>
            <w:szCs w:val="22"/>
          </w:rPr>
          <w:delText>for</w:delText>
        </w:r>
        <w:r w:rsidRPr="00D753AC">
          <w:rPr>
            <w:rFonts w:cs="Times New Roman"/>
            <w:spacing w:val="-10"/>
            <w:sz w:val="22"/>
            <w:szCs w:val="22"/>
          </w:rPr>
          <w:delText xml:space="preserve"> </w:delText>
        </w:r>
        <w:r w:rsidRPr="00D753AC">
          <w:rPr>
            <w:rFonts w:cs="Times New Roman"/>
            <w:sz w:val="22"/>
            <w:szCs w:val="22"/>
          </w:rPr>
          <w:delText>providing</w:delText>
        </w:r>
        <w:r w:rsidRPr="00D753AC">
          <w:rPr>
            <w:rFonts w:cs="Times New Roman"/>
            <w:spacing w:val="-10"/>
            <w:sz w:val="22"/>
            <w:szCs w:val="22"/>
          </w:rPr>
          <w:delText xml:space="preserve"> </w:delText>
        </w:r>
        <w:r w:rsidRPr="00D753AC">
          <w:rPr>
            <w:rFonts w:cs="Times New Roman"/>
            <w:sz w:val="22"/>
            <w:szCs w:val="22"/>
          </w:rPr>
          <w:delText>a</w:delText>
        </w:r>
        <w:r w:rsidRPr="00D753AC">
          <w:rPr>
            <w:rFonts w:cs="Times New Roman"/>
            <w:spacing w:val="-10"/>
            <w:sz w:val="22"/>
            <w:szCs w:val="22"/>
          </w:rPr>
          <w:delText xml:space="preserve"> </w:delText>
        </w:r>
        <w:r w:rsidRPr="00D753AC">
          <w:rPr>
            <w:rFonts w:cs="Times New Roman"/>
            <w:sz w:val="22"/>
            <w:szCs w:val="22"/>
          </w:rPr>
          <w:delText>more</w:delText>
        </w:r>
      </w:del>
      <w:ins w:id="744" w:author="Claire Kouba" w:date="2023-09-20T10:30:00Z">
        <w:r w:rsidR="00710F56" w:rsidRPr="00D753AC">
          <w:rPr>
            <w:rFonts w:cs="Times New Roman"/>
            <w:sz w:val="22"/>
            <w:szCs w:val="22"/>
          </w:rPr>
          <w:t>anticipated or historically available water supplies</w:t>
        </w:r>
      </w:ins>
      <w:ins w:id="745" w:author="Claire Kouba" w:date="2023-09-12T16:52:00Z">
        <w:r w:rsidR="002573FA" w:rsidRPr="00D753AC">
          <w:rPr>
            <w:rFonts w:cs="Times New Roman"/>
            <w:sz w:val="22"/>
            <w:szCs w:val="22"/>
          </w:rPr>
          <w:t>.</w:t>
        </w:r>
        <w:r w:rsidR="002573FA" w:rsidRPr="00D753AC">
          <w:rPr>
            <w:rFonts w:cs="Times New Roman"/>
            <w:spacing w:val="11"/>
            <w:sz w:val="22"/>
            <w:szCs w:val="22"/>
          </w:rPr>
          <w:t xml:space="preserve"> </w:t>
        </w:r>
        <w:r w:rsidR="002573FA" w:rsidRPr="00D753AC">
          <w:rPr>
            <w:rFonts w:cs="Times New Roman"/>
            <w:sz w:val="22"/>
            <w:szCs w:val="22"/>
          </w:rPr>
          <w:t>More</w:t>
        </w:r>
      </w:ins>
      <w:r w:rsidR="002573FA" w:rsidRPr="00D753AC">
        <w:rPr>
          <w:rFonts w:cs="Times New Roman"/>
          <w:spacing w:val="11"/>
          <w:sz w:val="22"/>
          <w:szCs w:val="22"/>
          <w:rPrChange w:id="746" w:author="Claire Kouba" w:date="2023-09-12T16:52:00Z">
            <w:rPr>
              <w:spacing w:val="-10"/>
            </w:rPr>
          </w:rPrChange>
        </w:rPr>
        <w:t xml:space="preserve"> </w:t>
      </w:r>
      <w:r w:rsidR="002573FA" w:rsidRPr="00D753AC">
        <w:rPr>
          <w:rFonts w:cs="Times New Roman"/>
          <w:sz w:val="22"/>
          <w:szCs w:val="22"/>
        </w:rPr>
        <w:t>detailed</w:t>
      </w:r>
      <w:r w:rsidR="002573FA" w:rsidRPr="00D753AC">
        <w:rPr>
          <w:rFonts w:cs="Times New Roman"/>
          <w:spacing w:val="11"/>
          <w:sz w:val="22"/>
          <w:szCs w:val="22"/>
          <w:rPrChange w:id="747" w:author="Claire Kouba" w:date="2023-09-12T16:52:00Z">
            <w:rPr>
              <w:spacing w:val="-10"/>
            </w:rPr>
          </w:rPrChange>
        </w:rPr>
        <w:t xml:space="preserve"> </w:t>
      </w:r>
      <w:del w:id="748" w:author="Claire Kouba" w:date="2023-09-12T16:52:00Z">
        <w:r w:rsidRPr="00D753AC">
          <w:rPr>
            <w:rFonts w:cs="Times New Roman"/>
            <w:sz w:val="22"/>
            <w:szCs w:val="22"/>
          </w:rPr>
          <w:delText>picture</w:delText>
        </w:r>
        <w:r w:rsidRPr="00D753AC">
          <w:rPr>
            <w:rFonts w:cs="Times New Roman"/>
            <w:spacing w:val="-10"/>
            <w:sz w:val="22"/>
            <w:szCs w:val="22"/>
          </w:rPr>
          <w:delText xml:space="preserve"> </w:delText>
        </w:r>
        <w:r w:rsidRPr="00D753AC">
          <w:rPr>
            <w:rFonts w:cs="Times New Roman"/>
            <w:sz w:val="22"/>
            <w:szCs w:val="22"/>
          </w:rPr>
          <w:delText>of</w:delText>
        </w:r>
      </w:del>
      <w:ins w:id="749" w:author="Claire Kouba" w:date="2023-09-12T16:52:00Z">
        <w:r w:rsidR="002573FA" w:rsidRPr="00D753AC">
          <w:rPr>
            <w:rFonts w:cs="Times New Roman"/>
            <w:sz w:val="22"/>
            <w:szCs w:val="22"/>
          </w:rPr>
          <w:t>characteristics,</w:t>
        </w:r>
        <w:r w:rsidR="002573FA" w:rsidRPr="00D753AC">
          <w:rPr>
            <w:rFonts w:cs="Times New Roman"/>
            <w:spacing w:val="11"/>
            <w:sz w:val="22"/>
            <w:szCs w:val="22"/>
          </w:rPr>
          <w:t xml:space="preserve"> </w:t>
        </w:r>
        <w:r w:rsidR="002573FA" w:rsidRPr="00D753AC">
          <w:rPr>
            <w:rFonts w:cs="Times New Roman"/>
            <w:sz w:val="22"/>
            <w:szCs w:val="22"/>
          </w:rPr>
          <w:t>including</w:t>
        </w:r>
      </w:ins>
      <w:r w:rsidR="002573FA" w:rsidRPr="00D753AC">
        <w:rPr>
          <w:rFonts w:cs="Times New Roman"/>
          <w:spacing w:val="11"/>
          <w:sz w:val="22"/>
          <w:szCs w:val="22"/>
          <w:rPrChange w:id="750" w:author="Claire Kouba" w:date="2023-09-12T16:52:00Z">
            <w:rPr>
              <w:w w:val="99"/>
            </w:rPr>
          </w:rPrChange>
        </w:rPr>
        <w:t xml:space="preserve"> </w:t>
      </w:r>
      <w:r w:rsidR="002573FA" w:rsidRPr="00D753AC">
        <w:rPr>
          <w:rFonts w:cs="Times New Roman"/>
          <w:sz w:val="22"/>
          <w:szCs w:val="22"/>
        </w:rPr>
        <w:t>the</w:t>
      </w:r>
      <w:r w:rsidR="002573FA" w:rsidRPr="00D753AC">
        <w:rPr>
          <w:rFonts w:cs="Times New Roman"/>
          <w:w w:val="99"/>
          <w:sz w:val="22"/>
          <w:szCs w:val="22"/>
          <w:rPrChange w:id="751" w:author="Claire Kouba" w:date="2023-09-12T16:52:00Z">
            <w:rPr>
              <w:spacing w:val="-5"/>
            </w:rPr>
          </w:rPrChange>
        </w:rPr>
        <w:t xml:space="preserve"> </w:t>
      </w:r>
      <w:r w:rsidR="002573FA" w:rsidRPr="00D753AC">
        <w:rPr>
          <w:rFonts w:cs="Times New Roman"/>
          <w:sz w:val="22"/>
          <w:szCs w:val="22"/>
        </w:rPr>
        <w:t>hydrologic</w:t>
      </w:r>
      <w:r w:rsidR="002573FA" w:rsidRPr="00D753AC">
        <w:rPr>
          <w:rFonts w:cs="Times New Roman"/>
          <w:spacing w:val="-10"/>
          <w:sz w:val="22"/>
          <w:szCs w:val="22"/>
          <w:rPrChange w:id="752" w:author="Claire Kouba" w:date="2023-09-12T16:52:00Z">
            <w:rPr>
              <w:spacing w:val="-5"/>
            </w:rPr>
          </w:rPrChange>
        </w:rPr>
        <w:t xml:space="preserve"> </w:t>
      </w:r>
      <w:r w:rsidR="002573FA" w:rsidRPr="00D753AC">
        <w:rPr>
          <w:rFonts w:cs="Times New Roman"/>
          <w:sz w:val="22"/>
          <w:szCs w:val="22"/>
        </w:rPr>
        <w:t>effects</w:t>
      </w:r>
      <w:r w:rsidR="002573FA" w:rsidRPr="00D753AC">
        <w:rPr>
          <w:rFonts w:cs="Times New Roman"/>
          <w:spacing w:val="-10"/>
          <w:sz w:val="22"/>
          <w:szCs w:val="22"/>
          <w:rPrChange w:id="753" w:author="Claire Kouba" w:date="2023-09-12T16:52:00Z">
            <w:rPr>
              <w:spacing w:val="-5"/>
            </w:rPr>
          </w:rPrChange>
        </w:rPr>
        <w:t xml:space="preserve"> </w:t>
      </w:r>
      <w:r w:rsidR="002573FA" w:rsidRPr="00D753AC">
        <w:rPr>
          <w:rFonts w:cs="Times New Roman"/>
          <w:sz w:val="22"/>
          <w:szCs w:val="22"/>
        </w:rPr>
        <w:t>of</w:t>
      </w:r>
      <w:r w:rsidR="002573FA" w:rsidRPr="00D753AC">
        <w:rPr>
          <w:rFonts w:cs="Times New Roman"/>
          <w:spacing w:val="-11"/>
          <w:sz w:val="22"/>
          <w:szCs w:val="22"/>
          <w:rPrChange w:id="754" w:author="Claire Kouba" w:date="2023-09-12T16:52:00Z">
            <w:rPr>
              <w:spacing w:val="-5"/>
            </w:rPr>
          </w:rPrChange>
        </w:rPr>
        <w:t xml:space="preserve"> </w:t>
      </w:r>
      <w:r w:rsidR="002573FA" w:rsidRPr="00D753AC">
        <w:rPr>
          <w:rFonts w:cs="Times New Roman"/>
          <w:sz w:val="22"/>
          <w:szCs w:val="22"/>
        </w:rPr>
        <w:t>water</w:t>
      </w:r>
      <w:r w:rsidR="002573FA" w:rsidRPr="00D753AC">
        <w:rPr>
          <w:rFonts w:cs="Times New Roman"/>
          <w:spacing w:val="-10"/>
          <w:sz w:val="22"/>
          <w:szCs w:val="22"/>
          <w:rPrChange w:id="755" w:author="Claire Kouba" w:date="2023-09-12T16:52:00Z">
            <w:rPr>
              <w:spacing w:val="-5"/>
            </w:rPr>
          </w:rPrChange>
        </w:rPr>
        <w:t xml:space="preserve"> </w:t>
      </w:r>
      <w:r w:rsidR="002573FA" w:rsidRPr="00D753AC">
        <w:rPr>
          <w:rFonts w:cs="Times New Roman"/>
          <w:sz w:val="22"/>
          <w:szCs w:val="22"/>
        </w:rPr>
        <w:t>year</w:t>
      </w:r>
      <w:r w:rsidR="002573FA" w:rsidRPr="00D753AC">
        <w:rPr>
          <w:rFonts w:cs="Times New Roman"/>
          <w:spacing w:val="-10"/>
          <w:sz w:val="22"/>
          <w:szCs w:val="22"/>
          <w:rPrChange w:id="756" w:author="Claire Kouba" w:date="2023-09-12T16:52:00Z">
            <w:rPr>
              <w:spacing w:val="-5"/>
            </w:rPr>
          </w:rPrChange>
        </w:rPr>
        <w:t xml:space="preserve"> </w:t>
      </w:r>
      <w:r w:rsidR="002573FA" w:rsidRPr="00D753AC">
        <w:rPr>
          <w:rFonts w:cs="Times New Roman"/>
          <w:sz w:val="22"/>
          <w:szCs w:val="22"/>
        </w:rPr>
        <w:t>type,</w:t>
      </w:r>
      <w:r w:rsidR="002573FA" w:rsidRPr="00D753AC">
        <w:rPr>
          <w:rFonts w:cs="Times New Roman"/>
          <w:spacing w:val="-10"/>
          <w:sz w:val="22"/>
          <w:szCs w:val="22"/>
          <w:rPrChange w:id="757" w:author="Claire Kouba" w:date="2023-09-12T16:52:00Z">
            <w:rPr>
              <w:spacing w:val="-5"/>
            </w:rPr>
          </w:rPrChange>
        </w:rPr>
        <w:t xml:space="preserve"> </w:t>
      </w:r>
      <w:r w:rsidR="002573FA" w:rsidRPr="00D753AC">
        <w:rPr>
          <w:rFonts w:cs="Times New Roman"/>
          <w:sz w:val="22"/>
          <w:szCs w:val="22"/>
        </w:rPr>
        <w:t>climate</w:t>
      </w:r>
      <w:r w:rsidR="002573FA" w:rsidRPr="00D753AC">
        <w:rPr>
          <w:rFonts w:cs="Times New Roman"/>
          <w:spacing w:val="-10"/>
          <w:sz w:val="22"/>
          <w:szCs w:val="22"/>
          <w:rPrChange w:id="758" w:author="Claire Kouba" w:date="2023-09-12T16:52:00Z">
            <w:rPr>
              <w:spacing w:val="-5"/>
            </w:rPr>
          </w:rPrChange>
        </w:rPr>
        <w:t xml:space="preserve"> </w:t>
      </w:r>
      <w:r w:rsidR="002573FA" w:rsidRPr="00D753AC">
        <w:rPr>
          <w:rFonts w:cs="Times New Roman"/>
          <w:sz w:val="22"/>
          <w:szCs w:val="22"/>
        </w:rPr>
        <w:t>change,</w:t>
      </w:r>
      <w:r w:rsidR="002573FA" w:rsidRPr="00D753AC">
        <w:rPr>
          <w:rFonts w:cs="Times New Roman"/>
          <w:spacing w:val="-10"/>
          <w:sz w:val="22"/>
          <w:szCs w:val="22"/>
          <w:rPrChange w:id="759" w:author="Claire Kouba" w:date="2023-09-12T16:52:00Z">
            <w:rPr>
              <w:spacing w:val="-5"/>
            </w:rPr>
          </w:rPrChange>
        </w:rPr>
        <w:t xml:space="preserve"> </w:t>
      </w:r>
      <w:r w:rsidR="002573FA" w:rsidRPr="00D753AC">
        <w:rPr>
          <w:rFonts w:cs="Times New Roman"/>
          <w:sz w:val="22"/>
          <w:szCs w:val="22"/>
        </w:rPr>
        <w:t>human</w:t>
      </w:r>
      <w:r w:rsidR="002573FA" w:rsidRPr="00D753AC">
        <w:rPr>
          <w:rFonts w:cs="Times New Roman"/>
          <w:spacing w:val="-11"/>
          <w:sz w:val="22"/>
          <w:szCs w:val="22"/>
          <w:rPrChange w:id="760" w:author="Claire Kouba" w:date="2023-09-12T16:52:00Z">
            <w:rPr>
              <w:spacing w:val="-5"/>
            </w:rPr>
          </w:rPrChange>
        </w:rPr>
        <w:t xml:space="preserve"> </w:t>
      </w:r>
      <w:r w:rsidR="002573FA" w:rsidRPr="00D753AC">
        <w:rPr>
          <w:rFonts w:cs="Times New Roman"/>
          <w:sz w:val="22"/>
          <w:szCs w:val="22"/>
        </w:rPr>
        <w:t>water</w:t>
      </w:r>
      <w:r w:rsidR="002573FA" w:rsidRPr="00D753AC">
        <w:rPr>
          <w:rFonts w:cs="Times New Roman"/>
          <w:spacing w:val="-10"/>
          <w:sz w:val="22"/>
          <w:szCs w:val="22"/>
          <w:rPrChange w:id="761" w:author="Claire Kouba" w:date="2023-09-12T16:52:00Z">
            <w:rPr>
              <w:spacing w:val="-5"/>
            </w:rPr>
          </w:rPrChange>
        </w:rPr>
        <w:t xml:space="preserve"> </w:t>
      </w:r>
      <w:r w:rsidR="002573FA" w:rsidRPr="00D753AC">
        <w:rPr>
          <w:rFonts w:cs="Times New Roman"/>
          <w:sz w:val="22"/>
          <w:szCs w:val="22"/>
        </w:rPr>
        <w:t>use,</w:t>
      </w:r>
      <w:r w:rsidR="002573FA" w:rsidRPr="00D753AC">
        <w:rPr>
          <w:rFonts w:cs="Times New Roman"/>
          <w:spacing w:val="-10"/>
          <w:sz w:val="22"/>
          <w:szCs w:val="22"/>
          <w:rPrChange w:id="762" w:author="Claire Kouba" w:date="2023-09-12T16:52:00Z">
            <w:rPr>
              <w:spacing w:val="-5"/>
            </w:rPr>
          </w:rPrChange>
        </w:rPr>
        <w:t xml:space="preserve"> </w:t>
      </w:r>
      <w:r w:rsidR="002573FA" w:rsidRPr="00D753AC">
        <w:rPr>
          <w:rFonts w:cs="Times New Roman"/>
          <w:sz w:val="22"/>
          <w:szCs w:val="22"/>
        </w:rPr>
        <w:t>and</w:t>
      </w:r>
      <w:r w:rsidR="002573FA" w:rsidRPr="00D753AC">
        <w:rPr>
          <w:rFonts w:cs="Times New Roman"/>
          <w:spacing w:val="-10"/>
          <w:sz w:val="22"/>
          <w:szCs w:val="22"/>
          <w:rPrChange w:id="763" w:author="Claire Kouba" w:date="2023-09-12T16:52:00Z">
            <w:rPr>
              <w:spacing w:val="-5"/>
            </w:rPr>
          </w:rPrChange>
        </w:rPr>
        <w:t xml:space="preserve"> </w:t>
      </w:r>
      <w:r w:rsidR="002573FA" w:rsidRPr="00D753AC">
        <w:rPr>
          <w:rFonts w:cs="Times New Roman"/>
          <w:sz w:val="22"/>
          <w:szCs w:val="22"/>
        </w:rPr>
        <w:t>other</w:t>
      </w:r>
      <w:r w:rsidR="002573FA" w:rsidRPr="00D753AC">
        <w:rPr>
          <w:rFonts w:cs="Times New Roman"/>
          <w:spacing w:val="-10"/>
          <w:sz w:val="22"/>
          <w:szCs w:val="22"/>
          <w:rPrChange w:id="764" w:author="Claire Kouba" w:date="2023-09-12T16:52:00Z">
            <w:rPr>
              <w:spacing w:val="-5"/>
            </w:rPr>
          </w:rPrChange>
        </w:rPr>
        <w:t xml:space="preserve"> </w:t>
      </w:r>
      <w:r w:rsidR="002573FA" w:rsidRPr="00D753AC">
        <w:rPr>
          <w:rFonts w:cs="Times New Roman"/>
          <w:sz w:val="22"/>
          <w:szCs w:val="22"/>
        </w:rPr>
        <w:t>factors</w:t>
      </w:r>
      <w:ins w:id="765" w:author="Claire Kouba" w:date="2023-09-12T16:52:00Z">
        <w:r w:rsidR="002573FA" w:rsidRPr="00D753AC">
          <w:rPr>
            <w:rFonts w:cs="Times New Roman"/>
            <w:sz w:val="22"/>
            <w:szCs w:val="22"/>
          </w:rPr>
          <w:t>,</w:t>
        </w:r>
        <w:r w:rsidR="002573FA" w:rsidRPr="00D753AC">
          <w:rPr>
            <w:rFonts w:cs="Times New Roman"/>
            <w:spacing w:val="-10"/>
            <w:sz w:val="22"/>
            <w:szCs w:val="22"/>
          </w:rPr>
          <w:t xml:space="preserve"> </w:t>
        </w:r>
        <w:r w:rsidR="002573FA" w:rsidRPr="00D753AC">
          <w:rPr>
            <w:rFonts w:cs="Times New Roman"/>
            <w:sz w:val="22"/>
            <w:szCs w:val="22"/>
          </w:rPr>
          <w:t>can</w:t>
        </w:r>
        <w:r w:rsidR="002573FA" w:rsidRPr="00D753AC">
          <w:rPr>
            <w:rFonts w:cs="Times New Roman"/>
            <w:spacing w:val="-11"/>
            <w:sz w:val="22"/>
            <w:szCs w:val="22"/>
          </w:rPr>
          <w:t xml:space="preserve"> </w:t>
        </w:r>
        <w:r w:rsidR="002573FA" w:rsidRPr="00D753AC">
          <w:rPr>
            <w:rFonts w:cs="Times New Roman"/>
            <w:sz w:val="22"/>
            <w:szCs w:val="22"/>
          </w:rPr>
          <w:t>be</w:t>
        </w:r>
        <w:r w:rsidR="002573FA" w:rsidRPr="00D753AC">
          <w:rPr>
            <w:rFonts w:cs="Times New Roman"/>
            <w:spacing w:val="-10"/>
            <w:sz w:val="22"/>
            <w:szCs w:val="22"/>
          </w:rPr>
          <w:t xml:space="preserve"> </w:t>
        </w:r>
        <w:r w:rsidR="002573FA" w:rsidRPr="00D753AC">
          <w:rPr>
            <w:rFonts w:cs="Times New Roman"/>
            <w:sz w:val="22"/>
            <w:szCs w:val="22"/>
          </w:rPr>
          <w:t>identified</w:t>
        </w:r>
        <w:r w:rsidR="002573FA" w:rsidRPr="00D753AC">
          <w:rPr>
            <w:rFonts w:cs="Times New Roman"/>
            <w:spacing w:val="-10"/>
            <w:sz w:val="22"/>
            <w:szCs w:val="22"/>
          </w:rPr>
          <w:t xml:space="preserve"> </w:t>
        </w:r>
        <w:r w:rsidR="002573FA" w:rsidRPr="00D753AC">
          <w:rPr>
            <w:rFonts w:cs="Times New Roman"/>
            <w:sz w:val="22"/>
            <w:szCs w:val="22"/>
          </w:rPr>
          <w:t>using</w:t>
        </w:r>
        <w:r w:rsidR="002573FA" w:rsidRPr="00D753AC">
          <w:rPr>
            <w:rFonts w:cs="Times New Roman"/>
            <w:spacing w:val="-10"/>
            <w:sz w:val="22"/>
            <w:szCs w:val="22"/>
          </w:rPr>
          <w:t xml:space="preserve"> </w:t>
        </w:r>
        <w:r w:rsidR="002573FA" w:rsidRPr="00D753AC">
          <w:rPr>
            <w:rFonts w:cs="Times New Roman"/>
            <w:sz w:val="22"/>
            <w:szCs w:val="22"/>
          </w:rPr>
          <w:t>the</w:t>
        </w:r>
        <w:r w:rsidR="002573FA" w:rsidRPr="00D753AC">
          <w:rPr>
            <w:rFonts w:cs="Times New Roman"/>
            <w:spacing w:val="-10"/>
            <w:sz w:val="22"/>
            <w:szCs w:val="22"/>
          </w:rPr>
          <w:t xml:space="preserve"> </w:t>
        </w:r>
        <w:r w:rsidR="002573FA" w:rsidRPr="00D753AC">
          <w:rPr>
            <w:rFonts w:cs="Times New Roman"/>
            <w:sz w:val="22"/>
            <w:szCs w:val="22"/>
          </w:rPr>
          <w:t>functional</w:t>
        </w:r>
        <w:r w:rsidR="002573FA" w:rsidRPr="00D753AC">
          <w:rPr>
            <w:rFonts w:cs="Times New Roman"/>
            <w:w w:val="99"/>
            <w:sz w:val="22"/>
            <w:szCs w:val="22"/>
          </w:rPr>
          <w:t xml:space="preserve"> </w:t>
        </w:r>
        <w:r w:rsidR="002573FA" w:rsidRPr="00D753AC">
          <w:rPr>
            <w:rFonts w:cs="Times New Roman"/>
            <w:sz w:val="22"/>
            <w:szCs w:val="22"/>
          </w:rPr>
          <w:t>flows</w:t>
        </w:r>
        <w:r w:rsidR="002573FA" w:rsidRPr="00D753AC">
          <w:rPr>
            <w:rFonts w:cs="Times New Roman"/>
            <w:spacing w:val="17"/>
            <w:sz w:val="22"/>
            <w:szCs w:val="22"/>
          </w:rPr>
          <w:t xml:space="preserve"> </w:t>
        </w:r>
        <w:r w:rsidR="002573FA" w:rsidRPr="00D753AC">
          <w:rPr>
            <w:rFonts w:cs="Times New Roman"/>
            <w:sz w:val="22"/>
            <w:szCs w:val="22"/>
          </w:rPr>
          <w:t>approach</w:t>
        </w:r>
      </w:ins>
      <w:r w:rsidR="002573FA" w:rsidRPr="00D753AC">
        <w:rPr>
          <w:rFonts w:cs="Times New Roman"/>
          <w:spacing w:val="17"/>
          <w:sz w:val="22"/>
          <w:szCs w:val="22"/>
          <w:rPrChange w:id="766" w:author="Claire Kouba" w:date="2023-09-12T16:52:00Z">
            <w:rPr>
              <w:spacing w:val="-5"/>
            </w:rPr>
          </w:rPrChange>
        </w:rPr>
        <w:t xml:space="preserve"> </w:t>
      </w:r>
      <w:r w:rsidR="002573FA" w:rsidRPr="00D753AC">
        <w:rPr>
          <w:rFonts w:cs="Times New Roman"/>
          <w:sz w:val="22"/>
          <w:szCs w:val="22"/>
        </w:rPr>
        <w:t>(e.g.,</w:t>
      </w:r>
      <w:r w:rsidR="002573FA" w:rsidRPr="00D753AC">
        <w:rPr>
          <w:rFonts w:cs="Times New Roman"/>
          <w:spacing w:val="17"/>
          <w:sz w:val="22"/>
          <w:szCs w:val="22"/>
          <w:rPrChange w:id="767" w:author="Claire Kouba" w:date="2023-09-12T16:52:00Z">
            <w:rPr>
              <w:spacing w:val="-5"/>
            </w:rPr>
          </w:rPrChange>
        </w:rPr>
        <w:t xml:space="preserve"> </w:t>
      </w:r>
      <w:hyperlink w:anchor="_bookmark30" w:history="1">
        <w:r w:rsidRPr="00D753AC">
          <w:rPr>
            <w:rFonts w:cs="Times New Roman"/>
            <w:sz w:val="22"/>
            <w:szCs w:val="22"/>
          </w:rPr>
          <w:t>Poff</w:t>
        </w:r>
        <w:r w:rsidRPr="00D753AC">
          <w:rPr>
            <w:rFonts w:cs="Times New Roman"/>
            <w:spacing w:val="-5"/>
            <w:sz w:val="22"/>
            <w:szCs w:val="22"/>
          </w:rPr>
          <w:t xml:space="preserve"> </w:t>
        </w:r>
        <w:r w:rsidRPr="00D753AC">
          <w:rPr>
            <w:rFonts w:cs="Times New Roman"/>
            <w:sz w:val="22"/>
            <w:szCs w:val="22"/>
          </w:rPr>
          <w:t>et</w:t>
        </w:r>
        <w:r w:rsidRPr="00D753AC">
          <w:rPr>
            <w:rFonts w:cs="Times New Roman"/>
            <w:spacing w:val="-5"/>
            <w:sz w:val="22"/>
            <w:szCs w:val="22"/>
          </w:rPr>
          <w:t xml:space="preserve"> </w:t>
        </w:r>
        <w:r w:rsidRPr="00D753AC">
          <w:rPr>
            <w:rFonts w:cs="Times New Roman"/>
            <w:sz w:val="22"/>
            <w:szCs w:val="22"/>
          </w:rPr>
          <w:t>al.,</w:t>
        </w:r>
      </w:hyperlink>
      <w:r w:rsidR="002573FA" w:rsidRPr="00D753AC">
        <w:rPr>
          <w:rFonts w:cs="Times New Roman"/>
          <w:spacing w:val="-5"/>
          <w:sz w:val="22"/>
          <w:szCs w:val="22"/>
        </w:rPr>
        <w:t xml:space="preserve"> </w:t>
      </w:r>
      <w:hyperlink w:anchor="_bookmark30" w:history="1">
        <w:r w:rsidRPr="00D753AC">
          <w:rPr>
            <w:rFonts w:cs="Times New Roman"/>
            <w:sz w:val="22"/>
            <w:szCs w:val="22"/>
          </w:rPr>
          <w:t>1997;</w:t>
        </w:r>
      </w:hyperlink>
      <w:r w:rsidR="002573FA" w:rsidRPr="00D753AC">
        <w:rPr>
          <w:rFonts w:cs="Times New Roman"/>
          <w:spacing w:val="-5"/>
          <w:sz w:val="22"/>
          <w:szCs w:val="22"/>
        </w:rPr>
        <w:t xml:space="preserve"> </w:t>
      </w:r>
      <w:hyperlink w:anchor="_bookmark16" w:history="1">
        <w:r w:rsidRPr="00D753AC">
          <w:rPr>
            <w:rFonts w:cs="Times New Roman"/>
            <w:sz w:val="22"/>
            <w:szCs w:val="22"/>
          </w:rPr>
          <w:t>Bunn</w:t>
        </w:r>
        <w:r w:rsidRPr="00D753AC">
          <w:rPr>
            <w:rFonts w:cs="Times New Roman"/>
            <w:spacing w:val="-5"/>
            <w:sz w:val="22"/>
            <w:szCs w:val="22"/>
          </w:rPr>
          <w:t xml:space="preserve"> </w:t>
        </w:r>
        <w:r w:rsidRPr="00D753AC">
          <w:rPr>
            <w:rFonts w:cs="Times New Roman"/>
            <w:sz w:val="22"/>
            <w:szCs w:val="22"/>
          </w:rPr>
          <w:t>and</w:t>
        </w:r>
      </w:hyperlink>
      <w:r w:rsidR="002573FA" w:rsidRPr="00D753AC">
        <w:rPr>
          <w:rFonts w:cs="Times New Roman"/>
          <w:w w:val="99"/>
          <w:sz w:val="22"/>
          <w:szCs w:val="22"/>
        </w:rPr>
        <w:t xml:space="preserve"> </w:t>
      </w:r>
      <w:hyperlink w:anchor="_bookmark16" w:history="1">
        <w:r w:rsidRPr="00D753AC">
          <w:rPr>
            <w:rFonts w:cs="Times New Roman"/>
            <w:sz w:val="22"/>
            <w:szCs w:val="22"/>
          </w:rPr>
          <w:t>Arthington,</w:t>
        </w:r>
      </w:hyperlink>
      <w:r w:rsidRPr="00D753AC">
        <w:rPr>
          <w:rFonts w:cs="Times New Roman"/>
          <w:spacing w:val="-7"/>
          <w:sz w:val="22"/>
          <w:szCs w:val="22"/>
        </w:rPr>
        <w:t xml:space="preserve"> </w:t>
      </w:r>
      <w:hyperlink w:anchor="_bookmark16" w:history="1">
        <w:r w:rsidRPr="00D753AC">
          <w:rPr>
            <w:rFonts w:cs="Times New Roman"/>
            <w:sz w:val="22"/>
            <w:szCs w:val="22"/>
          </w:rPr>
          <w:t>2002;</w:t>
        </w:r>
      </w:hyperlink>
      <w:r w:rsidR="002573FA" w:rsidRPr="00D753AC">
        <w:rPr>
          <w:rFonts w:cs="Times New Roman"/>
          <w:spacing w:val="-7"/>
          <w:sz w:val="22"/>
          <w:szCs w:val="22"/>
        </w:rPr>
        <w:t xml:space="preserve"> </w:t>
      </w:r>
      <w:hyperlink w:anchor="_bookmark32" w:history="1">
        <w:r w:rsidRPr="00D753AC">
          <w:rPr>
            <w:rFonts w:cs="Times New Roman"/>
            <w:sz w:val="22"/>
            <w:szCs w:val="22"/>
          </w:rPr>
          <w:t>Poff</w:t>
        </w:r>
        <w:r w:rsidRPr="00D753AC">
          <w:rPr>
            <w:rFonts w:cs="Times New Roman"/>
            <w:spacing w:val="-7"/>
            <w:sz w:val="22"/>
            <w:szCs w:val="22"/>
          </w:rPr>
          <w:t xml:space="preserve"> </w:t>
        </w:r>
        <w:r w:rsidRPr="00D753AC">
          <w:rPr>
            <w:rFonts w:cs="Times New Roman"/>
            <w:sz w:val="22"/>
            <w:szCs w:val="22"/>
          </w:rPr>
          <w:t>et</w:t>
        </w:r>
        <w:r w:rsidRPr="00D753AC">
          <w:rPr>
            <w:rFonts w:cs="Times New Roman"/>
            <w:spacing w:val="-7"/>
            <w:sz w:val="22"/>
            <w:szCs w:val="22"/>
          </w:rPr>
          <w:t xml:space="preserve"> </w:t>
        </w:r>
        <w:r w:rsidRPr="00D753AC">
          <w:rPr>
            <w:rFonts w:cs="Times New Roman"/>
            <w:sz w:val="22"/>
            <w:szCs w:val="22"/>
          </w:rPr>
          <w:t>al.,</w:t>
        </w:r>
      </w:hyperlink>
      <w:r w:rsidR="002573FA" w:rsidRPr="00D753AC">
        <w:rPr>
          <w:rFonts w:cs="Times New Roman"/>
          <w:spacing w:val="-7"/>
          <w:sz w:val="22"/>
          <w:szCs w:val="22"/>
        </w:rPr>
        <w:t xml:space="preserve"> </w:t>
      </w:r>
      <w:hyperlink w:anchor="_bookmark32" w:history="1">
        <w:r w:rsidRPr="00D753AC">
          <w:rPr>
            <w:rFonts w:cs="Times New Roman"/>
            <w:sz w:val="22"/>
            <w:szCs w:val="22"/>
          </w:rPr>
          <w:t>2010;</w:t>
        </w:r>
      </w:hyperlink>
      <w:r w:rsidR="002573FA" w:rsidRPr="00D753AC">
        <w:rPr>
          <w:rFonts w:cs="Times New Roman"/>
          <w:spacing w:val="-7"/>
          <w:sz w:val="22"/>
          <w:szCs w:val="22"/>
        </w:rPr>
        <w:t xml:space="preserve"> </w:t>
      </w:r>
      <w:hyperlink w:anchor="_bookmark43" w:history="1">
        <w:r w:rsidRPr="00D753AC">
          <w:rPr>
            <w:rFonts w:cs="Times New Roman"/>
            <w:sz w:val="22"/>
            <w:szCs w:val="22"/>
          </w:rPr>
          <w:t>Wheeler</w:t>
        </w:r>
        <w:r w:rsidRPr="00D753AC">
          <w:rPr>
            <w:rFonts w:cs="Times New Roman"/>
            <w:spacing w:val="-7"/>
            <w:sz w:val="22"/>
            <w:szCs w:val="22"/>
          </w:rPr>
          <w:t xml:space="preserve"> </w:t>
        </w:r>
        <w:r w:rsidRPr="00D753AC">
          <w:rPr>
            <w:rFonts w:cs="Times New Roman"/>
            <w:sz w:val="22"/>
            <w:szCs w:val="22"/>
          </w:rPr>
          <w:t>et</w:t>
        </w:r>
        <w:r w:rsidRPr="00D753AC">
          <w:rPr>
            <w:rFonts w:cs="Times New Roman"/>
            <w:spacing w:val="-7"/>
            <w:sz w:val="22"/>
            <w:szCs w:val="22"/>
          </w:rPr>
          <w:t xml:space="preserve"> </w:t>
        </w:r>
        <w:r w:rsidRPr="00D753AC">
          <w:rPr>
            <w:rFonts w:cs="Times New Roman"/>
            <w:sz w:val="22"/>
            <w:szCs w:val="22"/>
          </w:rPr>
          <w:t>al.,</w:t>
        </w:r>
      </w:hyperlink>
      <w:r w:rsidRPr="00D753AC">
        <w:rPr>
          <w:rFonts w:cs="Times New Roman"/>
          <w:spacing w:val="-7"/>
          <w:sz w:val="22"/>
          <w:szCs w:val="22"/>
        </w:rPr>
        <w:t xml:space="preserve"> </w:t>
      </w:r>
      <w:hyperlink w:anchor="_bookmark43" w:history="1">
        <w:r w:rsidRPr="00D753AC">
          <w:rPr>
            <w:rFonts w:cs="Times New Roman"/>
            <w:sz w:val="22"/>
            <w:szCs w:val="22"/>
          </w:rPr>
          <w:t>2018).</w:t>
        </w:r>
      </w:hyperlink>
      <w:r w:rsidR="002573FA" w:rsidRPr="00D753AC">
        <w:rPr>
          <w:rFonts w:cs="Times New Roman"/>
          <w:spacing w:val="17"/>
          <w:sz w:val="22"/>
          <w:szCs w:val="22"/>
          <w:rPrChange w:id="768" w:author="Claire Kouba" w:date="2023-09-12T16:52:00Z">
            <w:rPr>
              <w:spacing w:val="-7"/>
            </w:rPr>
          </w:rPrChange>
        </w:rPr>
        <w:t xml:space="preserve"> </w:t>
      </w:r>
      <w:r w:rsidR="002573FA" w:rsidRPr="00D753AC">
        <w:rPr>
          <w:rFonts w:cs="Times New Roman"/>
          <w:sz w:val="22"/>
          <w:szCs w:val="22"/>
        </w:rPr>
        <w:t>The</w:t>
      </w:r>
      <w:r w:rsidR="002573FA" w:rsidRPr="00D753AC">
        <w:rPr>
          <w:rFonts w:cs="Times New Roman"/>
          <w:spacing w:val="17"/>
          <w:sz w:val="22"/>
          <w:szCs w:val="22"/>
          <w:rPrChange w:id="769" w:author="Claire Kouba" w:date="2023-09-12T16:52:00Z">
            <w:rPr>
              <w:spacing w:val="-7"/>
            </w:rPr>
          </w:rPrChange>
        </w:rPr>
        <w:t xml:space="preserve"> </w:t>
      </w:r>
      <w:r w:rsidR="002573FA" w:rsidRPr="00D753AC">
        <w:rPr>
          <w:rFonts w:cs="Times New Roman"/>
          <w:sz w:val="22"/>
          <w:szCs w:val="22"/>
        </w:rPr>
        <w:t>flows</w:t>
      </w:r>
      <w:r w:rsidR="002573FA" w:rsidRPr="00D753AC">
        <w:rPr>
          <w:rFonts w:cs="Times New Roman"/>
          <w:spacing w:val="17"/>
          <w:sz w:val="22"/>
          <w:szCs w:val="22"/>
          <w:rPrChange w:id="770" w:author="Claire Kouba" w:date="2023-09-12T16:52:00Z">
            <w:rPr>
              <w:spacing w:val="-7"/>
            </w:rPr>
          </w:rPrChange>
        </w:rPr>
        <w:t xml:space="preserve"> </w:t>
      </w:r>
      <w:r w:rsidR="002573FA" w:rsidRPr="00D753AC">
        <w:rPr>
          <w:rFonts w:cs="Times New Roman"/>
          <w:sz w:val="22"/>
          <w:szCs w:val="22"/>
        </w:rPr>
        <w:t>are</w:t>
      </w:r>
      <w:r w:rsidR="002573FA" w:rsidRPr="00D753AC">
        <w:rPr>
          <w:rFonts w:cs="Times New Roman"/>
          <w:w w:val="99"/>
          <w:sz w:val="22"/>
          <w:szCs w:val="22"/>
          <w:rPrChange w:id="771" w:author="Claire Kouba" w:date="2023-09-12T16:52:00Z">
            <w:rPr>
              <w:spacing w:val="-7"/>
            </w:rPr>
          </w:rPrChange>
        </w:rPr>
        <w:t xml:space="preserve"> </w:t>
      </w:r>
      <w:r w:rsidR="002573FA" w:rsidRPr="00D753AC">
        <w:rPr>
          <w:rFonts w:cs="Times New Roman"/>
          <w:sz w:val="22"/>
          <w:szCs w:val="22"/>
        </w:rPr>
        <w:t>“functional”</w:t>
      </w:r>
      <w:r w:rsidR="002573FA" w:rsidRPr="00D753AC">
        <w:rPr>
          <w:rFonts w:cs="Times New Roman"/>
          <w:sz w:val="22"/>
          <w:szCs w:val="22"/>
          <w:rPrChange w:id="772" w:author="Claire Kouba" w:date="2023-09-12T16:52:00Z">
            <w:rPr>
              <w:spacing w:val="-7"/>
            </w:rPr>
          </w:rPrChange>
        </w:rPr>
        <w:t xml:space="preserve"> </w:t>
      </w:r>
      <w:r w:rsidR="002573FA" w:rsidRPr="00D753AC">
        <w:rPr>
          <w:rFonts w:cs="Times New Roman"/>
          <w:sz w:val="22"/>
          <w:szCs w:val="22"/>
        </w:rPr>
        <w:t>because</w:t>
      </w:r>
      <w:r w:rsidR="002573FA" w:rsidRPr="00D753AC">
        <w:rPr>
          <w:rFonts w:cs="Times New Roman"/>
          <w:sz w:val="22"/>
          <w:szCs w:val="22"/>
          <w:rPrChange w:id="773" w:author="Claire Kouba" w:date="2023-09-12T16:52:00Z">
            <w:rPr>
              <w:spacing w:val="-7"/>
            </w:rPr>
          </w:rPrChange>
        </w:rPr>
        <w:t xml:space="preserve"> </w:t>
      </w:r>
      <w:r w:rsidR="002573FA" w:rsidRPr="00D753AC">
        <w:rPr>
          <w:rFonts w:cs="Times New Roman"/>
          <w:sz w:val="22"/>
          <w:szCs w:val="22"/>
        </w:rPr>
        <w:t>they</w:t>
      </w:r>
      <w:r w:rsidR="002573FA" w:rsidRPr="00D753AC">
        <w:rPr>
          <w:rFonts w:cs="Times New Roman"/>
          <w:sz w:val="22"/>
          <w:szCs w:val="22"/>
          <w:rPrChange w:id="774" w:author="Claire Kouba" w:date="2023-09-12T16:52:00Z">
            <w:rPr>
              <w:spacing w:val="-7"/>
            </w:rPr>
          </w:rPrChange>
        </w:rPr>
        <w:t xml:space="preserve"> </w:t>
      </w:r>
      <w:r w:rsidR="002573FA" w:rsidRPr="00D753AC">
        <w:rPr>
          <w:rFonts w:cs="Times New Roman"/>
          <w:sz w:val="22"/>
          <w:szCs w:val="22"/>
        </w:rPr>
        <w:t>serve</w:t>
      </w:r>
      <w:r w:rsidR="002573FA" w:rsidRPr="00D753AC">
        <w:rPr>
          <w:rFonts w:cs="Times New Roman"/>
          <w:sz w:val="22"/>
          <w:szCs w:val="22"/>
          <w:rPrChange w:id="775" w:author="Claire Kouba" w:date="2023-09-12T16:52:00Z">
            <w:rPr>
              <w:spacing w:val="-7"/>
            </w:rPr>
          </w:rPrChange>
        </w:rPr>
        <w:t xml:space="preserve"> </w:t>
      </w:r>
      <w:r w:rsidR="002573FA" w:rsidRPr="00D753AC">
        <w:rPr>
          <w:rFonts w:cs="Times New Roman"/>
          <w:sz w:val="22"/>
          <w:szCs w:val="22"/>
        </w:rPr>
        <w:t>an</w:t>
      </w:r>
      <w:r w:rsidR="002573FA" w:rsidRPr="00D753AC">
        <w:rPr>
          <w:rFonts w:cs="Times New Roman"/>
          <w:sz w:val="22"/>
          <w:szCs w:val="22"/>
          <w:rPrChange w:id="776" w:author="Claire Kouba" w:date="2023-09-12T16:52:00Z">
            <w:rPr>
              <w:spacing w:val="-7"/>
            </w:rPr>
          </w:rPrChange>
        </w:rPr>
        <w:t xml:space="preserve"> </w:t>
      </w:r>
      <w:r w:rsidR="002573FA" w:rsidRPr="00D753AC">
        <w:rPr>
          <w:rFonts w:cs="Times New Roman"/>
          <w:sz w:val="22"/>
          <w:szCs w:val="22"/>
        </w:rPr>
        <w:t>ecological</w:t>
      </w:r>
      <w:r w:rsidR="002573FA" w:rsidRPr="00D753AC">
        <w:rPr>
          <w:rFonts w:cs="Times New Roman"/>
          <w:sz w:val="22"/>
          <w:szCs w:val="22"/>
          <w:rPrChange w:id="777" w:author="Claire Kouba" w:date="2023-09-12T16:52:00Z">
            <w:rPr>
              <w:spacing w:val="-7"/>
            </w:rPr>
          </w:rPrChange>
        </w:rPr>
        <w:t xml:space="preserve"> </w:t>
      </w:r>
      <w:r w:rsidR="002573FA" w:rsidRPr="00D753AC">
        <w:rPr>
          <w:rFonts w:cs="Times New Roman"/>
          <w:sz w:val="22"/>
          <w:szCs w:val="22"/>
        </w:rPr>
        <w:t>purpose,</w:t>
      </w:r>
      <w:r w:rsidR="002573FA" w:rsidRPr="00D753AC">
        <w:rPr>
          <w:rFonts w:cs="Times New Roman"/>
          <w:sz w:val="22"/>
          <w:szCs w:val="22"/>
          <w:rPrChange w:id="778" w:author="Claire Kouba" w:date="2023-09-12T16:52:00Z">
            <w:rPr>
              <w:w w:val="99"/>
            </w:rPr>
          </w:rPrChange>
        </w:rPr>
        <w:t xml:space="preserve"> </w:t>
      </w:r>
      <w:r w:rsidR="002573FA" w:rsidRPr="00D753AC">
        <w:rPr>
          <w:rFonts w:cs="Times New Roman"/>
          <w:sz w:val="22"/>
          <w:szCs w:val="22"/>
        </w:rPr>
        <w:t>such as wet season flood flows, needed to disperse cottonwood</w:t>
      </w:r>
      <w:r w:rsidR="002573FA" w:rsidRPr="00D753AC">
        <w:rPr>
          <w:rFonts w:cs="Times New Roman"/>
          <w:spacing w:val="2"/>
          <w:sz w:val="22"/>
          <w:szCs w:val="22"/>
          <w:rPrChange w:id="779" w:author="Claire Kouba" w:date="2023-09-12T16:52:00Z">
            <w:rPr/>
          </w:rPrChange>
        </w:rPr>
        <w:t xml:space="preserve"> </w:t>
      </w:r>
      <w:r w:rsidR="002573FA" w:rsidRPr="00D753AC">
        <w:rPr>
          <w:rFonts w:cs="Times New Roman"/>
          <w:sz w:val="22"/>
          <w:szCs w:val="22"/>
        </w:rPr>
        <w:t xml:space="preserve">seeds </w:t>
      </w:r>
      <w:hyperlink w:anchor="_bookmark24" w:history="1">
        <w:r w:rsidRPr="00D753AC">
          <w:rPr>
            <w:rFonts w:cs="Times New Roman"/>
            <w:sz w:val="22"/>
            <w:szCs w:val="22"/>
          </w:rPr>
          <w:t>(Mahoney and Rood,</w:t>
        </w:r>
      </w:hyperlink>
      <w:r w:rsidR="002573FA" w:rsidRPr="00D753AC">
        <w:rPr>
          <w:rFonts w:cs="Times New Roman"/>
          <w:sz w:val="22"/>
          <w:szCs w:val="22"/>
        </w:rPr>
        <w:t xml:space="preserve"> </w:t>
      </w:r>
      <w:hyperlink w:anchor="_bookmark24" w:history="1">
        <w:r w:rsidRPr="00D753AC">
          <w:rPr>
            <w:rFonts w:cs="Times New Roman"/>
            <w:sz w:val="22"/>
            <w:szCs w:val="22"/>
          </w:rPr>
          <w:t>1998)</w:t>
        </w:r>
      </w:hyperlink>
      <w:r w:rsidR="002573FA" w:rsidRPr="00D753AC">
        <w:rPr>
          <w:rFonts w:cs="Times New Roman"/>
          <w:sz w:val="22"/>
          <w:szCs w:val="22"/>
        </w:rPr>
        <w:t xml:space="preserve"> and</w:t>
      </w:r>
      <w:r w:rsidR="002573FA" w:rsidRPr="00D753AC">
        <w:rPr>
          <w:rFonts w:cs="Times New Roman"/>
          <w:spacing w:val="9"/>
          <w:sz w:val="22"/>
          <w:szCs w:val="22"/>
          <w:rPrChange w:id="780" w:author="Claire Kouba" w:date="2023-09-12T16:52:00Z">
            <w:rPr/>
          </w:rPrChange>
        </w:rPr>
        <w:t xml:space="preserve"> </w:t>
      </w:r>
      <w:r w:rsidR="002573FA" w:rsidRPr="00D753AC">
        <w:rPr>
          <w:rFonts w:cs="Times New Roman"/>
          <w:sz w:val="22"/>
          <w:szCs w:val="22"/>
        </w:rPr>
        <w:t>fall</w:t>
      </w:r>
      <w:r w:rsidR="002573FA" w:rsidRPr="00D753AC">
        <w:rPr>
          <w:rFonts w:cs="Times New Roman"/>
          <w:spacing w:val="10"/>
          <w:sz w:val="22"/>
          <w:szCs w:val="22"/>
          <w:rPrChange w:id="781" w:author="Claire Kouba" w:date="2023-09-12T16:52:00Z">
            <w:rPr/>
          </w:rPrChange>
        </w:rPr>
        <w:t xml:space="preserve"> </w:t>
      </w:r>
      <w:r w:rsidR="002573FA" w:rsidRPr="00D753AC">
        <w:rPr>
          <w:rFonts w:cs="Times New Roman"/>
          <w:sz w:val="22"/>
          <w:szCs w:val="22"/>
        </w:rPr>
        <w:t>pulse</w:t>
      </w:r>
      <w:r w:rsidR="002573FA" w:rsidRPr="00D753AC">
        <w:rPr>
          <w:rFonts w:cs="Times New Roman"/>
          <w:spacing w:val="9"/>
          <w:sz w:val="22"/>
          <w:szCs w:val="22"/>
          <w:rPrChange w:id="782" w:author="Claire Kouba" w:date="2023-09-12T16:52:00Z">
            <w:rPr/>
          </w:rPrChange>
        </w:rPr>
        <w:t xml:space="preserve"> </w:t>
      </w:r>
      <w:r w:rsidR="002573FA" w:rsidRPr="00D753AC">
        <w:rPr>
          <w:rFonts w:cs="Times New Roman"/>
          <w:sz w:val="22"/>
          <w:szCs w:val="22"/>
        </w:rPr>
        <w:t>flows,</w:t>
      </w:r>
      <w:r w:rsidR="002573FA" w:rsidRPr="00D753AC">
        <w:rPr>
          <w:rFonts w:cs="Times New Roman"/>
          <w:spacing w:val="10"/>
          <w:sz w:val="22"/>
          <w:szCs w:val="22"/>
          <w:rPrChange w:id="783" w:author="Claire Kouba" w:date="2023-09-12T16:52:00Z">
            <w:rPr>
              <w:spacing w:val="4"/>
            </w:rPr>
          </w:rPrChange>
        </w:rPr>
        <w:t xml:space="preserve"> </w:t>
      </w:r>
      <w:r w:rsidR="002573FA" w:rsidRPr="00D753AC">
        <w:rPr>
          <w:rFonts w:cs="Times New Roman"/>
          <w:sz w:val="22"/>
          <w:szCs w:val="22"/>
        </w:rPr>
        <w:t>needed</w:t>
      </w:r>
      <w:r w:rsidR="002573FA" w:rsidRPr="00D753AC">
        <w:rPr>
          <w:rFonts w:cs="Times New Roman"/>
          <w:spacing w:val="10"/>
          <w:sz w:val="22"/>
          <w:szCs w:val="22"/>
          <w:rPrChange w:id="784" w:author="Claire Kouba" w:date="2023-09-12T16:52:00Z">
            <w:rPr>
              <w:w w:val="99"/>
            </w:rPr>
          </w:rPrChange>
        </w:rPr>
        <w:t xml:space="preserve"> </w:t>
      </w:r>
      <w:r w:rsidR="002573FA" w:rsidRPr="00D753AC">
        <w:rPr>
          <w:rFonts w:cs="Times New Roman"/>
          <w:sz w:val="22"/>
          <w:szCs w:val="22"/>
        </w:rPr>
        <w:t>to</w:t>
      </w:r>
      <w:r w:rsidR="002573FA" w:rsidRPr="00D753AC">
        <w:rPr>
          <w:rFonts w:cs="Times New Roman"/>
          <w:spacing w:val="9"/>
          <w:sz w:val="22"/>
          <w:szCs w:val="22"/>
          <w:rPrChange w:id="785" w:author="Claire Kouba" w:date="2023-09-12T16:52:00Z">
            <w:rPr>
              <w:spacing w:val="-3"/>
            </w:rPr>
          </w:rPrChange>
        </w:rPr>
        <w:t xml:space="preserve"> </w:t>
      </w:r>
      <w:r w:rsidR="002573FA" w:rsidRPr="00D753AC">
        <w:rPr>
          <w:rFonts w:cs="Times New Roman"/>
          <w:sz w:val="22"/>
          <w:szCs w:val="22"/>
        </w:rPr>
        <w:t>provide</w:t>
      </w:r>
      <w:r w:rsidR="002573FA" w:rsidRPr="00D753AC">
        <w:rPr>
          <w:rFonts w:cs="Times New Roman"/>
          <w:spacing w:val="10"/>
          <w:sz w:val="22"/>
          <w:szCs w:val="22"/>
          <w:rPrChange w:id="786" w:author="Claire Kouba" w:date="2023-09-12T16:52:00Z">
            <w:rPr>
              <w:spacing w:val="-3"/>
            </w:rPr>
          </w:rPrChange>
        </w:rPr>
        <w:t xml:space="preserve"> </w:t>
      </w:r>
      <w:r w:rsidR="002573FA" w:rsidRPr="00D753AC">
        <w:rPr>
          <w:rFonts w:cs="Times New Roman"/>
          <w:sz w:val="22"/>
          <w:szCs w:val="22"/>
        </w:rPr>
        <w:t>passage</w:t>
      </w:r>
      <w:r w:rsidR="002573FA" w:rsidRPr="00D753AC">
        <w:rPr>
          <w:rFonts w:cs="Times New Roman"/>
          <w:spacing w:val="9"/>
          <w:sz w:val="22"/>
          <w:szCs w:val="22"/>
          <w:rPrChange w:id="787" w:author="Claire Kouba" w:date="2023-09-12T16:52:00Z">
            <w:rPr>
              <w:spacing w:val="-3"/>
            </w:rPr>
          </w:rPrChange>
        </w:rPr>
        <w:t xml:space="preserve"> </w:t>
      </w:r>
      <w:r w:rsidR="002573FA" w:rsidRPr="00D753AC">
        <w:rPr>
          <w:rFonts w:cs="Times New Roman"/>
          <w:sz w:val="22"/>
          <w:szCs w:val="22"/>
        </w:rPr>
        <w:t>for</w:t>
      </w:r>
      <w:r w:rsidR="002573FA" w:rsidRPr="00D753AC">
        <w:rPr>
          <w:rFonts w:cs="Times New Roman"/>
          <w:spacing w:val="10"/>
          <w:sz w:val="22"/>
          <w:szCs w:val="22"/>
          <w:rPrChange w:id="788" w:author="Claire Kouba" w:date="2023-09-12T16:52:00Z">
            <w:rPr>
              <w:spacing w:val="-3"/>
            </w:rPr>
          </w:rPrChange>
        </w:rPr>
        <w:t xml:space="preserve"> </w:t>
      </w:r>
      <w:r w:rsidR="002573FA" w:rsidRPr="00D753AC">
        <w:rPr>
          <w:rFonts w:cs="Times New Roman"/>
          <w:sz w:val="22"/>
          <w:szCs w:val="22"/>
        </w:rPr>
        <w:t>spawning</w:t>
      </w:r>
      <w:r w:rsidR="002573FA" w:rsidRPr="00D753AC">
        <w:rPr>
          <w:rFonts w:cs="Times New Roman"/>
          <w:spacing w:val="10"/>
          <w:sz w:val="22"/>
          <w:szCs w:val="22"/>
          <w:rPrChange w:id="789" w:author="Claire Kouba" w:date="2023-09-12T16:52:00Z">
            <w:rPr>
              <w:spacing w:val="-3"/>
            </w:rPr>
          </w:rPrChange>
        </w:rPr>
        <w:t xml:space="preserve"> </w:t>
      </w:r>
      <w:r w:rsidR="002573FA" w:rsidRPr="00D753AC">
        <w:rPr>
          <w:rFonts w:cs="Times New Roman"/>
          <w:sz w:val="22"/>
          <w:szCs w:val="22"/>
        </w:rPr>
        <w:t>fall-run</w:t>
      </w:r>
      <w:r w:rsidR="002573FA" w:rsidRPr="00D753AC">
        <w:rPr>
          <w:rFonts w:cs="Times New Roman"/>
          <w:spacing w:val="9"/>
          <w:sz w:val="22"/>
          <w:szCs w:val="22"/>
          <w:rPrChange w:id="790" w:author="Claire Kouba" w:date="2023-09-12T16:52:00Z">
            <w:rPr>
              <w:spacing w:val="-3"/>
            </w:rPr>
          </w:rPrChange>
        </w:rPr>
        <w:t xml:space="preserve"> </w:t>
      </w:r>
      <w:r w:rsidR="002573FA" w:rsidRPr="00D753AC">
        <w:rPr>
          <w:rFonts w:cs="Times New Roman"/>
          <w:sz w:val="22"/>
          <w:szCs w:val="22"/>
        </w:rPr>
        <w:t>anadromous</w:t>
      </w:r>
      <w:r w:rsidR="002573FA" w:rsidRPr="00D753AC">
        <w:rPr>
          <w:rFonts w:cs="Times New Roman"/>
          <w:spacing w:val="10"/>
          <w:sz w:val="22"/>
          <w:szCs w:val="22"/>
          <w:rPrChange w:id="791" w:author="Claire Kouba" w:date="2023-09-12T16:52:00Z">
            <w:rPr>
              <w:spacing w:val="-3"/>
            </w:rPr>
          </w:rPrChange>
        </w:rPr>
        <w:t xml:space="preserve"> </w:t>
      </w:r>
      <w:r w:rsidR="002573FA" w:rsidRPr="00D753AC">
        <w:rPr>
          <w:rFonts w:cs="Times New Roman"/>
          <w:sz w:val="22"/>
          <w:szCs w:val="22"/>
        </w:rPr>
        <w:t>fish</w:t>
      </w:r>
      <w:r w:rsidR="002573FA" w:rsidRPr="00D753AC">
        <w:rPr>
          <w:rFonts w:cs="Times New Roman"/>
          <w:spacing w:val="10"/>
          <w:sz w:val="22"/>
          <w:szCs w:val="22"/>
          <w:rPrChange w:id="792" w:author="Claire Kouba" w:date="2023-09-12T16:52:00Z">
            <w:rPr>
              <w:spacing w:val="-3"/>
            </w:rPr>
          </w:rPrChange>
        </w:rPr>
        <w:t xml:space="preserve"> </w:t>
      </w:r>
      <w:del w:id="793" w:author="Claire Kouba" w:date="2023-09-12T16:52:00Z">
        <w:r w:rsidRPr="00D753AC">
          <w:rPr>
            <w:rFonts w:cs="Times New Roman"/>
            <w:sz w:val="22"/>
            <w:szCs w:val="22"/>
          </w:rPr>
          <w:delText>(see</w:delText>
        </w:r>
        <w:r w:rsidRPr="00D753AC">
          <w:rPr>
            <w:rFonts w:cs="Times New Roman"/>
            <w:spacing w:val="-3"/>
            <w:sz w:val="22"/>
            <w:szCs w:val="22"/>
          </w:rPr>
          <w:delText xml:space="preserve"> </w:delText>
        </w:r>
        <w:r w:rsidRPr="00D753AC">
          <w:rPr>
            <w:rFonts w:cs="Times New Roman"/>
            <w:sz w:val="22"/>
            <w:szCs w:val="22"/>
          </w:rPr>
          <w:delText>Chapter</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of</w:delText>
        </w:r>
        <w:r w:rsidRPr="00D753AC">
          <w:rPr>
            <w:rFonts w:cs="Times New Roman"/>
            <w:spacing w:val="-3"/>
            <w:sz w:val="22"/>
            <w:szCs w:val="22"/>
          </w:rPr>
          <w:delText xml:space="preserve"> </w:delText>
        </w:r>
        <w:r w:rsidRPr="00D753AC">
          <w:rPr>
            <w:rFonts w:cs="Times New Roman"/>
            <w:sz w:val="22"/>
            <w:szCs w:val="22"/>
          </w:rPr>
          <w:delText>this</w:delText>
        </w:r>
        <w:r w:rsidRPr="00D753AC">
          <w:rPr>
            <w:rFonts w:cs="Times New Roman"/>
            <w:spacing w:val="-3"/>
            <w:sz w:val="22"/>
            <w:szCs w:val="22"/>
          </w:rPr>
          <w:delText xml:space="preserve"> </w:delText>
        </w:r>
        <w:r w:rsidRPr="00D753AC">
          <w:rPr>
            <w:rFonts w:cs="Times New Roman"/>
            <w:sz w:val="22"/>
            <w:szCs w:val="22"/>
          </w:rPr>
          <w:delText>dissertation).</w:delText>
        </w:r>
      </w:del>
      <w:ins w:id="794"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"_bookmark44" </w:instrText>
        </w:r>
        <w:r w:rsidR="002573FA" w:rsidRPr="00D753AC">
          <w:rPr>
            <w:rFonts w:cs="Times New Roman"/>
            <w:sz w:val="22"/>
            <w:szCs w:val="22"/>
          </w:rPr>
          <w:fldChar w:fldCharType="separate"/>
        </w:r>
        <w:r w:rsidR="002573FA" w:rsidRPr="00D753AC">
          <w:rPr>
            <w:rFonts w:cs="Times New Roman"/>
            <w:sz w:val="22"/>
            <w:szCs w:val="22"/>
          </w:rPr>
          <w:t>(Moyle,</w:t>
        </w:r>
        <w:r w:rsidR="002573FA" w:rsidRPr="00D753AC">
          <w:rPr>
            <w:rFonts w:cs="Times New Roman"/>
            <w:sz w:val="22"/>
            <w:szCs w:val="22"/>
          </w:rPr>
          <w:fldChar w:fldCharType="end"/>
        </w:r>
        <w:r w:rsidR="002573FA" w:rsidRPr="00D753AC">
          <w:rPr>
            <w:rFonts w:cs="Times New Roman"/>
            <w:w w:val="99"/>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"_bookmark44" </w:instrText>
        </w:r>
        <w:r w:rsidR="002573FA" w:rsidRPr="00D753AC">
          <w:rPr>
            <w:rFonts w:cs="Times New Roman"/>
            <w:sz w:val="22"/>
            <w:szCs w:val="22"/>
          </w:rPr>
          <w:fldChar w:fldCharType="separate"/>
        </w:r>
        <w:r w:rsidR="002573FA" w:rsidRPr="00D753AC">
          <w:rPr>
            <w:rFonts w:cs="Times New Roman"/>
            <w:sz w:val="22"/>
            <w:szCs w:val="22"/>
          </w:rPr>
          <w:t>2002).</w:t>
        </w:r>
        <w:r w:rsidR="002573FA" w:rsidRPr="00D753AC">
          <w:rPr>
            <w:rFonts w:cs="Times New Roman"/>
            <w:sz w:val="22"/>
            <w:szCs w:val="22"/>
          </w:rPr>
          <w:fldChar w:fldCharType="end"/>
        </w:r>
      </w:ins>
      <w:r w:rsidR="002573FA" w:rsidRPr="00D753AC">
        <w:rPr>
          <w:rFonts w:cs="Times New Roman"/>
          <w:spacing w:val="21"/>
          <w:sz w:val="22"/>
          <w:szCs w:val="22"/>
          <w:rPrChange w:id="795" w:author="Claire Kouba" w:date="2023-09-12T16:52:00Z">
            <w:rPr>
              <w:spacing w:val="-3"/>
            </w:rPr>
          </w:rPrChange>
        </w:rPr>
        <w:t xml:space="preserve"> </w:t>
      </w:r>
      <w:r w:rsidR="002573FA" w:rsidRPr="00D753AC">
        <w:rPr>
          <w:rFonts w:cs="Times New Roman"/>
          <w:sz w:val="22"/>
          <w:szCs w:val="22"/>
        </w:rPr>
        <w:t>A</w:t>
      </w:r>
      <w:r w:rsidR="002573FA" w:rsidRPr="00D753AC">
        <w:rPr>
          <w:rFonts w:cs="Times New Roman"/>
          <w:spacing w:val="21"/>
          <w:sz w:val="22"/>
          <w:szCs w:val="22"/>
          <w:rPrChange w:id="796" w:author="Claire Kouba" w:date="2023-09-12T16:52:00Z">
            <w:rPr>
              <w:spacing w:val="-3"/>
            </w:rPr>
          </w:rPrChange>
        </w:rPr>
        <w:t xml:space="preserve"> </w:t>
      </w:r>
      <w:r w:rsidR="002573FA" w:rsidRPr="00D753AC">
        <w:rPr>
          <w:rFonts w:cs="Times New Roman"/>
          <w:sz w:val="22"/>
          <w:szCs w:val="22"/>
        </w:rPr>
        <w:t>California-specific</w:t>
      </w:r>
      <w:r w:rsidR="002573FA" w:rsidRPr="00D753AC">
        <w:rPr>
          <w:rFonts w:cs="Times New Roman"/>
          <w:spacing w:val="21"/>
          <w:sz w:val="22"/>
          <w:szCs w:val="22"/>
          <w:rPrChange w:id="797" w:author="Claire Kouba" w:date="2023-09-12T16:52:00Z">
            <w:rPr>
              <w:spacing w:val="-3"/>
            </w:rPr>
          </w:rPrChange>
        </w:rPr>
        <w:t xml:space="preserve"> </w:t>
      </w:r>
      <w:r w:rsidR="002573FA" w:rsidRPr="00D753AC">
        <w:rPr>
          <w:rFonts w:cs="Times New Roman"/>
          <w:sz w:val="22"/>
          <w:szCs w:val="22"/>
        </w:rPr>
        <w:t>functional</w:t>
      </w:r>
      <w:r w:rsidR="002573FA" w:rsidRPr="00D753AC">
        <w:rPr>
          <w:rFonts w:cs="Times New Roman"/>
          <w:spacing w:val="21"/>
          <w:sz w:val="22"/>
          <w:szCs w:val="22"/>
          <w:rPrChange w:id="798" w:author="Claire Kouba" w:date="2023-09-12T16:52:00Z">
            <w:rPr>
              <w:w w:val="99"/>
            </w:rPr>
          </w:rPrChange>
        </w:rPr>
        <w:t xml:space="preserve"> </w:t>
      </w:r>
      <w:r w:rsidR="002573FA" w:rsidRPr="00D753AC">
        <w:rPr>
          <w:rFonts w:cs="Times New Roman"/>
          <w:sz w:val="22"/>
          <w:szCs w:val="22"/>
        </w:rPr>
        <w:t>flows</w:t>
      </w:r>
      <w:r w:rsidR="002573FA" w:rsidRPr="00D753AC">
        <w:rPr>
          <w:rFonts w:cs="Times New Roman"/>
          <w:spacing w:val="21"/>
          <w:sz w:val="22"/>
          <w:szCs w:val="22"/>
          <w:rPrChange w:id="799" w:author="Claire Kouba" w:date="2023-09-12T16:52:00Z">
            <w:rPr>
              <w:spacing w:val="11"/>
            </w:rPr>
          </w:rPrChange>
        </w:rPr>
        <w:t xml:space="preserve"> </w:t>
      </w:r>
      <w:r w:rsidR="002573FA" w:rsidRPr="00D753AC">
        <w:rPr>
          <w:rFonts w:cs="Times New Roman"/>
          <w:sz w:val="22"/>
          <w:szCs w:val="22"/>
        </w:rPr>
        <w:t>framework</w:t>
      </w:r>
      <w:r w:rsidR="002573FA" w:rsidRPr="00D753AC">
        <w:rPr>
          <w:rFonts w:cs="Times New Roman"/>
          <w:spacing w:val="21"/>
          <w:sz w:val="22"/>
          <w:szCs w:val="22"/>
          <w:rPrChange w:id="800" w:author="Claire Kouba" w:date="2023-09-12T16:52:00Z">
            <w:rPr>
              <w:spacing w:val="11"/>
            </w:rPr>
          </w:rPrChange>
        </w:rPr>
        <w:t xml:space="preserve"> </w:t>
      </w:r>
      <w:r w:rsidR="002573FA" w:rsidRPr="00D753AC">
        <w:rPr>
          <w:rFonts w:cs="Times New Roman"/>
          <w:sz w:val="22"/>
          <w:szCs w:val="22"/>
        </w:rPr>
        <w:t>has</w:t>
      </w:r>
      <w:r w:rsidR="002573FA" w:rsidRPr="00D753AC">
        <w:rPr>
          <w:rFonts w:cs="Times New Roman"/>
          <w:spacing w:val="21"/>
          <w:sz w:val="22"/>
          <w:szCs w:val="22"/>
          <w:rPrChange w:id="801" w:author="Claire Kouba" w:date="2023-09-12T16:52:00Z">
            <w:rPr>
              <w:spacing w:val="11"/>
            </w:rPr>
          </w:rPrChange>
        </w:rPr>
        <w:t xml:space="preserve"> </w:t>
      </w:r>
      <w:r w:rsidR="002573FA" w:rsidRPr="00D753AC">
        <w:rPr>
          <w:rFonts w:cs="Times New Roman"/>
          <w:sz w:val="22"/>
          <w:szCs w:val="22"/>
        </w:rPr>
        <w:t>been</w:t>
      </w:r>
      <w:r w:rsidR="002573FA" w:rsidRPr="00D753AC">
        <w:rPr>
          <w:rFonts w:cs="Times New Roman"/>
          <w:spacing w:val="21"/>
          <w:sz w:val="22"/>
          <w:szCs w:val="22"/>
          <w:rPrChange w:id="802" w:author="Claire Kouba" w:date="2023-09-12T16:52:00Z">
            <w:rPr>
              <w:spacing w:val="11"/>
            </w:rPr>
          </w:rPrChange>
        </w:rPr>
        <w:t xml:space="preserve"> </w:t>
      </w:r>
      <w:r w:rsidR="002573FA" w:rsidRPr="00D753AC">
        <w:rPr>
          <w:rFonts w:cs="Times New Roman"/>
          <w:sz w:val="22"/>
          <w:szCs w:val="22"/>
        </w:rPr>
        <w:t>developed</w:t>
      </w:r>
      <w:r w:rsidR="002573FA" w:rsidRPr="00D753AC">
        <w:rPr>
          <w:rFonts w:cs="Times New Roman"/>
          <w:spacing w:val="21"/>
          <w:sz w:val="22"/>
          <w:szCs w:val="22"/>
          <w:rPrChange w:id="803" w:author="Claire Kouba" w:date="2023-09-12T16:52:00Z">
            <w:rPr>
              <w:spacing w:val="11"/>
            </w:rPr>
          </w:rPrChange>
        </w:rPr>
        <w:t xml:space="preserve"> </w:t>
      </w:r>
      <w:r w:rsidR="002573FA" w:rsidRPr="00D753AC">
        <w:rPr>
          <w:rFonts w:cs="Times New Roman"/>
          <w:sz w:val="22"/>
          <w:szCs w:val="22"/>
        </w:rPr>
        <w:t>to</w:t>
      </w:r>
      <w:r w:rsidR="002573FA" w:rsidRPr="00D753AC">
        <w:rPr>
          <w:rFonts w:cs="Times New Roman"/>
          <w:spacing w:val="21"/>
          <w:sz w:val="22"/>
          <w:szCs w:val="22"/>
          <w:rPrChange w:id="804" w:author="Claire Kouba" w:date="2023-09-12T16:52:00Z">
            <w:rPr>
              <w:spacing w:val="11"/>
            </w:rPr>
          </w:rPrChange>
        </w:rPr>
        <w:t xml:space="preserve"> </w:t>
      </w:r>
      <w:r w:rsidR="002573FA" w:rsidRPr="00D753AC">
        <w:rPr>
          <w:rFonts w:cs="Times New Roman"/>
          <w:sz w:val="22"/>
          <w:szCs w:val="22"/>
        </w:rPr>
        <w:t>assess</w:t>
      </w:r>
      <w:r w:rsidR="002573FA" w:rsidRPr="00D753AC">
        <w:rPr>
          <w:rFonts w:cs="Times New Roman"/>
          <w:spacing w:val="21"/>
          <w:sz w:val="22"/>
          <w:szCs w:val="22"/>
          <w:rPrChange w:id="805" w:author="Claire Kouba" w:date="2023-09-12T16:52:00Z">
            <w:rPr>
              <w:spacing w:val="11"/>
            </w:rPr>
          </w:rPrChange>
        </w:rPr>
        <w:t xml:space="preserve"> </w:t>
      </w:r>
      <w:r w:rsidR="002573FA" w:rsidRPr="00D753AC">
        <w:rPr>
          <w:rFonts w:cs="Times New Roman"/>
          <w:sz w:val="22"/>
          <w:szCs w:val="22"/>
        </w:rPr>
        <w:t>the</w:t>
      </w:r>
      <w:r w:rsidR="002573FA" w:rsidRPr="00D753AC">
        <w:rPr>
          <w:rFonts w:cs="Times New Roman"/>
          <w:spacing w:val="21"/>
          <w:sz w:val="22"/>
          <w:szCs w:val="22"/>
          <w:rPrChange w:id="806" w:author="Claire Kouba" w:date="2023-09-12T16:52:00Z">
            <w:rPr>
              <w:spacing w:val="11"/>
            </w:rPr>
          </w:rPrChange>
        </w:rPr>
        <w:t xml:space="preserve"> </w:t>
      </w:r>
      <w:r w:rsidR="002573FA" w:rsidRPr="00D753AC">
        <w:rPr>
          <w:rFonts w:cs="Times New Roman"/>
          <w:sz w:val="22"/>
          <w:szCs w:val="22"/>
        </w:rPr>
        <w:t>degree</w:t>
      </w:r>
      <w:r w:rsidR="002573FA" w:rsidRPr="00D753AC">
        <w:rPr>
          <w:rFonts w:cs="Times New Roman"/>
          <w:spacing w:val="21"/>
          <w:sz w:val="22"/>
          <w:szCs w:val="22"/>
          <w:rPrChange w:id="807" w:author="Claire Kouba" w:date="2023-09-12T16:52:00Z">
            <w:rPr>
              <w:spacing w:val="11"/>
            </w:rPr>
          </w:rPrChange>
        </w:rPr>
        <w:t xml:space="preserve"> </w:t>
      </w:r>
      <w:r w:rsidR="002573FA" w:rsidRPr="00D753AC">
        <w:rPr>
          <w:rFonts w:cs="Times New Roman"/>
          <w:sz w:val="22"/>
          <w:szCs w:val="22"/>
        </w:rPr>
        <w:t>of</w:t>
      </w:r>
      <w:r w:rsidR="002573FA" w:rsidRPr="00D753AC">
        <w:rPr>
          <w:rFonts w:cs="Times New Roman"/>
          <w:spacing w:val="21"/>
          <w:sz w:val="22"/>
          <w:szCs w:val="22"/>
          <w:rPrChange w:id="808" w:author="Claire Kouba" w:date="2023-09-12T16:52:00Z">
            <w:rPr>
              <w:spacing w:val="11"/>
            </w:rPr>
          </w:rPrChange>
        </w:rPr>
        <w:t xml:space="preserve"> </w:t>
      </w:r>
      <w:r w:rsidR="002573FA" w:rsidRPr="00D753AC">
        <w:rPr>
          <w:rFonts w:cs="Times New Roman"/>
          <w:sz w:val="22"/>
          <w:szCs w:val="22"/>
        </w:rPr>
        <w:t>hydrologic</w:t>
      </w:r>
      <w:r w:rsidR="002573FA" w:rsidRPr="00D753AC">
        <w:rPr>
          <w:rFonts w:cs="Times New Roman"/>
          <w:spacing w:val="21"/>
          <w:sz w:val="22"/>
          <w:szCs w:val="22"/>
          <w:rPrChange w:id="809" w:author="Claire Kouba" w:date="2023-09-12T16:52:00Z">
            <w:rPr>
              <w:spacing w:val="11"/>
            </w:rPr>
          </w:rPrChange>
        </w:rPr>
        <w:t xml:space="preserve"> </w:t>
      </w:r>
      <w:r w:rsidR="002573FA" w:rsidRPr="00D753AC">
        <w:rPr>
          <w:rFonts w:cs="Times New Roman"/>
          <w:sz w:val="22"/>
          <w:szCs w:val="22"/>
        </w:rPr>
        <w:t>alteration</w:t>
      </w:r>
      <w:r w:rsidR="002573FA" w:rsidRPr="00D753AC">
        <w:rPr>
          <w:rFonts w:cs="Times New Roman"/>
          <w:w w:val="99"/>
          <w:sz w:val="22"/>
          <w:szCs w:val="22"/>
          <w:rPrChange w:id="810" w:author="Claire Kouba" w:date="2023-09-12T16:52:00Z">
            <w:rPr>
              <w:spacing w:val="11"/>
            </w:rPr>
          </w:rPrChange>
        </w:rPr>
        <w:t xml:space="preserve"> </w:t>
      </w:r>
      <w:r w:rsidR="002573FA" w:rsidRPr="00D753AC">
        <w:rPr>
          <w:rFonts w:cs="Times New Roman"/>
          <w:sz w:val="22"/>
          <w:szCs w:val="22"/>
        </w:rPr>
        <w:t>between</w:t>
      </w:r>
      <w:r w:rsidR="002573FA" w:rsidRPr="00D753AC">
        <w:rPr>
          <w:rFonts w:cs="Times New Roman"/>
          <w:sz w:val="22"/>
          <w:szCs w:val="22"/>
          <w:rPrChange w:id="811" w:author="Claire Kouba" w:date="2023-09-12T16:52:00Z">
            <w:rPr>
              <w:spacing w:val="11"/>
            </w:rPr>
          </w:rPrChange>
        </w:rPr>
        <w:t xml:space="preserve"> </w:t>
      </w:r>
      <w:del w:id="812" w:author="Claire Kouba" w:date="2023-09-12T16:52:00Z">
        <w:r w:rsidRPr="00D753AC">
          <w:rPr>
            <w:rFonts w:cs="Times New Roman"/>
            <w:sz w:val="22"/>
            <w:szCs w:val="22"/>
          </w:rPr>
          <w:delText>modern</w:delText>
        </w:r>
        <w:r w:rsidRPr="00D753AC">
          <w:rPr>
            <w:rFonts w:cs="Times New Roman"/>
            <w:spacing w:val="11"/>
            <w:sz w:val="22"/>
            <w:szCs w:val="22"/>
          </w:rPr>
          <w:delText xml:space="preserve"> </w:delText>
        </w:r>
        <w:r w:rsidRPr="00D753AC">
          <w:rPr>
            <w:rFonts w:cs="Times New Roman"/>
            <w:sz w:val="22"/>
            <w:szCs w:val="22"/>
          </w:rPr>
          <w:delText>and</w:delText>
        </w:r>
        <w:r w:rsidRPr="00D753AC">
          <w:rPr>
            <w:rFonts w:cs="Times New Roman"/>
            <w:spacing w:val="11"/>
            <w:sz w:val="22"/>
            <w:szCs w:val="22"/>
          </w:rPr>
          <w:delText xml:space="preserve"> </w:delText>
        </w:r>
        <w:r w:rsidRPr="00D753AC">
          <w:rPr>
            <w:rFonts w:cs="Times New Roman"/>
            <w:sz w:val="22"/>
            <w:szCs w:val="22"/>
          </w:rPr>
          <w:delText>baseline</w:delText>
        </w:r>
        <w:r w:rsidRPr="00D753AC">
          <w:rPr>
            <w:rFonts w:cs="Times New Roman"/>
            <w:spacing w:val="11"/>
            <w:sz w:val="22"/>
            <w:szCs w:val="22"/>
          </w:rPr>
          <w:delText xml:space="preserve"> </w:delText>
        </w:r>
        <w:r w:rsidRPr="00D753AC">
          <w:rPr>
            <w:rFonts w:cs="Times New Roman"/>
            <w:sz w:val="22"/>
            <w:szCs w:val="22"/>
          </w:rPr>
          <w:delText>conditions</w:delText>
        </w:r>
        <w:r w:rsidRPr="00D753AC">
          <w:rPr>
            <w:rFonts w:cs="Times New Roman"/>
            <w:w w:val="99"/>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"_bookmark44" </w:delInstrText>
        </w:r>
        <w:r w:rsidRPr="00D753AC">
          <w:rPr>
            <w:rFonts w:cs="Times New Roman"/>
            <w:sz w:val="22"/>
            <w:szCs w:val="22"/>
          </w:rPr>
          <w:fldChar w:fldCharType="separate"/>
        </w:r>
        <w:r w:rsidRPr="00D753AC">
          <w:rPr>
            <w:rFonts w:cs="Times New Roman"/>
            <w:spacing w:val="-3"/>
            <w:sz w:val="22"/>
            <w:szCs w:val="22"/>
          </w:rPr>
          <w:delText xml:space="preserve">(Yarnell </w:delText>
        </w:r>
        <w:r w:rsidRPr="00D753AC">
          <w:rPr>
            <w:rFonts w:cs="Times New Roman"/>
            <w:sz w:val="22"/>
            <w:szCs w:val="22"/>
          </w:rPr>
          <w:delText>et al.,</w:delText>
        </w:r>
        <w:r w:rsidRPr="00D753AC">
          <w:rPr>
            <w:rFonts w:cs="Times New Roman"/>
            <w:sz w:val="22"/>
            <w:szCs w:val="22"/>
          </w:rPr>
          <w:fldChar w:fldCharType="end"/>
        </w:r>
        <w:r w:rsidRPr="00D753AC">
          <w:rPr>
            <w:rFonts w:cs="Times New Roman"/>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"_bookmark44" </w:delInstrText>
        </w:r>
        <w:r w:rsidRPr="00D753AC">
          <w:rPr>
            <w:rFonts w:cs="Times New Roman"/>
            <w:sz w:val="22"/>
            <w:szCs w:val="22"/>
          </w:rPr>
          <w:fldChar w:fldCharType="separate"/>
        </w:r>
        <w:r w:rsidRPr="00D753AC">
          <w:rPr>
            <w:rFonts w:cs="Times New Roman"/>
            <w:sz w:val="22"/>
            <w:szCs w:val="22"/>
          </w:rPr>
          <w:delText>2020;</w:delText>
        </w:r>
        <w:r w:rsidRPr="00D753AC">
          <w:rPr>
            <w:rFonts w:cs="Times New Roman"/>
            <w:sz w:val="22"/>
            <w:szCs w:val="22"/>
          </w:rPr>
          <w:fldChar w:fldCharType="end"/>
        </w:r>
        <w:r w:rsidRPr="00D753AC">
          <w:rPr>
            <w:rFonts w:cs="Times New Roman"/>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"_bookmark31" </w:delInstrText>
        </w:r>
        <w:r w:rsidRPr="00D753AC">
          <w:rPr>
            <w:rFonts w:cs="Times New Roman"/>
            <w:sz w:val="22"/>
            <w:szCs w:val="22"/>
          </w:rPr>
          <w:fldChar w:fldCharType="separate"/>
        </w:r>
        <w:r w:rsidRPr="00D753AC">
          <w:rPr>
            <w:rFonts w:cs="Times New Roman"/>
            <w:sz w:val="22"/>
            <w:szCs w:val="22"/>
          </w:rPr>
          <w:delText>Patterson et al.,</w:delText>
        </w:r>
        <w:r w:rsidRPr="00D753AC">
          <w:rPr>
            <w:rFonts w:cs="Times New Roman"/>
            <w:sz w:val="22"/>
            <w:szCs w:val="22"/>
          </w:rPr>
          <w:fldChar w:fldCharType="end"/>
        </w:r>
        <w:r w:rsidRPr="00D753AC">
          <w:rPr>
            <w:rFonts w:cs="Times New Roman"/>
            <w:spacing w:val="-15"/>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"_bookmark31" </w:delInstrText>
        </w:r>
        <w:r w:rsidRPr="00D753AC">
          <w:rPr>
            <w:rFonts w:cs="Times New Roman"/>
            <w:sz w:val="22"/>
            <w:szCs w:val="22"/>
          </w:rPr>
          <w:fldChar w:fldCharType="separate"/>
        </w:r>
        <w:r w:rsidRPr="00D753AC">
          <w:rPr>
            <w:rFonts w:cs="Times New Roman"/>
            <w:sz w:val="22"/>
            <w:szCs w:val="22"/>
          </w:rPr>
          <w:delText>2020).</w:delText>
        </w:r>
        <w:r w:rsidRPr="00D753AC">
          <w:rPr>
            <w:rFonts w:cs="Times New Roman"/>
            <w:sz w:val="22"/>
            <w:szCs w:val="22"/>
          </w:rPr>
          <w:fldChar w:fldCharType="end"/>
        </w:r>
      </w:del>
      <w:ins w:id="813" w:author="Claire Kouba" w:date="2023-09-12T16:52:00Z">
        <w:r w:rsidR="002573FA" w:rsidRPr="00D753AC">
          <w:rPr>
            <w:rFonts w:cs="Times New Roman"/>
            <w:sz w:val="22"/>
            <w:szCs w:val="22"/>
          </w:rPr>
          <w:t xml:space="preserve">current and unimpaired conditions </w:t>
        </w:r>
        <w:r w:rsidR="002573FA" w:rsidRPr="00D753AC">
          <w:rPr>
            <w:rFonts w:cs="Times New Roman"/>
            <w:sz w:val="22"/>
            <w:szCs w:val="22"/>
          </w:rPr>
          <w:fldChar w:fldCharType="begin"/>
        </w:r>
        <w:r w:rsidR="002573FA" w:rsidRPr="00D753AC">
          <w:rPr>
            <w:rFonts w:cs="Times New Roman"/>
            <w:sz w:val="22"/>
            <w:szCs w:val="22"/>
          </w:rPr>
          <w:instrText xml:space="preserve"> HYPERLINK \l "_bookmark61" </w:instrText>
        </w:r>
        <w:r w:rsidR="002573FA" w:rsidRPr="00D753AC">
          <w:rPr>
            <w:rFonts w:cs="Times New Roman"/>
            <w:sz w:val="22"/>
            <w:szCs w:val="22"/>
          </w:rPr>
          <w:fldChar w:fldCharType="separate"/>
        </w:r>
        <w:r w:rsidR="002573FA" w:rsidRPr="00D753AC">
          <w:rPr>
            <w:rFonts w:cs="Times New Roman"/>
            <w:spacing w:val="-3"/>
            <w:sz w:val="22"/>
            <w:szCs w:val="22"/>
          </w:rPr>
          <w:t xml:space="preserve">(Yarnell </w:t>
        </w:r>
        <w:r w:rsidR="002573FA" w:rsidRPr="00D753AC">
          <w:rPr>
            <w:rFonts w:cs="Times New Roman"/>
            <w:sz w:val="22"/>
            <w:szCs w:val="22"/>
          </w:rPr>
          <w:t>et al.,</w:t>
        </w:r>
        <w:r w:rsidR="002573FA" w:rsidRPr="00D753AC">
          <w:rPr>
            <w:rFonts w:cs="Times New Roman"/>
            <w:sz w:val="22"/>
            <w:szCs w:val="22"/>
          </w:rPr>
          <w:fldChar w:fldCharType="end"/>
        </w:r>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"_bookmark61" </w:instrText>
        </w:r>
        <w:r w:rsidR="002573FA" w:rsidRPr="00D753AC">
          <w:rPr>
            <w:rFonts w:cs="Times New Roman"/>
            <w:sz w:val="22"/>
            <w:szCs w:val="22"/>
          </w:rPr>
          <w:fldChar w:fldCharType="separate"/>
        </w:r>
        <w:r w:rsidR="002573FA" w:rsidRPr="00D753AC">
          <w:rPr>
            <w:rFonts w:cs="Times New Roman"/>
            <w:sz w:val="22"/>
            <w:szCs w:val="22"/>
          </w:rPr>
          <w:t>2020;</w:t>
        </w:r>
        <w:r w:rsidR="002573FA" w:rsidRPr="00D753AC">
          <w:rPr>
            <w:rFonts w:cs="Times New Roman"/>
            <w:sz w:val="22"/>
            <w:szCs w:val="22"/>
          </w:rPr>
          <w:fldChar w:fldCharType="end"/>
        </w:r>
        <w:r w:rsidR="002573FA" w:rsidRPr="00D753AC">
          <w:rPr>
            <w:rFonts w:cs="Times New Roman"/>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"_bookmark48" </w:instrText>
        </w:r>
        <w:r w:rsidR="002573FA" w:rsidRPr="00D753AC">
          <w:rPr>
            <w:rFonts w:cs="Times New Roman"/>
            <w:sz w:val="22"/>
            <w:szCs w:val="22"/>
          </w:rPr>
          <w:fldChar w:fldCharType="separate"/>
        </w:r>
        <w:r w:rsidR="002573FA" w:rsidRPr="00D753AC">
          <w:rPr>
            <w:rFonts w:cs="Times New Roman"/>
            <w:sz w:val="22"/>
            <w:szCs w:val="22"/>
          </w:rPr>
          <w:t>Patterson et al.,</w:t>
        </w:r>
        <w:r w:rsidR="002573FA" w:rsidRPr="00D753AC">
          <w:rPr>
            <w:rFonts w:cs="Times New Roman"/>
            <w:sz w:val="22"/>
            <w:szCs w:val="22"/>
          </w:rPr>
          <w:fldChar w:fldCharType="end"/>
        </w:r>
        <w:r w:rsidR="002573FA" w:rsidRPr="00D753AC">
          <w:rPr>
            <w:rFonts w:cs="Times New Roman"/>
            <w:spacing w:val="-32"/>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"_bookmark48" </w:instrText>
        </w:r>
        <w:r w:rsidR="002573FA" w:rsidRPr="00D753AC">
          <w:rPr>
            <w:rFonts w:cs="Times New Roman"/>
            <w:sz w:val="22"/>
            <w:szCs w:val="22"/>
          </w:rPr>
          <w:fldChar w:fldCharType="separate"/>
        </w:r>
        <w:r w:rsidR="002573FA" w:rsidRPr="00D753AC">
          <w:rPr>
            <w:rFonts w:cs="Times New Roman"/>
            <w:sz w:val="22"/>
            <w:szCs w:val="22"/>
          </w:rPr>
          <w:t>2020).</w:t>
        </w:r>
        <w:r w:rsidR="002573FA" w:rsidRPr="00D753AC">
          <w:rPr>
            <w:rFonts w:cs="Times New Roman"/>
            <w:sz w:val="22"/>
            <w:szCs w:val="22"/>
          </w:rPr>
          <w:fldChar w:fldCharType="end"/>
        </w:r>
      </w:ins>
    </w:p>
    <w:p w:rsidR="00D753AC" w:rsidRDefault="00DF4EC7" w:rsidP="00D753AC">
      <w:pPr>
        <w:pStyle w:val="BodyText"/>
        <w:spacing w:before="3"/>
        <w:ind w:left="173" w:right="158" w:firstLine="249"/>
        <w:rPr>
          <w:rFonts w:cs="Times New Roman"/>
          <w:color w:val="000000"/>
          <w:sz w:val="22"/>
          <w:szCs w:val="22"/>
        </w:rPr>
      </w:pPr>
      <w:ins w:id="814" w:author="Claire Kouba" w:date="2023-09-20T10:32:00Z">
        <w:r w:rsidRPr="00D753AC">
          <w:rPr>
            <w:rFonts w:cs="Times New Roman"/>
            <w:color w:val="000000"/>
            <w:sz w:val="22"/>
            <w:szCs w:val="22"/>
          </w:rPr>
          <w:t xml:space="preserve">Unlike forward-looking indices such as the SVI and SJI, the functional flows approach </w:t>
        </w:r>
      </w:ins>
      <w:ins w:id="815" w:author="Claire Kouba" w:date="2023-09-21T10:04:00Z">
        <w:r w:rsidR="00FC2FAC" w:rsidRPr="00D753AC">
          <w:rPr>
            <w:rFonts w:cs="Times New Roman"/>
            <w:color w:val="000000"/>
            <w:sz w:val="22"/>
            <w:szCs w:val="22"/>
          </w:rPr>
          <w:t xml:space="preserve">(e.g. </w:t>
        </w:r>
      </w:ins>
      <w:ins w:id="816" w:author="Claire Kouba" w:date="2023-09-21T10:49:00Z">
        <w:r w:rsidR="002E3DD0" w:rsidRPr="00D753AC">
          <w:rPr>
            <w:rFonts w:cs="Times New Roman"/>
            <w:color w:val="000000"/>
            <w:sz w:val="22"/>
            <w:szCs w:val="22"/>
          </w:rPr>
          <w:t>Yarnell et al., 2020</w:t>
        </w:r>
      </w:ins>
      <w:ins w:id="817" w:author="Claire Kouba" w:date="2023-09-21T10:04:00Z">
        <w:r w:rsidR="00FC2FAC" w:rsidRPr="00D753AC">
          <w:rPr>
            <w:rFonts w:cs="Times New Roman"/>
            <w:color w:val="000000"/>
            <w:sz w:val="22"/>
            <w:szCs w:val="22"/>
          </w:rPr>
          <w:t xml:space="preserve">) </w:t>
        </w:r>
      </w:ins>
      <w:ins w:id="818" w:author="Claire Kouba" w:date="2023-09-20T10:32:00Z">
        <w:r w:rsidRPr="00D753AC">
          <w:rPr>
            <w:rFonts w:cs="Times New Roman"/>
            <w:color w:val="000000"/>
            <w:sz w:val="22"/>
            <w:szCs w:val="22"/>
          </w:rPr>
          <w:t>does not provide</w:t>
        </w:r>
      </w:ins>
      <w:ins w:id="819" w:author="Claire Kouba" w:date="2023-09-20T11:00:00Z">
        <w:r w:rsidR="00544BDA" w:rsidRPr="00D753AC">
          <w:rPr>
            <w:rFonts w:cs="Times New Roman"/>
            <w:color w:val="000000"/>
            <w:sz w:val="22"/>
            <w:szCs w:val="22"/>
          </w:rPr>
          <w:t xml:space="preserve"> numerical</w:t>
        </w:r>
      </w:ins>
      <w:ins w:id="820" w:author="Claire Kouba" w:date="2023-09-20T10:32:00Z">
        <w:r w:rsidRPr="00D753AC">
          <w:rPr>
            <w:rFonts w:cs="Times New Roman"/>
            <w:color w:val="000000"/>
            <w:sz w:val="22"/>
            <w:szCs w:val="22"/>
          </w:rPr>
          <w:t xml:space="preserve"> flow predictions from </w:t>
        </w:r>
      </w:ins>
      <w:ins w:id="821" w:author="Claire Kouba" w:date="2023-09-20T11:00:00Z">
        <w:r w:rsidR="00544BDA" w:rsidRPr="00D753AC">
          <w:rPr>
            <w:rFonts w:cs="Times New Roman"/>
            <w:color w:val="000000"/>
            <w:sz w:val="22"/>
            <w:szCs w:val="22"/>
          </w:rPr>
          <w:t>recent seasonal</w:t>
        </w:r>
      </w:ins>
      <w:ins w:id="822" w:author="Claire Kouba" w:date="2023-09-20T10:32:00Z">
        <w:r w:rsidRPr="00D753AC">
          <w:rPr>
            <w:rFonts w:cs="Times New Roman"/>
            <w:color w:val="000000"/>
            <w:sz w:val="22"/>
            <w:szCs w:val="22"/>
          </w:rPr>
          <w:t xml:space="preserve"> hydrologic datasets. </w:t>
        </w:r>
      </w:ins>
      <w:ins w:id="823" w:author="Claire Kouba" w:date="2023-09-21T10:05:00Z">
        <w:r w:rsidR="00FC2FAC" w:rsidRPr="00D753AC">
          <w:rPr>
            <w:rFonts w:cs="Times New Roman"/>
            <w:color w:val="000000"/>
            <w:sz w:val="22"/>
            <w:szCs w:val="22"/>
          </w:rPr>
          <w:t>The e</w:t>
        </w:r>
      </w:ins>
      <w:ins w:id="824" w:author="Claire Kouba" w:date="2023-09-20T10:32:00Z">
        <w:r w:rsidRPr="00D753AC">
          <w:rPr>
            <w:rFonts w:cs="Times New Roman"/>
            <w:color w:val="000000"/>
            <w:sz w:val="22"/>
            <w:szCs w:val="22"/>
          </w:rPr>
          <w:t>xisting forward-looking ind</w:t>
        </w:r>
      </w:ins>
      <w:ins w:id="825" w:author="Claire Kouba" w:date="2023-09-20T10:33:00Z">
        <w:r w:rsidRPr="00D753AC">
          <w:rPr>
            <w:rFonts w:cs="Times New Roman"/>
            <w:color w:val="000000"/>
            <w:sz w:val="22"/>
            <w:szCs w:val="22"/>
          </w:rPr>
          <w:t>i</w:t>
        </w:r>
      </w:ins>
      <w:ins w:id="826" w:author="Claire Kouba" w:date="2023-09-20T10:32:00Z">
        <w:r w:rsidRPr="00D753AC">
          <w:rPr>
            <w:rFonts w:cs="Times New Roman"/>
            <w:color w:val="000000"/>
            <w:sz w:val="22"/>
            <w:szCs w:val="22"/>
          </w:rPr>
          <w:t>ces</w:t>
        </w:r>
      </w:ins>
      <w:ins w:id="827" w:author="Claire Kouba" w:date="2023-09-21T10:17:00Z">
        <w:r w:rsidR="004911E2" w:rsidRPr="00D753AC">
          <w:rPr>
            <w:rFonts w:cs="Times New Roman"/>
            <w:color w:val="000000"/>
            <w:sz w:val="22"/>
            <w:szCs w:val="22"/>
          </w:rPr>
          <w:t xml:space="preserve"> </w:t>
        </w:r>
      </w:ins>
      <w:ins w:id="828" w:author="Claire Kouba" w:date="2023-09-20T10:32:00Z">
        <w:r w:rsidRPr="00D753AC">
          <w:rPr>
            <w:rFonts w:cs="Times New Roman"/>
            <w:color w:val="000000"/>
            <w:sz w:val="22"/>
            <w:szCs w:val="22"/>
          </w:rPr>
          <w:t xml:space="preserve">developed for </w:t>
        </w:r>
      </w:ins>
      <w:ins w:id="829" w:author="Claire Kouba" w:date="2023-09-20T10:33:00Z">
        <w:r w:rsidRPr="00D753AC">
          <w:rPr>
            <w:rFonts w:cs="Times New Roman"/>
            <w:color w:val="000000"/>
            <w:sz w:val="22"/>
            <w:szCs w:val="22"/>
          </w:rPr>
          <w:t>M</w:t>
        </w:r>
      </w:ins>
      <w:ins w:id="830" w:author="Claire Kouba" w:date="2023-09-20T10:32:00Z">
        <w:r w:rsidRPr="00D753AC">
          <w:rPr>
            <w:rFonts w:cs="Times New Roman"/>
            <w:color w:val="000000"/>
            <w:sz w:val="22"/>
            <w:szCs w:val="22"/>
          </w:rPr>
          <w:t>editerr</w:t>
        </w:r>
      </w:ins>
      <w:ins w:id="831" w:author="Claire Kouba" w:date="2023-09-20T10:35:00Z">
        <w:r w:rsidRPr="00D753AC">
          <w:rPr>
            <w:rFonts w:cs="Times New Roman"/>
            <w:color w:val="000000"/>
            <w:sz w:val="22"/>
            <w:szCs w:val="22"/>
          </w:rPr>
          <w:t>an</w:t>
        </w:r>
      </w:ins>
      <w:ins w:id="832" w:author="Claire Kouba" w:date="2023-09-20T10:32:00Z">
        <w:r w:rsidRPr="00D753AC">
          <w:rPr>
            <w:rFonts w:cs="Times New Roman"/>
            <w:color w:val="000000"/>
            <w:sz w:val="22"/>
            <w:szCs w:val="22"/>
          </w:rPr>
          <w:t xml:space="preserve">ean climates </w:t>
        </w:r>
      </w:ins>
      <w:ins w:id="833" w:author="Claire Kouba" w:date="2023-09-21T10:17:00Z">
        <w:r w:rsidR="004911E2" w:rsidRPr="00D753AC">
          <w:rPr>
            <w:rFonts w:cs="Times New Roman"/>
            <w:color w:val="000000"/>
            <w:sz w:val="22"/>
            <w:szCs w:val="22"/>
          </w:rPr>
          <w:t>(such as the ones used in</w:t>
        </w:r>
      </w:ins>
      <w:ins w:id="834" w:author="Claire Kouba" w:date="2023-09-22T12:32:00Z">
        <w:r w:rsidR="00E858F3" w:rsidRPr="00D753AC">
          <w:rPr>
            <w:rFonts w:cs="Times New Roman"/>
            <w:color w:val="000000"/>
            <w:sz w:val="22"/>
            <w:szCs w:val="22"/>
          </w:rPr>
          <w:t xml:space="preserve"> California,</w:t>
        </w:r>
      </w:ins>
      <w:ins w:id="835" w:author="Claire Kouba" w:date="2023-09-21T10:17:00Z">
        <w:r w:rsidR="004911E2" w:rsidRPr="00D753AC">
          <w:rPr>
            <w:rFonts w:cs="Times New Roman"/>
            <w:color w:val="000000"/>
            <w:sz w:val="22"/>
            <w:szCs w:val="22"/>
          </w:rPr>
          <w:t xml:space="preserve"> Idaho and Colorado, referenced above) </w:t>
        </w:r>
      </w:ins>
      <w:ins w:id="836" w:author="Claire Kouba" w:date="2023-09-20T10:32:00Z">
        <w:r w:rsidRPr="00D753AC">
          <w:rPr>
            <w:rFonts w:cs="Times New Roman"/>
            <w:color w:val="000000"/>
            <w:sz w:val="22"/>
            <w:szCs w:val="22"/>
          </w:rPr>
          <w:t>are particularly useful in stream systems with signif</w:t>
        </w:r>
      </w:ins>
      <w:ins w:id="837" w:author="Claire Kouba" w:date="2023-09-20T10:33:00Z">
        <w:r w:rsidRPr="00D753AC">
          <w:rPr>
            <w:rFonts w:cs="Times New Roman"/>
            <w:color w:val="000000"/>
            <w:sz w:val="22"/>
            <w:szCs w:val="22"/>
          </w:rPr>
          <w:t>i</w:t>
        </w:r>
      </w:ins>
      <w:ins w:id="838" w:author="Claire Kouba" w:date="2023-09-20T10:32:00Z">
        <w:r w:rsidRPr="00D753AC">
          <w:rPr>
            <w:rFonts w:cs="Times New Roman"/>
            <w:color w:val="000000"/>
            <w:sz w:val="22"/>
            <w:szCs w:val="22"/>
          </w:rPr>
          <w:t>cant managed surface water storage, capable of bridging the temporal gap between the timing of precipitation and water use</w:t>
        </w:r>
      </w:ins>
      <w:ins w:id="839" w:author="Claire Kouba" w:date="2023-09-20T11:08:00Z">
        <w:r w:rsidR="00463ED8" w:rsidRPr="00D753AC">
          <w:rPr>
            <w:rFonts w:cs="Times New Roman"/>
            <w:color w:val="000000"/>
            <w:sz w:val="22"/>
            <w:szCs w:val="22"/>
          </w:rPr>
          <w:t xml:space="preserve"> (</w:t>
        </w:r>
      </w:ins>
      <w:ins w:id="840" w:author="Claire Kouba" w:date="2023-09-21T10:05:00Z">
        <w:r w:rsidR="00FC2FAC" w:rsidRPr="00D753AC">
          <w:rPr>
            <w:rFonts w:cs="Times New Roman"/>
            <w:color w:val="000000"/>
            <w:sz w:val="22"/>
            <w:szCs w:val="22"/>
          </w:rPr>
          <w:t xml:space="preserve">e.g., </w:t>
        </w:r>
      </w:ins>
      <w:ins w:id="841" w:author="Claire Kouba" w:date="2023-09-21T10:13:00Z">
        <w:r w:rsidR="00FC2FAC" w:rsidRPr="00D753AC">
          <w:rPr>
            <w:rFonts w:cs="Times New Roman"/>
            <w:color w:val="000000"/>
            <w:sz w:val="22"/>
            <w:szCs w:val="22"/>
          </w:rPr>
          <w:t>DWR</w:t>
        </w:r>
      </w:ins>
      <w:ins w:id="842" w:author="Claire Kouba" w:date="2023-09-21T10:14:00Z">
        <w:r w:rsidR="00FC2FAC" w:rsidRPr="00D753AC">
          <w:rPr>
            <w:rFonts w:cs="Times New Roman"/>
            <w:color w:val="000000"/>
            <w:sz w:val="22"/>
            <w:szCs w:val="22"/>
          </w:rPr>
          <w:t xml:space="preserve"> 2023</w:t>
        </w:r>
      </w:ins>
      <w:ins w:id="843" w:author="Claire Kouba" w:date="2023-09-20T11:08:00Z">
        <w:r w:rsidR="00463ED8" w:rsidRPr="00D753AC">
          <w:rPr>
            <w:rFonts w:cs="Times New Roman"/>
            <w:color w:val="000000"/>
            <w:sz w:val="22"/>
            <w:szCs w:val="22"/>
          </w:rPr>
          <w:t>)</w:t>
        </w:r>
      </w:ins>
      <w:ins w:id="844" w:author="Claire Kouba" w:date="2023-09-20T10:32:00Z">
        <w:r w:rsidRPr="00D753AC">
          <w:rPr>
            <w:rFonts w:cs="Times New Roman"/>
            <w:color w:val="000000"/>
            <w:sz w:val="22"/>
            <w:szCs w:val="22"/>
          </w:rPr>
          <w:t xml:space="preserve">. Under </w:t>
        </w:r>
      </w:ins>
      <w:ins w:id="845" w:author="Claire Kouba" w:date="2023-09-20T10:33:00Z">
        <w:r w:rsidRPr="00D753AC">
          <w:rPr>
            <w:rFonts w:cs="Times New Roman"/>
            <w:color w:val="000000"/>
            <w:sz w:val="22"/>
            <w:szCs w:val="22"/>
          </w:rPr>
          <w:t>M</w:t>
        </w:r>
      </w:ins>
      <w:ins w:id="846" w:author="Claire Kouba" w:date="2023-09-20T10:32:00Z">
        <w:r w:rsidRPr="00D753AC">
          <w:rPr>
            <w:rFonts w:cs="Times New Roman"/>
            <w:color w:val="000000"/>
            <w:sz w:val="22"/>
            <w:szCs w:val="22"/>
          </w:rPr>
          <w:t>editerranean climate condition</w:t>
        </w:r>
      </w:ins>
      <w:ins w:id="847" w:author="Claire Kouba" w:date="2023-09-20T10:33:00Z">
        <w:r w:rsidRPr="00D753AC">
          <w:rPr>
            <w:rFonts w:cs="Times New Roman"/>
            <w:color w:val="000000"/>
            <w:sz w:val="22"/>
            <w:szCs w:val="22"/>
          </w:rPr>
          <w:t>s</w:t>
        </w:r>
      </w:ins>
      <w:ins w:id="848" w:author="Claire Kouba" w:date="2023-09-20T10:32:00Z">
        <w:r w:rsidRPr="00D753AC">
          <w:rPr>
            <w:rFonts w:cs="Times New Roman"/>
            <w:color w:val="000000"/>
            <w:sz w:val="22"/>
            <w:szCs w:val="22"/>
          </w:rPr>
          <w:t>, the completion of the wet season defines the total available water supply, which is then managed through reservoirs for supply deliveries throughout the irrigation season</w:t>
        </w:r>
      </w:ins>
      <w:ins w:id="849" w:author="Claire Kouba" w:date="2023-09-20T11:08:00Z">
        <w:r w:rsidR="00463ED8" w:rsidRPr="00D753AC">
          <w:rPr>
            <w:rFonts w:cs="Times New Roman"/>
            <w:color w:val="000000"/>
            <w:sz w:val="22"/>
            <w:szCs w:val="22"/>
          </w:rPr>
          <w:t xml:space="preserve"> (e.g.,</w:t>
        </w:r>
      </w:ins>
      <w:ins w:id="850" w:author="Claire Kouba" w:date="2023-09-21T10:14:00Z">
        <w:r w:rsidR="00FC2FAC" w:rsidRPr="00D753AC">
          <w:rPr>
            <w:rFonts w:cs="Times New Roman"/>
            <w:color w:val="000000"/>
            <w:sz w:val="22"/>
            <w:szCs w:val="22"/>
          </w:rPr>
          <w:t xml:space="preserve"> </w:t>
        </w:r>
      </w:ins>
      <w:ins w:id="851" w:author="Claire Kouba" w:date="2023-09-21T10:35:00Z">
        <w:r w:rsidR="00ED5FC7" w:rsidRPr="00D753AC">
          <w:rPr>
            <w:rFonts w:cs="Times New Roman"/>
            <w:color w:val="000000"/>
            <w:sz w:val="22"/>
            <w:szCs w:val="22"/>
          </w:rPr>
          <w:t>CDWR 2023</w:t>
        </w:r>
      </w:ins>
      <w:ins w:id="852" w:author="Claire Kouba" w:date="2023-09-20T11:08:00Z">
        <w:r w:rsidR="00463ED8" w:rsidRPr="00D753AC">
          <w:rPr>
            <w:rFonts w:cs="Times New Roman"/>
            <w:color w:val="000000"/>
            <w:sz w:val="22"/>
            <w:szCs w:val="22"/>
          </w:rPr>
          <w:t>)</w:t>
        </w:r>
      </w:ins>
      <w:ins w:id="853" w:author="Claire Kouba" w:date="2023-09-20T10:32:00Z">
        <w:r w:rsidRPr="00D753AC">
          <w:rPr>
            <w:rFonts w:cs="Times New Roman"/>
            <w:color w:val="000000"/>
            <w:sz w:val="22"/>
            <w:szCs w:val="22"/>
          </w:rPr>
          <w:t xml:space="preserve">. </w:t>
        </w:r>
      </w:ins>
      <w:ins w:id="854" w:author="Claire Kouba" w:date="2023-09-21T10:39:00Z">
        <w:r w:rsidR="009A35C2" w:rsidRPr="00D753AC">
          <w:rPr>
            <w:rFonts w:cs="Times New Roman"/>
            <w:color w:val="000000"/>
            <w:sz w:val="22"/>
            <w:szCs w:val="22"/>
          </w:rPr>
          <w:t>However, such indices have not been employed in basins without managed surface water storage. Neither have such indices been developed specifically to manage environmental (instream) flow protection.  Finally, s</w:t>
        </w:r>
      </w:ins>
      <w:ins w:id="855" w:author="Claire Kouba" w:date="2023-09-21T10:17:00Z">
        <w:r w:rsidR="004911E2" w:rsidRPr="00D753AC">
          <w:rPr>
            <w:rFonts w:cs="Times New Roman"/>
            <w:color w:val="000000"/>
            <w:sz w:val="22"/>
            <w:szCs w:val="22"/>
          </w:rPr>
          <w:t xml:space="preserve">uch forward-looking indices to inform adaptive water supply management are lacking in </w:t>
        </w:r>
      </w:ins>
      <w:ins w:id="856" w:author="Claire Kouba" w:date="2023-09-21T10:39:00Z">
        <w:r w:rsidR="009A35C2" w:rsidRPr="00D753AC">
          <w:rPr>
            <w:rFonts w:cs="Times New Roman"/>
            <w:color w:val="000000"/>
            <w:sz w:val="22"/>
            <w:szCs w:val="22"/>
          </w:rPr>
          <w:t>smaller-scale geographic</w:t>
        </w:r>
      </w:ins>
      <w:ins w:id="857" w:author="Claire Kouba" w:date="2023-09-21T10:17:00Z">
        <w:r w:rsidR="004911E2" w:rsidRPr="00D753AC">
          <w:rPr>
            <w:rFonts w:cs="Times New Roman"/>
            <w:color w:val="000000"/>
            <w:sz w:val="22"/>
            <w:szCs w:val="22"/>
          </w:rPr>
          <w:t xml:space="preserve"> settings, especially for the mixed rain and snow-fed stream category of Patterson et al., 2020. </w:t>
        </w:r>
      </w:ins>
    </w:p>
    <w:p w:rsidR="00D753AC" w:rsidRDefault="00DF4EC7" w:rsidP="00D753AC">
      <w:pPr>
        <w:pStyle w:val="BodyText"/>
        <w:spacing w:before="3"/>
        <w:ind w:left="173" w:right="158" w:firstLine="249"/>
        <w:rPr>
          <w:rFonts w:cs="Times New Roman"/>
          <w:color w:val="000000"/>
          <w:sz w:val="22"/>
          <w:szCs w:val="22"/>
        </w:rPr>
      </w:pPr>
      <w:ins w:id="858" w:author="Claire Kouba" w:date="2023-09-20T10:32:00Z">
        <w:r w:rsidRPr="00D753AC">
          <w:rPr>
            <w:rFonts w:cs="Times New Roman"/>
            <w:color w:val="000000"/>
            <w:sz w:val="22"/>
            <w:szCs w:val="22"/>
          </w:rPr>
          <w:t>Here, we outline and test a novel approach to developing a forward</w:t>
        </w:r>
      </w:ins>
      <w:ins w:id="859" w:author="Claire Kouba" w:date="2023-09-20T10:34:00Z">
        <w:r w:rsidRPr="00D753AC">
          <w:rPr>
            <w:rFonts w:cs="Times New Roman"/>
            <w:color w:val="000000"/>
            <w:sz w:val="22"/>
            <w:szCs w:val="22"/>
          </w:rPr>
          <w:t>-</w:t>
        </w:r>
      </w:ins>
      <w:ins w:id="860" w:author="Claire Kouba" w:date="2023-09-20T10:32:00Z">
        <w:r w:rsidRPr="00D753AC">
          <w:rPr>
            <w:rFonts w:cs="Times New Roman"/>
            <w:color w:val="000000"/>
            <w:sz w:val="22"/>
            <w:szCs w:val="22"/>
          </w:rPr>
          <w:t xml:space="preserve">looking index that may be useful to inform water management decisions targeting environmental instream flow management in mixed rain and snow-fed watersheds without managed surface water storage under </w:t>
        </w:r>
      </w:ins>
      <w:ins w:id="861" w:author="Claire Kouba" w:date="2023-09-20T10:34:00Z">
        <w:r w:rsidRPr="00D753AC">
          <w:rPr>
            <w:rFonts w:cs="Times New Roman"/>
            <w:color w:val="000000"/>
            <w:sz w:val="22"/>
            <w:szCs w:val="22"/>
          </w:rPr>
          <w:t>M</w:t>
        </w:r>
      </w:ins>
      <w:ins w:id="862" w:author="Claire Kouba" w:date="2023-09-20T10:32:00Z">
        <w:r w:rsidRPr="00D753AC">
          <w:rPr>
            <w:rFonts w:cs="Times New Roman"/>
            <w:color w:val="000000"/>
            <w:sz w:val="22"/>
            <w:szCs w:val="22"/>
          </w:rPr>
          <w:t xml:space="preserve">editerranean climates. Environmentally, </w:t>
        </w:r>
      </w:ins>
      <w:ins w:id="863" w:author="Claire Kouba" w:date="2023-09-22T12:33:00Z">
        <w:r w:rsidR="00E858F3" w:rsidRPr="00D753AC">
          <w:rPr>
            <w:rFonts w:cs="Times New Roman"/>
            <w:color w:val="000000"/>
            <w:sz w:val="22"/>
            <w:szCs w:val="22"/>
          </w:rPr>
          <w:t>a</w:t>
        </w:r>
      </w:ins>
      <w:ins w:id="864" w:author="Claire Kouba" w:date="2023-09-20T10:32:00Z">
        <w:r w:rsidRPr="00D753AC">
          <w:rPr>
            <w:rFonts w:cs="Times New Roman"/>
            <w:color w:val="000000"/>
            <w:sz w:val="22"/>
            <w:szCs w:val="22"/>
          </w:rPr>
          <w:t xml:space="preserve"> critical period in such systems is the summer baseflow period</w:t>
        </w:r>
      </w:ins>
      <w:ins w:id="865" w:author="Claire Kouba" w:date="2023-09-22T12:37:00Z">
        <w:r w:rsidR="00D753AC" w:rsidRPr="00D753AC">
          <w:rPr>
            <w:rFonts w:cs="Times New Roman"/>
            <w:color w:val="000000"/>
            <w:sz w:val="22"/>
            <w:szCs w:val="22"/>
          </w:rPr>
          <w:t xml:space="preserve"> at the end of the dry season</w:t>
        </w:r>
      </w:ins>
      <w:ins w:id="866" w:author="Claire Kouba" w:date="2023-09-20T10:36:00Z">
        <w:r w:rsidR="00886B66" w:rsidRPr="00D753AC">
          <w:rPr>
            <w:rFonts w:cs="Times New Roman"/>
            <w:color w:val="000000"/>
            <w:sz w:val="22"/>
            <w:szCs w:val="22"/>
          </w:rPr>
          <w:t>,</w:t>
        </w:r>
      </w:ins>
      <w:ins w:id="867" w:author="Claire Kouba" w:date="2023-09-20T10:32:00Z">
        <w:r w:rsidRPr="00D753AC">
          <w:rPr>
            <w:rFonts w:cs="Times New Roman"/>
            <w:color w:val="000000"/>
            <w:sz w:val="22"/>
            <w:szCs w:val="22"/>
          </w:rPr>
          <w:t xml:space="preserve"> bracketed by the </w:t>
        </w:r>
      </w:ins>
      <w:ins w:id="868" w:author="Claire Kouba" w:date="2023-09-20T10:36:00Z">
        <w:r w:rsidR="00886B66" w:rsidRPr="00D753AC">
          <w:rPr>
            <w:rFonts w:cs="Times New Roman"/>
            <w:color w:val="000000"/>
            <w:sz w:val="22"/>
            <w:szCs w:val="22"/>
          </w:rPr>
          <w:t>onset of winter stormflow</w:t>
        </w:r>
      </w:ins>
      <w:ins w:id="869" w:author="Claire Kouba" w:date="2023-09-21T10:40:00Z">
        <w:r w:rsidR="002E3DD0" w:rsidRPr="00D753AC">
          <w:rPr>
            <w:rFonts w:cs="Times New Roman"/>
            <w:color w:val="000000"/>
            <w:sz w:val="22"/>
            <w:szCs w:val="22"/>
          </w:rPr>
          <w:t xml:space="preserve"> (</w:t>
        </w:r>
      </w:ins>
      <w:ins w:id="870" w:author="Claire Kouba" w:date="2023-09-21T10:49:00Z">
        <w:r w:rsidR="002E3DD0" w:rsidRPr="00D753AC">
          <w:rPr>
            <w:rFonts w:cs="Times New Roman"/>
            <w:color w:val="000000"/>
            <w:sz w:val="22"/>
            <w:szCs w:val="22"/>
          </w:rPr>
          <w:t>Peek et al., 2022</w:t>
        </w:r>
      </w:ins>
      <w:ins w:id="871" w:author="Claire Kouba" w:date="2023-09-21T10:40:00Z">
        <w:r w:rsidR="002E3DD0" w:rsidRPr="00D753AC">
          <w:rPr>
            <w:rFonts w:cs="Times New Roman"/>
            <w:color w:val="000000"/>
            <w:sz w:val="22"/>
            <w:szCs w:val="22"/>
          </w:rPr>
          <w:t>)</w:t>
        </w:r>
      </w:ins>
      <w:ins w:id="872" w:author="Claire Kouba" w:date="2023-09-20T10:32:00Z">
        <w:r w:rsidRPr="00D753AC">
          <w:rPr>
            <w:rFonts w:cs="Times New Roman"/>
            <w:color w:val="000000"/>
            <w:sz w:val="22"/>
            <w:szCs w:val="22"/>
          </w:rPr>
          <w:t xml:space="preserve">. </w:t>
        </w:r>
      </w:ins>
      <w:ins w:id="873" w:author="Claire Kouba" w:date="2023-09-22T12:43:00Z">
        <w:r w:rsidR="00D753AC" w:rsidRPr="00D753AC">
          <w:rPr>
            <w:rFonts w:cs="Times New Roman"/>
            <w:color w:val="000000"/>
            <w:sz w:val="22"/>
            <w:szCs w:val="22"/>
          </w:rPr>
          <w:t xml:space="preserve">Summer baseflow conditions are primarily an expression of underlying groundwater storage, fed in turn by recharge from winter and spring precipitation, snowmelt, and runoff (Tarboton 2003). </w:t>
        </w:r>
      </w:ins>
      <w:ins w:id="874" w:author="Claire Kouba" w:date="2023-09-20T10:32:00Z">
        <w:r w:rsidRPr="00D753AC">
          <w:rPr>
            <w:rFonts w:cs="Times New Roman"/>
            <w:color w:val="000000"/>
            <w:sz w:val="22"/>
            <w:szCs w:val="22"/>
          </w:rPr>
          <w:t xml:space="preserve">During this period, native fish, particularly </w:t>
        </w:r>
      </w:ins>
      <w:ins w:id="875" w:author="Claire Kouba" w:date="2023-09-22T12:37:00Z">
        <w:r w:rsidR="00D753AC" w:rsidRPr="00D753AC">
          <w:rPr>
            <w:rFonts w:cs="Times New Roman"/>
            <w:color w:val="000000"/>
            <w:sz w:val="22"/>
            <w:szCs w:val="22"/>
          </w:rPr>
          <w:t>an</w:t>
        </w:r>
      </w:ins>
      <w:ins w:id="876" w:author="Claire Kouba" w:date="2023-09-22T12:38:00Z">
        <w:r w:rsidR="00D753AC" w:rsidRPr="00D753AC">
          <w:rPr>
            <w:rFonts w:cs="Times New Roman"/>
            <w:color w:val="000000"/>
            <w:sz w:val="22"/>
            <w:szCs w:val="22"/>
          </w:rPr>
          <w:t xml:space="preserve">adromous and/or </w:t>
        </w:r>
      </w:ins>
      <w:ins w:id="877" w:author="Claire Kouba" w:date="2023-09-20T10:32:00Z">
        <w:r w:rsidRPr="00D753AC">
          <w:rPr>
            <w:rFonts w:cs="Times New Roman"/>
            <w:color w:val="000000"/>
            <w:sz w:val="22"/>
            <w:szCs w:val="22"/>
          </w:rPr>
          <w:t>salmonid fish, are highly vulnerable to below average low flow conditions</w:t>
        </w:r>
      </w:ins>
      <w:ins w:id="878" w:author="Claire Kouba" w:date="2023-09-21T10:50:00Z">
        <w:r w:rsidR="000100B0" w:rsidRPr="00D753AC">
          <w:rPr>
            <w:rFonts w:cs="Times New Roman"/>
            <w:color w:val="000000"/>
            <w:sz w:val="22"/>
            <w:szCs w:val="22"/>
          </w:rPr>
          <w:t xml:space="preserve"> (</w:t>
        </w:r>
      </w:ins>
      <w:ins w:id="879" w:author="Claire Kouba" w:date="2023-09-22T12:35:00Z">
        <w:r w:rsidR="00E858F3" w:rsidRPr="00D753AC">
          <w:rPr>
            <w:rFonts w:cs="Times New Roman"/>
            <w:color w:val="000000"/>
            <w:sz w:val="22"/>
            <w:szCs w:val="22"/>
            <w:rPrChange w:id="880" w:author="Claire Kouba" w:date="2023-09-22T12:35:00Z">
              <w:rPr>
                <w:rFonts w:ascii="Segoe UI" w:hAnsi="Segoe UI" w:cs="Segoe UI"/>
                <w:b/>
                <w:color w:val="000000"/>
                <w:sz w:val="21"/>
                <w:szCs w:val="21"/>
              </w:rPr>
            </w:rPrChange>
          </w:rPr>
          <w:t xml:space="preserve">e.g., </w:t>
        </w:r>
        <w:r w:rsidR="00D753AC" w:rsidRPr="00D753AC">
          <w:rPr>
            <w:rFonts w:cs="Times New Roman"/>
            <w:color w:val="000000"/>
            <w:sz w:val="22"/>
            <w:szCs w:val="22"/>
            <w:rPrChange w:id="881" w:author="Claire Kouba" w:date="2023-09-22T12:35:00Z">
              <w:rPr>
                <w:rFonts w:ascii="Segoe UI" w:hAnsi="Segoe UI" w:cs="Segoe UI"/>
                <w:b/>
                <w:color w:val="000000"/>
                <w:sz w:val="21"/>
                <w:szCs w:val="21"/>
              </w:rPr>
            </w:rPrChange>
          </w:rPr>
          <w:t>Van Kirk and Naman, 2008</w:t>
        </w:r>
      </w:ins>
      <w:ins w:id="882" w:author="Claire Kouba" w:date="2023-09-21T10:50:00Z">
        <w:r w:rsidR="000100B0" w:rsidRPr="00D753AC">
          <w:rPr>
            <w:rFonts w:cs="Times New Roman"/>
            <w:color w:val="000000"/>
            <w:sz w:val="22"/>
            <w:szCs w:val="22"/>
          </w:rPr>
          <w:t>)</w:t>
        </w:r>
      </w:ins>
      <w:ins w:id="883" w:author="Claire Kouba" w:date="2023-09-20T10:32:00Z">
        <w:r w:rsidRPr="00D753AC">
          <w:rPr>
            <w:rFonts w:cs="Times New Roman"/>
            <w:color w:val="000000"/>
            <w:sz w:val="22"/>
            <w:szCs w:val="22"/>
          </w:rPr>
          <w:t xml:space="preserve">. Due to lack of surface water storage, </w:t>
        </w:r>
      </w:ins>
      <w:ins w:id="884" w:author="Claire Kouba" w:date="2023-09-22T12:37:00Z">
        <w:r w:rsidR="00D753AC" w:rsidRPr="00D753AC">
          <w:rPr>
            <w:rFonts w:cs="Times New Roman"/>
            <w:color w:val="000000"/>
            <w:sz w:val="22"/>
            <w:szCs w:val="22"/>
          </w:rPr>
          <w:t xml:space="preserve">to manage environmental flows, </w:t>
        </w:r>
      </w:ins>
      <w:ins w:id="885" w:author="Claire Kouba" w:date="2023-09-20T10:32:00Z">
        <w:r w:rsidRPr="00D753AC">
          <w:rPr>
            <w:rFonts w:cs="Times New Roman"/>
            <w:color w:val="000000"/>
            <w:sz w:val="22"/>
            <w:szCs w:val="22"/>
          </w:rPr>
          <w:t>such basins may seek early protective water management decisions</w:t>
        </w:r>
      </w:ins>
      <w:ins w:id="886" w:author="Claire Kouba" w:date="2023-09-22T12:37:00Z">
        <w:r w:rsidR="00D753AC" w:rsidRPr="00D753AC">
          <w:rPr>
            <w:rFonts w:cs="Times New Roman"/>
            <w:color w:val="000000"/>
            <w:sz w:val="22"/>
            <w:szCs w:val="22"/>
          </w:rPr>
          <w:t xml:space="preserve">. </w:t>
        </w:r>
      </w:ins>
      <w:ins w:id="887" w:author="Claire Kouba" w:date="2023-09-22T12:39:00Z">
        <w:r w:rsidR="00D753AC" w:rsidRPr="00D753AC">
          <w:rPr>
            <w:rFonts w:cs="Times New Roman"/>
            <w:color w:val="000000"/>
            <w:sz w:val="22"/>
            <w:szCs w:val="22"/>
          </w:rPr>
          <w:t>These decisions must be made</w:t>
        </w:r>
      </w:ins>
      <w:ins w:id="888" w:author="Claire Kouba" w:date="2023-09-20T10:32:00Z">
        <w:r w:rsidRPr="00D753AC">
          <w:rPr>
            <w:rFonts w:cs="Times New Roman"/>
            <w:color w:val="000000"/>
            <w:sz w:val="22"/>
            <w:szCs w:val="22"/>
          </w:rPr>
          <w:t xml:space="preserve"> prior to the onset of the irrigation season, but following the (near) completion of the wet season </w:t>
        </w:r>
      </w:ins>
      <w:ins w:id="889" w:author="Claire Kouba" w:date="2023-09-22T12:38:00Z">
        <w:r w:rsidR="00D753AC" w:rsidRPr="00D753AC">
          <w:rPr>
            <w:rFonts w:cs="Times New Roman"/>
            <w:color w:val="000000"/>
            <w:sz w:val="22"/>
            <w:szCs w:val="22"/>
          </w:rPr>
          <w:t>to quantify</w:t>
        </w:r>
      </w:ins>
      <w:ins w:id="890" w:author="Claire Kouba" w:date="2023-09-20T10:32:00Z">
        <w:r w:rsidRPr="00D753AC">
          <w:rPr>
            <w:rFonts w:cs="Times New Roman"/>
            <w:color w:val="000000"/>
            <w:sz w:val="22"/>
            <w:szCs w:val="22"/>
          </w:rPr>
          <w:t xml:space="preserve"> the key </w:t>
        </w:r>
      </w:ins>
      <w:ins w:id="891" w:author="Claire Kouba" w:date="2023-09-22T12:38:00Z">
        <w:r w:rsidR="00D753AC" w:rsidRPr="00D753AC">
          <w:rPr>
            <w:rFonts w:cs="Times New Roman"/>
            <w:color w:val="000000"/>
            <w:sz w:val="22"/>
            <w:szCs w:val="22"/>
          </w:rPr>
          <w:t xml:space="preserve">annual </w:t>
        </w:r>
      </w:ins>
      <w:ins w:id="892" w:author="Claire Kouba" w:date="2023-09-20T10:32:00Z">
        <w:r w:rsidRPr="00D753AC">
          <w:rPr>
            <w:rFonts w:cs="Times New Roman"/>
            <w:color w:val="000000"/>
            <w:sz w:val="22"/>
            <w:szCs w:val="22"/>
          </w:rPr>
          <w:t xml:space="preserve">water input to a </w:t>
        </w:r>
      </w:ins>
      <w:ins w:id="893" w:author="Claire Kouba" w:date="2023-09-20T10:36:00Z">
        <w:r w:rsidR="00611109" w:rsidRPr="00D753AC">
          <w:rPr>
            <w:rFonts w:cs="Times New Roman"/>
            <w:color w:val="000000"/>
            <w:sz w:val="22"/>
            <w:szCs w:val="22"/>
          </w:rPr>
          <w:t>M</w:t>
        </w:r>
      </w:ins>
      <w:ins w:id="894" w:author="Claire Kouba" w:date="2023-09-20T10:32:00Z">
        <w:r w:rsidRPr="00D753AC">
          <w:rPr>
            <w:rFonts w:cs="Times New Roman"/>
            <w:color w:val="000000"/>
            <w:sz w:val="22"/>
            <w:szCs w:val="22"/>
          </w:rPr>
          <w:t xml:space="preserve">editerranean watershed. </w:t>
        </w:r>
      </w:ins>
    </w:p>
    <w:p w:rsidR="00DF4EC7" w:rsidRPr="00D753AC" w:rsidDel="00D753AC" w:rsidRDefault="00DF4EC7" w:rsidP="00D753AC">
      <w:pPr>
        <w:pStyle w:val="BodyText"/>
        <w:spacing w:before="3"/>
        <w:ind w:left="173" w:right="158" w:firstLine="249"/>
        <w:rPr>
          <w:del w:id="895" w:author="Claire Kouba" w:date="2023-09-22T12:45:00Z"/>
          <w:rFonts w:cs="Times New Roman"/>
          <w:sz w:val="22"/>
          <w:szCs w:val="22"/>
        </w:rPr>
      </w:pPr>
      <w:ins w:id="896" w:author="Claire Kouba" w:date="2023-09-20T10:32:00Z">
        <w:r w:rsidRPr="00D753AC">
          <w:rPr>
            <w:rFonts w:cs="Times New Roman"/>
            <w:color w:val="000000"/>
            <w:sz w:val="22"/>
            <w:szCs w:val="22"/>
          </w:rPr>
          <w:t xml:space="preserve">We utilize the Scott River watershed in northern California as an example </w:t>
        </w:r>
      </w:ins>
      <w:ins w:id="897" w:author="Claire Kouba" w:date="2023-09-20T10:37:00Z">
        <w:r w:rsidR="00611109" w:rsidRPr="00D753AC">
          <w:rPr>
            <w:rFonts w:cs="Times New Roman"/>
            <w:color w:val="000000"/>
            <w:sz w:val="22"/>
            <w:szCs w:val="22"/>
          </w:rPr>
          <w:t>M</w:t>
        </w:r>
      </w:ins>
      <w:ins w:id="898" w:author="Claire Kouba" w:date="2023-09-20T10:32:00Z">
        <w:r w:rsidRPr="00D753AC">
          <w:rPr>
            <w:rFonts w:cs="Times New Roman"/>
            <w:color w:val="000000"/>
            <w:sz w:val="22"/>
            <w:szCs w:val="22"/>
          </w:rPr>
          <w:t xml:space="preserve">editerranean climate stream system (without surface water storage) to outline our approach and to evaluate whether a statistically significant, forward looking index can be defined to support environmental water management. </w:t>
        </w:r>
      </w:ins>
    </w:p>
    <w:p w:rsidR="002153D1" w:rsidRPr="00D753AC" w:rsidRDefault="002573FA">
      <w:pPr>
        <w:widowControl/>
        <w:autoSpaceDE w:val="0"/>
        <w:autoSpaceDN w:val="0"/>
        <w:adjustRightInd w:val="0"/>
        <w:ind w:left="173"/>
        <w:rPr>
          <w:ins w:id="899" w:author="Claire Kouba" w:date="2023-09-12T16:52:00Z"/>
          <w:rFonts w:cs="Times New Roman"/>
        </w:rPr>
        <w:pPrChange w:id="900" w:author="Claire Kouba" w:date="2023-09-22T12:45:00Z">
          <w:pPr>
            <w:pStyle w:val="BodyText"/>
            <w:spacing w:line="350" w:lineRule="auto"/>
            <w:ind w:leftChars="173" w:left="381" w:right="158" w:firstLine="211"/>
          </w:pPr>
        </w:pPrChange>
      </w:pPr>
      <w:del w:id="901" w:author="Claire Kouba" w:date="2023-09-22T12:44:00Z">
        <w:r w:rsidRPr="00D753AC" w:rsidDel="00D753AC">
          <w:rPr>
            <w:rFonts w:ascii="Times New Roman" w:hAnsi="Times New Roman" w:cs="Times New Roman"/>
            <w:rPrChange w:id="902" w:author="Claire Kouba" w:date="2023-09-12T16:52:00Z">
              <w:rPr>
                <w:w w:val="105"/>
              </w:rPr>
            </w:rPrChange>
          </w:rPr>
          <w:delText>In</w:delText>
        </w:r>
        <w:r w:rsidRPr="00D753AC" w:rsidDel="00D753AC">
          <w:rPr>
            <w:rFonts w:ascii="Times New Roman" w:hAnsi="Times New Roman" w:cs="Times New Roman"/>
            <w:rPrChange w:id="903" w:author="Claire Kouba" w:date="2023-09-12T16:52:00Z">
              <w:rPr>
                <w:spacing w:val="-5"/>
                <w:w w:val="105"/>
              </w:rPr>
            </w:rPrChange>
          </w:rPr>
          <w:delText xml:space="preserve"> </w:delText>
        </w:r>
        <w:r w:rsidRPr="00D753AC" w:rsidDel="00D753AC">
          <w:rPr>
            <w:rFonts w:ascii="Times New Roman" w:hAnsi="Times New Roman" w:cs="Times New Roman"/>
            <w:rPrChange w:id="904" w:author="Claire Kouba" w:date="2023-09-12T16:52:00Z">
              <w:rPr>
                <w:w w:val="105"/>
              </w:rPr>
            </w:rPrChange>
          </w:rPr>
          <w:delText>this</w:delText>
        </w:r>
        <w:r w:rsidRPr="00D753AC" w:rsidDel="00D753AC">
          <w:rPr>
            <w:rFonts w:ascii="Times New Roman" w:hAnsi="Times New Roman" w:cs="Times New Roman"/>
            <w:rPrChange w:id="905" w:author="Claire Kouba" w:date="2023-09-12T16:52:00Z">
              <w:rPr>
                <w:spacing w:val="-5"/>
                <w:w w:val="105"/>
              </w:rPr>
            </w:rPrChange>
          </w:rPr>
          <w:delText xml:space="preserve"> </w:delText>
        </w:r>
        <w:r w:rsidRPr="00D753AC" w:rsidDel="00D753AC">
          <w:rPr>
            <w:rFonts w:ascii="Times New Roman" w:hAnsi="Times New Roman" w:cs="Times New Roman"/>
            <w:rPrChange w:id="906" w:author="Claire Kouba" w:date="2023-09-12T16:52:00Z">
              <w:rPr>
                <w:w w:val="105"/>
              </w:rPr>
            </w:rPrChange>
          </w:rPr>
          <w:delText>study,</w:delText>
        </w:r>
        <w:r w:rsidRPr="00D753AC" w:rsidDel="00D753AC">
          <w:rPr>
            <w:rFonts w:ascii="Times New Roman" w:hAnsi="Times New Roman" w:cs="Times New Roman"/>
            <w:rPrChange w:id="907" w:author="Claire Kouba" w:date="2023-09-12T16:52:00Z">
              <w:rPr>
                <w:spacing w:val="-5"/>
                <w:w w:val="105"/>
              </w:rPr>
            </w:rPrChange>
          </w:rPr>
          <w:delText xml:space="preserve"> </w:delText>
        </w:r>
        <w:r w:rsidRPr="00D753AC" w:rsidDel="00D753AC">
          <w:rPr>
            <w:rFonts w:ascii="Times New Roman" w:hAnsi="Times New Roman" w:cs="Times New Roman"/>
            <w:rPrChange w:id="908" w:author="Claire Kouba" w:date="2023-09-12T16:52:00Z">
              <w:rPr>
                <w:w w:val="105"/>
              </w:rPr>
            </w:rPrChange>
          </w:rPr>
          <w:delText>to</w:delText>
        </w:r>
        <w:r w:rsidRPr="00D753AC" w:rsidDel="00D753AC">
          <w:rPr>
            <w:rFonts w:ascii="Times New Roman" w:hAnsi="Times New Roman" w:cs="Times New Roman"/>
            <w:rPrChange w:id="909" w:author="Claire Kouba" w:date="2023-09-12T16:52:00Z">
              <w:rPr>
                <w:spacing w:val="-5"/>
                <w:w w:val="105"/>
              </w:rPr>
            </w:rPrChange>
          </w:rPr>
          <w:delText xml:space="preserve"> </w:delText>
        </w:r>
        <w:r w:rsidRPr="00D753AC" w:rsidDel="00D753AC">
          <w:rPr>
            <w:rFonts w:ascii="Times New Roman" w:hAnsi="Times New Roman" w:cs="Times New Roman"/>
            <w:rPrChange w:id="910" w:author="Claire Kouba" w:date="2023-09-12T16:52:00Z">
              <w:rPr>
                <w:w w:val="105"/>
              </w:rPr>
            </w:rPrChange>
          </w:rPr>
          <w:delText>test</w:delText>
        </w:r>
        <w:r w:rsidRPr="00D753AC" w:rsidDel="00D753AC">
          <w:rPr>
            <w:rFonts w:ascii="Times New Roman" w:hAnsi="Times New Roman" w:cs="Times New Roman"/>
            <w:rPrChange w:id="911" w:author="Claire Kouba" w:date="2023-09-12T16:52:00Z">
              <w:rPr>
                <w:spacing w:val="-5"/>
                <w:w w:val="105"/>
              </w:rPr>
            </w:rPrChange>
          </w:rPr>
          <w:delText xml:space="preserve"> </w:delText>
        </w:r>
        <w:r w:rsidRPr="00D753AC" w:rsidDel="00D753AC">
          <w:rPr>
            <w:rFonts w:ascii="Times New Roman" w:hAnsi="Times New Roman" w:cs="Times New Roman"/>
            <w:rPrChange w:id="912" w:author="Claire Kouba" w:date="2023-09-12T16:52:00Z">
              <w:rPr>
                <w:w w:val="105"/>
              </w:rPr>
            </w:rPrChange>
          </w:rPr>
          <w:delText>the</w:delText>
        </w:r>
        <w:r w:rsidRPr="00D753AC" w:rsidDel="00D753AC">
          <w:rPr>
            <w:rFonts w:ascii="Times New Roman" w:hAnsi="Times New Roman" w:cs="Times New Roman"/>
            <w:rPrChange w:id="913" w:author="Claire Kouba" w:date="2023-09-12T16:52:00Z">
              <w:rPr>
                <w:spacing w:val="-5"/>
                <w:w w:val="105"/>
              </w:rPr>
            </w:rPrChange>
          </w:rPr>
          <w:delText xml:space="preserve"> </w:delText>
        </w:r>
        <w:r w:rsidRPr="00D753AC" w:rsidDel="00D753AC">
          <w:rPr>
            <w:rFonts w:ascii="Times New Roman" w:hAnsi="Times New Roman" w:cs="Times New Roman"/>
            <w:rPrChange w:id="914" w:author="Claire Kouba" w:date="2023-09-12T16:52:00Z">
              <w:rPr>
                <w:w w:val="105"/>
              </w:rPr>
            </w:rPrChange>
          </w:rPr>
          <w:delText>utility</w:delText>
        </w:r>
        <w:r w:rsidRPr="00D753AC" w:rsidDel="00D753AC">
          <w:rPr>
            <w:rFonts w:ascii="Times New Roman" w:hAnsi="Times New Roman" w:cs="Times New Roman"/>
            <w:rPrChange w:id="915" w:author="Claire Kouba" w:date="2023-09-12T16:52:00Z">
              <w:rPr>
                <w:spacing w:val="-5"/>
                <w:w w:val="105"/>
              </w:rPr>
            </w:rPrChange>
          </w:rPr>
          <w:delText xml:space="preserve"> </w:delText>
        </w:r>
        <w:r w:rsidRPr="00D753AC" w:rsidDel="00D753AC">
          <w:rPr>
            <w:rFonts w:ascii="Times New Roman" w:hAnsi="Times New Roman" w:cs="Times New Roman"/>
            <w:rPrChange w:id="916" w:author="Claire Kouba" w:date="2023-09-12T16:52:00Z">
              <w:rPr>
                <w:w w:val="105"/>
              </w:rPr>
            </w:rPrChange>
          </w:rPr>
          <w:delText>of</w:delText>
        </w:r>
        <w:r w:rsidRPr="00D753AC" w:rsidDel="00D753AC">
          <w:rPr>
            <w:rFonts w:ascii="Times New Roman" w:hAnsi="Times New Roman" w:cs="Times New Roman"/>
            <w:rPrChange w:id="917" w:author="Claire Kouba" w:date="2023-09-12T16:52:00Z">
              <w:rPr>
                <w:spacing w:val="-5"/>
                <w:w w:val="105"/>
              </w:rPr>
            </w:rPrChange>
          </w:rPr>
          <w:delText xml:space="preserve"> </w:delText>
        </w:r>
        <w:r w:rsidRPr="00D753AC" w:rsidDel="00D753AC">
          <w:rPr>
            <w:rFonts w:ascii="Times New Roman" w:hAnsi="Times New Roman" w:cs="Times New Roman"/>
            <w:rPrChange w:id="918" w:author="Claire Kouba" w:date="2023-09-12T16:52:00Z">
              <w:rPr>
                <w:w w:val="105"/>
              </w:rPr>
            </w:rPrChange>
          </w:rPr>
          <w:delText>locally-tailored</w:delText>
        </w:r>
        <w:r w:rsidRPr="00D753AC" w:rsidDel="00D753AC">
          <w:rPr>
            <w:rFonts w:ascii="Times New Roman" w:hAnsi="Times New Roman" w:cs="Times New Roman"/>
            <w:rPrChange w:id="919" w:author="Claire Kouba" w:date="2023-09-12T16:52:00Z">
              <w:rPr>
                <w:spacing w:val="-5"/>
                <w:w w:val="105"/>
              </w:rPr>
            </w:rPrChange>
          </w:rPr>
          <w:delText xml:space="preserve"> </w:delText>
        </w:r>
        <w:r w:rsidRPr="00D753AC" w:rsidDel="00D753AC">
          <w:rPr>
            <w:rFonts w:ascii="Times New Roman" w:hAnsi="Times New Roman" w:cs="Times New Roman"/>
            <w:rPrChange w:id="920" w:author="Claire Kouba" w:date="2023-09-12T16:52:00Z">
              <w:rPr>
                <w:w w:val="105"/>
              </w:rPr>
            </w:rPrChange>
          </w:rPr>
          <w:delText>predictive</w:delText>
        </w:r>
        <w:r w:rsidRPr="00D753AC" w:rsidDel="00D753AC">
          <w:rPr>
            <w:rFonts w:ascii="Times New Roman" w:hAnsi="Times New Roman" w:cs="Times New Roman"/>
            <w:rPrChange w:id="921" w:author="Claire Kouba" w:date="2023-09-12T16:52:00Z">
              <w:rPr>
                <w:spacing w:val="-5"/>
                <w:w w:val="105"/>
              </w:rPr>
            </w:rPrChange>
          </w:rPr>
          <w:delText xml:space="preserve"> </w:delText>
        </w:r>
        <w:r w:rsidRPr="00D753AC" w:rsidDel="00D753AC">
          <w:rPr>
            <w:rFonts w:ascii="Times New Roman" w:hAnsi="Times New Roman" w:cs="Times New Roman"/>
            <w:rPrChange w:id="922" w:author="Claire Kouba" w:date="2023-09-12T16:52:00Z">
              <w:rPr>
                <w:w w:val="105"/>
              </w:rPr>
            </w:rPrChange>
          </w:rPr>
          <w:delText>methods</w:delText>
        </w:r>
        <w:r w:rsidRPr="00D753AC" w:rsidDel="00D753AC">
          <w:rPr>
            <w:rFonts w:ascii="Times New Roman" w:hAnsi="Times New Roman" w:cs="Times New Roman"/>
            <w:rPrChange w:id="923" w:author="Claire Kouba" w:date="2023-09-12T16:52:00Z">
              <w:rPr>
                <w:spacing w:val="-5"/>
                <w:w w:val="105"/>
              </w:rPr>
            </w:rPrChange>
          </w:rPr>
          <w:delText xml:space="preserve"> </w:delText>
        </w:r>
        <w:r w:rsidRPr="00D753AC" w:rsidDel="00D753AC">
          <w:rPr>
            <w:rFonts w:ascii="Times New Roman" w:hAnsi="Times New Roman" w:cs="Times New Roman"/>
            <w:rPrChange w:id="924" w:author="Claire Kouba" w:date="2023-09-12T16:52:00Z">
              <w:rPr>
                <w:w w:val="105"/>
              </w:rPr>
            </w:rPrChange>
          </w:rPr>
          <w:delText>for</w:delText>
        </w:r>
        <w:r w:rsidRPr="00D753AC" w:rsidDel="00D753AC">
          <w:rPr>
            <w:rFonts w:ascii="Times New Roman" w:hAnsi="Times New Roman" w:cs="Times New Roman"/>
            <w:rPrChange w:id="925" w:author="Claire Kouba" w:date="2023-09-12T16:52:00Z">
              <w:rPr>
                <w:spacing w:val="-5"/>
                <w:w w:val="105"/>
              </w:rPr>
            </w:rPrChange>
          </w:rPr>
          <w:delText xml:space="preserve"> </w:delText>
        </w:r>
        <w:r w:rsidRPr="00D753AC" w:rsidDel="00D753AC">
          <w:rPr>
            <w:rFonts w:ascii="Times New Roman" w:hAnsi="Times New Roman" w:cs="Times New Roman"/>
            <w:rPrChange w:id="926" w:author="Claire Kouba" w:date="2023-09-12T16:52:00Z">
              <w:rPr>
                <w:w w:val="105"/>
              </w:rPr>
            </w:rPrChange>
          </w:rPr>
          <w:delText>hydrologic</w:delText>
        </w:r>
        <w:r w:rsidRPr="00D753AC" w:rsidDel="00D753AC">
          <w:rPr>
            <w:rFonts w:ascii="Times New Roman" w:hAnsi="Times New Roman" w:cs="Times New Roman"/>
            <w:rPrChange w:id="927" w:author="Claire Kouba" w:date="2023-09-12T16:52:00Z">
              <w:rPr>
                <w:spacing w:val="-5"/>
                <w:w w:val="105"/>
              </w:rPr>
            </w:rPrChange>
          </w:rPr>
          <w:delText xml:space="preserve"> </w:delText>
        </w:r>
        <w:r w:rsidRPr="00D753AC" w:rsidDel="00D753AC">
          <w:rPr>
            <w:rFonts w:ascii="Times New Roman" w:hAnsi="Times New Roman" w:cs="Times New Roman"/>
            <w:rPrChange w:id="928" w:author="Claire Kouba" w:date="2023-09-12T16:52:00Z">
              <w:rPr>
                <w:w w:val="105"/>
              </w:rPr>
            </w:rPrChange>
          </w:rPr>
          <w:delText>indices</w:delText>
        </w:r>
      </w:del>
      <w:del w:id="929" w:author="Claire Kouba" w:date="2023-09-12T16:52:00Z">
        <w:r w:rsidR="00505335" w:rsidRPr="00D753AC">
          <w:rPr>
            <w:rFonts w:ascii="Times New Roman" w:hAnsi="Times New Roman" w:cs="Times New Roman"/>
            <w:spacing w:val="-5"/>
            <w:w w:val="105"/>
          </w:rPr>
          <w:delText xml:space="preserve"> </w:delText>
        </w:r>
        <w:r w:rsidR="00505335" w:rsidRPr="00D753AC">
          <w:rPr>
            <w:rFonts w:ascii="Times New Roman" w:hAnsi="Times New Roman" w:cs="Times New Roman"/>
            <w:w w:val="105"/>
          </w:rPr>
          <w:delText>that</w:delText>
        </w:r>
        <w:r w:rsidR="00505335" w:rsidRPr="00D753AC">
          <w:rPr>
            <w:rFonts w:ascii="Times New Roman" w:hAnsi="Times New Roman" w:cs="Times New Roman"/>
            <w:spacing w:val="-5"/>
            <w:w w:val="105"/>
          </w:rPr>
          <w:delText xml:space="preserve"> </w:delText>
        </w:r>
        <w:r w:rsidR="00505335" w:rsidRPr="00D753AC">
          <w:rPr>
            <w:rFonts w:ascii="Times New Roman" w:hAnsi="Times New Roman" w:cs="Times New Roman"/>
            <w:w w:val="105"/>
          </w:rPr>
          <w:delText>incorporate</w:delText>
        </w:r>
        <w:r w:rsidR="00505335" w:rsidRPr="00D753AC">
          <w:rPr>
            <w:rFonts w:ascii="Times New Roman" w:hAnsi="Times New Roman" w:cs="Times New Roman"/>
            <w:spacing w:val="-5"/>
            <w:w w:val="105"/>
          </w:rPr>
          <w:delText xml:space="preserve"> </w:delText>
        </w:r>
        <w:r w:rsidR="00505335" w:rsidRPr="00D753AC">
          <w:rPr>
            <w:rFonts w:ascii="Times New Roman" w:hAnsi="Times New Roman" w:cs="Times New Roman"/>
            <w:w w:val="105"/>
          </w:rPr>
          <w:delText>functional</w:delText>
        </w:r>
        <w:r w:rsidR="00505335" w:rsidRPr="00D753AC">
          <w:rPr>
            <w:rFonts w:ascii="Times New Roman" w:hAnsi="Times New Roman" w:cs="Times New Roman"/>
            <w:w w:val="99"/>
          </w:rPr>
          <w:delText xml:space="preserve"> </w:delText>
        </w:r>
        <w:r w:rsidR="00505335" w:rsidRPr="00D753AC">
          <w:rPr>
            <w:rFonts w:ascii="Times New Roman" w:hAnsi="Times New Roman" w:cs="Times New Roman"/>
            <w:w w:val="105"/>
          </w:rPr>
          <w:delText>flows</w:delText>
        </w:r>
      </w:del>
      <w:del w:id="930" w:author="Claire Kouba" w:date="2023-09-22T12:44:00Z">
        <w:r w:rsidRPr="00D753AC" w:rsidDel="00D753AC">
          <w:rPr>
            <w:rFonts w:ascii="Times New Roman" w:hAnsi="Times New Roman" w:cs="Times New Roman"/>
            <w:rPrChange w:id="931" w:author="Claire Kouba" w:date="2023-09-12T16:52:00Z">
              <w:rPr>
                <w:w w:val="105"/>
              </w:rPr>
            </w:rPrChange>
          </w:rPr>
          <w:delText>,</w:delText>
        </w:r>
        <w:r w:rsidRPr="00D753AC" w:rsidDel="00D753AC">
          <w:rPr>
            <w:rFonts w:ascii="Times New Roman" w:hAnsi="Times New Roman" w:cs="Times New Roman"/>
            <w:rPrChange w:id="932" w:author="Claire Kouba" w:date="2023-09-12T16:52:00Z">
              <w:rPr>
                <w:spacing w:val="-22"/>
                <w:w w:val="105"/>
              </w:rPr>
            </w:rPrChange>
          </w:rPr>
          <w:delText xml:space="preserve"> </w:delText>
        </w:r>
        <w:r w:rsidRPr="00D753AC" w:rsidDel="00D753AC">
          <w:rPr>
            <w:rFonts w:ascii="Times New Roman" w:hAnsi="Times New Roman" w:cs="Times New Roman"/>
            <w:rPrChange w:id="933" w:author="Claire Kouba" w:date="2023-09-12T16:52:00Z">
              <w:rPr>
                <w:w w:val="105"/>
              </w:rPr>
            </w:rPrChange>
          </w:rPr>
          <w:delText>we</w:delText>
        </w:r>
        <w:r w:rsidRPr="00D753AC" w:rsidDel="00D753AC">
          <w:rPr>
            <w:rFonts w:ascii="Times New Roman" w:hAnsi="Times New Roman" w:cs="Times New Roman"/>
            <w:rPrChange w:id="934" w:author="Claire Kouba" w:date="2023-09-12T16:52:00Z">
              <w:rPr>
                <w:spacing w:val="-22"/>
                <w:w w:val="105"/>
              </w:rPr>
            </w:rPrChange>
          </w:rPr>
          <w:delText xml:space="preserve"> </w:delText>
        </w:r>
        <w:r w:rsidRPr="00D753AC" w:rsidDel="00D753AC">
          <w:rPr>
            <w:rFonts w:ascii="Times New Roman" w:hAnsi="Times New Roman" w:cs="Times New Roman"/>
            <w:rPrChange w:id="935" w:author="Claire Kouba" w:date="2023-09-12T16:52:00Z">
              <w:rPr>
                <w:w w:val="105"/>
              </w:rPr>
            </w:rPrChange>
          </w:rPr>
          <w:delText>focus</w:delText>
        </w:r>
        <w:r w:rsidRPr="00D753AC" w:rsidDel="00D753AC">
          <w:rPr>
            <w:rFonts w:ascii="Times New Roman" w:hAnsi="Times New Roman" w:cs="Times New Roman"/>
            <w:rPrChange w:id="936" w:author="Claire Kouba" w:date="2023-09-12T16:52:00Z">
              <w:rPr>
                <w:spacing w:val="-22"/>
                <w:w w:val="105"/>
              </w:rPr>
            </w:rPrChange>
          </w:rPr>
          <w:delText xml:space="preserve"> </w:delText>
        </w:r>
        <w:r w:rsidRPr="00D753AC" w:rsidDel="00D753AC">
          <w:rPr>
            <w:rFonts w:ascii="Times New Roman" w:hAnsi="Times New Roman" w:cs="Times New Roman"/>
            <w:rPrChange w:id="937" w:author="Claire Kouba" w:date="2023-09-12T16:52:00Z">
              <w:rPr>
                <w:w w:val="105"/>
              </w:rPr>
            </w:rPrChange>
          </w:rPr>
          <w:delText>on</w:delText>
        </w:r>
        <w:r w:rsidRPr="00D753AC" w:rsidDel="00D753AC">
          <w:rPr>
            <w:rFonts w:ascii="Times New Roman" w:hAnsi="Times New Roman" w:cs="Times New Roman"/>
            <w:rPrChange w:id="938" w:author="Claire Kouba" w:date="2023-09-12T16:52:00Z">
              <w:rPr>
                <w:spacing w:val="-22"/>
                <w:w w:val="105"/>
              </w:rPr>
            </w:rPrChange>
          </w:rPr>
          <w:delText xml:space="preserve"> </w:delText>
        </w:r>
        <w:r w:rsidRPr="00D753AC" w:rsidDel="00D753AC">
          <w:rPr>
            <w:rFonts w:ascii="Times New Roman" w:hAnsi="Times New Roman" w:cs="Times New Roman"/>
            <w:rPrChange w:id="939" w:author="Claire Kouba" w:date="2023-09-12T16:52:00Z">
              <w:rPr>
                <w:w w:val="105"/>
              </w:rPr>
            </w:rPrChange>
          </w:rPr>
          <w:delText>a</w:delText>
        </w:r>
        <w:r w:rsidRPr="00D753AC" w:rsidDel="00D753AC">
          <w:rPr>
            <w:rFonts w:ascii="Times New Roman" w:hAnsi="Times New Roman" w:cs="Times New Roman"/>
            <w:rPrChange w:id="940" w:author="Claire Kouba" w:date="2023-09-12T16:52:00Z">
              <w:rPr>
                <w:spacing w:val="-22"/>
                <w:w w:val="105"/>
              </w:rPr>
            </w:rPrChange>
          </w:rPr>
          <w:delText xml:space="preserve"> </w:delText>
        </w:r>
        <w:r w:rsidRPr="00D753AC" w:rsidDel="00D753AC">
          <w:rPr>
            <w:rFonts w:ascii="Times New Roman" w:hAnsi="Times New Roman" w:cs="Times New Roman"/>
            <w:rPrChange w:id="941" w:author="Claire Kouba" w:date="2023-09-12T16:52:00Z">
              <w:rPr>
                <w:w w:val="105"/>
              </w:rPr>
            </w:rPrChange>
          </w:rPr>
          <w:delText>single</w:delText>
        </w:r>
        <w:r w:rsidRPr="00D753AC" w:rsidDel="00D753AC">
          <w:rPr>
            <w:rFonts w:ascii="Times New Roman" w:hAnsi="Times New Roman" w:cs="Times New Roman"/>
            <w:rPrChange w:id="942" w:author="Claire Kouba" w:date="2023-09-12T16:52:00Z">
              <w:rPr>
                <w:spacing w:val="-22"/>
                <w:w w:val="105"/>
              </w:rPr>
            </w:rPrChange>
          </w:rPr>
          <w:delText xml:space="preserve"> </w:delText>
        </w:r>
      </w:del>
      <w:del w:id="943" w:author="Claire Kouba" w:date="2023-09-12T16:52:00Z">
        <w:r w:rsidR="00505335" w:rsidRPr="00D753AC">
          <w:rPr>
            <w:rFonts w:ascii="Times New Roman" w:hAnsi="Times New Roman" w:cs="Times New Roman"/>
            <w:w w:val="105"/>
          </w:rPr>
          <w:delText>HUC8</w:delText>
        </w:r>
        <w:r w:rsidR="00505335" w:rsidRPr="00D753AC">
          <w:rPr>
            <w:rFonts w:ascii="Times New Roman" w:hAnsi="Times New Roman" w:cs="Times New Roman"/>
            <w:spacing w:val="-22"/>
            <w:w w:val="105"/>
          </w:rPr>
          <w:delText xml:space="preserve"> </w:delText>
        </w:r>
      </w:del>
      <w:del w:id="944" w:author="Claire Kouba" w:date="2023-09-22T12:44:00Z">
        <w:r w:rsidRPr="00D753AC" w:rsidDel="00D753AC">
          <w:rPr>
            <w:rFonts w:ascii="Times New Roman" w:hAnsi="Times New Roman" w:cs="Times New Roman"/>
            <w:rPrChange w:id="945" w:author="Claire Kouba" w:date="2023-09-12T16:52:00Z">
              <w:rPr>
                <w:w w:val="105"/>
              </w:rPr>
            </w:rPrChange>
          </w:rPr>
          <w:delText>basin,</w:delText>
        </w:r>
        <w:r w:rsidRPr="00D753AC" w:rsidDel="00D753AC">
          <w:rPr>
            <w:rFonts w:ascii="Times New Roman" w:hAnsi="Times New Roman" w:cs="Times New Roman"/>
            <w:spacing w:val="27"/>
            <w:rPrChange w:id="946" w:author="Claire Kouba" w:date="2023-09-12T16:52:00Z">
              <w:rPr>
                <w:spacing w:val="-22"/>
                <w:w w:val="105"/>
              </w:rPr>
            </w:rPrChange>
          </w:rPr>
          <w:delText xml:space="preserve"> </w:delText>
        </w:r>
        <w:r w:rsidRPr="00D753AC" w:rsidDel="00D753AC">
          <w:rPr>
            <w:rFonts w:ascii="Times New Roman" w:hAnsi="Times New Roman" w:cs="Times New Roman"/>
            <w:rPrChange w:id="947" w:author="Claire Kouba" w:date="2023-09-12T16:52:00Z">
              <w:rPr>
                <w:w w:val="105"/>
              </w:rPr>
            </w:rPrChange>
          </w:rPr>
          <w:delText>the</w:delText>
        </w:r>
        <w:r w:rsidRPr="00D753AC" w:rsidDel="00D753AC">
          <w:rPr>
            <w:rFonts w:ascii="Times New Roman" w:hAnsi="Times New Roman" w:cs="Times New Roman"/>
            <w:w w:val="99"/>
            <w:rPrChange w:id="948" w:author="Claire Kouba" w:date="2023-09-12T16:52:00Z">
              <w:rPr>
                <w:spacing w:val="-22"/>
                <w:w w:val="105"/>
              </w:rPr>
            </w:rPrChange>
          </w:rPr>
          <w:delText xml:space="preserve"> </w:delText>
        </w:r>
        <w:r w:rsidRPr="00D753AC" w:rsidDel="00D753AC">
          <w:rPr>
            <w:rFonts w:ascii="Times New Roman" w:hAnsi="Times New Roman" w:cs="Times New Roman"/>
            <w:rPrChange w:id="949" w:author="Claire Kouba" w:date="2023-09-12T16:52:00Z">
              <w:rPr>
                <w:w w:val="105"/>
              </w:rPr>
            </w:rPrChange>
          </w:rPr>
          <w:delText>Scott</w:delText>
        </w:r>
        <w:r w:rsidRPr="00D753AC" w:rsidDel="00D753AC">
          <w:rPr>
            <w:rFonts w:ascii="Times New Roman" w:hAnsi="Times New Roman" w:cs="Times New Roman"/>
            <w:rPrChange w:id="950" w:author="Claire Kouba" w:date="2023-09-12T16:52:00Z">
              <w:rPr>
                <w:spacing w:val="-22"/>
                <w:w w:val="105"/>
              </w:rPr>
            </w:rPrChange>
          </w:rPr>
          <w:delText xml:space="preserve"> </w:delText>
        </w:r>
        <w:r w:rsidRPr="00D753AC" w:rsidDel="00D753AC">
          <w:rPr>
            <w:rFonts w:ascii="Times New Roman" w:hAnsi="Times New Roman" w:cs="Times New Roman"/>
            <w:rPrChange w:id="951" w:author="Claire Kouba" w:date="2023-09-12T16:52:00Z">
              <w:rPr>
                <w:w w:val="105"/>
              </w:rPr>
            </w:rPrChange>
          </w:rPr>
          <w:delText>River</w:delText>
        </w:r>
        <w:r w:rsidRPr="00D753AC" w:rsidDel="00D753AC">
          <w:rPr>
            <w:rFonts w:ascii="Times New Roman" w:hAnsi="Times New Roman" w:cs="Times New Roman"/>
            <w:rPrChange w:id="952" w:author="Claire Kouba" w:date="2023-09-12T16:52:00Z">
              <w:rPr>
                <w:spacing w:val="-22"/>
                <w:w w:val="105"/>
              </w:rPr>
            </w:rPrChange>
          </w:rPr>
          <w:delText xml:space="preserve"> </w:delText>
        </w:r>
        <w:r w:rsidRPr="00D753AC" w:rsidDel="00D753AC">
          <w:rPr>
            <w:rFonts w:ascii="Times New Roman" w:hAnsi="Times New Roman" w:cs="Times New Roman"/>
            <w:rPrChange w:id="953" w:author="Claire Kouba" w:date="2023-09-12T16:52:00Z">
              <w:rPr>
                <w:w w:val="105"/>
              </w:rPr>
            </w:rPrChange>
          </w:rPr>
          <w:delText>watershed</w:delText>
        </w:r>
        <w:r w:rsidRPr="00D753AC" w:rsidDel="00D753AC">
          <w:rPr>
            <w:rFonts w:ascii="Times New Roman" w:hAnsi="Times New Roman" w:cs="Times New Roman"/>
            <w:rPrChange w:id="954" w:author="Claire Kouba" w:date="2023-09-12T16:52:00Z">
              <w:rPr>
                <w:spacing w:val="-22"/>
                <w:w w:val="105"/>
              </w:rPr>
            </w:rPrChange>
          </w:rPr>
          <w:delText xml:space="preserve"> </w:delText>
        </w:r>
        <w:r w:rsidRPr="00D753AC" w:rsidDel="00D753AC">
          <w:rPr>
            <w:rFonts w:ascii="Times New Roman" w:hAnsi="Times New Roman" w:cs="Times New Roman"/>
            <w:rPrChange w:id="955" w:author="Claire Kouba" w:date="2023-09-12T16:52:00Z">
              <w:rPr>
                <w:w w:val="105"/>
              </w:rPr>
            </w:rPrChange>
          </w:rPr>
          <w:delText>in</w:delText>
        </w:r>
        <w:r w:rsidRPr="00D753AC" w:rsidDel="00D753AC">
          <w:rPr>
            <w:rFonts w:ascii="Times New Roman" w:hAnsi="Times New Roman" w:cs="Times New Roman"/>
            <w:rPrChange w:id="956" w:author="Claire Kouba" w:date="2023-09-12T16:52:00Z">
              <w:rPr>
                <w:spacing w:val="-22"/>
                <w:w w:val="105"/>
              </w:rPr>
            </w:rPrChange>
          </w:rPr>
          <w:delText xml:space="preserve"> </w:delText>
        </w:r>
        <w:r w:rsidRPr="00D753AC" w:rsidDel="00D753AC">
          <w:rPr>
            <w:rFonts w:ascii="Times New Roman" w:hAnsi="Times New Roman" w:cs="Times New Roman"/>
            <w:rPrChange w:id="957" w:author="Claire Kouba" w:date="2023-09-12T16:52:00Z">
              <w:rPr>
                <w:w w:val="105"/>
              </w:rPr>
            </w:rPrChange>
          </w:rPr>
          <w:delText>northern</w:delText>
        </w:r>
        <w:r w:rsidRPr="00D753AC" w:rsidDel="00D753AC">
          <w:rPr>
            <w:rFonts w:ascii="Times New Roman" w:hAnsi="Times New Roman" w:cs="Times New Roman"/>
            <w:rPrChange w:id="958" w:author="Claire Kouba" w:date="2023-09-12T16:52:00Z">
              <w:rPr>
                <w:spacing w:val="-22"/>
                <w:w w:val="105"/>
              </w:rPr>
            </w:rPrChange>
          </w:rPr>
          <w:delText xml:space="preserve"> </w:delText>
        </w:r>
        <w:r w:rsidRPr="00D753AC" w:rsidDel="00D753AC">
          <w:rPr>
            <w:rFonts w:ascii="Times New Roman" w:hAnsi="Times New Roman" w:cs="Times New Roman"/>
            <w:rPrChange w:id="959" w:author="Claire Kouba" w:date="2023-09-12T16:52:00Z">
              <w:rPr>
                <w:w w:val="105"/>
              </w:rPr>
            </w:rPrChange>
          </w:rPr>
          <w:delText>California</w:delText>
        </w:r>
      </w:del>
      <w:del w:id="960" w:author="Claire Kouba" w:date="2023-09-12T16:52:00Z">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(HUC8</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18010208).</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spacing w:val="-9"/>
            <w:w w:val="105"/>
          </w:rPr>
          <w:delText>We</w:delText>
        </w:r>
      </w:del>
      <w:ins w:id="961" w:author="Claire Kouba" w:date="2023-09-12T16:52:00Z">
        <w:r w:rsidRPr="00D753AC">
          <w:rPr>
            <w:rFonts w:ascii="Times New Roman" w:hAnsi="Times New Roman" w:cs="Times New Roman"/>
          </w:rPr>
          <w:t>. Three periods of water use and climate forces have been proposed for the</w:t>
        </w:r>
        <w:r w:rsidRPr="00D753AC">
          <w:rPr>
            <w:rFonts w:ascii="Times New Roman" w:hAnsi="Times New Roman" w:cs="Times New Roman"/>
            <w:spacing w:val="12"/>
          </w:rPr>
          <w:t xml:space="preserve"> </w:t>
        </w:r>
        <w:r w:rsidRPr="00D753AC">
          <w:rPr>
            <w:rFonts w:ascii="Times New Roman" w:hAnsi="Times New Roman" w:cs="Times New Roman"/>
          </w:rPr>
          <w:t>Scott</w:t>
        </w:r>
        <w:r w:rsidRPr="00D753AC">
          <w:rPr>
            <w:rFonts w:ascii="Times New Roman" w:hAnsi="Times New Roman" w:cs="Times New Roman"/>
            <w:w w:val="99"/>
          </w:rPr>
          <w:t xml:space="preserve"> </w:t>
        </w:r>
        <w:r w:rsidRPr="00D753AC">
          <w:rPr>
            <w:rFonts w:ascii="Times New Roman" w:hAnsi="Times New Roman" w:cs="Times New Roman"/>
          </w:rPr>
          <w:t>River</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spacing w:val="-5"/>
          </w:rPr>
          <w:t xml:space="preserve"> </w:t>
        </w:r>
        <w:r w:rsidRPr="00D753AC">
          <w:rPr>
            <w:rFonts w:ascii="Times New Roman" w:hAnsi="Times New Roman" w:cs="Times New Roman"/>
          </w:rPr>
          <w:t>by</w:t>
        </w:r>
        <w:r w:rsidRPr="00D753AC">
          <w:rPr>
            <w:rFonts w:ascii="Times New Roman" w:hAnsi="Times New Roman" w:cs="Times New Roman"/>
            <w:spacing w:val="-5"/>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"_bookmark50" </w:instrText>
        </w:r>
        <w:r w:rsidRPr="00D753AC">
          <w:rPr>
            <w:rFonts w:ascii="Times New Roman" w:hAnsi="Times New Roman" w:cs="Times New Roman"/>
          </w:rPr>
          <w:fldChar w:fldCharType="separate"/>
        </w:r>
        <w:r w:rsidRPr="00D753AC">
          <w:rPr>
            <w:rFonts w:ascii="Times New Roman" w:hAnsi="Times New Roman" w:cs="Times New Roman"/>
          </w:rPr>
          <w:t>Pyschik,</w:t>
        </w:r>
        <w:r w:rsidRPr="00D753AC">
          <w:rPr>
            <w:rFonts w:ascii="Times New Roman" w:hAnsi="Times New Roman" w:cs="Times New Roman"/>
          </w:rPr>
          <w:fldChar w:fldCharType="end"/>
        </w:r>
        <w:r w:rsidRPr="00D753AC">
          <w:rPr>
            <w:rFonts w:ascii="Times New Roman" w:hAnsi="Times New Roman" w:cs="Times New Roman"/>
            <w:spacing w:val="-5"/>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"_bookmark50" </w:instrText>
        </w:r>
        <w:r w:rsidRPr="00D753AC">
          <w:rPr>
            <w:rFonts w:ascii="Times New Roman" w:hAnsi="Times New Roman" w:cs="Times New Roman"/>
          </w:rPr>
          <w:fldChar w:fldCharType="separate"/>
        </w:r>
        <w:r w:rsidRPr="00D753AC">
          <w:rPr>
            <w:rFonts w:ascii="Times New Roman" w:hAnsi="Times New Roman" w:cs="Times New Roman"/>
          </w:rPr>
          <w:t>2022):</w:t>
        </w:r>
        <w:r w:rsidRPr="00D753AC">
          <w:rPr>
            <w:rFonts w:ascii="Times New Roman" w:hAnsi="Times New Roman" w:cs="Times New Roman"/>
          </w:rPr>
          <w:fldChar w:fldCharType="end"/>
        </w:r>
        <w:r w:rsidRPr="00D753AC">
          <w:rPr>
            <w:rFonts w:ascii="Times New Roman" w:hAnsi="Times New Roman" w:cs="Times New Roman"/>
            <w:spacing w:val="-5"/>
          </w:rPr>
          <w:t xml:space="preserve"> </w:t>
        </w:r>
        <w:r w:rsidRPr="00D753AC">
          <w:rPr>
            <w:rFonts w:ascii="Times New Roman" w:hAnsi="Times New Roman" w:cs="Times New Roman"/>
          </w:rPr>
          <w:t>Eras</w:t>
        </w:r>
        <w:r w:rsidRPr="00D753AC">
          <w:rPr>
            <w:rFonts w:ascii="Times New Roman" w:hAnsi="Times New Roman" w:cs="Times New Roman"/>
            <w:spacing w:val="-5"/>
          </w:rPr>
          <w:t xml:space="preserve"> </w:t>
        </w:r>
        <w:r w:rsidRPr="00D753AC">
          <w:rPr>
            <w:rFonts w:ascii="Times New Roman" w:hAnsi="Times New Roman" w:cs="Times New Roman"/>
          </w:rPr>
          <w:t>1,</w:t>
        </w:r>
        <w:r w:rsidRPr="00D753AC">
          <w:rPr>
            <w:rFonts w:ascii="Times New Roman" w:hAnsi="Times New Roman" w:cs="Times New Roman"/>
            <w:spacing w:val="-5"/>
          </w:rPr>
          <w:t xml:space="preserve"> </w:t>
        </w:r>
        <w:r w:rsidRPr="00D753AC">
          <w:rPr>
            <w:rFonts w:ascii="Times New Roman" w:hAnsi="Times New Roman" w:cs="Times New Roman"/>
          </w:rPr>
          <w:t>2,</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3,</w:t>
        </w:r>
        <w:r w:rsidRPr="00D753AC">
          <w:rPr>
            <w:rFonts w:ascii="Times New Roman" w:hAnsi="Times New Roman" w:cs="Times New Roman"/>
            <w:spacing w:val="-5"/>
          </w:rPr>
          <w:t xml:space="preserve"> </w:t>
        </w:r>
        <w:r w:rsidRPr="00D753AC">
          <w:rPr>
            <w:rFonts w:ascii="Times New Roman" w:hAnsi="Times New Roman" w:cs="Times New Roman"/>
          </w:rPr>
          <w:t>ranging</w:t>
        </w:r>
        <w:r w:rsidRPr="00D753AC">
          <w:rPr>
            <w:rFonts w:ascii="Times New Roman" w:hAnsi="Times New Roman" w:cs="Times New Roman"/>
            <w:spacing w:val="-5"/>
          </w:rPr>
          <w:t xml:space="preserve"> </w:t>
        </w:r>
        <w:r w:rsidRPr="00D753AC">
          <w:rPr>
            <w:rFonts w:ascii="Times New Roman" w:hAnsi="Times New Roman" w:cs="Times New Roman"/>
          </w:rPr>
          <w:t>from</w:t>
        </w:r>
        <w:r w:rsidRPr="00D753AC">
          <w:rPr>
            <w:rFonts w:ascii="Times New Roman" w:hAnsi="Times New Roman" w:cs="Times New Roman"/>
            <w:spacing w:val="-5"/>
          </w:rPr>
          <w:t xml:space="preserve"> </w:t>
        </w:r>
        <w:r w:rsidRPr="00D753AC">
          <w:rPr>
            <w:rFonts w:ascii="Times New Roman" w:hAnsi="Times New Roman" w:cs="Times New Roman"/>
          </w:rPr>
          <w:t>1942-1976,</w:t>
        </w:r>
        <w:r w:rsidRPr="00D753AC">
          <w:rPr>
            <w:rFonts w:ascii="Times New Roman" w:hAnsi="Times New Roman" w:cs="Times New Roman"/>
            <w:spacing w:val="-5"/>
          </w:rPr>
          <w:t xml:space="preserve"> </w:t>
        </w:r>
        <w:r w:rsidRPr="00D753AC">
          <w:rPr>
            <w:rFonts w:ascii="Times New Roman" w:hAnsi="Times New Roman" w:cs="Times New Roman"/>
          </w:rPr>
          <w:t>1977-2000,</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2001-2021,</w:t>
        </w:r>
        <w:r w:rsidRPr="00D753AC">
          <w:rPr>
            <w:rFonts w:ascii="Times New Roman" w:hAnsi="Times New Roman" w:cs="Times New Roman"/>
            <w:spacing w:val="-5"/>
          </w:rPr>
          <w:t xml:space="preserve"> </w:t>
        </w:r>
        <w:r w:rsidRPr="00D753AC">
          <w:rPr>
            <w:rFonts w:ascii="Times New Roman" w:hAnsi="Times New Roman" w:cs="Times New Roman"/>
          </w:rPr>
          <w:t>respectively.</w:t>
        </w:r>
        <w:r w:rsidRPr="00D753AC">
          <w:rPr>
            <w:rFonts w:ascii="Times New Roman" w:hAnsi="Times New Roman" w:cs="Times New Roman"/>
            <w:spacing w:val="-5"/>
          </w:rPr>
          <w:t xml:space="preserve"> </w:t>
        </w:r>
        <w:r w:rsidRPr="00D753AC">
          <w:rPr>
            <w:rFonts w:ascii="Times New Roman" w:hAnsi="Times New Roman" w:cs="Times New Roman"/>
          </w:rPr>
          <w:t>These</w:t>
        </w:r>
        <w:r w:rsidRPr="00D753AC">
          <w:rPr>
            <w:rFonts w:ascii="Times New Roman" w:hAnsi="Times New Roman" w:cs="Times New Roman"/>
            <w:spacing w:val="-5"/>
          </w:rPr>
          <w:t xml:space="preserve"> </w:t>
        </w:r>
        <w:r w:rsidRPr="00D753AC">
          <w:rPr>
            <w:rFonts w:ascii="Times New Roman" w:hAnsi="Times New Roman" w:cs="Times New Roman"/>
          </w:rPr>
          <w:t>eras</w:t>
        </w:r>
        <w:r w:rsidRPr="00D753AC">
          <w:rPr>
            <w:rFonts w:ascii="Times New Roman" w:hAnsi="Times New Roman" w:cs="Times New Roman"/>
            <w:w w:val="99"/>
          </w:rPr>
          <w:t xml:space="preserve"> </w:t>
        </w:r>
        <w:r w:rsidRPr="00D753AC">
          <w:rPr>
            <w:rFonts w:ascii="Times New Roman" w:hAnsi="Times New Roman" w:cs="Times New Roman"/>
          </w:rPr>
          <w:t>reflect</w:t>
        </w:r>
        <w:r w:rsidRPr="00D753AC">
          <w:rPr>
            <w:rFonts w:ascii="Times New Roman" w:hAnsi="Times New Roman" w:cs="Times New Roman"/>
            <w:spacing w:val="-12"/>
          </w:rPr>
          <w:t xml:space="preserve"> </w:t>
        </w:r>
        <w:r w:rsidRPr="00D753AC">
          <w:rPr>
            <w:rFonts w:ascii="Times New Roman" w:hAnsi="Times New Roman" w:cs="Times New Roman"/>
          </w:rPr>
          <w:t>changes</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human</w:t>
        </w:r>
        <w:r w:rsidRPr="00D753AC">
          <w:rPr>
            <w:rFonts w:ascii="Times New Roman" w:hAnsi="Times New Roman" w:cs="Times New Roman"/>
            <w:spacing w:val="-12"/>
          </w:rPr>
          <w:t xml:space="preserve"> </w:t>
        </w:r>
        <w:r w:rsidRPr="00D753AC">
          <w:rPr>
            <w:rFonts w:ascii="Times New Roman" w:hAnsi="Times New Roman" w:cs="Times New Roman"/>
          </w:rPr>
          <w:t>management,</w:t>
        </w:r>
        <w:r w:rsidRPr="00D753AC">
          <w:rPr>
            <w:rFonts w:ascii="Times New Roman" w:hAnsi="Times New Roman" w:cs="Times New Roman"/>
            <w:spacing w:val="-12"/>
          </w:rPr>
          <w:t xml:space="preserve"> </w:t>
        </w:r>
        <w:r w:rsidRPr="00D753AC">
          <w:rPr>
            <w:rFonts w:ascii="Times New Roman" w:hAnsi="Times New Roman" w:cs="Times New Roman"/>
          </w:rPr>
          <w:t>such</w:t>
        </w:r>
        <w:r w:rsidRPr="00D753AC">
          <w:rPr>
            <w:rFonts w:ascii="Times New Roman" w:hAnsi="Times New Roman" w:cs="Times New Roman"/>
            <w:spacing w:val="-12"/>
          </w:rPr>
          <w:t xml:space="preserve"> </w:t>
        </w:r>
        <w:r w:rsidRPr="00D753AC">
          <w:rPr>
            <w:rFonts w:ascii="Times New Roman" w:hAnsi="Times New Roman" w:cs="Times New Roman"/>
          </w:rPr>
          <w:t>as</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widespread</w:t>
        </w:r>
        <w:r w:rsidRPr="00D753AC">
          <w:rPr>
            <w:rFonts w:ascii="Times New Roman" w:hAnsi="Times New Roman" w:cs="Times New Roman"/>
            <w:spacing w:val="-12"/>
          </w:rPr>
          <w:t xml:space="preserve"> </w:t>
        </w:r>
        <w:r w:rsidRPr="00D753AC">
          <w:rPr>
            <w:rFonts w:ascii="Times New Roman" w:hAnsi="Times New Roman" w:cs="Times New Roman"/>
          </w:rPr>
          <w:t>installation</w:t>
        </w:r>
        <w:r w:rsidRPr="00D753AC">
          <w:rPr>
            <w:rFonts w:ascii="Times New Roman" w:hAnsi="Times New Roman" w:cs="Times New Roman"/>
            <w:spacing w:val="-12"/>
          </w:rPr>
          <w:t xml:space="preserve"> </w:t>
        </w:r>
        <w:r w:rsidRPr="00D753AC">
          <w:rPr>
            <w:rFonts w:ascii="Times New Roman" w:hAnsi="Times New Roman" w:cs="Times New Roman"/>
          </w:rPr>
          <w:t>of</w:t>
        </w:r>
        <w:r w:rsidRPr="00D753AC">
          <w:rPr>
            <w:rFonts w:ascii="Times New Roman" w:hAnsi="Times New Roman" w:cs="Times New Roman"/>
            <w:spacing w:val="-12"/>
          </w:rPr>
          <w:t xml:space="preserve"> </w:t>
        </w:r>
        <w:r w:rsidRPr="00D753AC">
          <w:rPr>
            <w:rFonts w:ascii="Times New Roman" w:hAnsi="Times New Roman" w:cs="Times New Roman"/>
          </w:rPr>
          <w:t>groundwater</w:t>
        </w:r>
        <w:r w:rsidRPr="00D753AC">
          <w:rPr>
            <w:rFonts w:ascii="Times New Roman" w:hAnsi="Times New Roman" w:cs="Times New Roman"/>
            <w:spacing w:val="-12"/>
          </w:rPr>
          <w:t xml:space="preserve"> </w:t>
        </w:r>
        <w:r w:rsidRPr="00D753AC">
          <w:rPr>
            <w:rFonts w:ascii="Times New Roman" w:hAnsi="Times New Roman" w:cs="Times New Roman"/>
          </w:rPr>
          <w:t>pumps</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region</w:t>
        </w:r>
        <w:r w:rsidRPr="00D753AC">
          <w:rPr>
            <w:rFonts w:ascii="Times New Roman" w:hAnsi="Times New Roman" w:cs="Times New Roman"/>
            <w:spacing w:val="-12"/>
          </w:rPr>
          <w:t xml:space="preserve"> </w:t>
        </w:r>
        <w:r w:rsidRPr="00D753AC">
          <w:rPr>
            <w:rFonts w:ascii="Times New Roman" w:hAnsi="Times New Roman" w:cs="Times New Roman"/>
          </w:rPr>
          <w:t>in</w:t>
        </w:r>
        <w:r w:rsidRPr="00D753AC">
          <w:rPr>
            <w:rFonts w:ascii="Times New Roman" w:hAnsi="Times New Roman" w:cs="Times New Roman"/>
            <w:spacing w:val="-12"/>
          </w:rPr>
          <w:t xml:space="preserve"> </w:t>
        </w:r>
        <w:r w:rsidRPr="00D753AC">
          <w:rPr>
            <w:rFonts w:ascii="Times New Roman" w:hAnsi="Times New Roman" w:cs="Times New Roman"/>
          </w:rPr>
          <w:t>the</w:t>
        </w:r>
        <w:r w:rsidRPr="00D753AC">
          <w:rPr>
            <w:rFonts w:ascii="Times New Roman" w:hAnsi="Times New Roman" w:cs="Times New Roman"/>
            <w:spacing w:val="-12"/>
          </w:rPr>
          <w:t xml:space="preserve"> </w:t>
        </w:r>
        <w:r w:rsidRPr="00D753AC">
          <w:rPr>
            <w:rFonts w:ascii="Times New Roman" w:hAnsi="Times New Roman" w:cs="Times New Roman"/>
          </w:rPr>
          <w:t>late</w:t>
        </w:r>
        <w:r w:rsidRPr="00D753AC">
          <w:rPr>
            <w:rFonts w:ascii="Times New Roman" w:hAnsi="Times New Roman" w:cs="Times New Roman"/>
            <w:spacing w:val="-12"/>
          </w:rPr>
          <w:t xml:space="preserve"> </w:t>
        </w:r>
        <w:r w:rsidRPr="00D753AC">
          <w:rPr>
            <w:rFonts w:ascii="Times New Roman" w:hAnsi="Times New Roman" w:cs="Times New Roman"/>
          </w:rPr>
          <w:t>1970s</w:t>
        </w:r>
        <w:r w:rsidRPr="00D753AC">
          <w:rPr>
            <w:rFonts w:ascii="Times New Roman" w:hAnsi="Times New Roman" w:cs="Times New Roman"/>
            <w:w w:val="99"/>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"_bookmark53" </w:instrText>
        </w:r>
        <w:r w:rsidRPr="00D753AC">
          <w:rPr>
            <w:rFonts w:ascii="Times New Roman" w:hAnsi="Times New Roman" w:cs="Times New Roman"/>
          </w:rPr>
          <w:fldChar w:fldCharType="separate"/>
        </w:r>
        <w:r w:rsidRPr="00D753AC">
          <w:rPr>
            <w:rFonts w:ascii="Times New Roman" w:hAnsi="Times New Roman" w:cs="Times New Roman"/>
            <w:spacing w:val="-3"/>
          </w:rPr>
          <w:t>(Tolley</w:t>
        </w:r>
        <w:r w:rsidRPr="00D753AC">
          <w:rPr>
            <w:rFonts w:ascii="Times New Roman" w:hAnsi="Times New Roman" w:cs="Times New Roman"/>
            <w:spacing w:val="-7"/>
          </w:rPr>
          <w:t xml:space="preserve"> </w:t>
        </w:r>
        <w:r w:rsidRPr="00D753AC">
          <w:rPr>
            <w:rFonts w:ascii="Times New Roman" w:hAnsi="Times New Roman" w:cs="Times New Roman"/>
          </w:rPr>
          <w:t>et</w:t>
        </w:r>
        <w:r w:rsidRPr="00D753AC">
          <w:rPr>
            <w:rFonts w:ascii="Times New Roman" w:hAnsi="Times New Roman" w:cs="Times New Roman"/>
            <w:spacing w:val="-7"/>
          </w:rPr>
          <w:t xml:space="preserve"> </w:t>
        </w:r>
        <w:r w:rsidRPr="00D753AC">
          <w:rPr>
            <w:rFonts w:ascii="Times New Roman" w:hAnsi="Times New Roman" w:cs="Times New Roman"/>
          </w:rPr>
          <w:t>al.,</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"_bookmark53" </w:instrText>
        </w:r>
        <w:r w:rsidRPr="00D753AC">
          <w:rPr>
            <w:rFonts w:ascii="Times New Roman" w:hAnsi="Times New Roman" w:cs="Times New Roman"/>
          </w:rPr>
          <w:fldChar w:fldCharType="separate"/>
        </w:r>
        <w:r w:rsidRPr="00D753AC">
          <w:rPr>
            <w:rFonts w:ascii="Times New Roman" w:hAnsi="Times New Roman" w:cs="Times New Roman"/>
          </w:rPr>
          <w:t>2019);</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and</w:t>
        </w:r>
        <w:r w:rsidRPr="00D753AC">
          <w:rPr>
            <w:rFonts w:ascii="Times New Roman" w:hAnsi="Times New Roman" w:cs="Times New Roman"/>
            <w:spacing w:val="-7"/>
          </w:rPr>
          <w:t xml:space="preserve"> </w:t>
        </w:r>
        <w:r w:rsidRPr="00D753AC">
          <w:rPr>
            <w:rFonts w:ascii="Times New Roman" w:hAnsi="Times New Roman" w:cs="Times New Roman"/>
          </w:rPr>
          <w:t>climate</w:t>
        </w:r>
        <w:r w:rsidRPr="00D753AC">
          <w:rPr>
            <w:rFonts w:ascii="Times New Roman" w:hAnsi="Times New Roman" w:cs="Times New Roman"/>
            <w:spacing w:val="-7"/>
          </w:rPr>
          <w:t xml:space="preserve"> </w:t>
        </w:r>
        <w:r w:rsidRPr="00D753AC">
          <w:rPr>
            <w:rFonts w:ascii="Times New Roman" w:hAnsi="Times New Roman" w:cs="Times New Roman"/>
          </w:rPr>
          <w:t>conditions,</w:t>
        </w:r>
        <w:r w:rsidRPr="00D753AC">
          <w:rPr>
            <w:rFonts w:ascii="Times New Roman" w:hAnsi="Times New Roman" w:cs="Times New Roman"/>
            <w:spacing w:val="-7"/>
          </w:rPr>
          <w:t xml:space="preserve"> </w:t>
        </w:r>
        <w:r w:rsidRPr="00D753AC">
          <w:rPr>
            <w:rFonts w:ascii="Times New Roman" w:hAnsi="Times New Roman" w:cs="Times New Roman"/>
          </w:rPr>
          <w:t>such</w:t>
        </w:r>
        <w:r w:rsidRPr="00D753AC">
          <w:rPr>
            <w:rFonts w:ascii="Times New Roman" w:hAnsi="Times New Roman" w:cs="Times New Roman"/>
            <w:spacing w:val="-7"/>
          </w:rPr>
          <w:t xml:space="preserve"> </w:t>
        </w:r>
        <w:r w:rsidRPr="00D753AC">
          <w:rPr>
            <w:rFonts w:ascii="Times New Roman" w:hAnsi="Times New Roman" w:cs="Times New Roman"/>
          </w:rPr>
          <w:t>as</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shift</w:t>
        </w:r>
        <w:r w:rsidRPr="00D753AC">
          <w:rPr>
            <w:rFonts w:ascii="Times New Roman" w:hAnsi="Times New Roman" w:cs="Times New Roman"/>
            <w:spacing w:val="-7"/>
          </w:rPr>
          <w:t xml:space="preserve"> </w:t>
        </w:r>
        <w:r w:rsidRPr="00D753AC">
          <w:rPr>
            <w:rFonts w:ascii="Times New Roman" w:hAnsi="Times New Roman" w:cs="Times New Roman"/>
          </w:rPr>
          <w:t>in</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Pacific</w:t>
        </w:r>
        <w:r w:rsidRPr="00D753AC">
          <w:rPr>
            <w:rFonts w:ascii="Times New Roman" w:hAnsi="Times New Roman" w:cs="Times New Roman"/>
            <w:spacing w:val="-7"/>
          </w:rPr>
          <w:t xml:space="preserve"> </w:t>
        </w:r>
        <w:r w:rsidRPr="00D753AC">
          <w:rPr>
            <w:rFonts w:ascii="Times New Roman" w:hAnsi="Times New Roman" w:cs="Times New Roman"/>
          </w:rPr>
          <w:t>Decadal</w:t>
        </w:r>
        <w:r w:rsidRPr="00D753AC">
          <w:rPr>
            <w:rFonts w:ascii="Times New Roman" w:hAnsi="Times New Roman" w:cs="Times New Roman"/>
            <w:spacing w:val="-7"/>
          </w:rPr>
          <w:t xml:space="preserve"> </w:t>
        </w:r>
        <w:r w:rsidRPr="00D753AC">
          <w:rPr>
            <w:rFonts w:ascii="Times New Roman" w:hAnsi="Times New Roman" w:cs="Times New Roman"/>
          </w:rPr>
          <w:t>Oscillation</w:t>
        </w:r>
        <w:r w:rsidRPr="00D753AC">
          <w:rPr>
            <w:rFonts w:ascii="Times New Roman" w:hAnsi="Times New Roman" w:cs="Times New Roman"/>
            <w:spacing w:val="-7"/>
          </w:rPr>
          <w:t xml:space="preserve"> </w:t>
        </w:r>
        <w:r w:rsidRPr="00D753AC">
          <w:rPr>
            <w:rFonts w:ascii="Times New Roman" w:hAnsi="Times New Roman" w:cs="Times New Roman"/>
          </w:rPr>
          <w:t>in</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late</w:t>
        </w:r>
        <w:r w:rsidRPr="00D753AC">
          <w:rPr>
            <w:rFonts w:ascii="Times New Roman" w:hAnsi="Times New Roman" w:cs="Times New Roman"/>
            <w:spacing w:val="-6"/>
          </w:rPr>
          <w:t xml:space="preserve"> </w:t>
        </w:r>
        <w:r w:rsidRPr="00D753AC">
          <w:rPr>
            <w:rFonts w:ascii="Times New Roman" w:hAnsi="Times New Roman" w:cs="Times New Roman"/>
          </w:rPr>
          <w:t>1970s</w:t>
        </w:r>
        <w:r w:rsidRPr="00D753AC">
          <w:rPr>
            <w:rFonts w:ascii="Times New Roman" w:hAnsi="Times New Roman" w:cs="Times New Roman"/>
            <w:spacing w:val="-7"/>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"_bookmark32" </w:instrText>
        </w:r>
        <w:r w:rsidRPr="00D753AC">
          <w:rPr>
            <w:rFonts w:ascii="Times New Roman" w:hAnsi="Times New Roman" w:cs="Times New Roman"/>
          </w:rPr>
          <w:fldChar w:fldCharType="separate"/>
        </w:r>
        <w:r w:rsidRPr="00D753AC">
          <w:rPr>
            <w:rFonts w:ascii="Times New Roman" w:hAnsi="Times New Roman" w:cs="Times New Roman"/>
          </w:rPr>
          <w:t>(Francis</w:t>
        </w:r>
        <w:r w:rsidRPr="00D753AC">
          <w:rPr>
            <w:rFonts w:ascii="Times New Roman" w:hAnsi="Times New Roman" w:cs="Times New Roman"/>
            <w:spacing w:val="-7"/>
          </w:rPr>
          <w:t xml:space="preserve"> </w:t>
        </w:r>
        <w:r w:rsidRPr="00D753AC">
          <w:rPr>
            <w:rFonts w:ascii="Times New Roman" w:hAnsi="Times New Roman" w:cs="Times New Roman"/>
          </w:rPr>
          <w:t>et</w:t>
        </w:r>
        <w:r w:rsidRPr="00D753AC">
          <w:rPr>
            <w:rFonts w:ascii="Times New Roman" w:hAnsi="Times New Roman" w:cs="Times New Roman"/>
            <w:spacing w:val="-7"/>
          </w:rPr>
          <w:t xml:space="preserve"> </w:t>
        </w:r>
        <w:r w:rsidRPr="00D753AC">
          <w:rPr>
            <w:rFonts w:ascii="Times New Roman" w:hAnsi="Times New Roman" w:cs="Times New Roman"/>
          </w:rPr>
          <w:t>al.,</w:t>
        </w:r>
        <w:r w:rsidRPr="00D753AC">
          <w:rPr>
            <w:rFonts w:ascii="Times New Roman" w:hAnsi="Times New Roman" w:cs="Times New Roman"/>
          </w:rPr>
          <w:fldChar w:fldCharType="end"/>
        </w:r>
        <w:r w:rsidRPr="00D753AC">
          <w:rPr>
            <w:rFonts w:ascii="Times New Roman" w:hAnsi="Times New Roman" w:cs="Times New Roman"/>
            <w:w w:val="99"/>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"_bookmark32" </w:instrText>
        </w:r>
        <w:r w:rsidRPr="00D753AC">
          <w:rPr>
            <w:rFonts w:ascii="Times New Roman" w:hAnsi="Times New Roman" w:cs="Times New Roman"/>
          </w:rPr>
          <w:fldChar w:fldCharType="separate"/>
        </w:r>
        <w:r w:rsidRPr="00D753AC">
          <w:rPr>
            <w:rFonts w:ascii="Times New Roman" w:hAnsi="Times New Roman" w:cs="Times New Roman"/>
          </w:rPr>
          <w:t>1998)</w:t>
        </w:r>
        <w:r w:rsidRPr="00D753AC">
          <w:rPr>
            <w:rFonts w:ascii="Times New Roman" w:hAnsi="Times New Roman" w:cs="Times New Roman"/>
          </w:rPr>
          <w:fldChar w:fldCharType="end"/>
        </w:r>
        <w:r w:rsidRPr="00D753AC">
          <w:rPr>
            <w:rFonts w:ascii="Times New Roman" w:hAnsi="Times New Roman" w:cs="Times New Roman"/>
          </w:rPr>
          <w:t xml:space="preserve"> or the onset of a two-decade abnormally dry period in 2000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"_bookmark62" </w:instrText>
        </w:r>
        <w:r w:rsidRPr="00D753AC">
          <w:rPr>
            <w:rFonts w:ascii="Times New Roman" w:hAnsi="Times New Roman" w:cs="Times New Roman"/>
          </w:rPr>
          <w:fldChar w:fldCharType="separate"/>
        </w:r>
        <w:r w:rsidRPr="00D753AC">
          <w:rPr>
            <w:rFonts w:ascii="Times New Roman" w:hAnsi="Times New Roman" w:cs="Times New Roman"/>
          </w:rPr>
          <w:t>(Williams et al.,</w:t>
        </w:r>
        <w:r w:rsidRPr="00D753AC">
          <w:rPr>
            <w:rFonts w:ascii="Times New Roman" w:hAnsi="Times New Roman" w:cs="Times New Roman"/>
          </w:rPr>
          <w:fldChar w:fldCharType="end"/>
        </w:r>
        <w:r w:rsidRPr="00D753AC">
          <w:rPr>
            <w:rFonts w:ascii="Times New Roman" w:hAnsi="Times New Roman" w:cs="Times New Roman"/>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"_bookmark62" </w:instrText>
        </w:r>
        <w:r w:rsidRPr="00D753AC">
          <w:rPr>
            <w:rFonts w:ascii="Times New Roman" w:hAnsi="Times New Roman" w:cs="Times New Roman"/>
          </w:rPr>
          <w:fldChar w:fldCharType="separate"/>
        </w:r>
        <w:r w:rsidRPr="00D753AC">
          <w:rPr>
            <w:rFonts w:ascii="Times New Roman" w:hAnsi="Times New Roman" w:cs="Times New Roman"/>
          </w:rPr>
          <w:t>2020).</w:t>
        </w:r>
        <w:r w:rsidRPr="00D753AC">
          <w:rPr>
            <w:rFonts w:ascii="Times New Roman" w:hAnsi="Times New Roman" w:cs="Times New Roman"/>
          </w:rPr>
          <w:fldChar w:fldCharType="end"/>
        </w:r>
        <w:r w:rsidRPr="00D753AC">
          <w:rPr>
            <w:rFonts w:ascii="Times New Roman" w:hAnsi="Times New Roman" w:cs="Times New Roman"/>
          </w:rPr>
          <w:t xml:space="preserve"> These overlapping changes make</w:t>
        </w:r>
        <w:r w:rsidRPr="00D753AC">
          <w:rPr>
            <w:rFonts w:ascii="Times New Roman" w:hAnsi="Times New Roman" w:cs="Times New Roman"/>
            <w:w w:val="99"/>
          </w:rPr>
          <w:t xml:space="preserve"> </w:t>
        </w:r>
        <w:r w:rsidRPr="00D753AC">
          <w:rPr>
            <w:rFonts w:ascii="Times New Roman" w:hAnsi="Times New Roman" w:cs="Times New Roman"/>
          </w:rPr>
          <w:t>it difficult to identify the cause of decade-scale changes in regional hydrology; therefore, the proposed predictive method</w:t>
        </w:r>
        <w:r w:rsidRPr="00D753AC">
          <w:rPr>
            <w:rFonts w:ascii="Times New Roman" w:hAnsi="Times New Roman" w:cs="Times New Roman"/>
            <w:spacing w:val="42"/>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hydrologic</w:t>
        </w:r>
        <w:r w:rsidRPr="00D753AC">
          <w:rPr>
            <w:rFonts w:ascii="Times New Roman" w:hAnsi="Times New Roman" w:cs="Times New Roman"/>
            <w:spacing w:val="-4"/>
          </w:rPr>
          <w:t xml:space="preserve"> </w:t>
        </w:r>
        <w:r w:rsidRPr="00D753AC">
          <w:rPr>
            <w:rFonts w:ascii="Times New Roman" w:hAnsi="Times New Roman" w:cs="Times New Roman"/>
          </w:rPr>
          <w:t>behavior</w:t>
        </w:r>
        <w:r w:rsidRPr="00D753AC">
          <w:rPr>
            <w:rFonts w:ascii="Times New Roman" w:hAnsi="Times New Roman" w:cs="Times New Roman"/>
            <w:spacing w:val="-4"/>
          </w:rPr>
          <w:t xml:space="preserve"> </w:t>
        </w:r>
        <w:r w:rsidRPr="00D753AC">
          <w:rPr>
            <w:rFonts w:ascii="Times New Roman" w:hAnsi="Times New Roman" w:cs="Times New Roman"/>
          </w:rPr>
          <w:t>is</w:t>
        </w:r>
        <w:r w:rsidRPr="00D753AC">
          <w:rPr>
            <w:rFonts w:ascii="Times New Roman" w:hAnsi="Times New Roman" w:cs="Times New Roman"/>
            <w:spacing w:val="-4"/>
          </w:rPr>
          <w:t xml:space="preserve"> </w:t>
        </w:r>
        <w:r w:rsidRPr="00D753AC">
          <w:rPr>
            <w:rFonts w:ascii="Times New Roman" w:hAnsi="Times New Roman" w:cs="Times New Roman"/>
          </w:rPr>
          <w:t>agnostic</w:t>
        </w:r>
        <w:r w:rsidRPr="00D753AC">
          <w:rPr>
            <w:rFonts w:ascii="Times New Roman" w:hAnsi="Times New Roman" w:cs="Times New Roman"/>
            <w:spacing w:val="-4"/>
          </w:rPr>
          <w:t xml:space="preserve"> </w:t>
        </w:r>
        <w:r w:rsidRPr="00D753AC">
          <w:rPr>
            <w:rFonts w:ascii="Times New Roman" w:hAnsi="Times New Roman" w:cs="Times New Roman"/>
          </w:rPr>
          <w:t>as</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mechanism</w:t>
        </w:r>
        <w:r w:rsidRPr="00D753AC">
          <w:rPr>
            <w:rFonts w:ascii="Times New Roman" w:hAnsi="Times New Roman" w:cs="Times New Roman"/>
            <w:spacing w:val="-4"/>
          </w:rPr>
          <w:t xml:space="preserve"> </w:t>
        </w:r>
        <w:r w:rsidRPr="00D753AC">
          <w:rPr>
            <w:rFonts w:ascii="Times New Roman" w:hAnsi="Times New Roman" w:cs="Times New Roman"/>
          </w:rPr>
          <w:t>linking</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predictors</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hydrologic</w:t>
        </w:r>
        <w:r w:rsidRPr="00D753AC">
          <w:rPr>
            <w:rFonts w:ascii="Times New Roman" w:hAnsi="Times New Roman" w:cs="Times New Roman"/>
            <w:spacing w:val="-4"/>
          </w:rPr>
          <w:t xml:space="preserve"> </w:t>
        </w:r>
        <w:r w:rsidRPr="00D753AC">
          <w:rPr>
            <w:rFonts w:ascii="Times New Roman" w:hAnsi="Times New Roman" w:cs="Times New Roman"/>
          </w:rPr>
          <w:t>response.</w:t>
        </w:r>
      </w:ins>
    </w:p>
    <w:p w:rsidR="002153D1" w:rsidRPr="00D753AC" w:rsidRDefault="002573FA" w:rsidP="00D753AC">
      <w:pPr>
        <w:pStyle w:val="BodyText"/>
        <w:ind w:left="173" w:right="158" w:firstLine="213"/>
        <w:rPr>
          <w:rFonts w:cs="Times New Roman"/>
          <w:sz w:val="22"/>
          <w:szCs w:val="22"/>
        </w:rPr>
      </w:pPr>
      <w:ins w:id="962" w:author="Claire Kouba" w:date="2023-09-12T16:52:00Z">
        <w:r w:rsidRPr="00D753AC">
          <w:rPr>
            <w:rFonts w:cs="Times New Roman"/>
            <w:spacing w:val="-9"/>
            <w:sz w:val="22"/>
            <w:szCs w:val="22"/>
          </w:rPr>
          <w:t xml:space="preserve">We </w:t>
        </w:r>
        <w:r w:rsidRPr="00D753AC">
          <w:rPr>
            <w:rFonts w:cs="Times New Roman"/>
            <w:sz w:val="22"/>
            <w:szCs w:val="22"/>
          </w:rPr>
          <w:t>first</w:t>
        </w:r>
      </w:ins>
      <w:r w:rsidRPr="00D753AC">
        <w:rPr>
          <w:rFonts w:cs="Times New Roman"/>
          <w:spacing w:val="-9"/>
          <w:sz w:val="22"/>
          <w:szCs w:val="22"/>
          <w:rPrChange w:id="963" w:author="Claire Kouba" w:date="2023-09-12T16:52:00Z">
            <w:rPr>
              <w:spacing w:val="-22"/>
              <w:w w:val="105"/>
            </w:rPr>
          </w:rPrChange>
        </w:rPr>
        <w:t xml:space="preserve"> </w:t>
      </w:r>
      <w:r w:rsidRPr="00D753AC">
        <w:rPr>
          <w:rFonts w:cs="Times New Roman"/>
          <w:sz w:val="22"/>
          <w:szCs w:val="22"/>
          <w:rPrChange w:id="964" w:author="Claire Kouba" w:date="2023-09-12T16:52:00Z">
            <w:rPr>
              <w:w w:val="105"/>
            </w:rPr>
          </w:rPrChange>
        </w:rPr>
        <w:t>review</w:t>
      </w:r>
      <w:r w:rsidRPr="00D753AC">
        <w:rPr>
          <w:rFonts w:cs="Times New Roman"/>
          <w:spacing w:val="-9"/>
          <w:sz w:val="22"/>
          <w:szCs w:val="22"/>
          <w:rPrChange w:id="965" w:author="Claire Kouba" w:date="2023-09-12T16:52:00Z">
            <w:rPr>
              <w:spacing w:val="-22"/>
              <w:w w:val="105"/>
            </w:rPr>
          </w:rPrChange>
        </w:rPr>
        <w:t xml:space="preserve"> </w:t>
      </w:r>
      <w:r w:rsidRPr="00D753AC">
        <w:rPr>
          <w:rFonts w:cs="Times New Roman"/>
          <w:sz w:val="22"/>
          <w:szCs w:val="22"/>
          <w:rPrChange w:id="966" w:author="Claire Kouba" w:date="2023-09-12T16:52:00Z">
            <w:rPr>
              <w:w w:val="105"/>
            </w:rPr>
          </w:rPrChange>
        </w:rPr>
        <w:t>the</w:t>
      </w:r>
      <w:r w:rsidRPr="00D753AC">
        <w:rPr>
          <w:rFonts w:cs="Times New Roman"/>
          <w:spacing w:val="-9"/>
          <w:sz w:val="22"/>
          <w:szCs w:val="22"/>
          <w:rPrChange w:id="967" w:author="Claire Kouba" w:date="2023-09-12T16:52:00Z">
            <w:rPr>
              <w:w w:val="99"/>
            </w:rPr>
          </w:rPrChange>
        </w:rPr>
        <w:t xml:space="preserve"> </w:t>
      </w:r>
      <w:r w:rsidRPr="00D753AC">
        <w:rPr>
          <w:rFonts w:cs="Times New Roman"/>
          <w:sz w:val="22"/>
          <w:szCs w:val="22"/>
        </w:rPr>
        <w:t>hydrologic</w:t>
      </w:r>
      <w:r w:rsidRPr="00D753AC">
        <w:rPr>
          <w:rFonts w:cs="Times New Roman"/>
          <w:spacing w:val="-9"/>
          <w:sz w:val="22"/>
          <w:szCs w:val="22"/>
          <w:rPrChange w:id="968" w:author="Claire Kouba" w:date="2023-09-12T16:52:00Z">
            <w:rPr>
              <w:spacing w:val="-4"/>
            </w:rPr>
          </w:rPrChange>
        </w:rPr>
        <w:t xml:space="preserve"> </w:t>
      </w:r>
      <w:r w:rsidRPr="00D753AC">
        <w:rPr>
          <w:rFonts w:cs="Times New Roman"/>
          <w:sz w:val="22"/>
          <w:szCs w:val="22"/>
        </w:rPr>
        <w:t>indices</w:t>
      </w:r>
      <w:r w:rsidRPr="00D753AC">
        <w:rPr>
          <w:rFonts w:cs="Times New Roman"/>
          <w:spacing w:val="-9"/>
          <w:sz w:val="22"/>
          <w:szCs w:val="22"/>
          <w:rPrChange w:id="969" w:author="Claire Kouba" w:date="2023-09-12T16:52:00Z">
            <w:rPr>
              <w:spacing w:val="-4"/>
            </w:rPr>
          </w:rPrChange>
        </w:rPr>
        <w:t xml:space="preserve"> </w:t>
      </w:r>
      <w:r w:rsidRPr="00D753AC">
        <w:rPr>
          <w:rFonts w:cs="Times New Roman"/>
          <w:sz w:val="22"/>
          <w:szCs w:val="22"/>
        </w:rPr>
        <w:t>and</w:t>
      </w:r>
      <w:r w:rsidRPr="00D753AC">
        <w:rPr>
          <w:rFonts w:cs="Times New Roman"/>
          <w:spacing w:val="-9"/>
          <w:sz w:val="22"/>
          <w:szCs w:val="22"/>
          <w:rPrChange w:id="970" w:author="Claire Kouba" w:date="2023-09-12T16:52:00Z">
            <w:rPr>
              <w:spacing w:val="-4"/>
            </w:rPr>
          </w:rPrChange>
        </w:rPr>
        <w:t xml:space="preserve"> </w:t>
      </w:r>
      <w:r w:rsidRPr="00D753AC">
        <w:rPr>
          <w:rFonts w:cs="Times New Roman"/>
          <w:sz w:val="22"/>
          <w:szCs w:val="22"/>
        </w:rPr>
        <w:t>methods</w:t>
      </w:r>
      <w:r w:rsidRPr="00D753AC">
        <w:rPr>
          <w:rFonts w:cs="Times New Roman"/>
          <w:spacing w:val="-9"/>
          <w:sz w:val="22"/>
          <w:szCs w:val="22"/>
          <w:rPrChange w:id="971" w:author="Claire Kouba" w:date="2023-09-12T16:52:00Z">
            <w:rPr>
              <w:spacing w:val="-4"/>
            </w:rPr>
          </w:rPrChange>
        </w:rPr>
        <w:t xml:space="preserve"> </w:t>
      </w:r>
      <w:r w:rsidRPr="00D753AC">
        <w:rPr>
          <w:rFonts w:cs="Times New Roman"/>
          <w:sz w:val="22"/>
          <w:szCs w:val="22"/>
        </w:rPr>
        <w:t>currently</w:t>
      </w:r>
      <w:r w:rsidRPr="00D753AC">
        <w:rPr>
          <w:rFonts w:cs="Times New Roman"/>
          <w:spacing w:val="-9"/>
          <w:sz w:val="22"/>
          <w:szCs w:val="22"/>
          <w:rPrChange w:id="972" w:author="Claire Kouba" w:date="2023-09-12T16:52:00Z">
            <w:rPr>
              <w:spacing w:val="-4"/>
            </w:rPr>
          </w:rPrChange>
        </w:rPr>
        <w:t xml:space="preserve"> </w:t>
      </w:r>
      <w:r w:rsidRPr="00D753AC">
        <w:rPr>
          <w:rFonts w:cs="Times New Roman"/>
          <w:sz w:val="22"/>
          <w:szCs w:val="22"/>
        </w:rPr>
        <w:t>used</w:t>
      </w:r>
      <w:r w:rsidRPr="00D753AC">
        <w:rPr>
          <w:rFonts w:cs="Times New Roman"/>
          <w:spacing w:val="-9"/>
          <w:sz w:val="22"/>
          <w:szCs w:val="22"/>
          <w:rPrChange w:id="973" w:author="Claire Kouba" w:date="2023-09-12T16:52:00Z">
            <w:rPr>
              <w:spacing w:val="-4"/>
            </w:rPr>
          </w:rPrChange>
        </w:rPr>
        <w:t xml:space="preserve"> </w:t>
      </w:r>
      <w:r w:rsidRPr="00D753AC">
        <w:rPr>
          <w:rFonts w:cs="Times New Roman"/>
          <w:sz w:val="22"/>
          <w:szCs w:val="22"/>
        </w:rPr>
        <w:t>in</w:t>
      </w:r>
      <w:r w:rsidRPr="00D753AC">
        <w:rPr>
          <w:rFonts w:cs="Times New Roman"/>
          <w:spacing w:val="-9"/>
          <w:sz w:val="22"/>
          <w:szCs w:val="22"/>
          <w:rPrChange w:id="974" w:author="Claire Kouba" w:date="2023-09-12T16:52:00Z">
            <w:rPr>
              <w:spacing w:val="-4"/>
            </w:rPr>
          </w:rPrChange>
        </w:rPr>
        <w:t xml:space="preserve"> </w:t>
      </w:r>
      <w:r w:rsidRPr="00D753AC">
        <w:rPr>
          <w:rFonts w:cs="Times New Roman"/>
          <w:sz w:val="22"/>
          <w:szCs w:val="22"/>
        </w:rPr>
        <w:t>decision-making,</w:t>
      </w:r>
      <w:r w:rsidRPr="00D753AC">
        <w:rPr>
          <w:rFonts w:cs="Times New Roman"/>
          <w:spacing w:val="-9"/>
          <w:sz w:val="22"/>
          <w:szCs w:val="22"/>
          <w:rPrChange w:id="975" w:author="Claire Kouba" w:date="2023-09-12T16:52:00Z">
            <w:rPr>
              <w:spacing w:val="-4"/>
            </w:rPr>
          </w:rPrChange>
        </w:rPr>
        <w:t xml:space="preserve"> </w:t>
      </w:r>
      <w:ins w:id="976" w:author="Claire Kouba" w:date="2023-09-12T16:52:00Z">
        <w:r w:rsidRPr="00D753AC">
          <w:rPr>
            <w:rFonts w:cs="Times New Roman"/>
            <w:sz w:val="22"/>
            <w:szCs w:val="22"/>
          </w:rPr>
          <w:t>such</w:t>
        </w:r>
        <w:r w:rsidRPr="00D753AC">
          <w:rPr>
            <w:rFonts w:cs="Times New Roman"/>
            <w:spacing w:val="-9"/>
            <w:sz w:val="22"/>
            <w:szCs w:val="22"/>
          </w:rPr>
          <w:t xml:space="preserve"> </w:t>
        </w:r>
        <w:r w:rsidRPr="00D753AC">
          <w:rPr>
            <w:rFonts w:cs="Times New Roman"/>
            <w:sz w:val="22"/>
            <w:szCs w:val="22"/>
          </w:rPr>
          <w:t>as</w:t>
        </w:r>
        <w:r w:rsidRPr="00D753AC">
          <w:rPr>
            <w:rFonts w:cs="Times New Roman"/>
            <w:spacing w:val="-9"/>
            <w:sz w:val="22"/>
            <w:szCs w:val="22"/>
          </w:rPr>
          <w:t xml:space="preserve"> </w:t>
        </w:r>
        <w:r w:rsidRPr="00D753AC">
          <w:rPr>
            <w:rFonts w:cs="Times New Roman"/>
            <w:sz w:val="22"/>
            <w:szCs w:val="22"/>
          </w:rPr>
          <w:t>agricultural</w:t>
        </w:r>
        <w:r w:rsidRPr="00D753AC">
          <w:rPr>
            <w:rFonts w:cs="Times New Roman"/>
            <w:spacing w:val="-9"/>
            <w:sz w:val="22"/>
            <w:szCs w:val="22"/>
          </w:rPr>
          <w:t xml:space="preserve"> </w:t>
        </w:r>
        <w:r w:rsidRPr="00D753AC">
          <w:rPr>
            <w:rFonts w:cs="Times New Roman"/>
            <w:sz w:val="22"/>
            <w:szCs w:val="22"/>
          </w:rPr>
          <w:t>cropping</w:t>
        </w:r>
        <w:r w:rsidRPr="00D753AC">
          <w:rPr>
            <w:rFonts w:cs="Times New Roman"/>
            <w:spacing w:val="-9"/>
            <w:sz w:val="22"/>
            <w:szCs w:val="22"/>
          </w:rPr>
          <w:t xml:space="preserve"> </w:t>
        </w:r>
        <w:r w:rsidRPr="00D753AC">
          <w:rPr>
            <w:rFonts w:cs="Times New Roman"/>
            <w:sz w:val="22"/>
            <w:szCs w:val="22"/>
          </w:rPr>
          <w:t>choices</w:t>
        </w:r>
        <w:r w:rsidRPr="00D753AC">
          <w:rPr>
            <w:rFonts w:cs="Times New Roman"/>
            <w:w w:val="99"/>
            <w:sz w:val="22"/>
            <w:szCs w:val="22"/>
          </w:rPr>
          <w:t xml:space="preserve"> </w:t>
        </w:r>
        <w:r w:rsidRPr="00D753AC">
          <w:rPr>
            <w:rFonts w:cs="Times New Roman"/>
            <w:sz w:val="22"/>
            <w:szCs w:val="22"/>
          </w:rPr>
          <w:t>or</w:t>
        </w:r>
        <w:r w:rsidRPr="00D753AC">
          <w:rPr>
            <w:rFonts w:cs="Times New Roman"/>
            <w:spacing w:val="-17"/>
            <w:sz w:val="22"/>
            <w:szCs w:val="22"/>
          </w:rPr>
          <w:t xml:space="preserve"> </w:t>
        </w:r>
        <w:r w:rsidRPr="00D753AC">
          <w:rPr>
            <w:rFonts w:cs="Times New Roman"/>
            <w:sz w:val="22"/>
            <w:szCs w:val="22"/>
          </w:rPr>
          <w:t>regulatory</w:t>
        </w:r>
        <w:r w:rsidRPr="00D753AC">
          <w:rPr>
            <w:rFonts w:cs="Times New Roman"/>
            <w:spacing w:val="-17"/>
            <w:sz w:val="22"/>
            <w:szCs w:val="22"/>
          </w:rPr>
          <w:t xml:space="preserve"> </w:t>
        </w:r>
        <w:r w:rsidRPr="00D753AC">
          <w:rPr>
            <w:rFonts w:cs="Times New Roman"/>
            <w:sz w:val="22"/>
            <w:szCs w:val="22"/>
          </w:rPr>
          <w:t>water</w:t>
        </w:r>
        <w:r w:rsidRPr="00D753AC">
          <w:rPr>
            <w:rFonts w:cs="Times New Roman"/>
            <w:spacing w:val="-17"/>
            <w:sz w:val="22"/>
            <w:szCs w:val="22"/>
          </w:rPr>
          <w:t xml:space="preserve"> </w:t>
        </w:r>
        <w:r w:rsidRPr="00D753AC">
          <w:rPr>
            <w:rFonts w:cs="Times New Roman"/>
            <w:sz w:val="22"/>
            <w:szCs w:val="22"/>
          </w:rPr>
          <w:t>use</w:t>
        </w:r>
        <w:r w:rsidRPr="00D753AC">
          <w:rPr>
            <w:rFonts w:cs="Times New Roman"/>
            <w:spacing w:val="-17"/>
            <w:sz w:val="22"/>
            <w:szCs w:val="22"/>
          </w:rPr>
          <w:t xml:space="preserve"> </w:t>
        </w:r>
        <w:r w:rsidRPr="00D753AC">
          <w:rPr>
            <w:rFonts w:cs="Times New Roman"/>
            <w:sz w:val="22"/>
            <w:szCs w:val="22"/>
          </w:rPr>
          <w:t>restrictions,</w:t>
        </w:r>
        <w:r w:rsidRPr="00D753AC">
          <w:rPr>
            <w:rFonts w:cs="Times New Roman"/>
            <w:spacing w:val="-17"/>
            <w:sz w:val="22"/>
            <w:szCs w:val="22"/>
          </w:rPr>
          <w:t xml:space="preserve"> </w:t>
        </w:r>
      </w:ins>
      <w:r w:rsidRPr="00D753AC">
        <w:rPr>
          <w:rFonts w:cs="Times New Roman"/>
          <w:sz w:val="22"/>
          <w:szCs w:val="22"/>
        </w:rPr>
        <w:t>and</w:t>
      </w:r>
      <w:r w:rsidRPr="00D753AC">
        <w:rPr>
          <w:rFonts w:cs="Times New Roman"/>
          <w:spacing w:val="-17"/>
          <w:sz w:val="22"/>
          <w:szCs w:val="22"/>
          <w:rPrChange w:id="977" w:author="Claire Kouba" w:date="2023-09-12T16:52:00Z">
            <w:rPr>
              <w:spacing w:val="-4"/>
            </w:rPr>
          </w:rPrChange>
        </w:rPr>
        <w:t xml:space="preserve"> </w:t>
      </w:r>
      <w:r w:rsidRPr="00D753AC">
        <w:rPr>
          <w:rFonts w:cs="Times New Roman"/>
          <w:sz w:val="22"/>
          <w:szCs w:val="22"/>
        </w:rPr>
        <w:t>propose</w:t>
      </w:r>
      <w:r w:rsidRPr="00D753AC">
        <w:rPr>
          <w:rFonts w:cs="Times New Roman"/>
          <w:spacing w:val="-17"/>
          <w:sz w:val="22"/>
          <w:szCs w:val="22"/>
          <w:rPrChange w:id="978" w:author="Claire Kouba" w:date="2023-09-12T16:52:00Z">
            <w:rPr>
              <w:spacing w:val="-4"/>
            </w:rPr>
          </w:rPrChange>
        </w:rPr>
        <w:t xml:space="preserve"> </w:t>
      </w:r>
      <w:r w:rsidRPr="00D753AC">
        <w:rPr>
          <w:rFonts w:cs="Times New Roman"/>
          <w:sz w:val="22"/>
          <w:szCs w:val="22"/>
        </w:rPr>
        <w:t>two</w:t>
      </w:r>
      <w:r w:rsidRPr="00D753AC">
        <w:rPr>
          <w:rFonts w:cs="Times New Roman"/>
          <w:spacing w:val="-17"/>
          <w:sz w:val="22"/>
          <w:szCs w:val="22"/>
          <w:rPrChange w:id="979" w:author="Claire Kouba" w:date="2023-09-12T16:52:00Z">
            <w:rPr>
              <w:spacing w:val="-4"/>
            </w:rPr>
          </w:rPrChange>
        </w:rPr>
        <w:t xml:space="preserve"> </w:t>
      </w:r>
      <w:r w:rsidRPr="00D753AC">
        <w:rPr>
          <w:rFonts w:cs="Times New Roman"/>
          <w:sz w:val="22"/>
          <w:szCs w:val="22"/>
        </w:rPr>
        <w:t>additional</w:t>
      </w:r>
      <w:r w:rsidRPr="00D753AC">
        <w:rPr>
          <w:rFonts w:cs="Times New Roman"/>
          <w:spacing w:val="-17"/>
          <w:sz w:val="22"/>
          <w:szCs w:val="22"/>
          <w:rPrChange w:id="980" w:author="Claire Kouba" w:date="2023-09-12T16:52:00Z">
            <w:rPr>
              <w:spacing w:val="-4"/>
            </w:rPr>
          </w:rPrChange>
        </w:rPr>
        <w:t xml:space="preserve"> </w:t>
      </w:r>
      <w:r w:rsidRPr="00D753AC">
        <w:rPr>
          <w:rFonts w:cs="Times New Roman"/>
          <w:sz w:val="22"/>
          <w:szCs w:val="22"/>
        </w:rPr>
        <w:t>decision-support</w:t>
      </w:r>
      <w:r w:rsidRPr="00D753AC">
        <w:rPr>
          <w:rFonts w:cs="Times New Roman"/>
          <w:spacing w:val="-17"/>
          <w:sz w:val="22"/>
          <w:szCs w:val="22"/>
          <w:rPrChange w:id="981" w:author="Claire Kouba" w:date="2023-09-12T16:52:00Z">
            <w:rPr>
              <w:spacing w:val="-4"/>
            </w:rPr>
          </w:rPrChange>
        </w:rPr>
        <w:t xml:space="preserve"> </w:t>
      </w:r>
      <w:r w:rsidRPr="00D753AC">
        <w:rPr>
          <w:rFonts w:cs="Times New Roman"/>
          <w:sz w:val="22"/>
          <w:szCs w:val="22"/>
        </w:rPr>
        <w:t>metrics,</w:t>
      </w:r>
      <w:r w:rsidRPr="00D753AC">
        <w:rPr>
          <w:rFonts w:cs="Times New Roman"/>
          <w:spacing w:val="-17"/>
          <w:sz w:val="22"/>
          <w:szCs w:val="22"/>
          <w:rPrChange w:id="982" w:author="Claire Kouba" w:date="2023-09-12T16:52:00Z">
            <w:rPr>
              <w:spacing w:val="-4"/>
            </w:rPr>
          </w:rPrChange>
        </w:rPr>
        <w:t xml:space="preserve"> </w:t>
      </w:r>
      <w:r w:rsidRPr="00D753AC">
        <w:rPr>
          <w:rFonts w:cs="Times New Roman"/>
          <w:sz w:val="22"/>
          <w:szCs w:val="22"/>
        </w:rPr>
        <w:t>both</w:t>
      </w:r>
      <w:r w:rsidRPr="00D753AC">
        <w:rPr>
          <w:rFonts w:cs="Times New Roman"/>
          <w:spacing w:val="-17"/>
          <w:sz w:val="22"/>
          <w:szCs w:val="22"/>
          <w:rPrChange w:id="983" w:author="Claire Kouba" w:date="2023-09-12T16:52:00Z">
            <w:rPr>
              <w:w w:val="99"/>
            </w:rPr>
          </w:rPrChange>
        </w:rPr>
        <w:t xml:space="preserve"> </w:t>
      </w:r>
      <w:r w:rsidRPr="00D753AC">
        <w:rPr>
          <w:rFonts w:cs="Times New Roman"/>
          <w:sz w:val="22"/>
          <w:szCs w:val="22"/>
          <w:rPrChange w:id="984" w:author="Claire Kouba" w:date="2023-09-12T16:52:00Z">
            <w:rPr>
              <w:w w:val="105"/>
            </w:rPr>
          </w:rPrChange>
        </w:rPr>
        <w:t>designed</w:t>
      </w:r>
      <w:r w:rsidRPr="00D753AC">
        <w:rPr>
          <w:rFonts w:cs="Times New Roman"/>
          <w:spacing w:val="-17"/>
          <w:sz w:val="22"/>
          <w:szCs w:val="22"/>
          <w:rPrChange w:id="985" w:author="Claire Kouba" w:date="2023-09-12T16:52:00Z">
            <w:rPr>
              <w:spacing w:val="-28"/>
              <w:w w:val="105"/>
            </w:rPr>
          </w:rPrChange>
        </w:rPr>
        <w:t xml:space="preserve"> </w:t>
      </w:r>
      <w:r w:rsidRPr="00D753AC">
        <w:rPr>
          <w:rFonts w:cs="Times New Roman"/>
          <w:sz w:val="22"/>
          <w:szCs w:val="22"/>
          <w:rPrChange w:id="986" w:author="Claire Kouba" w:date="2023-09-12T16:52:00Z">
            <w:rPr>
              <w:w w:val="105"/>
            </w:rPr>
          </w:rPrChange>
        </w:rPr>
        <w:t>as</w:t>
      </w:r>
      <w:r w:rsidRPr="00D753AC">
        <w:rPr>
          <w:rFonts w:cs="Times New Roman"/>
          <w:spacing w:val="-17"/>
          <w:sz w:val="22"/>
          <w:szCs w:val="22"/>
          <w:rPrChange w:id="987" w:author="Claire Kouba" w:date="2023-09-12T16:52:00Z">
            <w:rPr>
              <w:spacing w:val="-28"/>
              <w:w w:val="105"/>
            </w:rPr>
          </w:rPrChange>
        </w:rPr>
        <w:t xml:space="preserve"> </w:t>
      </w:r>
      <w:r w:rsidRPr="00D753AC">
        <w:rPr>
          <w:rFonts w:cs="Times New Roman"/>
          <w:sz w:val="22"/>
          <w:szCs w:val="22"/>
          <w:rPrChange w:id="988" w:author="Claire Kouba" w:date="2023-09-12T16:52:00Z">
            <w:rPr>
              <w:w w:val="105"/>
            </w:rPr>
          </w:rPrChange>
        </w:rPr>
        <w:t>quantitative</w:t>
      </w:r>
      <w:r w:rsidRPr="00D753AC">
        <w:rPr>
          <w:rFonts w:cs="Times New Roman"/>
          <w:spacing w:val="-17"/>
          <w:sz w:val="22"/>
          <w:szCs w:val="22"/>
          <w:rPrChange w:id="989" w:author="Claire Kouba" w:date="2023-09-12T16:52:00Z">
            <w:rPr>
              <w:spacing w:val="-28"/>
              <w:w w:val="105"/>
            </w:rPr>
          </w:rPrChange>
        </w:rPr>
        <w:t xml:space="preserve"> </w:t>
      </w:r>
      <w:r w:rsidRPr="00D753AC">
        <w:rPr>
          <w:rFonts w:cs="Times New Roman"/>
          <w:sz w:val="22"/>
          <w:szCs w:val="22"/>
          <w:rPrChange w:id="990" w:author="Claire Kouba" w:date="2023-09-12T16:52:00Z">
            <w:rPr>
              <w:w w:val="105"/>
            </w:rPr>
          </w:rPrChange>
        </w:rPr>
        <w:t>forecasts.</w:t>
      </w:r>
      <w:r w:rsidRPr="00D753AC">
        <w:rPr>
          <w:rFonts w:cs="Times New Roman"/>
          <w:w w:val="99"/>
          <w:sz w:val="22"/>
          <w:szCs w:val="22"/>
          <w:rPrChange w:id="991" w:author="Claire Kouba" w:date="2023-09-12T16:52:00Z">
            <w:rPr>
              <w:spacing w:val="-28"/>
              <w:w w:val="105"/>
            </w:rPr>
          </w:rPrChange>
        </w:rPr>
        <w:t xml:space="preserve"> </w:t>
      </w:r>
      <w:ins w:id="992" w:author="Claire Kouba" w:date="2023-09-12T16:52:00Z">
        <w:r w:rsidRPr="00D753AC">
          <w:rPr>
            <w:rFonts w:cs="Times New Roman"/>
            <w:spacing w:val="-9"/>
            <w:sz w:val="22"/>
            <w:szCs w:val="22"/>
          </w:rPr>
          <w:t xml:space="preserve">We </w:t>
        </w:r>
        <w:r w:rsidRPr="00D753AC">
          <w:rPr>
            <w:rFonts w:cs="Times New Roman"/>
            <w:sz w:val="22"/>
            <w:szCs w:val="22"/>
          </w:rPr>
          <w:t>additionally</w:t>
        </w:r>
        <w:r w:rsidRPr="00D753AC">
          <w:rPr>
            <w:rFonts w:cs="Times New Roman"/>
            <w:spacing w:val="-9"/>
            <w:sz w:val="22"/>
            <w:szCs w:val="22"/>
          </w:rPr>
          <w:t xml:space="preserve"> </w:t>
        </w:r>
        <w:r w:rsidRPr="00D753AC">
          <w:rPr>
            <w:rFonts w:cs="Times New Roman"/>
            <w:sz w:val="22"/>
            <w:szCs w:val="22"/>
          </w:rPr>
          <w:t>explore</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significance</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each</w:t>
        </w:r>
        <w:r w:rsidRPr="00D753AC">
          <w:rPr>
            <w:rFonts w:cs="Times New Roman"/>
            <w:spacing w:val="-9"/>
            <w:sz w:val="22"/>
            <w:szCs w:val="22"/>
          </w:rPr>
          <w:t xml:space="preserve"> </w:t>
        </w:r>
        <w:r w:rsidRPr="00D753AC">
          <w:rPr>
            <w:rFonts w:cs="Times New Roman"/>
            <w:sz w:val="22"/>
            <w:szCs w:val="22"/>
          </w:rPr>
          <w:t>metric</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context</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functional</w:t>
        </w:r>
        <w:r w:rsidRPr="00D753AC">
          <w:rPr>
            <w:rFonts w:cs="Times New Roman"/>
            <w:spacing w:val="-9"/>
            <w:sz w:val="22"/>
            <w:szCs w:val="22"/>
          </w:rPr>
          <w:t xml:space="preserve"> </w:t>
        </w:r>
        <w:r w:rsidRPr="00D753AC">
          <w:rPr>
            <w:rFonts w:cs="Times New Roman"/>
            <w:sz w:val="22"/>
            <w:szCs w:val="22"/>
          </w:rPr>
          <w:t>flows.</w:t>
        </w:r>
        <w:r w:rsidRPr="00D753AC">
          <w:rPr>
            <w:rFonts w:cs="Times New Roman"/>
            <w:spacing w:val="-9"/>
            <w:sz w:val="22"/>
            <w:szCs w:val="22"/>
          </w:rPr>
          <w:t xml:space="preserve"> </w:t>
        </w:r>
      </w:ins>
      <w:r w:rsidRPr="00D753AC">
        <w:rPr>
          <w:rFonts w:cs="Times New Roman"/>
          <w:sz w:val="22"/>
          <w:szCs w:val="22"/>
          <w:rPrChange w:id="993" w:author="Claire Kouba" w:date="2023-09-12T16:52:00Z">
            <w:rPr>
              <w:w w:val="105"/>
            </w:rPr>
          </w:rPrChange>
        </w:rPr>
        <w:t>The</w:t>
      </w:r>
      <w:r w:rsidRPr="00D753AC">
        <w:rPr>
          <w:rFonts w:cs="Times New Roman"/>
          <w:spacing w:val="-9"/>
          <w:sz w:val="22"/>
          <w:szCs w:val="22"/>
          <w:rPrChange w:id="994" w:author="Claire Kouba" w:date="2023-09-12T16:52:00Z">
            <w:rPr>
              <w:spacing w:val="-28"/>
              <w:w w:val="105"/>
            </w:rPr>
          </w:rPrChange>
        </w:rPr>
        <w:t xml:space="preserve"> </w:t>
      </w:r>
      <w:r w:rsidRPr="00D753AC">
        <w:rPr>
          <w:rFonts w:cs="Times New Roman"/>
          <w:sz w:val="22"/>
          <w:szCs w:val="22"/>
          <w:rPrChange w:id="995" w:author="Claire Kouba" w:date="2023-09-12T16:52:00Z">
            <w:rPr>
              <w:w w:val="105"/>
            </w:rPr>
          </w:rPrChange>
        </w:rPr>
        <w:t>first</w:t>
      </w:r>
      <w:r w:rsidRPr="00D753AC">
        <w:rPr>
          <w:rFonts w:cs="Times New Roman"/>
          <w:spacing w:val="-9"/>
          <w:sz w:val="22"/>
          <w:szCs w:val="22"/>
          <w:rPrChange w:id="996" w:author="Claire Kouba" w:date="2023-09-12T16:52:00Z">
            <w:rPr>
              <w:spacing w:val="-28"/>
              <w:w w:val="105"/>
            </w:rPr>
          </w:rPrChange>
        </w:rPr>
        <w:t xml:space="preserve"> </w:t>
      </w:r>
      <w:ins w:id="997" w:author="Claire Kouba" w:date="2023-09-12T16:52:00Z">
        <w:r w:rsidRPr="00D753AC">
          <w:rPr>
            <w:rFonts w:cs="Times New Roman"/>
            <w:sz w:val="22"/>
            <w:szCs w:val="22"/>
          </w:rPr>
          <w:t>metric</w:t>
        </w:r>
        <w:r w:rsidRPr="00D753AC">
          <w:rPr>
            <w:rFonts w:cs="Times New Roman"/>
            <w:spacing w:val="-9"/>
            <w:sz w:val="22"/>
            <w:szCs w:val="22"/>
          </w:rPr>
          <w:t xml:space="preserve"> </w:t>
        </w:r>
      </w:ins>
      <w:r w:rsidRPr="00D753AC">
        <w:rPr>
          <w:rFonts w:cs="Times New Roman"/>
          <w:sz w:val="22"/>
          <w:szCs w:val="22"/>
          <w:rPrChange w:id="998" w:author="Claire Kouba" w:date="2023-09-12T16:52:00Z">
            <w:rPr>
              <w:w w:val="105"/>
            </w:rPr>
          </w:rPrChange>
        </w:rPr>
        <w:t>is</w:t>
      </w:r>
      <w:r w:rsidRPr="00D753AC">
        <w:rPr>
          <w:rFonts w:cs="Times New Roman"/>
          <w:spacing w:val="-9"/>
          <w:sz w:val="22"/>
          <w:szCs w:val="22"/>
          <w:rPrChange w:id="999" w:author="Claire Kouba" w:date="2023-09-12T16:52:00Z">
            <w:rPr>
              <w:spacing w:val="-28"/>
              <w:w w:val="105"/>
            </w:rPr>
          </w:rPrChange>
        </w:rPr>
        <w:t xml:space="preserve"> </w:t>
      </w:r>
      <w:r w:rsidRPr="00D753AC">
        <w:rPr>
          <w:rFonts w:eastAsia="Arial" w:cs="Times New Roman"/>
          <w:i/>
          <w:sz w:val="22"/>
          <w:szCs w:val="22"/>
          <w:rPrChange w:id="1000" w:author="Claire Kouba" w:date="2023-09-12T16:52:00Z">
            <w:rPr>
              <w:rFonts w:eastAsia="Arial"/>
              <w:i/>
              <w:w w:val="105"/>
            </w:rPr>
          </w:rPrChange>
        </w:rPr>
        <w:t>V</w:t>
      </w:r>
      <w:r w:rsidRPr="00D753AC">
        <w:rPr>
          <w:rFonts w:eastAsia="Arial" w:cs="Times New Roman"/>
          <w:i/>
          <w:position w:val="-2"/>
          <w:sz w:val="22"/>
          <w:szCs w:val="22"/>
          <w:rPrChange w:id="1001" w:author="Claire Kouba" w:date="2023-09-12T16:52:00Z">
            <w:rPr>
              <w:rFonts w:eastAsia="Arial"/>
              <w:i/>
              <w:w w:val="105"/>
              <w:position w:val="-2"/>
            </w:rPr>
          </w:rPrChange>
        </w:rPr>
        <w:t>min</w:t>
      </w:r>
      <w:del w:id="1002" w:author="Claire Kouba" w:date="2023-09-12T16:52:00Z">
        <w:r w:rsidR="00505335" w:rsidRPr="00D753AC">
          <w:rPr>
            <w:rFonts w:eastAsia="Arial" w:cs="Times New Roman"/>
            <w:i/>
            <w:w w:val="105"/>
            <w:position w:val="-2"/>
            <w:sz w:val="22"/>
            <w:szCs w:val="22"/>
          </w:rPr>
          <w:delText>,</w:delText>
        </w:r>
        <w:r w:rsidR="00505335" w:rsidRPr="00D753AC">
          <w:rPr>
            <w:rFonts w:eastAsia="Arial" w:cs="Times New Roman"/>
            <w:i/>
            <w:spacing w:val="-15"/>
            <w:w w:val="105"/>
            <w:position w:val="-2"/>
            <w:sz w:val="22"/>
            <w:szCs w:val="22"/>
          </w:rPr>
          <w:delText xml:space="preserve"> </w:delText>
        </w:r>
        <w:r w:rsidR="00505335" w:rsidRPr="00D753AC">
          <w:rPr>
            <w:rFonts w:eastAsia="Bauhaus 93" w:cs="Times New Roman"/>
            <w:w w:val="105"/>
            <w:position w:val="-2"/>
            <w:sz w:val="22"/>
            <w:szCs w:val="22"/>
          </w:rPr>
          <w:delText>30</w:delText>
        </w:r>
        <w:r w:rsidR="00505335" w:rsidRPr="00D753AC">
          <w:rPr>
            <w:rFonts w:eastAsia="Bauhaus 93" w:cs="Times New Roman"/>
            <w:spacing w:val="-10"/>
            <w:w w:val="105"/>
            <w:position w:val="-2"/>
            <w:sz w:val="22"/>
            <w:szCs w:val="22"/>
          </w:rPr>
          <w:delText xml:space="preserve"> </w:delText>
        </w:r>
        <w:r w:rsidR="00505335" w:rsidRPr="00D753AC">
          <w:rPr>
            <w:rFonts w:eastAsia="Arial" w:cs="Times New Roman"/>
            <w:i/>
            <w:spacing w:val="2"/>
            <w:w w:val="105"/>
            <w:position w:val="-2"/>
            <w:sz w:val="22"/>
            <w:szCs w:val="22"/>
          </w:rPr>
          <w:delText>days</w:delText>
        </w:r>
      </w:del>
      <w:r w:rsidRPr="00D753AC">
        <w:rPr>
          <w:rFonts w:cs="Times New Roman"/>
          <w:sz w:val="22"/>
          <w:szCs w:val="22"/>
          <w:rPrChange w:id="1003" w:author="Claire Kouba" w:date="2023-09-12T16:52:00Z">
            <w:rPr>
              <w:spacing w:val="2"/>
              <w:w w:val="105"/>
            </w:rPr>
          </w:rPrChange>
        </w:rPr>
        <w:t>,</w:t>
      </w:r>
      <w:r w:rsidRPr="00D753AC">
        <w:rPr>
          <w:rFonts w:cs="Times New Roman"/>
          <w:spacing w:val="-9"/>
          <w:sz w:val="22"/>
          <w:szCs w:val="22"/>
          <w:rPrChange w:id="1004" w:author="Claire Kouba" w:date="2023-09-12T16:52:00Z">
            <w:rPr>
              <w:spacing w:val="-28"/>
              <w:w w:val="105"/>
            </w:rPr>
          </w:rPrChange>
        </w:rPr>
        <w:t xml:space="preserve"> </w:t>
      </w:r>
      <w:r w:rsidRPr="00D753AC">
        <w:rPr>
          <w:rFonts w:cs="Times New Roman"/>
          <w:sz w:val="22"/>
          <w:szCs w:val="22"/>
          <w:rPrChange w:id="1005" w:author="Claire Kouba" w:date="2023-09-12T16:52:00Z">
            <w:rPr>
              <w:w w:val="105"/>
            </w:rPr>
          </w:rPrChange>
        </w:rPr>
        <w:t>the</w:t>
      </w:r>
      <w:r w:rsidRPr="00D753AC">
        <w:rPr>
          <w:rFonts w:cs="Times New Roman"/>
          <w:spacing w:val="-9"/>
          <w:sz w:val="22"/>
          <w:szCs w:val="22"/>
          <w:rPrChange w:id="1006" w:author="Claire Kouba" w:date="2023-09-12T16:52:00Z">
            <w:rPr>
              <w:spacing w:val="-28"/>
              <w:w w:val="105"/>
            </w:rPr>
          </w:rPrChange>
        </w:rPr>
        <w:t xml:space="preserve"> </w:t>
      </w:r>
      <w:r w:rsidRPr="00D753AC">
        <w:rPr>
          <w:rFonts w:cs="Times New Roman"/>
          <w:sz w:val="22"/>
          <w:szCs w:val="22"/>
          <w:rPrChange w:id="1007" w:author="Claire Kouba" w:date="2023-09-12T16:52:00Z">
            <w:rPr>
              <w:w w:val="105"/>
            </w:rPr>
          </w:rPrChange>
        </w:rPr>
        <w:t>minimum</w:t>
      </w:r>
      <w:r w:rsidRPr="00D753AC">
        <w:rPr>
          <w:rFonts w:cs="Times New Roman"/>
          <w:w w:val="99"/>
          <w:sz w:val="22"/>
          <w:szCs w:val="22"/>
          <w:rPrChange w:id="1008" w:author="Claire Kouba" w:date="2023-09-12T16:52:00Z">
            <w:rPr>
              <w:spacing w:val="-28"/>
              <w:w w:val="105"/>
            </w:rPr>
          </w:rPrChange>
        </w:rPr>
        <w:t xml:space="preserve"> </w:t>
      </w:r>
      <w:r w:rsidRPr="00D753AC">
        <w:rPr>
          <w:rFonts w:cs="Times New Roman"/>
          <w:sz w:val="22"/>
          <w:szCs w:val="22"/>
          <w:rPrChange w:id="1009" w:author="Claire Kouba" w:date="2023-09-12T16:52:00Z">
            <w:rPr>
              <w:w w:val="105"/>
            </w:rPr>
          </w:rPrChange>
        </w:rPr>
        <w:t>30-day</w:t>
      </w:r>
      <w:r w:rsidRPr="00D753AC">
        <w:rPr>
          <w:rFonts w:cs="Times New Roman"/>
          <w:spacing w:val="9"/>
          <w:sz w:val="22"/>
          <w:szCs w:val="22"/>
          <w:rPrChange w:id="1010" w:author="Claire Kouba" w:date="2023-09-12T16:52:00Z">
            <w:rPr>
              <w:spacing w:val="-28"/>
              <w:w w:val="105"/>
            </w:rPr>
          </w:rPrChange>
        </w:rPr>
        <w:t xml:space="preserve"> </w:t>
      </w:r>
      <w:r w:rsidRPr="00D753AC">
        <w:rPr>
          <w:rFonts w:cs="Times New Roman"/>
          <w:sz w:val="22"/>
          <w:szCs w:val="22"/>
          <w:rPrChange w:id="1011" w:author="Claire Kouba" w:date="2023-09-12T16:52:00Z">
            <w:rPr>
              <w:w w:val="105"/>
            </w:rPr>
          </w:rPrChange>
        </w:rPr>
        <w:t>dry</w:t>
      </w:r>
      <w:r w:rsidRPr="00D753AC">
        <w:rPr>
          <w:rFonts w:cs="Times New Roman"/>
          <w:spacing w:val="10"/>
          <w:sz w:val="22"/>
          <w:szCs w:val="22"/>
          <w:rPrChange w:id="1012" w:author="Claire Kouba" w:date="2023-09-12T16:52:00Z">
            <w:rPr>
              <w:spacing w:val="-28"/>
              <w:w w:val="105"/>
            </w:rPr>
          </w:rPrChange>
        </w:rPr>
        <w:t xml:space="preserve"> </w:t>
      </w:r>
      <w:r w:rsidRPr="00D753AC">
        <w:rPr>
          <w:rFonts w:cs="Times New Roman"/>
          <w:sz w:val="22"/>
          <w:szCs w:val="22"/>
          <w:rPrChange w:id="1013" w:author="Claire Kouba" w:date="2023-09-12T16:52:00Z">
            <w:rPr>
              <w:w w:val="105"/>
            </w:rPr>
          </w:rPrChange>
        </w:rPr>
        <w:t>season</w:t>
      </w:r>
      <w:r w:rsidRPr="00D753AC">
        <w:rPr>
          <w:rFonts w:cs="Times New Roman"/>
          <w:spacing w:val="9"/>
          <w:sz w:val="22"/>
          <w:szCs w:val="22"/>
          <w:rPrChange w:id="1014" w:author="Claire Kouba" w:date="2023-09-12T16:52:00Z">
            <w:rPr>
              <w:spacing w:val="-28"/>
              <w:w w:val="105"/>
            </w:rPr>
          </w:rPrChange>
        </w:rPr>
        <w:t xml:space="preserve"> </w:t>
      </w:r>
      <w:r w:rsidRPr="00D753AC">
        <w:rPr>
          <w:rFonts w:cs="Times New Roman"/>
          <w:sz w:val="22"/>
          <w:szCs w:val="22"/>
          <w:rPrChange w:id="1015" w:author="Claire Kouba" w:date="2023-09-12T16:52:00Z">
            <w:rPr>
              <w:w w:val="105"/>
            </w:rPr>
          </w:rPrChange>
        </w:rPr>
        <w:t>baseflow</w:t>
      </w:r>
      <w:r w:rsidRPr="00D753AC">
        <w:rPr>
          <w:rFonts w:cs="Times New Roman"/>
          <w:spacing w:val="10"/>
          <w:sz w:val="22"/>
          <w:szCs w:val="22"/>
          <w:rPrChange w:id="1016" w:author="Claire Kouba" w:date="2023-09-12T16:52:00Z">
            <w:rPr>
              <w:spacing w:val="-28"/>
              <w:w w:val="105"/>
            </w:rPr>
          </w:rPrChange>
        </w:rPr>
        <w:t xml:space="preserve"> </w:t>
      </w:r>
      <w:r w:rsidRPr="00D753AC">
        <w:rPr>
          <w:rFonts w:cs="Times New Roman"/>
          <w:sz w:val="22"/>
          <w:szCs w:val="22"/>
          <w:rPrChange w:id="1017" w:author="Claire Kouba" w:date="2023-09-12T16:52:00Z">
            <w:rPr>
              <w:w w:val="105"/>
            </w:rPr>
          </w:rPrChange>
        </w:rPr>
        <w:t>volume</w:t>
      </w:r>
      <w:r w:rsidRPr="00D753AC">
        <w:rPr>
          <w:rFonts w:cs="Times New Roman"/>
          <w:spacing w:val="9"/>
          <w:sz w:val="22"/>
          <w:szCs w:val="22"/>
          <w:rPrChange w:id="1018" w:author="Claire Kouba" w:date="2023-09-12T16:52:00Z">
            <w:rPr>
              <w:spacing w:val="-28"/>
              <w:w w:val="105"/>
            </w:rPr>
          </w:rPrChange>
        </w:rPr>
        <w:t xml:space="preserve"> </w:t>
      </w:r>
      <w:r w:rsidRPr="00D753AC">
        <w:rPr>
          <w:rFonts w:cs="Times New Roman"/>
          <w:sz w:val="22"/>
          <w:szCs w:val="22"/>
          <w:rPrChange w:id="1019" w:author="Claire Kouba" w:date="2023-09-12T16:52:00Z">
            <w:rPr>
              <w:w w:val="105"/>
            </w:rPr>
          </w:rPrChange>
        </w:rPr>
        <w:t>in</w:t>
      </w:r>
      <w:r w:rsidRPr="00D753AC">
        <w:rPr>
          <w:rFonts w:cs="Times New Roman"/>
          <w:spacing w:val="10"/>
          <w:sz w:val="22"/>
          <w:szCs w:val="22"/>
          <w:rPrChange w:id="1020" w:author="Claire Kouba" w:date="2023-09-12T16:52:00Z">
            <w:rPr>
              <w:spacing w:val="-28"/>
              <w:w w:val="105"/>
            </w:rPr>
          </w:rPrChange>
        </w:rPr>
        <w:t xml:space="preserve"> </w:t>
      </w:r>
      <w:r w:rsidRPr="00D753AC">
        <w:rPr>
          <w:rFonts w:cs="Times New Roman"/>
          <w:sz w:val="22"/>
          <w:szCs w:val="22"/>
          <w:rPrChange w:id="1021" w:author="Claire Kouba" w:date="2023-09-12T16:52:00Z">
            <w:rPr>
              <w:w w:val="105"/>
            </w:rPr>
          </w:rPrChange>
        </w:rPr>
        <w:t>a</w:t>
      </w:r>
      <w:r w:rsidRPr="00D753AC">
        <w:rPr>
          <w:rFonts w:cs="Times New Roman"/>
          <w:spacing w:val="9"/>
          <w:sz w:val="22"/>
          <w:szCs w:val="22"/>
          <w:rPrChange w:id="1022" w:author="Claire Kouba" w:date="2023-09-12T16:52:00Z">
            <w:rPr>
              <w:spacing w:val="-28"/>
              <w:w w:val="105"/>
            </w:rPr>
          </w:rPrChange>
        </w:rPr>
        <w:t xml:space="preserve"> </w:t>
      </w:r>
      <w:r w:rsidRPr="00D753AC">
        <w:rPr>
          <w:rFonts w:cs="Times New Roman"/>
          <w:sz w:val="22"/>
          <w:szCs w:val="22"/>
          <w:rPrChange w:id="1023" w:author="Claire Kouba" w:date="2023-09-12T16:52:00Z">
            <w:rPr>
              <w:w w:val="105"/>
            </w:rPr>
          </w:rPrChange>
        </w:rPr>
        <w:t>given</w:t>
      </w:r>
      <w:r w:rsidRPr="00D753AC">
        <w:rPr>
          <w:rFonts w:cs="Times New Roman"/>
          <w:spacing w:val="9"/>
          <w:sz w:val="22"/>
          <w:szCs w:val="22"/>
          <w:rPrChange w:id="1024" w:author="Claire Kouba" w:date="2023-09-12T16:52:00Z">
            <w:rPr>
              <w:spacing w:val="-28"/>
              <w:w w:val="105"/>
            </w:rPr>
          </w:rPrChange>
        </w:rPr>
        <w:t xml:space="preserve"> </w:t>
      </w:r>
      <w:r w:rsidRPr="00D753AC">
        <w:rPr>
          <w:rFonts w:cs="Times New Roman"/>
          <w:sz w:val="22"/>
          <w:szCs w:val="22"/>
          <w:rPrChange w:id="1025" w:author="Claire Kouba" w:date="2023-09-12T16:52:00Z">
            <w:rPr>
              <w:w w:val="105"/>
            </w:rPr>
          </w:rPrChange>
        </w:rPr>
        <w:t>water</w:t>
      </w:r>
      <w:r w:rsidRPr="00D753AC">
        <w:rPr>
          <w:rFonts w:cs="Times New Roman"/>
          <w:spacing w:val="10"/>
          <w:sz w:val="22"/>
          <w:szCs w:val="22"/>
          <w:rPrChange w:id="1026" w:author="Claire Kouba" w:date="2023-09-12T16:52:00Z">
            <w:rPr>
              <w:w w:val="99"/>
            </w:rPr>
          </w:rPrChange>
        </w:rPr>
        <w:t xml:space="preserve"> </w:t>
      </w:r>
      <w:r w:rsidRPr="00D753AC">
        <w:rPr>
          <w:rFonts w:cs="Times New Roman"/>
          <w:sz w:val="22"/>
          <w:szCs w:val="22"/>
          <w:rPrChange w:id="1027" w:author="Claire Kouba" w:date="2023-09-12T16:52:00Z">
            <w:rPr>
              <w:w w:val="105"/>
            </w:rPr>
          </w:rPrChange>
        </w:rPr>
        <w:t>year,</w:t>
      </w:r>
      <w:r w:rsidRPr="00D753AC">
        <w:rPr>
          <w:rFonts w:cs="Times New Roman"/>
          <w:spacing w:val="9"/>
          <w:sz w:val="22"/>
          <w:szCs w:val="22"/>
          <w:rPrChange w:id="1028" w:author="Claire Kouba" w:date="2023-09-12T16:52:00Z">
            <w:rPr>
              <w:spacing w:val="-21"/>
              <w:w w:val="105"/>
            </w:rPr>
          </w:rPrChange>
        </w:rPr>
        <w:t xml:space="preserve"> </w:t>
      </w:r>
      <w:r w:rsidRPr="00D753AC">
        <w:rPr>
          <w:rFonts w:cs="Times New Roman"/>
          <w:sz w:val="22"/>
          <w:szCs w:val="22"/>
          <w:rPrChange w:id="1029" w:author="Claire Kouba" w:date="2023-09-12T16:52:00Z">
            <w:rPr>
              <w:w w:val="105"/>
            </w:rPr>
          </w:rPrChange>
        </w:rPr>
        <w:t>which</w:t>
      </w:r>
      <w:r w:rsidRPr="00D753AC">
        <w:rPr>
          <w:rFonts w:cs="Times New Roman"/>
          <w:spacing w:val="10"/>
          <w:sz w:val="22"/>
          <w:szCs w:val="22"/>
          <w:rPrChange w:id="1030" w:author="Claire Kouba" w:date="2023-09-12T16:52:00Z">
            <w:rPr>
              <w:spacing w:val="-21"/>
              <w:w w:val="105"/>
            </w:rPr>
          </w:rPrChange>
        </w:rPr>
        <w:t xml:space="preserve"> </w:t>
      </w:r>
      <w:r w:rsidRPr="00D753AC">
        <w:rPr>
          <w:rFonts w:cs="Times New Roman"/>
          <w:sz w:val="22"/>
          <w:szCs w:val="22"/>
          <w:rPrChange w:id="1031" w:author="Claire Kouba" w:date="2023-09-12T16:52:00Z">
            <w:rPr>
              <w:w w:val="105"/>
            </w:rPr>
          </w:rPrChange>
        </w:rPr>
        <w:t>typically</w:t>
      </w:r>
      <w:r w:rsidRPr="00D753AC">
        <w:rPr>
          <w:rFonts w:cs="Times New Roman"/>
          <w:spacing w:val="9"/>
          <w:sz w:val="22"/>
          <w:szCs w:val="22"/>
          <w:rPrChange w:id="1032" w:author="Claire Kouba" w:date="2023-09-12T16:52:00Z">
            <w:rPr>
              <w:spacing w:val="-21"/>
              <w:w w:val="105"/>
            </w:rPr>
          </w:rPrChange>
        </w:rPr>
        <w:t xml:space="preserve"> </w:t>
      </w:r>
      <w:r w:rsidRPr="00D753AC">
        <w:rPr>
          <w:rFonts w:cs="Times New Roman"/>
          <w:sz w:val="22"/>
          <w:szCs w:val="22"/>
          <w:rPrChange w:id="1033" w:author="Claire Kouba" w:date="2023-09-12T16:52:00Z">
            <w:rPr>
              <w:w w:val="105"/>
            </w:rPr>
          </w:rPrChange>
        </w:rPr>
        <w:t>occurs</w:t>
      </w:r>
      <w:r w:rsidRPr="00D753AC">
        <w:rPr>
          <w:rFonts w:cs="Times New Roman"/>
          <w:spacing w:val="10"/>
          <w:sz w:val="22"/>
          <w:szCs w:val="22"/>
          <w:rPrChange w:id="1034" w:author="Claire Kouba" w:date="2023-09-12T16:52:00Z">
            <w:rPr>
              <w:spacing w:val="-21"/>
              <w:w w:val="105"/>
            </w:rPr>
          </w:rPrChange>
        </w:rPr>
        <w:t xml:space="preserve"> </w:t>
      </w:r>
      <w:r w:rsidRPr="00D753AC">
        <w:rPr>
          <w:rFonts w:cs="Times New Roman"/>
          <w:sz w:val="22"/>
          <w:szCs w:val="22"/>
          <w:rPrChange w:id="1035" w:author="Claire Kouba" w:date="2023-09-12T16:52:00Z">
            <w:rPr>
              <w:w w:val="105"/>
            </w:rPr>
          </w:rPrChange>
        </w:rPr>
        <w:t>in</w:t>
      </w:r>
      <w:r w:rsidRPr="00D753AC">
        <w:rPr>
          <w:rFonts w:cs="Times New Roman"/>
          <w:spacing w:val="9"/>
          <w:sz w:val="22"/>
          <w:szCs w:val="22"/>
          <w:rPrChange w:id="1036" w:author="Claire Kouba" w:date="2023-09-12T16:52:00Z">
            <w:rPr>
              <w:spacing w:val="-21"/>
              <w:w w:val="105"/>
            </w:rPr>
          </w:rPrChange>
        </w:rPr>
        <w:t xml:space="preserve"> </w:t>
      </w:r>
      <w:r w:rsidRPr="00D753AC">
        <w:rPr>
          <w:rFonts w:cs="Times New Roman"/>
          <w:sz w:val="22"/>
          <w:szCs w:val="22"/>
          <w:rPrChange w:id="1037" w:author="Claire Kouba" w:date="2023-09-12T16:52:00Z">
            <w:rPr>
              <w:w w:val="105"/>
            </w:rPr>
          </w:rPrChange>
        </w:rPr>
        <w:t>September</w:t>
      </w:r>
      <w:r w:rsidRPr="00D753AC">
        <w:rPr>
          <w:rFonts w:cs="Times New Roman"/>
          <w:spacing w:val="9"/>
          <w:sz w:val="22"/>
          <w:szCs w:val="22"/>
          <w:rPrChange w:id="1038" w:author="Claire Kouba" w:date="2023-09-12T16:52:00Z">
            <w:rPr>
              <w:spacing w:val="-21"/>
              <w:w w:val="105"/>
            </w:rPr>
          </w:rPrChange>
        </w:rPr>
        <w:t xml:space="preserve"> </w:t>
      </w:r>
      <w:r w:rsidRPr="00D753AC">
        <w:rPr>
          <w:rFonts w:cs="Times New Roman"/>
          <w:sz w:val="22"/>
          <w:szCs w:val="22"/>
          <w:rPrChange w:id="1039" w:author="Claire Kouba" w:date="2023-09-12T16:52:00Z">
            <w:rPr>
              <w:w w:val="105"/>
            </w:rPr>
          </w:rPrChange>
        </w:rPr>
        <w:t>or</w:t>
      </w:r>
      <w:r w:rsidRPr="00D753AC">
        <w:rPr>
          <w:rFonts w:cs="Times New Roman"/>
          <w:spacing w:val="10"/>
          <w:sz w:val="22"/>
          <w:szCs w:val="22"/>
          <w:rPrChange w:id="1040" w:author="Claire Kouba" w:date="2023-09-12T16:52:00Z">
            <w:rPr>
              <w:spacing w:val="-21"/>
              <w:w w:val="105"/>
            </w:rPr>
          </w:rPrChange>
        </w:rPr>
        <w:t xml:space="preserve"> </w:t>
      </w:r>
      <w:r w:rsidRPr="00D753AC">
        <w:rPr>
          <w:rFonts w:cs="Times New Roman"/>
          <w:sz w:val="22"/>
          <w:szCs w:val="22"/>
          <w:rPrChange w:id="1041" w:author="Claire Kouba" w:date="2023-09-12T16:52:00Z">
            <w:rPr>
              <w:w w:val="105"/>
            </w:rPr>
          </w:rPrChange>
        </w:rPr>
        <w:t>October.</w:t>
      </w:r>
      <w:r w:rsidRPr="00D753AC">
        <w:rPr>
          <w:rFonts w:cs="Times New Roman"/>
          <w:spacing w:val="9"/>
          <w:sz w:val="22"/>
          <w:szCs w:val="22"/>
          <w:rPrChange w:id="1042" w:author="Claire Kouba" w:date="2023-09-12T16:52:00Z">
            <w:rPr>
              <w:spacing w:val="-21"/>
              <w:w w:val="105"/>
            </w:rPr>
          </w:rPrChange>
        </w:rPr>
        <w:t xml:space="preserve"> </w:t>
      </w:r>
      <w:r w:rsidRPr="00D753AC">
        <w:rPr>
          <w:rFonts w:cs="Times New Roman"/>
          <w:sz w:val="22"/>
          <w:szCs w:val="22"/>
          <w:rPrChange w:id="1043" w:author="Claire Kouba" w:date="2023-09-12T16:52:00Z">
            <w:rPr>
              <w:w w:val="105"/>
            </w:rPr>
          </w:rPrChange>
        </w:rPr>
        <w:t>The</w:t>
      </w:r>
      <w:r w:rsidRPr="00D753AC">
        <w:rPr>
          <w:rFonts w:cs="Times New Roman"/>
          <w:spacing w:val="10"/>
          <w:sz w:val="22"/>
          <w:szCs w:val="22"/>
          <w:rPrChange w:id="1044" w:author="Claire Kouba" w:date="2023-09-12T16:52:00Z">
            <w:rPr>
              <w:spacing w:val="-21"/>
              <w:w w:val="105"/>
            </w:rPr>
          </w:rPrChange>
        </w:rPr>
        <w:t xml:space="preserve"> </w:t>
      </w:r>
      <w:r w:rsidRPr="00D753AC">
        <w:rPr>
          <w:rFonts w:cs="Times New Roman"/>
          <w:sz w:val="22"/>
          <w:szCs w:val="22"/>
          <w:rPrChange w:id="1045" w:author="Claire Kouba" w:date="2023-09-12T16:52:00Z">
            <w:rPr>
              <w:w w:val="105"/>
            </w:rPr>
          </w:rPrChange>
        </w:rPr>
        <w:t>second</w:t>
      </w:r>
      <w:r w:rsidRPr="00D753AC">
        <w:rPr>
          <w:rFonts w:cs="Times New Roman"/>
          <w:spacing w:val="9"/>
          <w:sz w:val="22"/>
          <w:szCs w:val="22"/>
          <w:rPrChange w:id="1046" w:author="Claire Kouba" w:date="2023-09-12T16:52:00Z">
            <w:rPr>
              <w:spacing w:val="-21"/>
              <w:w w:val="105"/>
            </w:rPr>
          </w:rPrChange>
        </w:rPr>
        <w:t xml:space="preserve"> </w:t>
      </w:r>
      <w:r w:rsidRPr="00D753AC">
        <w:rPr>
          <w:rFonts w:cs="Times New Roman"/>
          <w:sz w:val="22"/>
          <w:szCs w:val="22"/>
          <w:rPrChange w:id="1047" w:author="Claire Kouba" w:date="2023-09-12T16:52:00Z">
            <w:rPr>
              <w:w w:val="105"/>
            </w:rPr>
          </w:rPrChange>
        </w:rPr>
        <w:t>is</w:t>
      </w:r>
      <w:r w:rsidRPr="00D753AC">
        <w:rPr>
          <w:rFonts w:cs="Times New Roman"/>
          <w:spacing w:val="10"/>
          <w:sz w:val="22"/>
          <w:szCs w:val="22"/>
          <w:rPrChange w:id="1048" w:author="Claire Kouba" w:date="2023-09-12T16:52:00Z">
            <w:rPr>
              <w:spacing w:val="-21"/>
              <w:w w:val="105"/>
            </w:rPr>
          </w:rPrChange>
        </w:rPr>
        <w:t xml:space="preserve"> </w:t>
      </w:r>
      <w:r w:rsidRPr="00D753AC">
        <w:rPr>
          <w:rFonts w:cs="Times New Roman"/>
          <w:sz w:val="22"/>
          <w:szCs w:val="22"/>
          <w:rPrChange w:id="1049" w:author="Claire Kouba" w:date="2023-09-12T16:52:00Z">
            <w:rPr>
              <w:w w:val="105"/>
            </w:rPr>
          </w:rPrChange>
        </w:rPr>
        <w:t>a</w:t>
      </w:r>
      <w:r w:rsidRPr="00D753AC">
        <w:rPr>
          <w:rFonts w:cs="Times New Roman"/>
          <w:w w:val="99"/>
          <w:sz w:val="22"/>
          <w:szCs w:val="22"/>
          <w:rPrChange w:id="1050" w:author="Claire Kouba" w:date="2023-09-12T16:52:00Z">
            <w:rPr>
              <w:spacing w:val="-21"/>
              <w:w w:val="105"/>
            </w:rPr>
          </w:rPrChange>
        </w:rPr>
        <w:t xml:space="preserve"> </w:t>
      </w:r>
      <w:r w:rsidRPr="00D753AC">
        <w:rPr>
          <w:rFonts w:cs="Times New Roman"/>
          <w:sz w:val="22"/>
          <w:szCs w:val="22"/>
          <w:rPrChange w:id="1051" w:author="Claire Kouba" w:date="2023-09-12T16:52:00Z">
            <w:rPr>
              <w:w w:val="105"/>
            </w:rPr>
          </w:rPrChange>
        </w:rPr>
        <w:t>prediction</w:t>
      </w:r>
      <w:r w:rsidRPr="00D753AC">
        <w:rPr>
          <w:rFonts w:cs="Times New Roman"/>
          <w:sz w:val="22"/>
          <w:szCs w:val="22"/>
          <w:rPrChange w:id="1052" w:author="Claire Kouba" w:date="2023-09-12T16:52:00Z">
            <w:rPr>
              <w:spacing w:val="-21"/>
              <w:w w:val="105"/>
            </w:rPr>
          </w:rPrChange>
        </w:rPr>
        <w:t xml:space="preserve"> </w:t>
      </w:r>
      <w:r w:rsidRPr="00D753AC">
        <w:rPr>
          <w:rFonts w:cs="Times New Roman"/>
          <w:sz w:val="22"/>
          <w:szCs w:val="22"/>
          <w:rPrChange w:id="1053" w:author="Claire Kouba" w:date="2023-09-12T16:52:00Z">
            <w:rPr>
              <w:w w:val="105"/>
            </w:rPr>
          </w:rPrChange>
        </w:rPr>
        <w:t>of</w:t>
      </w:r>
      <w:r w:rsidRPr="00D753AC">
        <w:rPr>
          <w:rFonts w:cs="Times New Roman"/>
          <w:sz w:val="22"/>
          <w:szCs w:val="22"/>
          <w:rPrChange w:id="1054" w:author="Claire Kouba" w:date="2023-09-12T16:52:00Z">
            <w:rPr>
              <w:spacing w:val="-21"/>
              <w:w w:val="105"/>
            </w:rPr>
          </w:rPrChange>
        </w:rPr>
        <w:t xml:space="preserve"> </w:t>
      </w:r>
      <w:r w:rsidRPr="00D753AC">
        <w:rPr>
          <w:rFonts w:cs="Times New Roman"/>
          <w:sz w:val="22"/>
          <w:szCs w:val="22"/>
          <w:rPrChange w:id="1055" w:author="Claire Kouba" w:date="2023-09-12T16:52:00Z">
            <w:rPr>
              <w:w w:val="105"/>
            </w:rPr>
          </w:rPrChange>
        </w:rPr>
        <w:t>the</w:t>
      </w:r>
      <w:r w:rsidRPr="00D753AC">
        <w:rPr>
          <w:rFonts w:cs="Times New Roman"/>
          <w:sz w:val="22"/>
          <w:szCs w:val="22"/>
          <w:rPrChange w:id="1056" w:author="Claire Kouba" w:date="2023-09-12T16:52:00Z">
            <w:rPr>
              <w:spacing w:val="-21"/>
              <w:w w:val="105"/>
            </w:rPr>
          </w:rPrChange>
        </w:rPr>
        <w:t xml:space="preserve"> </w:t>
      </w:r>
      <w:r w:rsidRPr="00D753AC">
        <w:rPr>
          <w:rFonts w:cs="Times New Roman"/>
          <w:sz w:val="22"/>
          <w:szCs w:val="22"/>
          <w:rPrChange w:id="1057" w:author="Claire Kouba" w:date="2023-09-12T16:52:00Z">
            <w:rPr>
              <w:w w:val="105"/>
            </w:rPr>
          </w:rPrChange>
        </w:rPr>
        <w:t>cumulative</w:t>
      </w:r>
      <w:r w:rsidRPr="00D753AC">
        <w:rPr>
          <w:rFonts w:cs="Times New Roman"/>
          <w:sz w:val="22"/>
          <w:szCs w:val="22"/>
          <w:rPrChange w:id="1058" w:author="Claire Kouba" w:date="2023-09-12T16:52:00Z">
            <w:rPr>
              <w:spacing w:val="-21"/>
              <w:w w:val="105"/>
            </w:rPr>
          </w:rPrChange>
        </w:rPr>
        <w:t xml:space="preserve"> </w:t>
      </w:r>
      <w:r w:rsidRPr="00D753AC">
        <w:rPr>
          <w:rFonts w:cs="Times New Roman"/>
          <w:sz w:val="22"/>
          <w:szCs w:val="22"/>
          <w:rPrChange w:id="1059" w:author="Claire Kouba" w:date="2023-09-12T16:52:00Z">
            <w:rPr>
              <w:w w:val="105"/>
            </w:rPr>
          </w:rPrChange>
        </w:rPr>
        <w:t>rainfall</w:t>
      </w:r>
      <w:r w:rsidRPr="00D753AC">
        <w:rPr>
          <w:rFonts w:cs="Times New Roman"/>
          <w:sz w:val="22"/>
          <w:szCs w:val="22"/>
          <w:rPrChange w:id="1060" w:author="Claire Kouba" w:date="2023-09-12T16:52:00Z">
            <w:rPr>
              <w:spacing w:val="-21"/>
              <w:w w:val="105"/>
            </w:rPr>
          </w:rPrChange>
        </w:rPr>
        <w:t xml:space="preserve"> </w:t>
      </w:r>
      <w:r w:rsidRPr="00D753AC">
        <w:rPr>
          <w:rFonts w:cs="Times New Roman"/>
          <w:sz w:val="22"/>
          <w:szCs w:val="22"/>
          <w:rPrChange w:id="1061" w:author="Claire Kouba" w:date="2023-09-12T16:52:00Z">
            <w:rPr>
              <w:w w:val="105"/>
            </w:rPr>
          </w:rPrChange>
        </w:rPr>
        <w:t>needed</w:t>
      </w:r>
      <w:r w:rsidRPr="00D753AC">
        <w:rPr>
          <w:rFonts w:cs="Times New Roman"/>
          <w:sz w:val="22"/>
          <w:szCs w:val="22"/>
          <w:rPrChange w:id="1062" w:author="Claire Kouba" w:date="2023-09-12T16:52:00Z">
            <w:rPr>
              <w:spacing w:val="-21"/>
              <w:w w:val="105"/>
            </w:rPr>
          </w:rPrChange>
        </w:rPr>
        <w:t xml:space="preserve"> </w:t>
      </w:r>
      <w:r w:rsidRPr="00D753AC">
        <w:rPr>
          <w:rFonts w:cs="Times New Roman"/>
          <w:sz w:val="22"/>
          <w:szCs w:val="22"/>
          <w:rPrChange w:id="1063" w:author="Claire Kouba" w:date="2023-09-12T16:52:00Z">
            <w:rPr>
              <w:w w:val="105"/>
            </w:rPr>
          </w:rPrChange>
        </w:rPr>
        <w:t>to</w:t>
      </w:r>
      <w:r w:rsidRPr="00D753AC">
        <w:rPr>
          <w:rFonts w:cs="Times New Roman"/>
          <w:sz w:val="22"/>
          <w:szCs w:val="22"/>
          <w:rPrChange w:id="1064" w:author="Claire Kouba" w:date="2023-09-12T16:52:00Z">
            <w:rPr>
              <w:spacing w:val="-21"/>
              <w:w w:val="105"/>
            </w:rPr>
          </w:rPrChange>
        </w:rPr>
        <w:t xml:space="preserve"> </w:t>
      </w:r>
      <w:r w:rsidRPr="00D753AC">
        <w:rPr>
          <w:rFonts w:cs="Times New Roman"/>
          <w:sz w:val="22"/>
          <w:szCs w:val="22"/>
          <w:rPrChange w:id="1065" w:author="Claire Kouba" w:date="2023-09-12T16:52:00Z">
            <w:rPr>
              <w:w w:val="105"/>
            </w:rPr>
          </w:rPrChange>
        </w:rPr>
        <w:t>wet</w:t>
      </w:r>
      <w:r w:rsidRPr="00D753AC">
        <w:rPr>
          <w:rFonts w:cs="Times New Roman"/>
          <w:sz w:val="22"/>
          <w:szCs w:val="22"/>
          <w:rPrChange w:id="1066" w:author="Claire Kouba" w:date="2023-09-12T16:52:00Z">
            <w:rPr>
              <w:spacing w:val="-21"/>
              <w:w w:val="105"/>
            </w:rPr>
          </w:rPrChange>
        </w:rPr>
        <w:t xml:space="preserve"> </w:t>
      </w:r>
      <w:r w:rsidRPr="00D753AC">
        <w:rPr>
          <w:rFonts w:cs="Times New Roman"/>
          <w:sz w:val="22"/>
          <w:szCs w:val="22"/>
          <w:rPrChange w:id="1067" w:author="Claire Kouba" w:date="2023-09-12T16:52:00Z">
            <w:rPr>
              <w:w w:val="105"/>
            </w:rPr>
          </w:rPrChange>
        </w:rPr>
        <w:t>up</w:t>
      </w:r>
      <w:r w:rsidRPr="00D753AC">
        <w:rPr>
          <w:rFonts w:cs="Times New Roman"/>
          <w:sz w:val="22"/>
          <w:szCs w:val="22"/>
          <w:rPrChange w:id="1068" w:author="Claire Kouba" w:date="2023-09-12T16:52:00Z">
            <w:rPr>
              <w:w w:val="99"/>
            </w:rPr>
          </w:rPrChange>
        </w:rPr>
        <w:t xml:space="preserve"> </w:t>
      </w:r>
      <w:r w:rsidRPr="00D753AC">
        <w:rPr>
          <w:rFonts w:cs="Times New Roman"/>
          <w:sz w:val="22"/>
          <w:szCs w:val="22"/>
          <w:rPrChange w:id="1069" w:author="Claire Kouba" w:date="2023-09-12T16:52:00Z">
            <w:rPr>
              <w:w w:val="105"/>
            </w:rPr>
          </w:rPrChange>
        </w:rPr>
        <w:t>the</w:t>
      </w:r>
      <w:r w:rsidRPr="00D753AC">
        <w:rPr>
          <w:rFonts w:cs="Times New Roman"/>
          <w:sz w:val="22"/>
          <w:szCs w:val="22"/>
          <w:rPrChange w:id="1070" w:author="Claire Kouba" w:date="2023-09-12T16:52:00Z">
            <w:rPr>
              <w:spacing w:val="-17"/>
              <w:w w:val="105"/>
            </w:rPr>
          </w:rPrChange>
        </w:rPr>
        <w:t xml:space="preserve"> </w:t>
      </w:r>
      <w:r w:rsidRPr="00D753AC">
        <w:rPr>
          <w:rFonts w:cs="Times New Roman"/>
          <w:sz w:val="22"/>
          <w:szCs w:val="22"/>
          <w:rPrChange w:id="1071" w:author="Claire Kouba" w:date="2023-09-12T16:52:00Z">
            <w:rPr>
              <w:w w:val="105"/>
            </w:rPr>
          </w:rPrChange>
        </w:rPr>
        <w:t>watershed</w:t>
      </w:r>
      <w:r w:rsidRPr="00D753AC">
        <w:rPr>
          <w:rFonts w:cs="Times New Roman"/>
          <w:sz w:val="22"/>
          <w:szCs w:val="22"/>
          <w:rPrChange w:id="1072" w:author="Claire Kouba" w:date="2023-09-12T16:52:00Z">
            <w:rPr>
              <w:spacing w:val="-17"/>
              <w:w w:val="105"/>
            </w:rPr>
          </w:rPrChange>
        </w:rPr>
        <w:t xml:space="preserve"> </w:t>
      </w:r>
      <w:r w:rsidRPr="00D753AC">
        <w:rPr>
          <w:rFonts w:cs="Times New Roman"/>
          <w:sz w:val="22"/>
          <w:szCs w:val="22"/>
          <w:rPrChange w:id="1073" w:author="Claire Kouba" w:date="2023-09-12T16:52:00Z">
            <w:rPr>
              <w:w w:val="105"/>
            </w:rPr>
          </w:rPrChange>
        </w:rPr>
        <w:t>after</w:t>
      </w:r>
      <w:r w:rsidRPr="00D753AC">
        <w:rPr>
          <w:rFonts w:cs="Times New Roman"/>
          <w:sz w:val="22"/>
          <w:szCs w:val="22"/>
          <w:rPrChange w:id="1074" w:author="Claire Kouba" w:date="2023-09-12T16:52:00Z">
            <w:rPr>
              <w:spacing w:val="-17"/>
              <w:w w:val="105"/>
            </w:rPr>
          </w:rPrChange>
        </w:rPr>
        <w:t xml:space="preserve"> </w:t>
      </w:r>
      <w:r w:rsidRPr="00D753AC">
        <w:rPr>
          <w:rFonts w:cs="Times New Roman"/>
          <w:sz w:val="22"/>
          <w:szCs w:val="22"/>
          <w:rPrChange w:id="1075" w:author="Claire Kouba" w:date="2023-09-12T16:52:00Z">
            <w:rPr>
              <w:w w:val="105"/>
            </w:rPr>
          </w:rPrChange>
        </w:rPr>
        <w:t>the</w:t>
      </w:r>
      <w:r w:rsidRPr="00D753AC">
        <w:rPr>
          <w:rFonts w:cs="Times New Roman"/>
          <w:sz w:val="22"/>
          <w:szCs w:val="22"/>
          <w:rPrChange w:id="1076" w:author="Claire Kouba" w:date="2023-09-12T16:52:00Z">
            <w:rPr>
              <w:spacing w:val="-17"/>
              <w:w w:val="105"/>
            </w:rPr>
          </w:rPrChange>
        </w:rPr>
        <w:t xml:space="preserve"> </w:t>
      </w:r>
      <w:r w:rsidRPr="00D753AC">
        <w:rPr>
          <w:rFonts w:cs="Times New Roman"/>
          <w:sz w:val="22"/>
          <w:szCs w:val="22"/>
          <w:rPrChange w:id="1077" w:author="Claire Kouba" w:date="2023-09-12T16:52:00Z">
            <w:rPr>
              <w:w w:val="105"/>
            </w:rPr>
          </w:rPrChange>
        </w:rPr>
        <w:t>dry</w:t>
      </w:r>
      <w:r w:rsidRPr="00D753AC">
        <w:rPr>
          <w:rFonts w:cs="Times New Roman"/>
          <w:sz w:val="22"/>
          <w:szCs w:val="22"/>
          <w:rPrChange w:id="1078" w:author="Claire Kouba" w:date="2023-09-12T16:52:00Z">
            <w:rPr>
              <w:spacing w:val="-17"/>
              <w:w w:val="105"/>
            </w:rPr>
          </w:rPrChange>
        </w:rPr>
        <w:t xml:space="preserve"> </w:t>
      </w:r>
      <w:r w:rsidRPr="00D753AC">
        <w:rPr>
          <w:rFonts w:cs="Times New Roman"/>
          <w:sz w:val="22"/>
          <w:szCs w:val="22"/>
          <w:rPrChange w:id="1079" w:author="Claire Kouba" w:date="2023-09-12T16:52:00Z">
            <w:rPr>
              <w:w w:val="105"/>
            </w:rPr>
          </w:rPrChange>
        </w:rPr>
        <w:t>season</w:t>
      </w:r>
      <w:r w:rsidRPr="00D753AC">
        <w:rPr>
          <w:rFonts w:cs="Times New Roman"/>
          <w:sz w:val="22"/>
          <w:szCs w:val="22"/>
          <w:rPrChange w:id="1080" w:author="Claire Kouba" w:date="2023-09-12T16:52:00Z">
            <w:rPr>
              <w:spacing w:val="-17"/>
              <w:w w:val="105"/>
            </w:rPr>
          </w:rPrChange>
        </w:rPr>
        <w:t xml:space="preserve"> </w:t>
      </w:r>
      <w:r w:rsidRPr="00D753AC">
        <w:rPr>
          <w:rFonts w:cs="Times New Roman"/>
          <w:sz w:val="22"/>
          <w:szCs w:val="22"/>
          <w:rPrChange w:id="1081" w:author="Claire Kouba" w:date="2023-09-12T16:52:00Z">
            <w:rPr>
              <w:w w:val="105"/>
            </w:rPr>
          </w:rPrChange>
        </w:rPr>
        <w:t>such</w:t>
      </w:r>
      <w:r w:rsidRPr="00D753AC">
        <w:rPr>
          <w:rFonts w:cs="Times New Roman"/>
          <w:sz w:val="22"/>
          <w:szCs w:val="22"/>
          <w:rPrChange w:id="1082" w:author="Claire Kouba" w:date="2023-09-12T16:52:00Z">
            <w:rPr>
              <w:spacing w:val="-17"/>
              <w:w w:val="105"/>
            </w:rPr>
          </w:rPrChange>
        </w:rPr>
        <w:t xml:space="preserve"> </w:t>
      </w:r>
      <w:r w:rsidRPr="00D753AC">
        <w:rPr>
          <w:rFonts w:cs="Times New Roman"/>
          <w:sz w:val="22"/>
          <w:szCs w:val="22"/>
          <w:rPrChange w:id="1083" w:author="Claire Kouba" w:date="2023-09-12T16:52:00Z">
            <w:rPr>
              <w:w w:val="105"/>
            </w:rPr>
          </w:rPrChange>
        </w:rPr>
        <w:t>that</w:t>
      </w:r>
      <w:r w:rsidRPr="00D753AC">
        <w:rPr>
          <w:rFonts w:cs="Times New Roman"/>
          <w:sz w:val="22"/>
          <w:szCs w:val="22"/>
          <w:rPrChange w:id="1084" w:author="Claire Kouba" w:date="2023-09-12T16:52:00Z">
            <w:rPr>
              <w:spacing w:val="-17"/>
              <w:w w:val="105"/>
            </w:rPr>
          </w:rPrChange>
        </w:rPr>
        <w:t xml:space="preserve"> </w:t>
      </w:r>
      <w:r w:rsidRPr="00D753AC">
        <w:rPr>
          <w:rFonts w:cs="Times New Roman"/>
          <w:sz w:val="22"/>
          <w:szCs w:val="22"/>
          <w:rPrChange w:id="1085" w:author="Claire Kouba" w:date="2023-09-12T16:52:00Z">
            <w:rPr>
              <w:w w:val="105"/>
            </w:rPr>
          </w:rPrChange>
        </w:rPr>
        <w:t>subsequent</w:t>
      </w:r>
      <w:r w:rsidRPr="00D753AC">
        <w:rPr>
          <w:rFonts w:cs="Times New Roman"/>
          <w:sz w:val="22"/>
          <w:szCs w:val="22"/>
          <w:rPrChange w:id="1086" w:author="Claire Kouba" w:date="2023-09-12T16:52:00Z">
            <w:rPr>
              <w:spacing w:val="-17"/>
              <w:w w:val="105"/>
            </w:rPr>
          </w:rPrChange>
        </w:rPr>
        <w:t xml:space="preserve"> </w:t>
      </w:r>
      <w:r w:rsidRPr="00D753AC">
        <w:rPr>
          <w:rFonts w:cs="Times New Roman"/>
          <w:sz w:val="22"/>
          <w:szCs w:val="22"/>
          <w:rPrChange w:id="1087" w:author="Claire Kouba" w:date="2023-09-12T16:52:00Z">
            <w:rPr>
              <w:w w:val="105"/>
            </w:rPr>
          </w:rPrChange>
        </w:rPr>
        <w:t>rainfall</w:t>
      </w:r>
      <w:r w:rsidRPr="00D753AC">
        <w:rPr>
          <w:rFonts w:cs="Times New Roman"/>
          <w:spacing w:val="20"/>
          <w:sz w:val="22"/>
          <w:szCs w:val="22"/>
          <w:rPrChange w:id="1088" w:author="Claire Kouba" w:date="2023-09-12T16:52:00Z">
            <w:rPr>
              <w:spacing w:val="-17"/>
              <w:w w:val="105"/>
            </w:rPr>
          </w:rPrChange>
        </w:rPr>
        <w:t xml:space="preserve"> </w:t>
      </w:r>
      <w:r w:rsidRPr="00D753AC">
        <w:rPr>
          <w:rFonts w:cs="Times New Roman"/>
          <w:sz w:val="22"/>
          <w:szCs w:val="22"/>
          <w:rPrChange w:id="1089" w:author="Claire Kouba" w:date="2023-09-12T16:52:00Z">
            <w:rPr>
              <w:w w:val="105"/>
            </w:rPr>
          </w:rPrChange>
        </w:rPr>
        <w:t>results</w:t>
      </w:r>
      <w:r w:rsidRPr="00D753AC">
        <w:rPr>
          <w:rFonts w:cs="Times New Roman"/>
          <w:w w:val="99"/>
          <w:sz w:val="22"/>
          <w:szCs w:val="22"/>
          <w:rPrChange w:id="1090" w:author="Claire Kouba" w:date="2023-09-12T16:52:00Z">
            <w:rPr>
              <w:spacing w:val="-17"/>
              <w:w w:val="105"/>
            </w:rPr>
          </w:rPrChange>
        </w:rPr>
        <w:t xml:space="preserve"> </w:t>
      </w:r>
      <w:r w:rsidRPr="00D753AC">
        <w:rPr>
          <w:rFonts w:cs="Times New Roman"/>
          <w:sz w:val="22"/>
          <w:szCs w:val="22"/>
          <w:rPrChange w:id="1091" w:author="Claire Kouba" w:date="2023-09-12T16:52:00Z">
            <w:rPr>
              <w:w w:val="105"/>
            </w:rPr>
          </w:rPrChange>
        </w:rPr>
        <w:t>in</w:t>
      </w:r>
      <w:r w:rsidRPr="00D753AC">
        <w:rPr>
          <w:rFonts w:cs="Times New Roman"/>
          <w:spacing w:val="6"/>
          <w:sz w:val="22"/>
          <w:szCs w:val="22"/>
          <w:rPrChange w:id="1092" w:author="Claire Kouba" w:date="2023-09-12T16:52:00Z">
            <w:rPr>
              <w:spacing w:val="-17"/>
              <w:w w:val="105"/>
            </w:rPr>
          </w:rPrChange>
        </w:rPr>
        <w:t xml:space="preserve"> </w:t>
      </w:r>
      <w:r w:rsidRPr="00D753AC">
        <w:rPr>
          <w:rFonts w:cs="Times New Roman"/>
          <w:sz w:val="22"/>
          <w:szCs w:val="22"/>
          <w:rPrChange w:id="1093" w:author="Claire Kouba" w:date="2023-09-12T16:52:00Z">
            <w:rPr>
              <w:w w:val="105"/>
            </w:rPr>
          </w:rPrChange>
        </w:rPr>
        <w:t>clear</w:t>
      </w:r>
      <w:r w:rsidRPr="00D753AC">
        <w:rPr>
          <w:rFonts w:cs="Times New Roman"/>
          <w:spacing w:val="6"/>
          <w:sz w:val="22"/>
          <w:szCs w:val="22"/>
          <w:rPrChange w:id="1094" w:author="Claire Kouba" w:date="2023-09-12T16:52:00Z">
            <w:rPr>
              <w:spacing w:val="-17"/>
              <w:w w:val="105"/>
            </w:rPr>
          </w:rPrChange>
        </w:rPr>
        <w:t xml:space="preserve"> </w:t>
      </w:r>
      <w:r w:rsidRPr="00D753AC">
        <w:rPr>
          <w:rFonts w:cs="Times New Roman"/>
          <w:sz w:val="22"/>
          <w:szCs w:val="22"/>
          <w:rPrChange w:id="1095" w:author="Claire Kouba" w:date="2023-09-12T16:52:00Z">
            <w:rPr>
              <w:w w:val="105"/>
            </w:rPr>
          </w:rPrChange>
        </w:rPr>
        <w:t>runoff</w:t>
      </w:r>
      <w:ins w:id="1096" w:author="Claire Kouba" w:date="2023-09-12T16:52:00Z">
        <w:r w:rsidRPr="00D753AC">
          <w:rPr>
            <w:rFonts w:cs="Times New Roman"/>
            <w:sz w:val="22"/>
            <w:szCs w:val="22"/>
          </w:rPr>
          <w:t>,</w:t>
        </w:r>
        <w:r w:rsidRPr="00D753AC">
          <w:rPr>
            <w:rFonts w:cs="Times New Roman"/>
            <w:spacing w:val="6"/>
            <w:sz w:val="22"/>
            <w:szCs w:val="22"/>
          </w:rPr>
          <w:t xml:space="preserve"> </w:t>
        </w:r>
        <w:r w:rsidRPr="00D753AC">
          <w:rPr>
            <w:rFonts w:cs="Times New Roman"/>
            <w:sz w:val="22"/>
            <w:szCs w:val="22"/>
          </w:rPr>
          <w:t>or</w:t>
        </w:r>
        <w:r w:rsidRPr="00D753AC">
          <w:rPr>
            <w:rFonts w:cs="Times New Roman"/>
            <w:spacing w:val="6"/>
            <w:sz w:val="22"/>
            <w:szCs w:val="22"/>
          </w:rPr>
          <w:t xml:space="preserve"> </w:t>
        </w:r>
        <w:r w:rsidRPr="00D753AC">
          <w:rPr>
            <w:rFonts w:cs="Times New Roman"/>
            <w:sz w:val="22"/>
            <w:szCs w:val="22"/>
          </w:rPr>
          <w:t>storm</w:t>
        </w:r>
        <w:r w:rsidRPr="00D753AC">
          <w:rPr>
            <w:rFonts w:cs="Times New Roman"/>
            <w:spacing w:val="6"/>
            <w:sz w:val="22"/>
            <w:szCs w:val="22"/>
          </w:rPr>
          <w:t xml:space="preserve"> </w:t>
        </w:r>
        <w:r w:rsidRPr="00D753AC">
          <w:rPr>
            <w:rFonts w:cs="Times New Roman"/>
            <w:sz w:val="22"/>
            <w:szCs w:val="22"/>
          </w:rPr>
          <w:t>surge,</w:t>
        </w:r>
      </w:ins>
      <w:r w:rsidRPr="00D753AC">
        <w:rPr>
          <w:rFonts w:cs="Times New Roman"/>
          <w:spacing w:val="6"/>
          <w:sz w:val="22"/>
          <w:szCs w:val="22"/>
          <w:rPrChange w:id="1097" w:author="Claire Kouba" w:date="2023-09-12T16:52:00Z">
            <w:rPr>
              <w:spacing w:val="-17"/>
              <w:w w:val="105"/>
            </w:rPr>
          </w:rPrChange>
        </w:rPr>
        <w:t xml:space="preserve"> </w:t>
      </w:r>
      <w:r w:rsidRPr="00D753AC">
        <w:rPr>
          <w:rFonts w:cs="Times New Roman"/>
          <w:sz w:val="22"/>
          <w:szCs w:val="22"/>
          <w:rPrChange w:id="1098" w:author="Claire Kouba" w:date="2023-09-12T16:52:00Z">
            <w:rPr>
              <w:w w:val="105"/>
            </w:rPr>
          </w:rPrChange>
        </w:rPr>
        <w:t>events.</w:t>
      </w:r>
      <w:r w:rsidRPr="00D753AC">
        <w:rPr>
          <w:rFonts w:cs="Times New Roman"/>
          <w:spacing w:val="6"/>
          <w:sz w:val="22"/>
          <w:szCs w:val="22"/>
          <w:rPrChange w:id="1099" w:author="Claire Kouba" w:date="2023-09-12T16:52:00Z">
            <w:rPr>
              <w:spacing w:val="-17"/>
              <w:w w:val="105"/>
            </w:rPr>
          </w:rPrChange>
        </w:rPr>
        <w:t xml:space="preserve"> </w:t>
      </w:r>
      <w:r w:rsidRPr="00D753AC">
        <w:rPr>
          <w:rFonts w:cs="Times New Roman"/>
          <w:sz w:val="22"/>
          <w:szCs w:val="22"/>
          <w:rPrChange w:id="1100" w:author="Claire Kouba" w:date="2023-09-12T16:52:00Z">
            <w:rPr>
              <w:w w:val="105"/>
            </w:rPr>
          </w:rPrChange>
        </w:rPr>
        <w:t>This</w:t>
      </w:r>
      <w:r w:rsidRPr="00D753AC">
        <w:rPr>
          <w:rFonts w:cs="Times New Roman"/>
          <w:spacing w:val="6"/>
          <w:sz w:val="22"/>
          <w:szCs w:val="22"/>
          <w:rPrChange w:id="1101" w:author="Claire Kouba" w:date="2023-09-12T16:52:00Z">
            <w:rPr>
              <w:spacing w:val="-17"/>
              <w:w w:val="105"/>
            </w:rPr>
          </w:rPrChange>
        </w:rPr>
        <w:t xml:space="preserve"> </w:t>
      </w:r>
      <w:r w:rsidRPr="00D753AC">
        <w:rPr>
          <w:rFonts w:cs="Times New Roman"/>
          <w:sz w:val="22"/>
          <w:szCs w:val="22"/>
          <w:rPrChange w:id="1102" w:author="Claire Kouba" w:date="2023-09-12T16:52:00Z">
            <w:rPr>
              <w:w w:val="105"/>
            </w:rPr>
          </w:rPrChange>
        </w:rPr>
        <w:t>cumulative</w:t>
      </w:r>
      <w:r w:rsidRPr="00D753AC">
        <w:rPr>
          <w:rFonts w:cs="Times New Roman"/>
          <w:spacing w:val="6"/>
          <w:sz w:val="22"/>
          <w:szCs w:val="22"/>
          <w:rPrChange w:id="1103" w:author="Claire Kouba" w:date="2023-09-12T16:52:00Z">
            <w:rPr>
              <w:spacing w:val="-17"/>
              <w:w w:val="105"/>
            </w:rPr>
          </w:rPrChange>
        </w:rPr>
        <w:t xml:space="preserve"> </w:t>
      </w:r>
      <w:r w:rsidRPr="00D753AC">
        <w:rPr>
          <w:rFonts w:cs="Times New Roman"/>
          <w:sz w:val="22"/>
          <w:szCs w:val="22"/>
          <w:rPrChange w:id="1104" w:author="Claire Kouba" w:date="2023-09-12T16:52:00Z">
            <w:rPr>
              <w:w w:val="105"/>
            </w:rPr>
          </w:rPrChange>
        </w:rPr>
        <w:t>precipitation</w:t>
      </w:r>
      <w:r w:rsidRPr="00D753AC">
        <w:rPr>
          <w:rFonts w:cs="Times New Roman"/>
          <w:spacing w:val="6"/>
          <w:sz w:val="22"/>
          <w:szCs w:val="22"/>
          <w:rPrChange w:id="1105" w:author="Claire Kouba" w:date="2023-09-12T16:52:00Z">
            <w:rPr>
              <w:w w:val="99"/>
            </w:rPr>
          </w:rPrChange>
        </w:rPr>
        <w:t xml:space="preserve"> </w:t>
      </w:r>
      <w:r w:rsidRPr="00D753AC">
        <w:rPr>
          <w:rFonts w:cs="Times New Roman"/>
          <w:sz w:val="22"/>
          <w:szCs w:val="22"/>
          <w:rPrChange w:id="1106" w:author="Claire Kouba" w:date="2023-09-12T16:52:00Z">
            <w:rPr>
              <w:w w:val="105"/>
            </w:rPr>
          </w:rPrChange>
        </w:rPr>
        <w:t>depth</w:t>
      </w:r>
      <w:r w:rsidRPr="00D753AC">
        <w:rPr>
          <w:rFonts w:cs="Times New Roman"/>
          <w:spacing w:val="6"/>
          <w:sz w:val="22"/>
          <w:szCs w:val="22"/>
          <w:rPrChange w:id="1107" w:author="Claire Kouba" w:date="2023-09-12T16:52:00Z">
            <w:rPr>
              <w:spacing w:val="-7"/>
              <w:w w:val="105"/>
            </w:rPr>
          </w:rPrChange>
        </w:rPr>
        <w:t xml:space="preserve"> </w:t>
      </w:r>
      <w:r w:rsidRPr="00D753AC">
        <w:rPr>
          <w:rFonts w:cs="Times New Roman"/>
          <w:sz w:val="22"/>
          <w:szCs w:val="22"/>
          <w:rPrChange w:id="1108" w:author="Claire Kouba" w:date="2023-09-12T16:52:00Z">
            <w:rPr>
              <w:w w:val="105"/>
            </w:rPr>
          </w:rPrChange>
        </w:rPr>
        <w:t>is</w:t>
      </w:r>
      <w:r w:rsidRPr="00D753AC">
        <w:rPr>
          <w:rFonts w:cs="Times New Roman"/>
          <w:spacing w:val="6"/>
          <w:sz w:val="22"/>
          <w:szCs w:val="22"/>
          <w:rPrChange w:id="1109" w:author="Claire Kouba" w:date="2023-09-12T16:52:00Z">
            <w:rPr>
              <w:spacing w:val="-7"/>
              <w:w w:val="105"/>
            </w:rPr>
          </w:rPrChange>
        </w:rPr>
        <w:t xml:space="preserve"> </w:t>
      </w:r>
      <w:r w:rsidRPr="00D753AC">
        <w:rPr>
          <w:rFonts w:cs="Times New Roman"/>
          <w:sz w:val="22"/>
          <w:szCs w:val="22"/>
          <w:rPrChange w:id="1110" w:author="Claire Kouba" w:date="2023-09-12T16:52:00Z">
            <w:rPr>
              <w:w w:val="105"/>
            </w:rPr>
          </w:rPrChange>
        </w:rPr>
        <w:t>referred</w:t>
      </w:r>
      <w:r w:rsidRPr="00D753AC">
        <w:rPr>
          <w:rFonts w:cs="Times New Roman"/>
          <w:spacing w:val="6"/>
          <w:sz w:val="22"/>
          <w:szCs w:val="22"/>
          <w:rPrChange w:id="1111" w:author="Claire Kouba" w:date="2023-09-12T16:52:00Z">
            <w:rPr>
              <w:spacing w:val="-7"/>
              <w:w w:val="105"/>
            </w:rPr>
          </w:rPrChange>
        </w:rPr>
        <w:t xml:space="preserve"> </w:t>
      </w:r>
      <w:r w:rsidRPr="00D753AC">
        <w:rPr>
          <w:rFonts w:cs="Times New Roman"/>
          <w:sz w:val="22"/>
          <w:szCs w:val="22"/>
          <w:rPrChange w:id="1112" w:author="Claire Kouba" w:date="2023-09-12T16:52:00Z">
            <w:rPr>
              <w:w w:val="105"/>
            </w:rPr>
          </w:rPrChange>
        </w:rPr>
        <w:t>to</w:t>
      </w:r>
      <w:r w:rsidRPr="00D753AC">
        <w:rPr>
          <w:rFonts w:cs="Times New Roman"/>
          <w:spacing w:val="6"/>
          <w:sz w:val="22"/>
          <w:szCs w:val="22"/>
          <w:rPrChange w:id="1113" w:author="Claire Kouba" w:date="2023-09-12T16:52:00Z">
            <w:rPr>
              <w:spacing w:val="-7"/>
              <w:w w:val="105"/>
            </w:rPr>
          </w:rPrChange>
        </w:rPr>
        <w:t xml:space="preserve"> </w:t>
      </w:r>
      <w:r w:rsidRPr="00D753AC">
        <w:rPr>
          <w:rFonts w:cs="Times New Roman"/>
          <w:sz w:val="22"/>
          <w:szCs w:val="22"/>
          <w:rPrChange w:id="1114" w:author="Claire Kouba" w:date="2023-09-12T16:52:00Z">
            <w:rPr>
              <w:w w:val="105"/>
            </w:rPr>
          </w:rPrChange>
        </w:rPr>
        <w:t>as</w:t>
      </w:r>
      <w:r w:rsidRPr="00D753AC">
        <w:rPr>
          <w:rFonts w:cs="Times New Roman"/>
          <w:spacing w:val="6"/>
          <w:sz w:val="22"/>
          <w:szCs w:val="22"/>
          <w:rPrChange w:id="1115" w:author="Claire Kouba" w:date="2023-09-12T16:52:00Z">
            <w:rPr>
              <w:spacing w:val="-7"/>
              <w:w w:val="105"/>
            </w:rPr>
          </w:rPrChange>
        </w:rPr>
        <w:t xml:space="preserve"> </w:t>
      </w:r>
      <w:r w:rsidRPr="00D753AC">
        <w:rPr>
          <w:rFonts w:eastAsia="Arial" w:cs="Times New Roman"/>
          <w:i/>
          <w:sz w:val="22"/>
          <w:szCs w:val="22"/>
          <w:rPrChange w:id="1116" w:author="Claire Kouba" w:date="2023-09-12T16:52:00Z">
            <w:rPr>
              <w:rFonts w:eastAsia="Arial"/>
              <w:i/>
              <w:w w:val="105"/>
            </w:rPr>
          </w:rPrChange>
        </w:rPr>
        <w:t>P</w:t>
      </w:r>
      <w:r w:rsidRPr="00D753AC">
        <w:rPr>
          <w:rFonts w:eastAsia="Arial" w:cs="Times New Roman"/>
          <w:i/>
          <w:position w:val="-2"/>
          <w:sz w:val="22"/>
          <w:szCs w:val="22"/>
          <w:rPrChange w:id="1117" w:author="Claire Kouba" w:date="2023-09-12T16:52:00Z">
            <w:rPr>
              <w:rFonts w:eastAsia="Arial"/>
              <w:i/>
              <w:w w:val="105"/>
              <w:position w:val="-2"/>
            </w:rPr>
          </w:rPrChange>
        </w:rPr>
        <w:t>spill</w:t>
      </w:r>
      <w:r w:rsidRPr="00D753AC">
        <w:rPr>
          <w:rFonts w:cs="Times New Roman"/>
          <w:sz w:val="22"/>
          <w:szCs w:val="22"/>
          <w:rPrChange w:id="1118" w:author="Claire Kouba" w:date="2023-09-12T16:52:00Z">
            <w:rPr>
              <w:w w:val="105"/>
            </w:rPr>
          </w:rPrChange>
        </w:rPr>
        <w:t>.</w:t>
      </w:r>
      <w:r w:rsidRPr="00D753AC">
        <w:rPr>
          <w:rFonts w:cs="Times New Roman"/>
          <w:spacing w:val="6"/>
          <w:sz w:val="22"/>
          <w:szCs w:val="22"/>
          <w:rPrChange w:id="1119" w:author="Claire Kouba" w:date="2023-09-12T16:52:00Z">
            <w:rPr>
              <w:spacing w:val="-7"/>
              <w:w w:val="105"/>
            </w:rPr>
          </w:rPrChange>
        </w:rPr>
        <w:t xml:space="preserve"> </w:t>
      </w:r>
      <w:r w:rsidRPr="00D753AC">
        <w:rPr>
          <w:rFonts w:cs="Times New Roman"/>
          <w:sz w:val="22"/>
          <w:szCs w:val="22"/>
          <w:rPrChange w:id="1120" w:author="Claire Kouba" w:date="2023-09-12T16:52:00Z">
            <w:rPr>
              <w:w w:val="105"/>
            </w:rPr>
          </w:rPrChange>
        </w:rPr>
        <w:t>Both</w:t>
      </w:r>
      <w:r w:rsidRPr="00D753AC">
        <w:rPr>
          <w:rFonts w:cs="Times New Roman"/>
          <w:spacing w:val="6"/>
          <w:sz w:val="22"/>
          <w:szCs w:val="22"/>
          <w:rPrChange w:id="1121" w:author="Claire Kouba" w:date="2023-09-12T16:52:00Z">
            <w:rPr>
              <w:spacing w:val="-7"/>
              <w:w w:val="105"/>
            </w:rPr>
          </w:rPrChange>
        </w:rPr>
        <w:t xml:space="preserve"> </w:t>
      </w:r>
      <w:r w:rsidRPr="00D753AC">
        <w:rPr>
          <w:rFonts w:cs="Times New Roman"/>
          <w:sz w:val="22"/>
          <w:szCs w:val="22"/>
          <w:rPrChange w:id="1122" w:author="Claire Kouba" w:date="2023-09-12T16:52:00Z">
            <w:rPr>
              <w:w w:val="105"/>
            </w:rPr>
          </w:rPrChange>
        </w:rPr>
        <w:t>of</w:t>
      </w:r>
      <w:r w:rsidRPr="00D753AC">
        <w:rPr>
          <w:rFonts w:cs="Times New Roman"/>
          <w:spacing w:val="6"/>
          <w:sz w:val="22"/>
          <w:szCs w:val="22"/>
          <w:rPrChange w:id="1123" w:author="Claire Kouba" w:date="2023-09-12T16:52:00Z">
            <w:rPr>
              <w:spacing w:val="-7"/>
              <w:w w:val="105"/>
            </w:rPr>
          </w:rPrChange>
        </w:rPr>
        <w:t xml:space="preserve"> </w:t>
      </w:r>
      <w:r w:rsidRPr="00D753AC">
        <w:rPr>
          <w:rFonts w:cs="Times New Roman"/>
          <w:sz w:val="22"/>
          <w:szCs w:val="22"/>
          <w:rPrChange w:id="1124" w:author="Claire Kouba" w:date="2023-09-12T16:52:00Z">
            <w:rPr>
              <w:w w:val="105"/>
            </w:rPr>
          </w:rPrChange>
        </w:rPr>
        <w:t>these</w:t>
      </w:r>
      <w:r w:rsidRPr="00D753AC">
        <w:rPr>
          <w:rFonts w:cs="Times New Roman"/>
          <w:spacing w:val="6"/>
          <w:sz w:val="22"/>
          <w:szCs w:val="22"/>
          <w:rPrChange w:id="1125" w:author="Claire Kouba" w:date="2023-09-12T16:52:00Z">
            <w:rPr>
              <w:spacing w:val="-7"/>
              <w:w w:val="105"/>
            </w:rPr>
          </w:rPrChange>
        </w:rPr>
        <w:t xml:space="preserve"> </w:t>
      </w:r>
      <w:r w:rsidRPr="00D753AC">
        <w:rPr>
          <w:rFonts w:cs="Times New Roman"/>
          <w:sz w:val="22"/>
          <w:szCs w:val="22"/>
          <w:rPrChange w:id="1126" w:author="Claire Kouba" w:date="2023-09-12T16:52:00Z">
            <w:rPr>
              <w:w w:val="105"/>
            </w:rPr>
          </w:rPrChange>
        </w:rPr>
        <w:t>metrics</w:t>
      </w:r>
      <w:r w:rsidRPr="00D753AC">
        <w:rPr>
          <w:rFonts w:cs="Times New Roman"/>
          <w:spacing w:val="6"/>
          <w:sz w:val="22"/>
          <w:szCs w:val="22"/>
          <w:rPrChange w:id="1127" w:author="Claire Kouba" w:date="2023-09-12T16:52:00Z">
            <w:rPr>
              <w:spacing w:val="-7"/>
              <w:w w:val="105"/>
            </w:rPr>
          </w:rPrChange>
        </w:rPr>
        <w:t xml:space="preserve"> </w:t>
      </w:r>
      <w:r w:rsidRPr="00D753AC">
        <w:rPr>
          <w:rFonts w:cs="Times New Roman"/>
          <w:sz w:val="22"/>
          <w:szCs w:val="22"/>
          <w:rPrChange w:id="1128" w:author="Claire Kouba" w:date="2023-09-12T16:52:00Z">
            <w:rPr>
              <w:w w:val="105"/>
            </w:rPr>
          </w:rPrChange>
        </w:rPr>
        <w:t>have</w:t>
      </w:r>
      <w:r w:rsidRPr="00D753AC">
        <w:rPr>
          <w:rFonts w:cs="Times New Roman"/>
          <w:spacing w:val="-48"/>
          <w:sz w:val="22"/>
          <w:szCs w:val="22"/>
          <w:rPrChange w:id="1129" w:author="Claire Kouba" w:date="2023-09-12T16:52:00Z">
            <w:rPr>
              <w:spacing w:val="-7"/>
              <w:w w:val="105"/>
            </w:rPr>
          </w:rPrChange>
        </w:rPr>
        <w:t xml:space="preserve"> </w:t>
      </w:r>
      <w:r w:rsidRPr="00D753AC">
        <w:rPr>
          <w:rFonts w:cs="Times New Roman"/>
          <w:sz w:val="22"/>
          <w:szCs w:val="22"/>
          <w:rPrChange w:id="1130" w:author="Claire Kouba" w:date="2023-09-12T16:52:00Z">
            <w:rPr>
              <w:w w:val="105"/>
            </w:rPr>
          </w:rPrChange>
        </w:rPr>
        <w:t>significance</w:t>
      </w:r>
      <w:r w:rsidRPr="00D753AC">
        <w:rPr>
          <w:rFonts w:cs="Times New Roman"/>
          <w:sz w:val="22"/>
          <w:szCs w:val="22"/>
          <w:rPrChange w:id="1131" w:author="Claire Kouba" w:date="2023-09-12T16:52:00Z">
            <w:rPr>
              <w:spacing w:val="-7"/>
              <w:w w:val="105"/>
            </w:rPr>
          </w:rPrChange>
        </w:rPr>
        <w:t xml:space="preserve"> </w:t>
      </w:r>
      <w:r w:rsidRPr="00D753AC">
        <w:rPr>
          <w:rFonts w:cs="Times New Roman"/>
          <w:sz w:val="22"/>
          <w:szCs w:val="22"/>
          <w:rPrChange w:id="1132" w:author="Claire Kouba" w:date="2023-09-12T16:52:00Z">
            <w:rPr>
              <w:w w:val="105"/>
            </w:rPr>
          </w:rPrChange>
        </w:rPr>
        <w:t>for</w:t>
      </w:r>
      <w:r w:rsidRPr="00D753AC">
        <w:rPr>
          <w:rFonts w:cs="Times New Roman"/>
          <w:sz w:val="22"/>
          <w:szCs w:val="22"/>
          <w:rPrChange w:id="1133" w:author="Claire Kouba" w:date="2023-09-12T16:52:00Z">
            <w:rPr>
              <w:spacing w:val="-7"/>
              <w:w w:val="105"/>
            </w:rPr>
          </w:rPrChange>
        </w:rPr>
        <w:t xml:space="preserve"> </w:t>
      </w:r>
      <w:r w:rsidRPr="00D753AC">
        <w:rPr>
          <w:rFonts w:cs="Times New Roman"/>
          <w:sz w:val="22"/>
          <w:szCs w:val="22"/>
          <w:rPrChange w:id="1134" w:author="Claire Kouba" w:date="2023-09-12T16:52:00Z">
            <w:rPr>
              <w:w w:val="105"/>
            </w:rPr>
          </w:rPrChange>
        </w:rPr>
        <w:t>environmental</w:t>
      </w:r>
      <w:r w:rsidRPr="00D753AC">
        <w:rPr>
          <w:rFonts w:cs="Times New Roman"/>
          <w:sz w:val="22"/>
          <w:szCs w:val="22"/>
          <w:rPrChange w:id="1135" w:author="Claire Kouba" w:date="2023-09-12T16:52:00Z">
            <w:rPr>
              <w:spacing w:val="-7"/>
              <w:w w:val="105"/>
            </w:rPr>
          </w:rPrChange>
        </w:rPr>
        <w:t xml:space="preserve"> </w:t>
      </w:r>
      <w:r w:rsidRPr="00D753AC">
        <w:rPr>
          <w:rFonts w:cs="Times New Roman"/>
          <w:sz w:val="22"/>
          <w:szCs w:val="22"/>
          <w:rPrChange w:id="1136" w:author="Claire Kouba" w:date="2023-09-12T16:52:00Z">
            <w:rPr>
              <w:w w:val="105"/>
            </w:rPr>
          </w:rPrChange>
        </w:rPr>
        <w:t>flows</w:t>
      </w:r>
      <w:r w:rsidRPr="00D753AC">
        <w:rPr>
          <w:rFonts w:cs="Times New Roman"/>
          <w:sz w:val="22"/>
          <w:szCs w:val="22"/>
          <w:rPrChange w:id="1137" w:author="Claire Kouba" w:date="2023-09-12T16:52:00Z">
            <w:rPr>
              <w:spacing w:val="-7"/>
              <w:w w:val="105"/>
            </w:rPr>
          </w:rPrChange>
        </w:rPr>
        <w:t xml:space="preserve"> </w:t>
      </w:r>
      <w:r w:rsidRPr="00D753AC">
        <w:rPr>
          <w:rFonts w:cs="Times New Roman"/>
          <w:sz w:val="22"/>
          <w:szCs w:val="22"/>
          <w:rPrChange w:id="1138" w:author="Claire Kouba" w:date="2023-09-12T16:52:00Z">
            <w:rPr>
              <w:w w:val="105"/>
            </w:rPr>
          </w:rPrChange>
        </w:rPr>
        <w:t>and</w:t>
      </w:r>
      <w:r w:rsidRPr="00D753AC">
        <w:rPr>
          <w:rFonts w:cs="Times New Roman"/>
          <w:sz w:val="22"/>
          <w:szCs w:val="22"/>
          <w:rPrChange w:id="1139" w:author="Claire Kouba" w:date="2023-09-12T16:52:00Z">
            <w:rPr>
              <w:spacing w:val="-7"/>
              <w:w w:val="105"/>
            </w:rPr>
          </w:rPrChange>
        </w:rPr>
        <w:t xml:space="preserve"> </w:t>
      </w:r>
      <w:r w:rsidRPr="00D753AC">
        <w:rPr>
          <w:rFonts w:cs="Times New Roman"/>
          <w:sz w:val="22"/>
          <w:szCs w:val="22"/>
          <w:rPrChange w:id="1140" w:author="Claire Kouba" w:date="2023-09-12T16:52:00Z">
            <w:rPr>
              <w:w w:val="105"/>
            </w:rPr>
          </w:rPrChange>
        </w:rPr>
        <w:t>could</w:t>
      </w:r>
      <w:r w:rsidRPr="00D753AC">
        <w:rPr>
          <w:rFonts w:cs="Times New Roman"/>
          <w:sz w:val="22"/>
          <w:szCs w:val="22"/>
          <w:rPrChange w:id="1141" w:author="Claire Kouba" w:date="2023-09-12T16:52:00Z">
            <w:rPr>
              <w:spacing w:val="-7"/>
              <w:w w:val="105"/>
            </w:rPr>
          </w:rPrChange>
        </w:rPr>
        <w:t xml:space="preserve"> </w:t>
      </w:r>
      <w:r w:rsidRPr="00D753AC">
        <w:rPr>
          <w:rFonts w:cs="Times New Roman"/>
          <w:sz w:val="22"/>
          <w:szCs w:val="22"/>
          <w:rPrChange w:id="1142" w:author="Claire Kouba" w:date="2023-09-12T16:52:00Z">
            <w:rPr>
              <w:w w:val="105"/>
            </w:rPr>
          </w:rPrChange>
        </w:rPr>
        <w:t>support</w:t>
      </w:r>
      <w:r w:rsidRPr="00D753AC">
        <w:rPr>
          <w:rFonts w:cs="Times New Roman"/>
          <w:sz w:val="22"/>
          <w:szCs w:val="22"/>
          <w:rPrChange w:id="1143" w:author="Claire Kouba" w:date="2023-09-12T16:52:00Z">
            <w:rPr>
              <w:spacing w:val="-7"/>
              <w:w w:val="105"/>
            </w:rPr>
          </w:rPrChange>
        </w:rPr>
        <w:t xml:space="preserve"> </w:t>
      </w:r>
      <w:r w:rsidRPr="00D753AC">
        <w:rPr>
          <w:rFonts w:cs="Times New Roman"/>
          <w:sz w:val="22"/>
          <w:szCs w:val="22"/>
          <w:rPrChange w:id="1144" w:author="Claire Kouba" w:date="2023-09-12T16:52:00Z">
            <w:rPr>
              <w:w w:val="105"/>
            </w:rPr>
          </w:rPrChange>
        </w:rPr>
        <w:t>near-term</w:t>
      </w:r>
      <w:r w:rsidRPr="00D753AC">
        <w:rPr>
          <w:rFonts w:cs="Times New Roman"/>
          <w:sz w:val="22"/>
          <w:szCs w:val="22"/>
          <w:rPrChange w:id="1145" w:author="Claire Kouba" w:date="2023-09-12T16:52:00Z">
            <w:rPr>
              <w:w w:val="99"/>
            </w:rPr>
          </w:rPrChange>
        </w:rPr>
        <w:t xml:space="preserve"> </w:t>
      </w:r>
      <w:r w:rsidRPr="00D753AC">
        <w:rPr>
          <w:rFonts w:cs="Times New Roman"/>
          <w:sz w:val="22"/>
          <w:szCs w:val="22"/>
          <w:rPrChange w:id="1146" w:author="Claire Kouba" w:date="2023-09-12T16:52:00Z">
            <w:rPr>
              <w:w w:val="105"/>
            </w:rPr>
          </w:rPrChange>
        </w:rPr>
        <w:t>(seasonal)</w:t>
      </w:r>
      <w:r w:rsidRPr="00D753AC">
        <w:rPr>
          <w:rFonts w:cs="Times New Roman"/>
          <w:sz w:val="22"/>
          <w:szCs w:val="22"/>
          <w:rPrChange w:id="1147" w:author="Claire Kouba" w:date="2023-09-12T16:52:00Z">
            <w:rPr>
              <w:spacing w:val="-27"/>
              <w:w w:val="105"/>
            </w:rPr>
          </w:rPrChange>
        </w:rPr>
        <w:t xml:space="preserve"> </w:t>
      </w:r>
      <w:r w:rsidRPr="00D753AC">
        <w:rPr>
          <w:rFonts w:cs="Times New Roman"/>
          <w:sz w:val="22"/>
          <w:szCs w:val="22"/>
          <w:rPrChange w:id="1148" w:author="Claire Kouba" w:date="2023-09-12T16:52:00Z">
            <w:rPr>
              <w:w w:val="105"/>
            </w:rPr>
          </w:rPrChange>
        </w:rPr>
        <w:t>adaptive</w:t>
      </w:r>
      <w:r w:rsidRPr="00D753AC">
        <w:rPr>
          <w:rFonts w:cs="Times New Roman"/>
          <w:sz w:val="22"/>
          <w:szCs w:val="22"/>
          <w:rPrChange w:id="1149" w:author="Claire Kouba" w:date="2023-09-12T16:52:00Z">
            <w:rPr>
              <w:spacing w:val="-27"/>
              <w:w w:val="105"/>
            </w:rPr>
          </w:rPrChange>
        </w:rPr>
        <w:t xml:space="preserve"> </w:t>
      </w:r>
      <w:r w:rsidRPr="00D753AC">
        <w:rPr>
          <w:rFonts w:cs="Times New Roman"/>
          <w:sz w:val="22"/>
          <w:szCs w:val="22"/>
          <w:rPrChange w:id="1150" w:author="Claire Kouba" w:date="2023-09-12T16:52:00Z">
            <w:rPr>
              <w:w w:val="105"/>
            </w:rPr>
          </w:rPrChange>
        </w:rPr>
        <w:t>management,</w:t>
      </w:r>
      <w:r w:rsidRPr="00D753AC">
        <w:rPr>
          <w:rFonts w:cs="Times New Roman"/>
          <w:sz w:val="22"/>
          <w:szCs w:val="22"/>
          <w:rPrChange w:id="1151" w:author="Claire Kouba" w:date="2023-09-12T16:52:00Z">
            <w:rPr>
              <w:spacing w:val="-27"/>
              <w:w w:val="105"/>
            </w:rPr>
          </w:rPrChange>
        </w:rPr>
        <w:t xml:space="preserve"> </w:t>
      </w:r>
      <w:r w:rsidRPr="00D753AC">
        <w:rPr>
          <w:rFonts w:cs="Times New Roman"/>
          <w:sz w:val="22"/>
          <w:szCs w:val="22"/>
          <w:rPrChange w:id="1152" w:author="Claire Kouba" w:date="2023-09-12T16:52:00Z">
            <w:rPr>
              <w:w w:val="105"/>
            </w:rPr>
          </w:rPrChange>
        </w:rPr>
        <w:t>similar</w:t>
      </w:r>
      <w:r w:rsidRPr="00D753AC">
        <w:rPr>
          <w:rFonts w:cs="Times New Roman"/>
          <w:sz w:val="22"/>
          <w:szCs w:val="22"/>
          <w:rPrChange w:id="1153" w:author="Claire Kouba" w:date="2023-09-12T16:52:00Z">
            <w:rPr>
              <w:spacing w:val="-27"/>
              <w:w w:val="105"/>
            </w:rPr>
          </w:rPrChange>
        </w:rPr>
        <w:t xml:space="preserve"> </w:t>
      </w:r>
      <w:r w:rsidRPr="00D753AC">
        <w:rPr>
          <w:rFonts w:cs="Times New Roman"/>
          <w:sz w:val="22"/>
          <w:szCs w:val="22"/>
          <w:rPrChange w:id="1154" w:author="Claire Kouba" w:date="2023-09-12T16:52:00Z">
            <w:rPr>
              <w:w w:val="105"/>
            </w:rPr>
          </w:rPrChange>
        </w:rPr>
        <w:t>to</w:t>
      </w:r>
      <w:r w:rsidRPr="00D753AC">
        <w:rPr>
          <w:rFonts w:cs="Times New Roman"/>
          <w:sz w:val="22"/>
          <w:szCs w:val="22"/>
          <w:rPrChange w:id="1155" w:author="Claire Kouba" w:date="2023-09-12T16:52:00Z">
            <w:rPr>
              <w:spacing w:val="-27"/>
              <w:w w:val="105"/>
            </w:rPr>
          </w:rPrChange>
        </w:rPr>
        <w:t xml:space="preserve"> </w:t>
      </w:r>
      <w:r w:rsidRPr="00D753AC">
        <w:rPr>
          <w:rFonts w:cs="Times New Roman"/>
          <w:sz w:val="22"/>
          <w:szCs w:val="22"/>
          <w:rPrChange w:id="1156" w:author="Claire Kouba" w:date="2023-09-12T16:52:00Z">
            <w:rPr>
              <w:w w:val="105"/>
            </w:rPr>
          </w:rPrChange>
        </w:rPr>
        <w:t>the</w:t>
      </w:r>
      <w:r w:rsidRPr="00D753AC">
        <w:rPr>
          <w:rFonts w:cs="Times New Roman"/>
          <w:sz w:val="22"/>
          <w:szCs w:val="22"/>
          <w:rPrChange w:id="1157" w:author="Claire Kouba" w:date="2023-09-12T16:52:00Z">
            <w:rPr>
              <w:spacing w:val="-27"/>
              <w:w w:val="105"/>
            </w:rPr>
          </w:rPrChange>
        </w:rPr>
        <w:t xml:space="preserve"> </w:t>
      </w:r>
      <w:r w:rsidRPr="00D753AC">
        <w:rPr>
          <w:rFonts w:cs="Times New Roman"/>
          <w:sz w:val="22"/>
          <w:szCs w:val="22"/>
          <w:rPrChange w:id="1158" w:author="Claire Kouba" w:date="2023-09-12T16:52:00Z">
            <w:rPr>
              <w:w w:val="105"/>
            </w:rPr>
          </w:rPrChange>
        </w:rPr>
        <w:t>SVI</w:t>
      </w:r>
      <w:r w:rsidRPr="00D753AC">
        <w:rPr>
          <w:rFonts w:cs="Times New Roman"/>
          <w:sz w:val="22"/>
          <w:szCs w:val="22"/>
          <w:rPrChange w:id="1159" w:author="Claire Kouba" w:date="2023-09-12T16:52:00Z">
            <w:rPr>
              <w:spacing w:val="-27"/>
              <w:w w:val="105"/>
            </w:rPr>
          </w:rPrChange>
        </w:rPr>
        <w:t xml:space="preserve"> </w:t>
      </w:r>
      <w:r w:rsidRPr="00D753AC">
        <w:rPr>
          <w:rFonts w:cs="Times New Roman"/>
          <w:sz w:val="22"/>
          <w:szCs w:val="22"/>
          <w:rPrChange w:id="1160" w:author="Claire Kouba" w:date="2023-09-12T16:52:00Z">
            <w:rPr>
              <w:w w:val="105"/>
            </w:rPr>
          </w:rPrChange>
        </w:rPr>
        <w:t>and</w:t>
      </w:r>
      <w:r w:rsidRPr="00D753AC">
        <w:rPr>
          <w:rFonts w:cs="Times New Roman"/>
          <w:spacing w:val="-17"/>
          <w:sz w:val="22"/>
          <w:szCs w:val="22"/>
          <w:rPrChange w:id="1161" w:author="Claire Kouba" w:date="2023-09-12T16:52:00Z">
            <w:rPr>
              <w:spacing w:val="-27"/>
              <w:w w:val="105"/>
            </w:rPr>
          </w:rPrChange>
        </w:rPr>
        <w:t xml:space="preserve"> </w:t>
      </w:r>
      <w:r w:rsidRPr="00D753AC">
        <w:rPr>
          <w:rFonts w:cs="Times New Roman"/>
          <w:sz w:val="22"/>
          <w:szCs w:val="22"/>
          <w:rPrChange w:id="1162" w:author="Claire Kouba" w:date="2023-09-12T16:52:00Z">
            <w:rPr>
              <w:w w:val="105"/>
            </w:rPr>
          </w:rPrChange>
        </w:rPr>
        <w:t>SJI</w:t>
      </w:r>
      <w:r w:rsidRPr="00D753AC">
        <w:rPr>
          <w:rFonts w:cs="Times New Roman"/>
          <w:w w:val="99"/>
          <w:sz w:val="22"/>
          <w:szCs w:val="22"/>
          <w:rPrChange w:id="1163" w:author="Claire Kouba" w:date="2023-09-12T16:52:00Z">
            <w:rPr>
              <w:spacing w:val="-27"/>
              <w:w w:val="105"/>
            </w:rPr>
          </w:rPrChange>
        </w:rPr>
        <w:t xml:space="preserve"> </w:t>
      </w:r>
      <w:r w:rsidRPr="00D753AC">
        <w:rPr>
          <w:rFonts w:cs="Times New Roman"/>
          <w:sz w:val="22"/>
          <w:szCs w:val="22"/>
          <w:rPrChange w:id="1164" w:author="Claire Kouba" w:date="2023-09-12T16:52:00Z">
            <w:rPr>
              <w:w w:val="105"/>
            </w:rPr>
          </w:rPrChange>
        </w:rPr>
        <w:t>in</w:t>
      </w:r>
      <w:r w:rsidRPr="00D753AC">
        <w:rPr>
          <w:rFonts w:cs="Times New Roman"/>
          <w:sz w:val="22"/>
          <w:szCs w:val="22"/>
          <w:rPrChange w:id="1165" w:author="Claire Kouba" w:date="2023-09-12T16:52:00Z">
            <w:rPr>
              <w:spacing w:val="-27"/>
              <w:w w:val="105"/>
            </w:rPr>
          </w:rPrChange>
        </w:rPr>
        <w:t xml:space="preserve"> </w:t>
      </w:r>
      <w:r w:rsidRPr="00D753AC">
        <w:rPr>
          <w:rFonts w:cs="Times New Roman"/>
          <w:sz w:val="22"/>
          <w:szCs w:val="22"/>
          <w:rPrChange w:id="1166" w:author="Claire Kouba" w:date="2023-09-12T16:52:00Z">
            <w:rPr>
              <w:w w:val="105"/>
            </w:rPr>
          </w:rPrChange>
        </w:rPr>
        <w:t>California’s</w:t>
      </w:r>
      <w:r w:rsidRPr="00D753AC">
        <w:rPr>
          <w:rFonts w:cs="Times New Roman"/>
          <w:sz w:val="22"/>
          <w:szCs w:val="22"/>
          <w:rPrChange w:id="1167" w:author="Claire Kouba" w:date="2023-09-12T16:52:00Z">
            <w:rPr>
              <w:spacing w:val="-27"/>
              <w:w w:val="105"/>
            </w:rPr>
          </w:rPrChange>
        </w:rPr>
        <w:t xml:space="preserve"> </w:t>
      </w:r>
      <w:r w:rsidRPr="00D753AC">
        <w:rPr>
          <w:rFonts w:cs="Times New Roman"/>
          <w:sz w:val="22"/>
          <w:szCs w:val="22"/>
          <w:rPrChange w:id="1168" w:author="Claire Kouba" w:date="2023-09-12T16:52:00Z">
            <w:rPr>
              <w:w w:val="105"/>
            </w:rPr>
          </w:rPrChange>
        </w:rPr>
        <w:t>Central</w:t>
      </w:r>
      <w:r w:rsidRPr="00D753AC">
        <w:rPr>
          <w:rFonts w:cs="Times New Roman"/>
          <w:sz w:val="22"/>
          <w:szCs w:val="22"/>
          <w:rPrChange w:id="1169" w:author="Claire Kouba" w:date="2023-09-12T16:52:00Z">
            <w:rPr>
              <w:spacing w:val="-27"/>
              <w:w w:val="105"/>
            </w:rPr>
          </w:rPrChange>
        </w:rPr>
        <w:t xml:space="preserve"> </w:t>
      </w:r>
      <w:r w:rsidRPr="00D753AC">
        <w:rPr>
          <w:rFonts w:cs="Times New Roman"/>
          <w:spacing w:val="-4"/>
          <w:sz w:val="22"/>
          <w:szCs w:val="22"/>
          <w:rPrChange w:id="1170" w:author="Claire Kouba" w:date="2023-09-12T16:52:00Z">
            <w:rPr>
              <w:spacing w:val="-6"/>
              <w:w w:val="105"/>
            </w:rPr>
          </w:rPrChange>
        </w:rPr>
        <w:t>Valley.</w:t>
      </w:r>
      <w:r w:rsidRPr="00D753AC">
        <w:rPr>
          <w:rFonts w:cs="Times New Roman"/>
          <w:spacing w:val="-4"/>
          <w:sz w:val="22"/>
          <w:szCs w:val="22"/>
          <w:rPrChange w:id="1171" w:author="Claire Kouba" w:date="2023-09-12T16:52:00Z">
            <w:rPr>
              <w:spacing w:val="-27"/>
              <w:w w:val="105"/>
            </w:rPr>
          </w:rPrChange>
        </w:rPr>
        <w:t xml:space="preserve"> </w:t>
      </w:r>
      <w:del w:id="1172" w:author="Claire Kouba" w:date="2023-09-12T16:52:00Z">
        <w:r w:rsidR="00505335" w:rsidRPr="00D753AC">
          <w:rPr>
            <w:rFonts w:cs="Times New Roman"/>
            <w:w w:val="105"/>
            <w:sz w:val="22"/>
            <w:szCs w:val="22"/>
          </w:rPr>
          <w:delText>For</w:delText>
        </w:r>
        <w:r w:rsidR="00505335" w:rsidRPr="00D753AC">
          <w:rPr>
            <w:rFonts w:cs="Times New Roman"/>
            <w:spacing w:val="-27"/>
            <w:w w:val="105"/>
            <w:sz w:val="22"/>
            <w:szCs w:val="22"/>
          </w:rPr>
          <w:delText xml:space="preserve"> </w:delText>
        </w:r>
        <w:r w:rsidR="00505335" w:rsidRPr="00D753AC">
          <w:rPr>
            <w:rFonts w:cs="Times New Roman"/>
            <w:w w:val="105"/>
            <w:sz w:val="22"/>
            <w:szCs w:val="22"/>
          </w:rPr>
          <w:delText>example</w:delText>
        </w:r>
      </w:del>
      <w:ins w:id="1173" w:author="Claire Kouba" w:date="2023-09-12T16:52:00Z">
        <w:r w:rsidRPr="00D753AC">
          <w:rPr>
            <w:rFonts w:cs="Times New Roman"/>
            <w:sz w:val="22"/>
            <w:szCs w:val="22"/>
          </w:rPr>
          <w:t>Specifically</w:t>
        </w:r>
      </w:ins>
      <w:r w:rsidRPr="00D753AC">
        <w:rPr>
          <w:rFonts w:cs="Times New Roman"/>
          <w:sz w:val="22"/>
          <w:szCs w:val="22"/>
          <w:rPrChange w:id="1174" w:author="Claire Kouba" w:date="2023-09-12T16:52:00Z">
            <w:rPr>
              <w:w w:val="105"/>
            </w:rPr>
          </w:rPrChange>
        </w:rPr>
        <w:t>,</w:t>
      </w:r>
      <w:r w:rsidRPr="00D753AC">
        <w:rPr>
          <w:rFonts w:cs="Times New Roman"/>
          <w:sz w:val="22"/>
          <w:szCs w:val="22"/>
          <w:rPrChange w:id="1175" w:author="Claire Kouba" w:date="2023-09-12T16:52:00Z">
            <w:rPr>
              <w:spacing w:val="-27"/>
              <w:w w:val="105"/>
            </w:rPr>
          </w:rPrChange>
        </w:rPr>
        <w:t xml:space="preserve"> </w:t>
      </w:r>
      <w:r w:rsidRPr="00D753AC">
        <w:rPr>
          <w:rFonts w:cs="Times New Roman"/>
          <w:sz w:val="22"/>
          <w:szCs w:val="22"/>
          <w:rPrChange w:id="1176" w:author="Claire Kouba" w:date="2023-09-12T16:52:00Z">
            <w:rPr>
              <w:w w:val="105"/>
            </w:rPr>
          </w:rPrChange>
        </w:rPr>
        <w:t>the</w:t>
      </w:r>
      <w:r w:rsidRPr="00D753AC">
        <w:rPr>
          <w:rFonts w:cs="Times New Roman"/>
          <w:sz w:val="22"/>
          <w:szCs w:val="22"/>
          <w:rPrChange w:id="1177" w:author="Claire Kouba" w:date="2023-09-12T16:52:00Z">
            <w:rPr>
              <w:spacing w:val="-27"/>
              <w:w w:val="105"/>
            </w:rPr>
          </w:rPrChange>
        </w:rPr>
        <w:t xml:space="preserve"> </w:t>
      </w:r>
      <w:r w:rsidRPr="00D753AC">
        <w:rPr>
          <w:rFonts w:cs="Times New Roman"/>
          <w:sz w:val="22"/>
          <w:szCs w:val="22"/>
          <w:rPrChange w:id="1178" w:author="Claire Kouba" w:date="2023-09-12T16:52:00Z">
            <w:rPr>
              <w:w w:val="105"/>
            </w:rPr>
          </w:rPrChange>
        </w:rPr>
        <w:t>magnitude</w:t>
      </w:r>
      <w:r w:rsidRPr="00D753AC">
        <w:rPr>
          <w:rFonts w:cs="Times New Roman"/>
          <w:sz w:val="22"/>
          <w:szCs w:val="22"/>
          <w:rPrChange w:id="1179" w:author="Claire Kouba" w:date="2023-09-12T16:52:00Z">
            <w:rPr>
              <w:spacing w:val="-27"/>
              <w:w w:val="105"/>
            </w:rPr>
          </w:rPrChange>
        </w:rPr>
        <w:t xml:space="preserve"> </w:t>
      </w:r>
      <w:r w:rsidRPr="00D753AC">
        <w:rPr>
          <w:rFonts w:cs="Times New Roman"/>
          <w:sz w:val="22"/>
          <w:szCs w:val="22"/>
          <w:rPrChange w:id="1180" w:author="Claire Kouba" w:date="2023-09-12T16:52:00Z">
            <w:rPr>
              <w:w w:val="105"/>
            </w:rPr>
          </w:rPrChange>
        </w:rPr>
        <w:t>of</w:t>
      </w:r>
      <w:r w:rsidRPr="00D753AC">
        <w:rPr>
          <w:rFonts w:cs="Times New Roman"/>
          <w:sz w:val="22"/>
          <w:szCs w:val="22"/>
          <w:rPrChange w:id="1181" w:author="Claire Kouba" w:date="2023-09-12T16:52:00Z">
            <w:rPr>
              <w:spacing w:val="-27"/>
              <w:w w:val="105"/>
            </w:rPr>
          </w:rPrChange>
        </w:rPr>
        <w:t xml:space="preserve"> </w:t>
      </w:r>
      <w:r w:rsidRPr="00D753AC">
        <w:rPr>
          <w:rFonts w:cs="Times New Roman"/>
          <w:sz w:val="22"/>
          <w:szCs w:val="22"/>
          <w:rPrChange w:id="1182" w:author="Claire Kouba" w:date="2023-09-12T16:52:00Z">
            <w:rPr>
              <w:w w:val="105"/>
            </w:rPr>
          </w:rPrChange>
        </w:rPr>
        <w:t>the</w:t>
      </w:r>
      <w:r w:rsidRPr="00D753AC">
        <w:rPr>
          <w:rFonts w:cs="Times New Roman"/>
          <w:sz w:val="22"/>
          <w:szCs w:val="22"/>
          <w:rPrChange w:id="1183" w:author="Claire Kouba" w:date="2023-09-12T16:52:00Z">
            <w:rPr>
              <w:w w:val="99"/>
            </w:rPr>
          </w:rPrChange>
        </w:rPr>
        <w:t xml:space="preserve"> </w:t>
      </w:r>
      <w:r w:rsidRPr="00D753AC">
        <w:rPr>
          <w:rFonts w:cs="Times New Roman"/>
          <w:sz w:val="22"/>
          <w:szCs w:val="22"/>
          <w:rPrChange w:id="1184" w:author="Claire Kouba" w:date="2023-09-12T16:52:00Z">
            <w:rPr>
              <w:w w:val="105"/>
            </w:rPr>
          </w:rPrChange>
        </w:rPr>
        <w:t>minimum</w:t>
      </w:r>
      <w:r w:rsidRPr="00D753AC">
        <w:rPr>
          <w:rFonts w:cs="Times New Roman"/>
          <w:sz w:val="22"/>
          <w:szCs w:val="22"/>
          <w:rPrChange w:id="1185" w:author="Claire Kouba" w:date="2023-09-12T16:52:00Z">
            <w:rPr>
              <w:spacing w:val="-34"/>
              <w:w w:val="105"/>
            </w:rPr>
          </w:rPrChange>
        </w:rPr>
        <w:t xml:space="preserve"> </w:t>
      </w:r>
      <w:r w:rsidRPr="00D753AC">
        <w:rPr>
          <w:rFonts w:cs="Times New Roman"/>
          <w:sz w:val="22"/>
          <w:szCs w:val="22"/>
          <w:rPrChange w:id="1186" w:author="Claire Kouba" w:date="2023-09-12T16:52:00Z">
            <w:rPr>
              <w:w w:val="105"/>
            </w:rPr>
          </w:rPrChange>
        </w:rPr>
        <w:t>baseflow</w:t>
      </w:r>
      <w:r w:rsidRPr="00D753AC">
        <w:rPr>
          <w:rFonts w:cs="Times New Roman"/>
          <w:sz w:val="22"/>
          <w:szCs w:val="22"/>
          <w:rPrChange w:id="1187" w:author="Claire Kouba" w:date="2023-09-12T16:52:00Z">
            <w:rPr>
              <w:spacing w:val="-34"/>
              <w:w w:val="105"/>
            </w:rPr>
          </w:rPrChange>
        </w:rPr>
        <w:t xml:space="preserve"> </w:t>
      </w:r>
      <w:r w:rsidRPr="00D753AC">
        <w:rPr>
          <w:rFonts w:cs="Times New Roman"/>
          <w:sz w:val="22"/>
          <w:szCs w:val="22"/>
          <w:rPrChange w:id="1188" w:author="Claire Kouba" w:date="2023-09-12T16:52:00Z">
            <w:rPr>
              <w:w w:val="105"/>
            </w:rPr>
          </w:rPrChange>
        </w:rPr>
        <w:t>rate</w:t>
      </w:r>
      <w:r w:rsidRPr="00D753AC">
        <w:rPr>
          <w:rFonts w:cs="Times New Roman"/>
          <w:sz w:val="22"/>
          <w:szCs w:val="22"/>
          <w:rPrChange w:id="1189" w:author="Claire Kouba" w:date="2023-09-12T16:52:00Z">
            <w:rPr>
              <w:spacing w:val="-34"/>
              <w:w w:val="105"/>
            </w:rPr>
          </w:rPrChange>
        </w:rPr>
        <w:t xml:space="preserve"> </w:t>
      </w:r>
      <w:r w:rsidRPr="00D753AC">
        <w:rPr>
          <w:rFonts w:cs="Times New Roman"/>
          <w:sz w:val="22"/>
          <w:szCs w:val="22"/>
          <w:rPrChange w:id="1190" w:author="Claire Kouba" w:date="2023-09-12T16:52:00Z">
            <w:rPr>
              <w:w w:val="105"/>
            </w:rPr>
          </w:rPrChange>
        </w:rPr>
        <w:t>sets</w:t>
      </w:r>
      <w:r w:rsidRPr="00D753AC">
        <w:rPr>
          <w:rFonts w:cs="Times New Roman"/>
          <w:sz w:val="22"/>
          <w:szCs w:val="22"/>
          <w:rPrChange w:id="1191" w:author="Claire Kouba" w:date="2023-09-12T16:52:00Z">
            <w:rPr>
              <w:spacing w:val="-34"/>
              <w:w w:val="105"/>
            </w:rPr>
          </w:rPrChange>
        </w:rPr>
        <w:t xml:space="preserve"> </w:t>
      </w:r>
      <w:r w:rsidRPr="00D753AC">
        <w:rPr>
          <w:rFonts w:cs="Times New Roman"/>
          <w:sz w:val="22"/>
          <w:szCs w:val="22"/>
          <w:rPrChange w:id="1192" w:author="Claire Kouba" w:date="2023-09-12T16:52:00Z">
            <w:rPr>
              <w:w w:val="105"/>
            </w:rPr>
          </w:rPrChange>
        </w:rPr>
        <w:t>the</w:t>
      </w:r>
      <w:r w:rsidRPr="00D753AC">
        <w:rPr>
          <w:rFonts w:cs="Times New Roman"/>
          <w:sz w:val="22"/>
          <w:szCs w:val="22"/>
          <w:rPrChange w:id="1193" w:author="Claire Kouba" w:date="2023-09-12T16:52:00Z">
            <w:rPr>
              <w:spacing w:val="-34"/>
              <w:w w:val="105"/>
            </w:rPr>
          </w:rPrChange>
        </w:rPr>
        <w:t xml:space="preserve"> </w:t>
      </w:r>
      <w:r w:rsidRPr="00D753AC">
        <w:rPr>
          <w:rFonts w:cs="Times New Roman"/>
          <w:sz w:val="22"/>
          <w:szCs w:val="22"/>
          <w:rPrChange w:id="1194" w:author="Claire Kouba" w:date="2023-09-12T16:52:00Z">
            <w:rPr>
              <w:w w:val="105"/>
            </w:rPr>
          </w:rPrChange>
        </w:rPr>
        <w:t>spatial</w:t>
      </w:r>
      <w:r w:rsidRPr="00D753AC">
        <w:rPr>
          <w:rFonts w:cs="Times New Roman"/>
          <w:sz w:val="22"/>
          <w:szCs w:val="22"/>
          <w:rPrChange w:id="1195" w:author="Claire Kouba" w:date="2023-09-12T16:52:00Z">
            <w:rPr>
              <w:spacing w:val="-34"/>
              <w:w w:val="105"/>
            </w:rPr>
          </w:rPrChange>
        </w:rPr>
        <w:t xml:space="preserve"> </w:t>
      </w:r>
      <w:r w:rsidRPr="00D753AC">
        <w:rPr>
          <w:rFonts w:cs="Times New Roman"/>
          <w:sz w:val="22"/>
          <w:szCs w:val="22"/>
          <w:rPrChange w:id="1196" w:author="Claire Kouba" w:date="2023-09-12T16:52:00Z">
            <w:rPr>
              <w:w w:val="105"/>
            </w:rPr>
          </w:rPrChange>
        </w:rPr>
        <w:t>extent</w:t>
      </w:r>
      <w:r w:rsidRPr="00D753AC">
        <w:rPr>
          <w:rFonts w:cs="Times New Roman"/>
          <w:sz w:val="22"/>
          <w:szCs w:val="22"/>
          <w:rPrChange w:id="1197" w:author="Claire Kouba" w:date="2023-09-12T16:52:00Z">
            <w:rPr>
              <w:spacing w:val="-34"/>
              <w:w w:val="105"/>
            </w:rPr>
          </w:rPrChange>
        </w:rPr>
        <w:t xml:space="preserve"> </w:t>
      </w:r>
      <w:r w:rsidRPr="00D753AC">
        <w:rPr>
          <w:rFonts w:cs="Times New Roman"/>
          <w:sz w:val="22"/>
          <w:szCs w:val="22"/>
          <w:rPrChange w:id="1198" w:author="Claire Kouba" w:date="2023-09-12T16:52:00Z">
            <w:rPr>
              <w:w w:val="105"/>
            </w:rPr>
          </w:rPrChange>
        </w:rPr>
        <w:t>of</w:t>
      </w:r>
      <w:r w:rsidRPr="00D753AC">
        <w:rPr>
          <w:rFonts w:cs="Times New Roman"/>
          <w:sz w:val="22"/>
          <w:szCs w:val="22"/>
          <w:rPrChange w:id="1199" w:author="Claire Kouba" w:date="2023-09-12T16:52:00Z">
            <w:rPr>
              <w:spacing w:val="-34"/>
              <w:w w:val="105"/>
            </w:rPr>
          </w:rPrChange>
        </w:rPr>
        <w:t xml:space="preserve"> </w:t>
      </w:r>
      <w:r w:rsidRPr="00D753AC">
        <w:rPr>
          <w:rFonts w:cs="Times New Roman"/>
          <w:sz w:val="22"/>
          <w:szCs w:val="22"/>
          <w:rPrChange w:id="1200" w:author="Claire Kouba" w:date="2023-09-12T16:52:00Z">
            <w:rPr>
              <w:w w:val="105"/>
            </w:rPr>
          </w:rPrChange>
        </w:rPr>
        <w:t>the</w:t>
      </w:r>
      <w:r w:rsidRPr="00D753AC">
        <w:rPr>
          <w:rFonts w:cs="Times New Roman"/>
          <w:sz w:val="22"/>
          <w:szCs w:val="22"/>
          <w:rPrChange w:id="1201" w:author="Claire Kouba" w:date="2023-09-12T16:52:00Z">
            <w:rPr>
              <w:spacing w:val="-34"/>
              <w:w w:val="105"/>
            </w:rPr>
          </w:rPrChange>
        </w:rPr>
        <w:t xml:space="preserve"> </w:t>
      </w:r>
      <w:r w:rsidRPr="00D753AC">
        <w:rPr>
          <w:rFonts w:cs="Times New Roman"/>
          <w:sz w:val="22"/>
          <w:szCs w:val="22"/>
          <w:rPrChange w:id="1202" w:author="Claire Kouba" w:date="2023-09-12T16:52:00Z">
            <w:rPr>
              <w:w w:val="105"/>
            </w:rPr>
          </w:rPrChange>
        </w:rPr>
        <w:t>aquatic</w:t>
      </w:r>
      <w:r w:rsidRPr="00D753AC">
        <w:rPr>
          <w:rFonts w:cs="Times New Roman"/>
          <w:sz w:val="22"/>
          <w:szCs w:val="22"/>
          <w:rPrChange w:id="1203" w:author="Claire Kouba" w:date="2023-09-12T16:52:00Z">
            <w:rPr>
              <w:spacing w:val="-34"/>
              <w:w w:val="105"/>
            </w:rPr>
          </w:rPrChange>
        </w:rPr>
        <w:t xml:space="preserve"> </w:t>
      </w:r>
      <w:r w:rsidRPr="00D753AC">
        <w:rPr>
          <w:rFonts w:cs="Times New Roman"/>
          <w:sz w:val="22"/>
          <w:szCs w:val="22"/>
          <w:rPrChange w:id="1204" w:author="Claire Kouba" w:date="2023-09-12T16:52:00Z">
            <w:rPr>
              <w:w w:val="105"/>
            </w:rPr>
          </w:rPrChange>
        </w:rPr>
        <w:t>ecosystem</w:t>
      </w:r>
      <w:r w:rsidRPr="00D753AC">
        <w:rPr>
          <w:rFonts w:cs="Times New Roman"/>
          <w:spacing w:val="14"/>
          <w:sz w:val="22"/>
          <w:szCs w:val="22"/>
          <w:rPrChange w:id="1205" w:author="Claire Kouba" w:date="2023-09-12T16:52:00Z">
            <w:rPr>
              <w:spacing w:val="-34"/>
              <w:w w:val="105"/>
            </w:rPr>
          </w:rPrChange>
        </w:rPr>
        <w:t xml:space="preserve"> </w:t>
      </w:r>
      <w:r w:rsidRPr="00D753AC">
        <w:rPr>
          <w:rFonts w:cs="Times New Roman"/>
          <w:sz w:val="22"/>
          <w:szCs w:val="22"/>
          <w:rPrChange w:id="1206" w:author="Claire Kouba" w:date="2023-09-12T16:52:00Z">
            <w:rPr>
              <w:w w:val="105"/>
            </w:rPr>
          </w:rPrChange>
        </w:rPr>
        <w:t>during</w:t>
      </w:r>
      <w:r w:rsidRPr="00D753AC">
        <w:rPr>
          <w:rFonts w:cs="Times New Roman"/>
          <w:spacing w:val="14"/>
          <w:sz w:val="22"/>
          <w:szCs w:val="22"/>
          <w:rPrChange w:id="1207" w:author="Claire Kouba" w:date="2023-09-12T16:52:00Z">
            <w:rPr>
              <w:spacing w:val="-34"/>
              <w:w w:val="105"/>
            </w:rPr>
          </w:rPrChange>
        </w:rPr>
        <w:t xml:space="preserve"> </w:t>
      </w:r>
      <w:r w:rsidRPr="00D753AC">
        <w:rPr>
          <w:rFonts w:cs="Times New Roman"/>
          <w:sz w:val="22"/>
          <w:szCs w:val="22"/>
          <w:rPrChange w:id="1208" w:author="Claire Kouba" w:date="2023-09-12T16:52:00Z">
            <w:rPr>
              <w:w w:val="105"/>
            </w:rPr>
          </w:rPrChange>
        </w:rPr>
        <w:t>the</w:t>
      </w:r>
      <w:r w:rsidRPr="00D753AC">
        <w:rPr>
          <w:rFonts w:cs="Times New Roman"/>
          <w:spacing w:val="14"/>
          <w:sz w:val="22"/>
          <w:szCs w:val="22"/>
          <w:rPrChange w:id="1209" w:author="Claire Kouba" w:date="2023-09-12T16:52:00Z">
            <w:rPr>
              <w:spacing w:val="-34"/>
              <w:w w:val="105"/>
            </w:rPr>
          </w:rPrChange>
        </w:rPr>
        <w:t xml:space="preserve"> </w:t>
      </w:r>
      <w:r w:rsidRPr="00D753AC">
        <w:rPr>
          <w:rFonts w:cs="Times New Roman"/>
          <w:sz w:val="22"/>
          <w:szCs w:val="22"/>
          <w:rPrChange w:id="1210" w:author="Claire Kouba" w:date="2023-09-12T16:52:00Z">
            <w:rPr>
              <w:w w:val="105"/>
            </w:rPr>
          </w:rPrChange>
        </w:rPr>
        <w:t>dry</w:t>
      </w:r>
      <w:r w:rsidRPr="00D753AC">
        <w:rPr>
          <w:rFonts w:cs="Times New Roman"/>
          <w:spacing w:val="14"/>
          <w:sz w:val="22"/>
          <w:szCs w:val="22"/>
          <w:rPrChange w:id="1211" w:author="Claire Kouba" w:date="2023-09-12T16:52:00Z">
            <w:rPr>
              <w:spacing w:val="-34"/>
              <w:w w:val="105"/>
            </w:rPr>
          </w:rPrChange>
        </w:rPr>
        <w:t xml:space="preserve"> </w:t>
      </w:r>
      <w:r w:rsidRPr="00D753AC">
        <w:rPr>
          <w:rFonts w:cs="Times New Roman"/>
          <w:sz w:val="22"/>
          <w:szCs w:val="22"/>
          <w:rPrChange w:id="1212" w:author="Claire Kouba" w:date="2023-09-12T16:52:00Z">
            <w:rPr>
              <w:w w:val="105"/>
            </w:rPr>
          </w:rPrChange>
        </w:rPr>
        <w:t>season</w:t>
      </w:r>
      <w:r w:rsidRPr="00D753AC">
        <w:rPr>
          <w:rFonts w:cs="Times New Roman"/>
          <w:spacing w:val="14"/>
          <w:sz w:val="22"/>
          <w:szCs w:val="22"/>
          <w:rPrChange w:id="1213" w:author="Claire Kouba" w:date="2023-09-12T16:52:00Z">
            <w:rPr>
              <w:spacing w:val="-34"/>
              <w:w w:val="105"/>
            </w:rPr>
          </w:rPrChange>
        </w:rPr>
        <w:t xml:space="preserve"> </w:t>
      </w:r>
      <w:r w:rsidRPr="00D753AC">
        <w:rPr>
          <w:rFonts w:cs="Times New Roman"/>
          <w:sz w:val="22"/>
          <w:szCs w:val="22"/>
          <w:rPrChange w:id="1214" w:author="Claire Kouba" w:date="2023-09-12T16:52:00Z">
            <w:rPr>
              <w:w w:val="105"/>
            </w:rPr>
          </w:rPrChange>
        </w:rPr>
        <w:t>and</w:t>
      </w:r>
      <w:r w:rsidRPr="00D753AC">
        <w:rPr>
          <w:rFonts w:cs="Times New Roman"/>
          <w:spacing w:val="14"/>
          <w:sz w:val="22"/>
          <w:szCs w:val="22"/>
          <w:rPrChange w:id="1215" w:author="Claire Kouba" w:date="2023-09-12T16:52:00Z">
            <w:rPr>
              <w:spacing w:val="-34"/>
              <w:w w:val="105"/>
            </w:rPr>
          </w:rPrChange>
        </w:rPr>
        <w:t xml:space="preserve"> </w:t>
      </w:r>
      <w:r w:rsidRPr="00D753AC">
        <w:rPr>
          <w:rFonts w:cs="Times New Roman"/>
          <w:sz w:val="22"/>
          <w:szCs w:val="22"/>
          <w:rPrChange w:id="1216" w:author="Claire Kouba" w:date="2023-09-12T16:52:00Z">
            <w:rPr>
              <w:w w:val="105"/>
            </w:rPr>
          </w:rPrChange>
        </w:rPr>
        <w:t>influences</w:t>
      </w:r>
      <w:r w:rsidRPr="00D753AC">
        <w:rPr>
          <w:rFonts w:cs="Times New Roman"/>
          <w:spacing w:val="14"/>
          <w:sz w:val="22"/>
          <w:szCs w:val="22"/>
          <w:rPrChange w:id="1217" w:author="Claire Kouba" w:date="2023-09-12T16:52:00Z">
            <w:rPr>
              <w:spacing w:val="-34"/>
              <w:w w:val="105"/>
            </w:rPr>
          </w:rPrChange>
        </w:rPr>
        <w:t xml:space="preserve"> </w:t>
      </w:r>
      <w:r w:rsidRPr="00D753AC">
        <w:rPr>
          <w:rFonts w:cs="Times New Roman"/>
          <w:sz w:val="22"/>
          <w:szCs w:val="22"/>
          <w:rPrChange w:id="1218" w:author="Claire Kouba" w:date="2023-09-12T16:52:00Z">
            <w:rPr>
              <w:w w:val="105"/>
            </w:rPr>
          </w:rPrChange>
        </w:rPr>
        <w:t>rearing</w:t>
      </w:r>
      <w:r w:rsidRPr="00D753AC">
        <w:rPr>
          <w:rFonts w:cs="Times New Roman"/>
          <w:spacing w:val="14"/>
          <w:sz w:val="22"/>
          <w:szCs w:val="22"/>
          <w:rPrChange w:id="1219" w:author="Claire Kouba" w:date="2023-09-12T16:52:00Z">
            <w:rPr>
              <w:spacing w:val="-34"/>
              <w:w w:val="105"/>
            </w:rPr>
          </w:rPrChange>
        </w:rPr>
        <w:t xml:space="preserve"> </w:t>
      </w:r>
      <w:r w:rsidRPr="00D753AC">
        <w:rPr>
          <w:rFonts w:cs="Times New Roman"/>
          <w:sz w:val="22"/>
          <w:szCs w:val="22"/>
          <w:rPrChange w:id="1220" w:author="Claire Kouba" w:date="2023-09-12T16:52:00Z">
            <w:rPr>
              <w:w w:val="105"/>
            </w:rPr>
          </w:rPrChange>
        </w:rPr>
        <w:t>conditions</w:t>
      </w:r>
      <w:r w:rsidRPr="00D753AC">
        <w:rPr>
          <w:rFonts w:cs="Times New Roman"/>
          <w:spacing w:val="14"/>
          <w:sz w:val="22"/>
          <w:szCs w:val="22"/>
          <w:rPrChange w:id="1221" w:author="Claire Kouba" w:date="2023-09-12T16:52:00Z">
            <w:rPr>
              <w:w w:val="99"/>
            </w:rPr>
          </w:rPrChange>
        </w:rPr>
        <w:t xml:space="preserve"> </w:t>
      </w:r>
      <w:r w:rsidRPr="00D753AC">
        <w:rPr>
          <w:rFonts w:cs="Times New Roman"/>
          <w:sz w:val="22"/>
          <w:szCs w:val="22"/>
          <w:rPrChange w:id="1222" w:author="Claire Kouba" w:date="2023-09-12T16:52:00Z">
            <w:rPr>
              <w:w w:val="105"/>
            </w:rPr>
          </w:rPrChange>
        </w:rPr>
        <w:t>for</w:t>
      </w:r>
      <w:r w:rsidRPr="00D753AC">
        <w:rPr>
          <w:rFonts w:cs="Times New Roman"/>
          <w:spacing w:val="14"/>
          <w:sz w:val="22"/>
          <w:szCs w:val="22"/>
          <w:rPrChange w:id="1223" w:author="Claire Kouba" w:date="2023-09-12T16:52:00Z">
            <w:rPr>
              <w:spacing w:val="-10"/>
              <w:w w:val="105"/>
            </w:rPr>
          </w:rPrChange>
        </w:rPr>
        <w:t xml:space="preserve"> </w:t>
      </w:r>
      <w:r w:rsidRPr="00D753AC">
        <w:rPr>
          <w:rFonts w:cs="Times New Roman"/>
          <w:sz w:val="22"/>
          <w:szCs w:val="22"/>
          <w:rPrChange w:id="1224" w:author="Claire Kouba" w:date="2023-09-12T16:52:00Z">
            <w:rPr>
              <w:w w:val="105"/>
            </w:rPr>
          </w:rPrChange>
        </w:rPr>
        <w:t>oversummering</w:t>
      </w:r>
      <w:r w:rsidRPr="00D753AC">
        <w:rPr>
          <w:rFonts w:cs="Times New Roman"/>
          <w:spacing w:val="14"/>
          <w:sz w:val="22"/>
          <w:szCs w:val="22"/>
          <w:rPrChange w:id="1225" w:author="Claire Kouba" w:date="2023-09-12T16:52:00Z">
            <w:rPr>
              <w:spacing w:val="-10"/>
              <w:w w:val="105"/>
            </w:rPr>
          </w:rPrChange>
        </w:rPr>
        <w:t xml:space="preserve"> </w:t>
      </w:r>
      <w:r w:rsidRPr="00D753AC">
        <w:rPr>
          <w:rFonts w:cs="Times New Roman"/>
          <w:sz w:val="22"/>
          <w:szCs w:val="22"/>
          <w:rPrChange w:id="1226" w:author="Claire Kouba" w:date="2023-09-12T16:52:00Z">
            <w:rPr>
              <w:w w:val="105"/>
            </w:rPr>
          </w:rPrChange>
        </w:rPr>
        <w:t>juvenile</w:t>
      </w:r>
      <w:r w:rsidRPr="00D753AC">
        <w:rPr>
          <w:rFonts w:cs="Times New Roman"/>
          <w:spacing w:val="14"/>
          <w:sz w:val="22"/>
          <w:szCs w:val="22"/>
          <w:rPrChange w:id="1227" w:author="Claire Kouba" w:date="2023-09-12T16:52:00Z">
            <w:rPr>
              <w:spacing w:val="-11"/>
              <w:w w:val="105"/>
            </w:rPr>
          </w:rPrChange>
        </w:rPr>
        <w:t xml:space="preserve"> </w:t>
      </w:r>
      <w:r w:rsidRPr="00D753AC">
        <w:rPr>
          <w:rFonts w:cs="Times New Roman"/>
          <w:w w:val="105"/>
          <w:sz w:val="22"/>
          <w:szCs w:val="22"/>
        </w:rPr>
        <w:t>salmonids</w:t>
      </w:r>
      <w:r w:rsidRPr="00D753AC">
        <w:rPr>
          <w:rFonts w:cs="Times New Roman"/>
          <w:spacing w:val="-10"/>
          <w:w w:val="105"/>
          <w:sz w:val="22"/>
          <w:szCs w:val="22"/>
        </w:rPr>
        <w:t xml:space="preserve"> </w:t>
      </w:r>
      <w:hyperlink w:anchor="_bookmark23" w:history="1">
        <w:r w:rsidR="00505335" w:rsidRPr="00D753AC">
          <w:rPr>
            <w:rFonts w:cs="Times New Roman"/>
            <w:w w:val="105"/>
            <w:sz w:val="22"/>
            <w:szCs w:val="22"/>
          </w:rPr>
          <w:t>(Gorman,</w:t>
        </w:r>
      </w:hyperlink>
      <w:r w:rsidRPr="00D753AC">
        <w:rPr>
          <w:rFonts w:cs="Times New Roman"/>
          <w:spacing w:val="-10"/>
          <w:w w:val="105"/>
          <w:sz w:val="22"/>
          <w:szCs w:val="22"/>
        </w:rPr>
        <w:t xml:space="preserve"> </w:t>
      </w:r>
      <w:hyperlink w:anchor="_bookmark23" w:history="1">
        <w:r w:rsidR="00505335" w:rsidRPr="00D753AC">
          <w:rPr>
            <w:rFonts w:cs="Times New Roman"/>
            <w:w w:val="105"/>
            <w:sz w:val="22"/>
            <w:szCs w:val="22"/>
          </w:rPr>
          <w:t>2016),</w:t>
        </w:r>
      </w:hyperlink>
      <w:r w:rsidR="00505335" w:rsidRPr="00D753AC">
        <w:rPr>
          <w:rFonts w:cs="Times New Roman"/>
          <w:spacing w:val="-10"/>
          <w:w w:val="105"/>
          <w:sz w:val="22"/>
          <w:szCs w:val="22"/>
        </w:rPr>
        <w:t xml:space="preserve"> </w:t>
      </w:r>
      <w:r w:rsidR="00505335" w:rsidRPr="00D753AC">
        <w:rPr>
          <w:rFonts w:cs="Times New Roman"/>
          <w:w w:val="105"/>
          <w:sz w:val="22"/>
          <w:szCs w:val="22"/>
        </w:rPr>
        <w:t>while</w:t>
      </w:r>
      <w:r w:rsidRPr="00D753AC">
        <w:rPr>
          <w:rFonts w:cs="Times New Roman"/>
          <w:spacing w:val="-11"/>
          <w:w w:val="105"/>
          <w:sz w:val="22"/>
          <w:szCs w:val="22"/>
        </w:rPr>
        <w:t xml:space="preserve"> </w:t>
      </w:r>
      <w:r w:rsidRPr="00D753AC">
        <w:rPr>
          <w:rFonts w:cs="Times New Roman"/>
          <w:i/>
          <w:sz w:val="22"/>
          <w:szCs w:val="22"/>
          <w:rPrChange w:id="1228" w:author="Claire Kouba" w:date="2023-09-12T16:52:00Z">
            <w:rPr>
              <w:i/>
              <w:w w:val="105"/>
            </w:rPr>
          </w:rPrChange>
        </w:rPr>
        <w:t>P</w:t>
      </w:r>
      <w:r w:rsidRPr="00D753AC">
        <w:rPr>
          <w:rFonts w:cs="Times New Roman"/>
          <w:i/>
          <w:position w:val="-2"/>
          <w:sz w:val="22"/>
          <w:szCs w:val="22"/>
          <w:rPrChange w:id="1229" w:author="Claire Kouba" w:date="2023-09-12T16:52:00Z">
            <w:rPr>
              <w:i/>
              <w:w w:val="105"/>
              <w:position w:val="-2"/>
            </w:rPr>
          </w:rPrChange>
        </w:rPr>
        <w:t>spill</w:t>
      </w:r>
      <w:del w:id="1230" w:author="Claire Kouba" w:date="2023-09-12T16:52:00Z">
        <w:r w:rsidR="00505335" w:rsidRPr="00D753AC">
          <w:rPr>
            <w:rFonts w:eastAsia="Arial" w:cs="Times New Roman"/>
            <w:i/>
            <w:spacing w:val="8"/>
            <w:w w:val="105"/>
            <w:position w:val="-2"/>
            <w:sz w:val="22"/>
            <w:szCs w:val="22"/>
          </w:rPr>
          <w:delText xml:space="preserve"> </w:delText>
        </w:r>
        <w:r w:rsidR="00505335" w:rsidRPr="00D753AC">
          <w:rPr>
            <w:rFonts w:cs="Times New Roman"/>
            <w:w w:val="105"/>
            <w:sz w:val="22"/>
            <w:szCs w:val="22"/>
          </w:rPr>
          <w:delText>is</w:delText>
        </w:r>
      </w:del>
      <w:ins w:id="1231" w:author="Claire Kouba" w:date="2023-09-12T16:52:00Z">
        <w:r w:rsidRPr="00D753AC">
          <w:rPr>
            <w:rFonts w:cs="Times New Roman"/>
            <w:sz w:val="22"/>
            <w:szCs w:val="22"/>
          </w:rPr>
          <w:t>,</w:t>
        </w:r>
        <w:r w:rsidRPr="00D753AC">
          <w:rPr>
            <w:rFonts w:cs="Times New Roman"/>
            <w:spacing w:val="21"/>
            <w:sz w:val="22"/>
            <w:szCs w:val="22"/>
          </w:rPr>
          <w:t xml:space="preserve"> </w:t>
        </w:r>
        <w:r w:rsidRPr="00D753AC">
          <w:rPr>
            <w:rFonts w:cs="Times New Roman"/>
            <w:sz w:val="22"/>
            <w:szCs w:val="22"/>
          </w:rPr>
          <w:t>meanwhile,</w:t>
        </w:r>
        <w:r w:rsidRPr="00D753AC">
          <w:rPr>
            <w:rFonts w:cs="Times New Roman"/>
            <w:spacing w:val="21"/>
            <w:sz w:val="22"/>
            <w:szCs w:val="22"/>
          </w:rPr>
          <w:t xml:space="preserve"> </w:t>
        </w:r>
        <w:r w:rsidRPr="00D753AC">
          <w:rPr>
            <w:rFonts w:cs="Times New Roman"/>
            <w:sz w:val="22"/>
            <w:szCs w:val="22"/>
          </w:rPr>
          <w:t>is</w:t>
        </w:r>
        <w:r w:rsidRPr="00D753AC">
          <w:rPr>
            <w:rFonts w:cs="Times New Roman"/>
            <w:spacing w:val="21"/>
            <w:sz w:val="22"/>
            <w:szCs w:val="22"/>
          </w:rPr>
          <w:t xml:space="preserve"> </w:t>
        </w:r>
        <w:r w:rsidRPr="00D753AC">
          <w:rPr>
            <w:rFonts w:cs="Times New Roman"/>
            <w:sz w:val="22"/>
            <w:szCs w:val="22"/>
          </w:rPr>
          <w:t>intuitively</w:t>
        </w:r>
      </w:ins>
      <w:r w:rsidRPr="00D753AC">
        <w:rPr>
          <w:rFonts w:cs="Times New Roman"/>
          <w:spacing w:val="21"/>
          <w:sz w:val="22"/>
          <w:szCs w:val="22"/>
          <w:rPrChange w:id="1232" w:author="Claire Kouba" w:date="2023-09-12T16:52:00Z">
            <w:rPr>
              <w:spacing w:val="-10"/>
              <w:w w:val="105"/>
            </w:rPr>
          </w:rPrChange>
        </w:rPr>
        <w:t xml:space="preserve"> </w:t>
      </w:r>
      <w:r w:rsidRPr="00D753AC">
        <w:rPr>
          <w:rFonts w:cs="Times New Roman"/>
          <w:sz w:val="22"/>
          <w:szCs w:val="22"/>
          <w:rPrChange w:id="1233" w:author="Claire Kouba" w:date="2023-09-12T16:52:00Z">
            <w:rPr>
              <w:w w:val="105"/>
            </w:rPr>
          </w:rPrChange>
        </w:rPr>
        <w:t>related</w:t>
      </w:r>
      <w:r w:rsidRPr="00D753AC">
        <w:rPr>
          <w:rFonts w:cs="Times New Roman"/>
          <w:spacing w:val="21"/>
          <w:sz w:val="22"/>
          <w:szCs w:val="22"/>
          <w:rPrChange w:id="1234" w:author="Claire Kouba" w:date="2023-09-12T16:52:00Z">
            <w:rPr>
              <w:spacing w:val="-10"/>
              <w:w w:val="105"/>
            </w:rPr>
          </w:rPrChange>
        </w:rPr>
        <w:t xml:space="preserve"> </w:t>
      </w:r>
      <w:r w:rsidRPr="00D753AC">
        <w:rPr>
          <w:rFonts w:cs="Times New Roman"/>
          <w:sz w:val="22"/>
          <w:szCs w:val="22"/>
          <w:rPrChange w:id="1235" w:author="Claire Kouba" w:date="2023-09-12T16:52:00Z">
            <w:rPr>
              <w:w w:val="105"/>
            </w:rPr>
          </w:rPrChange>
        </w:rPr>
        <w:t>to</w:t>
      </w:r>
      <w:r w:rsidRPr="00D753AC">
        <w:rPr>
          <w:rFonts w:cs="Times New Roman"/>
          <w:spacing w:val="21"/>
          <w:sz w:val="22"/>
          <w:szCs w:val="22"/>
          <w:rPrChange w:id="1236" w:author="Claire Kouba" w:date="2023-09-12T16:52:00Z">
            <w:rPr>
              <w:spacing w:val="-11"/>
              <w:w w:val="105"/>
            </w:rPr>
          </w:rPrChange>
        </w:rPr>
        <w:t xml:space="preserve"> </w:t>
      </w:r>
      <w:r w:rsidRPr="00D753AC">
        <w:rPr>
          <w:rFonts w:cs="Times New Roman"/>
          <w:sz w:val="22"/>
          <w:szCs w:val="22"/>
          <w:rPrChange w:id="1237" w:author="Claire Kouba" w:date="2023-09-12T16:52:00Z">
            <w:rPr>
              <w:w w:val="105"/>
            </w:rPr>
          </w:rPrChange>
        </w:rPr>
        <w:t>the</w:t>
      </w:r>
      <w:r w:rsidRPr="00D753AC">
        <w:rPr>
          <w:rFonts w:cs="Times New Roman"/>
          <w:spacing w:val="21"/>
          <w:sz w:val="22"/>
          <w:szCs w:val="22"/>
          <w:rPrChange w:id="1238" w:author="Claire Kouba" w:date="2023-09-12T16:52:00Z">
            <w:rPr>
              <w:spacing w:val="-10"/>
              <w:w w:val="105"/>
            </w:rPr>
          </w:rPrChange>
        </w:rPr>
        <w:t xml:space="preserve"> </w:t>
      </w:r>
      <w:r w:rsidRPr="00D753AC">
        <w:rPr>
          <w:rFonts w:cs="Times New Roman"/>
          <w:sz w:val="22"/>
          <w:szCs w:val="22"/>
          <w:rPrChange w:id="1239" w:author="Claire Kouba" w:date="2023-09-12T16:52:00Z">
            <w:rPr>
              <w:w w:val="105"/>
            </w:rPr>
          </w:rPrChange>
        </w:rPr>
        <w:t>timing</w:t>
      </w:r>
      <w:r w:rsidRPr="00D753AC">
        <w:rPr>
          <w:rFonts w:cs="Times New Roman"/>
          <w:spacing w:val="21"/>
          <w:sz w:val="22"/>
          <w:szCs w:val="22"/>
          <w:rPrChange w:id="1240" w:author="Claire Kouba" w:date="2023-09-12T16:52:00Z">
            <w:rPr>
              <w:spacing w:val="-10"/>
              <w:w w:val="105"/>
            </w:rPr>
          </w:rPrChange>
        </w:rPr>
        <w:t xml:space="preserve"> </w:t>
      </w:r>
      <w:r w:rsidRPr="00D753AC">
        <w:rPr>
          <w:rFonts w:cs="Times New Roman"/>
          <w:sz w:val="22"/>
          <w:szCs w:val="22"/>
          <w:rPrChange w:id="1241" w:author="Claire Kouba" w:date="2023-09-12T16:52:00Z">
            <w:rPr>
              <w:w w:val="105"/>
            </w:rPr>
          </w:rPrChange>
        </w:rPr>
        <w:t>of</w:t>
      </w:r>
      <w:r w:rsidRPr="00D753AC">
        <w:rPr>
          <w:rFonts w:cs="Times New Roman"/>
          <w:spacing w:val="21"/>
          <w:sz w:val="22"/>
          <w:szCs w:val="22"/>
          <w:rPrChange w:id="1242" w:author="Claire Kouba" w:date="2023-09-12T16:52:00Z">
            <w:rPr>
              <w:spacing w:val="-10"/>
              <w:w w:val="105"/>
            </w:rPr>
          </w:rPrChange>
        </w:rPr>
        <w:t xml:space="preserve"> </w:t>
      </w:r>
      <w:r w:rsidRPr="00D753AC">
        <w:rPr>
          <w:rFonts w:cs="Times New Roman"/>
          <w:sz w:val="22"/>
          <w:szCs w:val="22"/>
          <w:rPrChange w:id="1243" w:author="Claire Kouba" w:date="2023-09-12T16:52:00Z">
            <w:rPr>
              <w:w w:val="105"/>
            </w:rPr>
          </w:rPrChange>
        </w:rPr>
        <w:t>flows</w:t>
      </w:r>
      <w:r w:rsidRPr="00D753AC">
        <w:rPr>
          <w:rFonts w:cs="Times New Roman"/>
          <w:spacing w:val="21"/>
          <w:sz w:val="22"/>
          <w:szCs w:val="22"/>
          <w:rPrChange w:id="1244" w:author="Claire Kouba" w:date="2023-09-12T16:52:00Z">
            <w:rPr>
              <w:spacing w:val="-11"/>
              <w:w w:val="105"/>
            </w:rPr>
          </w:rPrChange>
        </w:rPr>
        <w:t xml:space="preserve"> </w:t>
      </w:r>
      <w:r w:rsidRPr="00D753AC">
        <w:rPr>
          <w:rFonts w:cs="Times New Roman"/>
          <w:sz w:val="22"/>
          <w:szCs w:val="22"/>
          <w:rPrChange w:id="1245" w:author="Claire Kouba" w:date="2023-09-12T16:52:00Z">
            <w:rPr>
              <w:w w:val="105"/>
            </w:rPr>
          </w:rPrChange>
        </w:rPr>
        <w:t>necessary</w:t>
      </w:r>
      <w:r w:rsidRPr="00D753AC">
        <w:rPr>
          <w:rFonts w:cs="Times New Roman"/>
          <w:spacing w:val="21"/>
          <w:sz w:val="22"/>
          <w:szCs w:val="22"/>
          <w:rPrChange w:id="1246" w:author="Claire Kouba" w:date="2023-09-12T16:52:00Z">
            <w:rPr>
              <w:spacing w:val="-10"/>
              <w:w w:val="105"/>
            </w:rPr>
          </w:rPrChange>
        </w:rPr>
        <w:t xml:space="preserve"> </w:t>
      </w:r>
      <w:r w:rsidRPr="00D753AC">
        <w:rPr>
          <w:rFonts w:cs="Times New Roman"/>
          <w:sz w:val="22"/>
          <w:szCs w:val="22"/>
          <w:rPrChange w:id="1247" w:author="Claire Kouba" w:date="2023-09-12T16:52:00Z">
            <w:rPr>
              <w:w w:val="105"/>
            </w:rPr>
          </w:rPrChange>
        </w:rPr>
        <w:t>for</w:t>
      </w:r>
      <w:r w:rsidRPr="00D753AC">
        <w:rPr>
          <w:rFonts w:cs="Times New Roman"/>
          <w:spacing w:val="21"/>
          <w:sz w:val="22"/>
          <w:szCs w:val="22"/>
          <w:rPrChange w:id="1248" w:author="Claire Kouba" w:date="2023-09-12T16:52:00Z">
            <w:rPr>
              <w:spacing w:val="-10"/>
              <w:w w:val="105"/>
            </w:rPr>
          </w:rPrChange>
        </w:rPr>
        <w:t xml:space="preserve"> </w:t>
      </w:r>
      <w:r w:rsidRPr="00D753AC">
        <w:rPr>
          <w:rFonts w:cs="Times New Roman"/>
          <w:sz w:val="22"/>
          <w:szCs w:val="22"/>
          <w:rPrChange w:id="1249" w:author="Claire Kouba" w:date="2023-09-12T16:52:00Z">
            <w:rPr>
              <w:w w:val="105"/>
            </w:rPr>
          </w:rPrChange>
        </w:rPr>
        <w:t>fall-run</w:t>
      </w:r>
      <w:r w:rsidRPr="00D753AC">
        <w:rPr>
          <w:rFonts w:cs="Times New Roman"/>
          <w:spacing w:val="21"/>
          <w:sz w:val="22"/>
          <w:szCs w:val="22"/>
          <w:rPrChange w:id="1250" w:author="Claire Kouba" w:date="2023-09-12T16:52:00Z">
            <w:rPr>
              <w:w w:val="99"/>
            </w:rPr>
          </w:rPrChange>
        </w:rPr>
        <w:t xml:space="preserve"> </w:t>
      </w:r>
      <w:r w:rsidRPr="00D753AC">
        <w:rPr>
          <w:rFonts w:cs="Times New Roman"/>
          <w:sz w:val="22"/>
          <w:szCs w:val="22"/>
          <w:rPrChange w:id="1251" w:author="Claire Kouba" w:date="2023-09-12T16:52:00Z">
            <w:rPr>
              <w:w w:val="105"/>
            </w:rPr>
          </w:rPrChange>
        </w:rPr>
        <w:t>salmon</w:t>
      </w:r>
      <w:r w:rsidRPr="00D753AC">
        <w:rPr>
          <w:rFonts w:cs="Times New Roman"/>
          <w:spacing w:val="21"/>
          <w:sz w:val="22"/>
          <w:szCs w:val="22"/>
          <w:rPrChange w:id="1252" w:author="Claire Kouba" w:date="2023-09-12T16:52:00Z">
            <w:rPr>
              <w:spacing w:val="-21"/>
              <w:w w:val="105"/>
            </w:rPr>
          </w:rPrChange>
        </w:rPr>
        <w:t xml:space="preserve"> </w:t>
      </w:r>
      <w:r w:rsidRPr="00D753AC">
        <w:rPr>
          <w:rFonts w:cs="Times New Roman"/>
          <w:sz w:val="22"/>
          <w:szCs w:val="22"/>
          <w:rPrChange w:id="1253" w:author="Claire Kouba" w:date="2023-09-12T16:52:00Z">
            <w:rPr>
              <w:w w:val="105"/>
            </w:rPr>
          </w:rPrChange>
        </w:rPr>
        <w:t>passage:</w:t>
      </w:r>
      <w:r w:rsidRPr="00D753AC">
        <w:rPr>
          <w:rFonts w:cs="Times New Roman"/>
          <w:spacing w:val="21"/>
          <w:sz w:val="22"/>
          <w:szCs w:val="22"/>
          <w:rPrChange w:id="1254" w:author="Claire Kouba" w:date="2023-09-12T16:52:00Z">
            <w:rPr>
              <w:spacing w:val="-21"/>
              <w:w w:val="105"/>
            </w:rPr>
          </w:rPrChange>
        </w:rPr>
        <w:t xml:space="preserve"> </w:t>
      </w:r>
      <w:ins w:id="1255" w:author="Claire Kouba" w:date="2023-09-12T16:52:00Z">
        <w:r w:rsidRPr="00D753AC">
          <w:rPr>
            <w:rFonts w:cs="Times New Roman"/>
            <w:sz w:val="22"/>
            <w:szCs w:val="22"/>
          </w:rPr>
          <w:t>under</w:t>
        </w:r>
        <w:r w:rsidRPr="00D753AC">
          <w:rPr>
            <w:rFonts w:cs="Times New Roman"/>
            <w:spacing w:val="21"/>
            <w:sz w:val="22"/>
            <w:szCs w:val="22"/>
          </w:rPr>
          <w:t xml:space="preserve"> </w:t>
        </w:r>
        <w:r w:rsidRPr="00D753AC">
          <w:rPr>
            <w:rFonts w:cs="Times New Roman"/>
            <w:sz w:val="22"/>
            <w:szCs w:val="22"/>
          </w:rPr>
          <w:t>equivalent</w:t>
        </w:r>
        <w:r w:rsidRPr="00D753AC">
          <w:rPr>
            <w:rFonts w:cs="Times New Roman"/>
            <w:spacing w:val="21"/>
            <w:sz w:val="22"/>
            <w:szCs w:val="22"/>
          </w:rPr>
          <w:t xml:space="preserve"> </w:t>
        </w:r>
        <w:r w:rsidRPr="00D753AC">
          <w:rPr>
            <w:rFonts w:cs="Times New Roman"/>
            <w:sz w:val="22"/>
            <w:szCs w:val="22"/>
          </w:rPr>
          <w:t>fall</w:t>
        </w:r>
        <w:r w:rsidRPr="00D753AC">
          <w:rPr>
            <w:rFonts w:cs="Times New Roman"/>
            <w:w w:val="99"/>
            <w:sz w:val="22"/>
            <w:szCs w:val="22"/>
          </w:rPr>
          <w:t xml:space="preserve"> </w:t>
        </w:r>
        <w:r w:rsidRPr="00D753AC">
          <w:rPr>
            <w:rFonts w:cs="Times New Roman"/>
            <w:sz w:val="22"/>
            <w:szCs w:val="22"/>
          </w:rPr>
          <w:t>rainfall,</w:t>
        </w:r>
        <w:r w:rsidRPr="00D753AC">
          <w:rPr>
            <w:rFonts w:cs="Times New Roman"/>
            <w:spacing w:val="10"/>
            <w:sz w:val="22"/>
            <w:szCs w:val="22"/>
          </w:rPr>
          <w:t xml:space="preserve"> </w:t>
        </w:r>
      </w:ins>
      <w:r w:rsidRPr="00D753AC">
        <w:rPr>
          <w:rFonts w:cs="Times New Roman"/>
          <w:sz w:val="22"/>
          <w:szCs w:val="22"/>
          <w:rPrChange w:id="1256" w:author="Claire Kouba" w:date="2023-09-12T16:52:00Z">
            <w:rPr>
              <w:w w:val="105"/>
            </w:rPr>
          </w:rPrChange>
        </w:rPr>
        <w:t>a</w:t>
      </w:r>
      <w:r w:rsidRPr="00D753AC">
        <w:rPr>
          <w:rFonts w:cs="Times New Roman"/>
          <w:spacing w:val="10"/>
          <w:sz w:val="22"/>
          <w:szCs w:val="22"/>
          <w:rPrChange w:id="1257" w:author="Claire Kouba" w:date="2023-09-12T16:52:00Z">
            <w:rPr>
              <w:spacing w:val="-21"/>
              <w:w w:val="105"/>
            </w:rPr>
          </w:rPrChange>
        </w:rPr>
        <w:t xml:space="preserve"> </w:t>
      </w:r>
      <w:r w:rsidRPr="00D753AC">
        <w:rPr>
          <w:rFonts w:cs="Times New Roman"/>
          <w:sz w:val="22"/>
          <w:szCs w:val="22"/>
          <w:rPrChange w:id="1258" w:author="Claire Kouba" w:date="2023-09-12T16:52:00Z">
            <w:rPr>
              <w:w w:val="105"/>
            </w:rPr>
          </w:rPrChange>
        </w:rPr>
        <w:t>greater</w:t>
      </w:r>
      <w:r w:rsidRPr="00D753AC">
        <w:rPr>
          <w:rFonts w:cs="Times New Roman"/>
          <w:spacing w:val="10"/>
          <w:sz w:val="22"/>
          <w:szCs w:val="22"/>
          <w:rPrChange w:id="1259" w:author="Claire Kouba" w:date="2023-09-12T16:52:00Z">
            <w:rPr>
              <w:spacing w:val="-21"/>
              <w:w w:val="105"/>
            </w:rPr>
          </w:rPrChange>
        </w:rPr>
        <w:t xml:space="preserve"> </w:t>
      </w:r>
      <w:r w:rsidRPr="00D753AC">
        <w:rPr>
          <w:rFonts w:cs="Times New Roman"/>
          <w:sz w:val="22"/>
          <w:szCs w:val="22"/>
          <w:rPrChange w:id="1260" w:author="Claire Kouba" w:date="2023-09-12T16:52:00Z">
            <w:rPr>
              <w:w w:val="105"/>
            </w:rPr>
          </w:rPrChange>
        </w:rPr>
        <w:t>amount</w:t>
      </w:r>
      <w:r w:rsidRPr="00D753AC">
        <w:rPr>
          <w:rFonts w:cs="Times New Roman"/>
          <w:spacing w:val="10"/>
          <w:sz w:val="22"/>
          <w:szCs w:val="22"/>
          <w:rPrChange w:id="1261" w:author="Claire Kouba" w:date="2023-09-12T16:52:00Z">
            <w:rPr>
              <w:spacing w:val="-21"/>
              <w:w w:val="105"/>
            </w:rPr>
          </w:rPrChange>
        </w:rPr>
        <w:t xml:space="preserve"> </w:t>
      </w:r>
      <w:r w:rsidRPr="00D753AC">
        <w:rPr>
          <w:rFonts w:cs="Times New Roman"/>
          <w:sz w:val="22"/>
          <w:szCs w:val="22"/>
          <w:rPrChange w:id="1262" w:author="Claire Kouba" w:date="2023-09-12T16:52:00Z">
            <w:rPr>
              <w:w w:val="105"/>
            </w:rPr>
          </w:rPrChange>
        </w:rPr>
        <w:t>of</w:t>
      </w:r>
      <w:r w:rsidRPr="00D753AC">
        <w:rPr>
          <w:rFonts w:cs="Times New Roman"/>
          <w:spacing w:val="10"/>
          <w:sz w:val="22"/>
          <w:szCs w:val="22"/>
          <w:rPrChange w:id="1263" w:author="Claire Kouba" w:date="2023-09-12T16:52:00Z">
            <w:rPr>
              <w:spacing w:val="-21"/>
              <w:w w:val="105"/>
            </w:rPr>
          </w:rPrChange>
        </w:rPr>
        <w:t xml:space="preserve"> </w:t>
      </w:r>
      <w:r w:rsidRPr="00D753AC">
        <w:rPr>
          <w:rFonts w:cs="Times New Roman"/>
          <w:sz w:val="22"/>
          <w:szCs w:val="22"/>
          <w:rPrChange w:id="1264" w:author="Claire Kouba" w:date="2023-09-12T16:52:00Z">
            <w:rPr>
              <w:w w:val="105"/>
            </w:rPr>
          </w:rPrChange>
        </w:rPr>
        <w:t>rain</w:t>
      </w:r>
      <w:r w:rsidRPr="00D753AC">
        <w:rPr>
          <w:rFonts w:cs="Times New Roman"/>
          <w:spacing w:val="10"/>
          <w:sz w:val="22"/>
          <w:szCs w:val="22"/>
          <w:rPrChange w:id="1265" w:author="Claire Kouba" w:date="2023-09-12T16:52:00Z">
            <w:rPr>
              <w:spacing w:val="-21"/>
              <w:w w:val="105"/>
            </w:rPr>
          </w:rPrChange>
        </w:rPr>
        <w:t xml:space="preserve"> </w:t>
      </w:r>
      <w:r w:rsidRPr="00D753AC">
        <w:rPr>
          <w:rFonts w:cs="Times New Roman"/>
          <w:sz w:val="22"/>
          <w:szCs w:val="22"/>
          <w:rPrChange w:id="1266" w:author="Claire Kouba" w:date="2023-09-12T16:52:00Z">
            <w:rPr>
              <w:w w:val="105"/>
            </w:rPr>
          </w:rPrChange>
        </w:rPr>
        <w:t>needed</w:t>
      </w:r>
      <w:r w:rsidRPr="00D753AC">
        <w:rPr>
          <w:rFonts w:cs="Times New Roman"/>
          <w:spacing w:val="10"/>
          <w:sz w:val="22"/>
          <w:szCs w:val="22"/>
          <w:rPrChange w:id="1267" w:author="Claire Kouba" w:date="2023-09-12T16:52:00Z">
            <w:rPr>
              <w:spacing w:val="-21"/>
              <w:w w:val="105"/>
            </w:rPr>
          </w:rPrChange>
        </w:rPr>
        <w:t xml:space="preserve"> </w:t>
      </w:r>
      <w:r w:rsidRPr="00D753AC">
        <w:rPr>
          <w:rFonts w:cs="Times New Roman"/>
          <w:sz w:val="22"/>
          <w:szCs w:val="22"/>
          <w:rPrChange w:id="1268" w:author="Claire Kouba" w:date="2023-09-12T16:52:00Z">
            <w:rPr>
              <w:w w:val="105"/>
            </w:rPr>
          </w:rPrChange>
        </w:rPr>
        <w:t>to</w:t>
      </w:r>
      <w:r w:rsidRPr="00D753AC">
        <w:rPr>
          <w:rFonts w:cs="Times New Roman"/>
          <w:spacing w:val="10"/>
          <w:sz w:val="22"/>
          <w:szCs w:val="22"/>
          <w:rPrChange w:id="1269" w:author="Claire Kouba" w:date="2023-09-12T16:52:00Z">
            <w:rPr>
              <w:spacing w:val="-21"/>
              <w:w w:val="105"/>
            </w:rPr>
          </w:rPrChange>
        </w:rPr>
        <w:t xml:space="preserve"> </w:t>
      </w:r>
      <w:r w:rsidRPr="00D753AC">
        <w:rPr>
          <w:rFonts w:cs="Times New Roman"/>
          <w:sz w:val="22"/>
          <w:szCs w:val="22"/>
          <w:rPrChange w:id="1270" w:author="Claire Kouba" w:date="2023-09-12T16:52:00Z">
            <w:rPr>
              <w:w w:val="105"/>
            </w:rPr>
          </w:rPrChange>
        </w:rPr>
        <w:t>generate</w:t>
      </w:r>
      <w:r w:rsidRPr="00D753AC">
        <w:rPr>
          <w:rFonts w:cs="Times New Roman"/>
          <w:spacing w:val="10"/>
          <w:sz w:val="22"/>
          <w:szCs w:val="22"/>
          <w:rPrChange w:id="1271" w:author="Claire Kouba" w:date="2023-09-12T16:52:00Z">
            <w:rPr>
              <w:spacing w:val="-21"/>
              <w:w w:val="105"/>
            </w:rPr>
          </w:rPrChange>
        </w:rPr>
        <w:t xml:space="preserve"> </w:t>
      </w:r>
      <w:r w:rsidRPr="00D753AC">
        <w:rPr>
          <w:rFonts w:cs="Times New Roman"/>
          <w:sz w:val="22"/>
          <w:szCs w:val="22"/>
          <w:rPrChange w:id="1272" w:author="Claire Kouba" w:date="2023-09-12T16:52:00Z">
            <w:rPr>
              <w:w w:val="105"/>
            </w:rPr>
          </w:rPrChange>
        </w:rPr>
        <w:t>stormflow</w:t>
      </w:r>
      <w:r w:rsidRPr="00D753AC">
        <w:rPr>
          <w:rFonts w:cs="Times New Roman"/>
          <w:spacing w:val="10"/>
          <w:sz w:val="22"/>
          <w:szCs w:val="22"/>
          <w:rPrChange w:id="1273" w:author="Claire Kouba" w:date="2023-09-12T16:52:00Z">
            <w:rPr>
              <w:spacing w:val="-21"/>
              <w:w w:val="105"/>
            </w:rPr>
          </w:rPrChange>
        </w:rPr>
        <w:t xml:space="preserve"> </w:t>
      </w:r>
      <w:del w:id="1274" w:author="Claire Kouba" w:date="2023-09-12T16:52:00Z">
        <w:r w:rsidR="00505335" w:rsidRPr="00D753AC">
          <w:rPr>
            <w:rFonts w:cs="Times New Roman"/>
            <w:w w:val="105"/>
            <w:sz w:val="22"/>
            <w:szCs w:val="22"/>
          </w:rPr>
          <w:delText>is</w:delText>
        </w:r>
        <w:r w:rsidR="00505335" w:rsidRPr="00D753AC">
          <w:rPr>
            <w:rFonts w:cs="Times New Roman"/>
            <w:spacing w:val="-21"/>
            <w:w w:val="105"/>
            <w:sz w:val="22"/>
            <w:szCs w:val="22"/>
          </w:rPr>
          <w:delText xml:space="preserve"> </w:delText>
        </w:r>
        <w:r w:rsidR="00505335" w:rsidRPr="00D753AC">
          <w:rPr>
            <w:rFonts w:cs="Times New Roman"/>
            <w:w w:val="105"/>
            <w:sz w:val="22"/>
            <w:szCs w:val="22"/>
          </w:rPr>
          <w:delText>correlated</w:delText>
        </w:r>
      </w:del>
      <w:ins w:id="1275" w:author="Claire Kouba" w:date="2023-09-12T16:52:00Z">
        <w:r w:rsidRPr="00D753AC">
          <w:rPr>
            <w:rFonts w:cs="Times New Roman"/>
            <w:sz w:val="22"/>
            <w:szCs w:val="22"/>
          </w:rPr>
          <w:t>would</w:t>
        </w:r>
        <w:r w:rsidRPr="00D753AC">
          <w:rPr>
            <w:rFonts w:cs="Times New Roman"/>
            <w:spacing w:val="10"/>
            <w:sz w:val="22"/>
            <w:szCs w:val="22"/>
          </w:rPr>
          <w:t xml:space="preserve"> </w:t>
        </w:r>
        <w:r w:rsidRPr="00D753AC">
          <w:rPr>
            <w:rFonts w:cs="Times New Roman"/>
            <w:sz w:val="22"/>
            <w:szCs w:val="22"/>
          </w:rPr>
          <w:t>be</w:t>
        </w:r>
        <w:r w:rsidRPr="00D753AC">
          <w:rPr>
            <w:rFonts w:cs="Times New Roman"/>
            <w:spacing w:val="10"/>
            <w:sz w:val="22"/>
            <w:szCs w:val="22"/>
          </w:rPr>
          <w:t xml:space="preserve"> </w:t>
        </w:r>
        <w:r w:rsidRPr="00D753AC">
          <w:rPr>
            <w:rFonts w:cs="Times New Roman"/>
            <w:sz w:val="22"/>
            <w:szCs w:val="22"/>
          </w:rPr>
          <w:t>associated</w:t>
        </w:r>
      </w:ins>
      <w:r w:rsidRPr="00D753AC">
        <w:rPr>
          <w:rFonts w:cs="Times New Roman"/>
          <w:spacing w:val="10"/>
          <w:sz w:val="22"/>
          <w:szCs w:val="22"/>
          <w:rPrChange w:id="1276" w:author="Claire Kouba" w:date="2023-09-12T16:52:00Z">
            <w:rPr>
              <w:spacing w:val="-21"/>
              <w:w w:val="105"/>
            </w:rPr>
          </w:rPrChange>
        </w:rPr>
        <w:t xml:space="preserve"> </w:t>
      </w:r>
      <w:r w:rsidRPr="00D753AC">
        <w:rPr>
          <w:rFonts w:cs="Times New Roman"/>
          <w:sz w:val="22"/>
          <w:szCs w:val="22"/>
          <w:rPrChange w:id="1277" w:author="Claire Kouba" w:date="2023-09-12T16:52:00Z">
            <w:rPr>
              <w:w w:val="105"/>
            </w:rPr>
          </w:rPrChange>
        </w:rPr>
        <w:t>with</w:t>
      </w:r>
      <w:r w:rsidRPr="00D753AC">
        <w:rPr>
          <w:rFonts w:cs="Times New Roman"/>
          <w:spacing w:val="10"/>
          <w:sz w:val="22"/>
          <w:szCs w:val="22"/>
          <w:rPrChange w:id="1278" w:author="Claire Kouba" w:date="2023-09-12T16:52:00Z">
            <w:rPr>
              <w:spacing w:val="-21"/>
              <w:w w:val="105"/>
            </w:rPr>
          </w:rPrChange>
        </w:rPr>
        <w:t xml:space="preserve"> </w:t>
      </w:r>
      <w:r w:rsidRPr="00D753AC">
        <w:rPr>
          <w:rFonts w:cs="Times New Roman"/>
          <w:sz w:val="22"/>
          <w:szCs w:val="22"/>
          <w:rPrChange w:id="1279" w:author="Claire Kouba" w:date="2023-09-12T16:52:00Z">
            <w:rPr>
              <w:w w:val="105"/>
            </w:rPr>
          </w:rPrChange>
        </w:rPr>
        <w:t>a</w:t>
      </w:r>
      <w:r w:rsidRPr="00D753AC">
        <w:rPr>
          <w:rFonts w:cs="Times New Roman"/>
          <w:spacing w:val="10"/>
          <w:sz w:val="22"/>
          <w:szCs w:val="22"/>
          <w:rPrChange w:id="1280" w:author="Claire Kouba" w:date="2023-09-12T16:52:00Z">
            <w:rPr>
              <w:spacing w:val="-21"/>
              <w:w w:val="105"/>
            </w:rPr>
          </w:rPrChange>
        </w:rPr>
        <w:t xml:space="preserve"> </w:t>
      </w:r>
      <w:r w:rsidRPr="00D753AC">
        <w:rPr>
          <w:rFonts w:cs="Times New Roman"/>
          <w:sz w:val="22"/>
          <w:szCs w:val="22"/>
          <w:rPrChange w:id="1281" w:author="Claire Kouba" w:date="2023-09-12T16:52:00Z">
            <w:rPr>
              <w:w w:val="105"/>
            </w:rPr>
          </w:rPrChange>
        </w:rPr>
        <w:t>prolonged</w:t>
      </w:r>
      <w:r w:rsidRPr="00D753AC">
        <w:rPr>
          <w:rFonts w:cs="Times New Roman"/>
          <w:spacing w:val="10"/>
          <w:sz w:val="22"/>
          <w:szCs w:val="22"/>
          <w:rPrChange w:id="1282" w:author="Claire Kouba" w:date="2023-09-12T16:52:00Z">
            <w:rPr>
              <w:spacing w:val="-21"/>
              <w:w w:val="105"/>
            </w:rPr>
          </w:rPrChange>
        </w:rPr>
        <w:t xml:space="preserve"> </w:t>
      </w:r>
      <w:r w:rsidRPr="00D753AC">
        <w:rPr>
          <w:rFonts w:cs="Times New Roman"/>
          <w:sz w:val="22"/>
          <w:szCs w:val="22"/>
          <w:rPrChange w:id="1283" w:author="Claire Kouba" w:date="2023-09-12T16:52:00Z">
            <w:rPr>
              <w:w w:val="105"/>
            </w:rPr>
          </w:rPrChange>
        </w:rPr>
        <w:t>dry</w:t>
      </w:r>
      <w:r w:rsidRPr="00D753AC">
        <w:rPr>
          <w:rFonts w:cs="Times New Roman"/>
          <w:spacing w:val="10"/>
          <w:sz w:val="22"/>
          <w:szCs w:val="22"/>
          <w:rPrChange w:id="1284" w:author="Claire Kouba" w:date="2023-09-12T16:52:00Z">
            <w:rPr>
              <w:spacing w:val="-21"/>
              <w:w w:val="105"/>
            </w:rPr>
          </w:rPrChange>
        </w:rPr>
        <w:t xml:space="preserve"> </w:t>
      </w:r>
      <w:r w:rsidRPr="00D753AC">
        <w:rPr>
          <w:rFonts w:cs="Times New Roman"/>
          <w:sz w:val="22"/>
          <w:szCs w:val="22"/>
          <w:rPrChange w:id="1285" w:author="Claire Kouba" w:date="2023-09-12T16:52:00Z">
            <w:rPr>
              <w:w w:val="105"/>
            </w:rPr>
          </w:rPrChange>
        </w:rPr>
        <w:t>season</w:t>
      </w:r>
      <w:del w:id="1286" w:author="Claire Kouba" w:date="2023-09-12T16:52:00Z">
        <w:r w:rsidR="00505335" w:rsidRPr="00D753AC">
          <w:rPr>
            <w:rFonts w:cs="Times New Roman"/>
            <w:w w:val="105"/>
            <w:sz w:val="22"/>
            <w:szCs w:val="22"/>
          </w:rPr>
          <w:delText>,</w:delText>
        </w:r>
        <w:r w:rsidR="00505335" w:rsidRPr="00D753AC">
          <w:rPr>
            <w:rFonts w:cs="Times New Roman"/>
            <w:spacing w:val="-21"/>
            <w:w w:val="105"/>
            <w:sz w:val="22"/>
            <w:szCs w:val="22"/>
          </w:rPr>
          <w:delText xml:space="preserve"> </w:delText>
        </w:r>
        <w:r w:rsidR="00505335" w:rsidRPr="00D753AC">
          <w:rPr>
            <w:rFonts w:cs="Times New Roman"/>
            <w:w w:val="105"/>
            <w:sz w:val="22"/>
            <w:szCs w:val="22"/>
          </w:rPr>
          <w:delText>which</w:delText>
        </w:r>
      </w:del>
      <w:ins w:id="1287" w:author="Claire Kouba" w:date="2023-09-12T16:52:00Z">
        <w:r w:rsidRPr="00D753AC">
          <w:rPr>
            <w:rFonts w:cs="Times New Roman"/>
            <w:sz w:val="22"/>
            <w:szCs w:val="22"/>
          </w:rPr>
          <w:t>.</w:t>
        </w:r>
        <w:r w:rsidRPr="00D753AC">
          <w:rPr>
            <w:rFonts w:cs="Times New Roman"/>
            <w:spacing w:val="10"/>
            <w:sz w:val="22"/>
            <w:szCs w:val="22"/>
          </w:rPr>
          <w:t xml:space="preserve"> </w:t>
        </w:r>
        <w:r w:rsidRPr="00D753AC">
          <w:rPr>
            <w:rFonts w:cs="Times New Roman"/>
            <w:sz w:val="22"/>
            <w:szCs w:val="22"/>
          </w:rPr>
          <w:t>This</w:t>
        </w:r>
        <w:r w:rsidRPr="00D753AC">
          <w:rPr>
            <w:rFonts w:cs="Times New Roman"/>
            <w:spacing w:val="10"/>
            <w:sz w:val="22"/>
            <w:szCs w:val="22"/>
          </w:rPr>
          <w:t xml:space="preserve"> </w:t>
        </w:r>
        <w:r w:rsidRPr="00D753AC">
          <w:rPr>
            <w:rFonts w:cs="Times New Roman"/>
            <w:sz w:val="22"/>
            <w:szCs w:val="22"/>
          </w:rPr>
          <w:t>type</w:t>
        </w:r>
        <w:r w:rsidRPr="00D753AC">
          <w:rPr>
            <w:rFonts w:cs="Times New Roman"/>
            <w:w w:val="99"/>
            <w:sz w:val="22"/>
            <w:szCs w:val="22"/>
          </w:rPr>
          <w:t xml:space="preserve"> </w:t>
        </w:r>
        <w:r w:rsidRPr="00D753AC">
          <w:rPr>
            <w:rFonts w:cs="Times New Roman"/>
            <w:sz w:val="22"/>
            <w:szCs w:val="22"/>
          </w:rPr>
          <w:t>of</w:t>
        </w:r>
        <w:r w:rsidRPr="00D753AC">
          <w:rPr>
            <w:rFonts w:cs="Times New Roman"/>
            <w:spacing w:val="16"/>
            <w:sz w:val="22"/>
            <w:szCs w:val="22"/>
          </w:rPr>
          <w:t xml:space="preserve"> </w:t>
        </w:r>
        <w:r w:rsidRPr="00D753AC">
          <w:rPr>
            <w:rFonts w:cs="Times New Roman"/>
            <w:sz w:val="22"/>
            <w:szCs w:val="22"/>
          </w:rPr>
          <w:t>prolonged</w:t>
        </w:r>
        <w:r w:rsidRPr="00D753AC">
          <w:rPr>
            <w:rFonts w:cs="Times New Roman"/>
            <w:spacing w:val="16"/>
            <w:sz w:val="22"/>
            <w:szCs w:val="22"/>
          </w:rPr>
          <w:t xml:space="preserve"> </w:t>
        </w:r>
        <w:r w:rsidRPr="00D753AC">
          <w:rPr>
            <w:rFonts w:cs="Times New Roman"/>
            <w:sz w:val="22"/>
            <w:szCs w:val="22"/>
          </w:rPr>
          <w:t>dry</w:t>
        </w:r>
        <w:r w:rsidRPr="00D753AC">
          <w:rPr>
            <w:rFonts w:cs="Times New Roman"/>
            <w:spacing w:val="16"/>
            <w:sz w:val="22"/>
            <w:szCs w:val="22"/>
          </w:rPr>
          <w:t xml:space="preserve"> </w:t>
        </w:r>
        <w:r w:rsidRPr="00D753AC">
          <w:rPr>
            <w:rFonts w:cs="Times New Roman"/>
            <w:sz w:val="22"/>
            <w:szCs w:val="22"/>
          </w:rPr>
          <w:t>season</w:t>
        </w:r>
      </w:ins>
      <w:r w:rsidRPr="00D753AC">
        <w:rPr>
          <w:rFonts w:cs="Times New Roman"/>
          <w:spacing w:val="16"/>
          <w:sz w:val="22"/>
          <w:szCs w:val="22"/>
          <w:rPrChange w:id="1288" w:author="Claire Kouba" w:date="2023-09-12T16:52:00Z">
            <w:rPr>
              <w:spacing w:val="-21"/>
              <w:w w:val="105"/>
            </w:rPr>
          </w:rPrChange>
        </w:rPr>
        <w:t xml:space="preserve"> </w:t>
      </w:r>
      <w:r w:rsidRPr="00D753AC">
        <w:rPr>
          <w:rFonts w:cs="Times New Roman"/>
          <w:sz w:val="22"/>
          <w:szCs w:val="22"/>
          <w:rPrChange w:id="1289" w:author="Claire Kouba" w:date="2023-09-12T16:52:00Z">
            <w:rPr>
              <w:w w:val="105"/>
            </w:rPr>
          </w:rPrChange>
        </w:rPr>
        <w:t>has</w:t>
      </w:r>
      <w:r w:rsidRPr="00D753AC">
        <w:rPr>
          <w:rFonts w:cs="Times New Roman"/>
          <w:spacing w:val="16"/>
          <w:sz w:val="22"/>
          <w:szCs w:val="22"/>
          <w:rPrChange w:id="1290" w:author="Claire Kouba" w:date="2023-09-12T16:52:00Z">
            <w:rPr>
              <w:w w:val="99"/>
            </w:rPr>
          </w:rPrChange>
        </w:rPr>
        <w:t xml:space="preserve"> </w:t>
      </w:r>
      <w:r w:rsidRPr="00D753AC">
        <w:rPr>
          <w:rFonts w:cs="Times New Roman"/>
          <w:sz w:val="22"/>
          <w:szCs w:val="22"/>
          <w:rPrChange w:id="1291" w:author="Claire Kouba" w:date="2023-09-12T16:52:00Z">
            <w:rPr>
              <w:w w:val="105"/>
            </w:rPr>
          </w:rPrChange>
        </w:rPr>
        <w:t>delayed</w:t>
      </w:r>
      <w:r w:rsidRPr="00D753AC">
        <w:rPr>
          <w:rFonts w:cs="Times New Roman"/>
          <w:spacing w:val="16"/>
          <w:sz w:val="22"/>
          <w:szCs w:val="22"/>
          <w:rPrChange w:id="1292" w:author="Claire Kouba" w:date="2023-09-12T16:52:00Z">
            <w:rPr>
              <w:spacing w:val="-33"/>
              <w:w w:val="105"/>
            </w:rPr>
          </w:rPrChange>
        </w:rPr>
        <w:t xml:space="preserve"> </w:t>
      </w:r>
      <w:r w:rsidRPr="00D753AC">
        <w:rPr>
          <w:rFonts w:cs="Times New Roman"/>
          <w:sz w:val="22"/>
          <w:szCs w:val="22"/>
          <w:rPrChange w:id="1293" w:author="Claire Kouba" w:date="2023-09-12T16:52:00Z">
            <w:rPr>
              <w:w w:val="105"/>
            </w:rPr>
          </w:rPrChange>
        </w:rPr>
        <w:t>salmon</w:t>
      </w:r>
      <w:r w:rsidRPr="00D753AC">
        <w:rPr>
          <w:rFonts w:cs="Times New Roman"/>
          <w:spacing w:val="16"/>
          <w:sz w:val="22"/>
          <w:szCs w:val="22"/>
          <w:rPrChange w:id="1294" w:author="Claire Kouba" w:date="2023-09-12T16:52:00Z">
            <w:rPr>
              <w:spacing w:val="-33"/>
              <w:w w:val="105"/>
            </w:rPr>
          </w:rPrChange>
        </w:rPr>
        <w:t xml:space="preserve"> </w:t>
      </w:r>
      <w:r w:rsidRPr="00D753AC">
        <w:rPr>
          <w:rFonts w:cs="Times New Roman"/>
          <w:sz w:val="22"/>
          <w:szCs w:val="22"/>
          <w:rPrChange w:id="1295" w:author="Claire Kouba" w:date="2023-09-12T16:52:00Z">
            <w:rPr>
              <w:w w:val="105"/>
            </w:rPr>
          </w:rPrChange>
        </w:rPr>
        <w:t>access</w:t>
      </w:r>
      <w:r w:rsidRPr="00D753AC">
        <w:rPr>
          <w:rFonts w:cs="Times New Roman"/>
          <w:spacing w:val="16"/>
          <w:sz w:val="22"/>
          <w:szCs w:val="22"/>
          <w:rPrChange w:id="1296" w:author="Claire Kouba" w:date="2023-09-12T16:52:00Z">
            <w:rPr>
              <w:spacing w:val="-33"/>
              <w:w w:val="105"/>
            </w:rPr>
          </w:rPrChange>
        </w:rPr>
        <w:t xml:space="preserve"> </w:t>
      </w:r>
      <w:r w:rsidRPr="00D753AC">
        <w:rPr>
          <w:rFonts w:cs="Times New Roman"/>
          <w:sz w:val="22"/>
          <w:szCs w:val="22"/>
          <w:rPrChange w:id="1297" w:author="Claire Kouba" w:date="2023-09-12T16:52:00Z">
            <w:rPr>
              <w:w w:val="105"/>
            </w:rPr>
          </w:rPrChange>
        </w:rPr>
        <w:t>to</w:t>
      </w:r>
      <w:r w:rsidRPr="00D753AC">
        <w:rPr>
          <w:rFonts w:cs="Times New Roman"/>
          <w:spacing w:val="16"/>
          <w:sz w:val="22"/>
          <w:szCs w:val="22"/>
          <w:rPrChange w:id="1298" w:author="Claire Kouba" w:date="2023-09-12T16:52:00Z">
            <w:rPr>
              <w:spacing w:val="-33"/>
              <w:w w:val="105"/>
            </w:rPr>
          </w:rPrChange>
        </w:rPr>
        <w:t xml:space="preserve"> </w:t>
      </w:r>
      <w:r w:rsidRPr="00D753AC">
        <w:rPr>
          <w:rFonts w:cs="Times New Roman"/>
          <w:sz w:val="22"/>
          <w:szCs w:val="22"/>
          <w:rPrChange w:id="1299" w:author="Claire Kouba" w:date="2023-09-12T16:52:00Z">
            <w:rPr>
              <w:w w:val="105"/>
            </w:rPr>
          </w:rPrChange>
        </w:rPr>
        <w:t>spawning</w:t>
      </w:r>
      <w:r w:rsidRPr="00D753AC">
        <w:rPr>
          <w:rFonts w:cs="Times New Roman"/>
          <w:spacing w:val="16"/>
          <w:sz w:val="22"/>
          <w:szCs w:val="22"/>
          <w:rPrChange w:id="1300" w:author="Claire Kouba" w:date="2023-09-12T16:52:00Z">
            <w:rPr>
              <w:spacing w:val="-33"/>
              <w:w w:val="105"/>
            </w:rPr>
          </w:rPrChange>
        </w:rPr>
        <w:t xml:space="preserve"> </w:t>
      </w:r>
      <w:r w:rsidRPr="00D753AC">
        <w:rPr>
          <w:rFonts w:cs="Times New Roman"/>
          <w:sz w:val="22"/>
          <w:szCs w:val="22"/>
          <w:rPrChange w:id="1301" w:author="Claire Kouba" w:date="2023-09-12T16:52:00Z">
            <w:rPr>
              <w:w w:val="105"/>
            </w:rPr>
          </w:rPrChange>
        </w:rPr>
        <w:t>habitat</w:t>
      </w:r>
      <w:r w:rsidRPr="00D753AC">
        <w:rPr>
          <w:rFonts w:cs="Times New Roman"/>
          <w:spacing w:val="16"/>
          <w:sz w:val="22"/>
          <w:szCs w:val="22"/>
          <w:rPrChange w:id="1302" w:author="Claire Kouba" w:date="2023-09-12T16:52:00Z">
            <w:rPr>
              <w:spacing w:val="-33"/>
              <w:w w:val="105"/>
            </w:rPr>
          </w:rPrChange>
        </w:rPr>
        <w:t xml:space="preserve"> </w:t>
      </w:r>
      <w:r w:rsidRPr="00D753AC">
        <w:rPr>
          <w:rFonts w:cs="Times New Roman"/>
          <w:sz w:val="22"/>
          <w:szCs w:val="22"/>
          <w:rPrChange w:id="1303" w:author="Claire Kouba" w:date="2023-09-12T16:52:00Z">
            <w:rPr>
              <w:w w:val="105"/>
            </w:rPr>
          </w:rPrChange>
        </w:rPr>
        <w:t>in</w:t>
      </w:r>
      <w:r w:rsidRPr="00D753AC">
        <w:rPr>
          <w:rFonts w:cs="Times New Roman"/>
          <w:spacing w:val="16"/>
          <w:sz w:val="22"/>
          <w:szCs w:val="22"/>
          <w:rPrChange w:id="1304" w:author="Claire Kouba" w:date="2023-09-12T16:52:00Z">
            <w:rPr>
              <w:spacing w:val="-33"/>
              <w:w w:val="105"/>
            </w:rPr>
          </w:rPrChange>
        </w:rPr>
        <w:t xml:space="preserve"> </w:t>
      </w:r>
      <w:r w:rsidRPr="00D753AC">
        <w:rPr>
          <w:rFonts w:cs="Times New Roman"/>
          <w:sz w:val="22"/>
          <w:szCs w:val="22"/>
          <w:rPrChange w:id="1305" w:author="Claire Kouba" w:date="2023-09-12T16:52:00Z">
            <w:rPr>
              <w:w w:val="105"/>
            </w:rPr>
          </w:rPrChange>
        </w:rPr>
        <w:t>recent</w:t>
      </w:r>
      <w:r w:rsidRPr="00D753AC">
        <w:rPr>
          <w:rFonts w:cs="Times New Roman"/>
          <w:spacing w:val="16"/>
          <w:sz w:val="22"/>
          <w:szCs w:val="22"/>
          <w:rPrChange w:id="1306" w:author="Claire Kouba" w:date="2023-09-12T16:52:00Z">
            <w:rPr>
              <w:spacing w:val="-33"/>
              <w:w w:val="105"/>
            </w:rPr>
          </w:rPrChange>
        </w:rPr>
        <w:t xml:space="preserve"> </w:t>
      </w:r>
      <w:r w:rsidRPr="00D753AC">
        <w:rPr>
          <w:rFonts w:cs="Times New Roman"/>
          <w:sz w:val="22"/>
          <w:szCs w:val="22"/>
          <w:rPrChange w:id="1307" w:author="Claire Kouba" w:date="2023-09-12T16:52:00Z">
            <w:rPr>
              <w:w w:val="105"/>
            </w:rPr>
          </w:rPrChange>
        </w:rPr>
        <w:t>years</w:t>
      </w:r>
      <w:r w:rsidRPr="00D753AC">
        <w:rPr>
          <w:rFonts w:cs="Times New Roman"/>
          <w:spacing w:val="16"/>
          <w:sz w:val="22"/>
          <w:szCs w:val="22"/>
          <w:rPrChange w:id="1308" w:author="Claire Kouba" w:date="2023-09-12T16:52:00Z">
            <w:rPr>
              <w:spacing w:val="-33"/>
              <w:w w:val="105"/>
            </w:rPr>
          </w:rPrChange>
        </w:rPr>
        <w:t xml:space="preserve"> </w:t>
      </w:r>
      <w:r w:rsidRPr="00D753AC">
        <w:rPr>
          <w:rFonts w:cs="Times New Roman"/>
          <w:sz w:val="22"/>
          <w:szCs w:val="22"/>
          <w:rPrChange w:id="1309" w:author="Claire Kouba" w:date="2023-09-12T16:52:00Z">
            <w:rPr>
              <w:w w:val="105"/>
            </w:rPr>
          </w:rPrChange>
        </w:rPr>
        <w:t>(</w:t>
      </w:r>
      <w:r w:rsidRPr="00D753AC">
        <w:rPr>
          <w:rFonts w:cs="Times New Roman"/>
          <w:w w:val="105"/>
          <w:sz w:val="22"/>
          <w:szCs w:val="22"/>
        </w:rPr>
        <w:t>CDFW</w:t>
      </w:r>
      <w:r w:rsidRPr="00D753AC">
        <w:rPr>
          <w:rFonts w:cs="Times New Roman"/>
          <w:spacing w:val="-33"/>
          <w:w w:val="105"/>
          <w:sz w:val="22"/>
          <w:szCs w:val="22"/>
        </w:rPr>
        <w:t xml:space="preserve"> </w:t>
      </w:r>
      <w:hyperlink w:anchor="_bookmark17" w:history="1">
        <w:r w:rsidR="00505335" w:rsidRPr="00D753AC">
          <w:rPr>
            <w:rFonts w:cs="Times New Roman"/>
            <w:w w:val="105"/>
            <w:sz w:val="22"/>
            <w:szCs w:val="22"/>
          </w:rPr>
          <w:t>2015).</w:t>
        </w:r>
      </w:hyperlink>
      <w:ins w:id="1310" w:author="Claire Kouba" w:date="2023-09-12T16:52:00Z">
        <w:r w:rsidRPr="00D753AC">
          <w:rPr>
            <w:rFonts w:cs="Times New Roman"/>
            <w:spacing w:val="16"/>
            <w:sz w:val="22"/>
            <w:szCs w:val="22"/>
          </w:rPr>
          <w:t xml:space="preserve"> </w:t>
        </w:r>
        <w:r w:rsidRPr="00D753AC">
          <w:rPr>
            <w:rFonts w:cs="Times New Roman"/>
            <w:sz w:val="22"/>
            <w:szCs w:val="22"/>
          </w:rPr>
          <w:t>After</w:t>
        </w:r>
        <w:r w:rsidRPr="00D753AC">
          <w:rPr>
            <w:rFonts w:cs="Times New Roman"/>
            <w:spacing w:val="16"/>
            <w:sz w:val="22"/>
            <w:szCs w:val="22"/>
          </w:rPr>
          <w:t xml:space="preserve"> </w:t>
        </w:r>
        <w:r w:rsidRPr="00D753AC">
          <w:rPr>
            <w:rFonts w:cs="Times New Roman"/>
            <w:sz w:val="22"/>
            <w:szCs w:val="22"/>
          </w:rPr>
          <w:t>defining</w:t>
        </w:r>
        <w:r w:rsidRPr="00D753AC">
          <w:rPr>
            <w:rFonts w:cs="Times New Roman"/>
            <w:spacing w:val="16"/>
            <w:sz w:val="22"/>
            <w:szCs w:val="22"/>
          </w:rPr>
          <w:t xml:space="preserve"> </w:t>
        </w:r>
        <w:r w:rsidRPr="00D753AC">
          <w:rPr>
            <w:rFonts w:cs="Times New Roman"/>
            <w:sz w:val="22"/>
            <w:szCs w:val="22"/>
          </w:rPr>
          <w:t>and</w:t>
        </w:r>
        <w:r w:rsidRPr="00D753AC">
          <w:rPr>
            <w:rFonts w:cs="Times New Roman"/>
            <w:w w:val="99"/>
            <w:sz w:val="22"/>
            <w:szCs w:val="22"/>
          </w:rPr>
          <w:t xml:space="preserve"> </w:t>
        </w:r>
        <w:r w:rsidRPr="00D753AC">
          <w:rPr>
            <w:rFonts w:cs="Times New Roman"/>
            <w:sz w:val="22"/>
            <w:szCs w:val="22"/>
          </w:rPr>
          <w:t>developing</w:t>
        </w:r>
        <w:r w:rsidRPr="00D753AC">
          <w:rPr>
            <w:rFonts w:cs="Times New Roman"/>
            <w:spacing w:val="14"/>
            <w:sz w:val="22"/>
            <w:szCs w:val="22"/>
          </w:rPr>
          <w:t xml:space="preserve"> </w:t>
        </w:r>
        <w:r w:rsidRPr="00D753AC">
          <w:rPr>
            <w:rFonts w:cs="Times New Roman"/>
            <w:sz w:val="22"/>
            <w:szCs w:val="22"/>
          </w:rPr>
          <w:t>seasonal</w:t>
        </w:r>
        <w:r w:rsidRPr="00D753AC">
          <w:rPr>
            <w:rFonts w:cs="Times New Roman"/>
            <w:spacing w:val="14"/>
            <w:sz w:val="22"/>
            <w:szCs w:val="22"/>
          </w:rPr>
          <w:t xml:space="preserve"> </w:t>
        </w:r>
        <w:r w:rsidRPr="00D753AC">
          <w:rPr>
            <w:rFonts w:cs="Times New Roman"/>
            <w:sz w:val="22"/>
            <w:szCs w:val="22"/>
          </w:rPr>
          <w:t>predictions</w:t>
        </w:r>
        <w:r w:rsidRPr="00D753AC">
          <w:rPr>
            <w:rFonts w:cs="Times New Roman"/>
            <w:spacing w:val="14"/>
            <w:sz w:val="22"/>
            <w:szCs w:val="22"/>
          </w:rPr>
          <w:t xml:space="preserve"> </w:t>
        </w:r>
        <w:r w:rsidRPr="00D753AC">
          <w:rPr>
            <w:rFonts w:cs="Times New Roman"/>
            <w:sz w:val="22"/>
            <w:szCs w:val="22"/>
          </w:rPr>
          <w:t>for</w:t>
        </w:r>
        <w:r w:rsidRPr="00D753AC">
          <w:rPr>
            <w:rFonts w:cs="Times New Roman"/>
            <w:spacing w:val="14"/>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i/>
            <w:spacing w:val="36"/>
            <w:position w:val="-2"/>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14"/>
            <w:sz w:val="22"/>
            <w:szCs w:val="22"/>
          </w:rPr>
          <w:t xml:space="preserve"> </w:t>
        </w:r>
        <w:r w:rsidRPr="00D753AC">
          <w:rPr>
            <w:rFonts w:cs="Times New Roman"/>
            <w:sz w:val="22"/>
            <w:szCs w:val="22"/>
          </w:rPr>
          <w:t>we</w:t>
        </w:r>
        <w:r w:rsidRPr="00D753AC">
          <w:rPr>
            <w:rFonts w:cs="Times New Roman"/>
            <w:spacing w:val="14"/>
            <w:sz w:val="22"/>
            <w:szCs w:val="22"/>
          </w:rPr>
          <w:t xml:space="preserve"> </w:t>
        </w:r>
        <w:r w:rsidRPr="00D753AC">
          <w:rPr>
            <w:rFonts w:cs="Times New Roman"/>
            <w:sz w:val="22"/>
            <w:szCs w:val="22"/>
          </w:rPr>
          <w:t>then</w:t>
        </w:r>
        <w:r w:rsidRPr="00D753AC">
          <w:rPr>
            <w:rFonts w:cs="Times New Roman"/>
            <w:spacing w:val="14"/>
            <w:sz w:val="22"/>
            <w:szCs w:val="22"/>
          </w:rPr>
          <w:t xml:space="preserve"> </w:t>
        </w:r>
        <w:r w:rsidRPr="00D753AC">
          <w:rPr>
            <w:rFonts w:cs="Times New Roman"/>
            <w:sz w:val="22"/>
            <w:szCs w:val="22"/>
          </w:rPr>
          <w:t>evaluate</w:t>
        </w:r>
        <w:r w:rsidRPr="00D753AC">
          <w:rPr>
            <w:rFonts w:cs="Times New Roman"/>
            <w:spacing w:val="14"/>
            <w:sz w:val="22"/>
            <w:szCs w:val="22"/>
          </w:rPr>
          <w:t xml:space="preserve"> </w:t>
        </w:r>
        <w:r w:rsidRPr="00D753AC">
          <w:rPr>
            <w:rFonts w:cs="Times New Roman"/>
            <w:sz w:val="22"/>
            <w:szCs w:val="22"/>
          </w:rPr>
          <w:t>trends</w:t>
        </w:r>
        <w:r w:rsidRPr="00D753AC">
          <w:rPr>
            <w:rFonts w:cs="Times New Roman"/>
            <w:spacing w:val="14"/>
            <w:sz w:val="22"/>
            <w:szCs w:val="22"/>
          </w:rPr>
          <w:t xml:space="preserve"> </w:t>
        </w:r>
        <w:r w:rsidRPr="00D753AC">
          <w:rPr>
            <w:rFonts w:cs="Times New Roman"/>
            <w:sz w:val="22"/>
            <w:szCs w:val="22"/>
          </w:rPr>
          <w:t>over</w:t>
        </w:r>
        <w:r w:rsidRPr="00D753AC">
          <w:rPr>
            <w:rFonts w:cs="Times New Roman"/>
            <w:spacing w:val="14"/>
            <w:sz w:val="22"/>
            <w:szCs w:val="22"/>
          </w:rPr>
          <w:t xml:space="preserve"> </w:t>
        </w:r>
        <w:r w:rsidRPr="00D753AC">
          <w:rPr>
            <w:rFonts w:cs="Times New Roman"/>
            <w:sz w:val="22"/>
            <w:szCs w:val="22"/>
          </w:rPr>
          <w:t>time</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consider</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effects</w:t>
        </w:r>
        <w:r w:rsidRPr="00D753AC">
          <w:rPr>
            <w:rFonts w:cs="Times New Roman"/>
            <w:spacing w:val="14"/>
            <w:sz w:val="22"/>
            <w:szCs w:val="22"/>
          </w:rPr>
          <w:t xml:space="preserve"> </w:t>
        </w:r>
        <w:r w:rsidRPr="00D753AC">
          <w:rPr>
            <w:rFonts w:cs="Times New Roman"/>
            <w:sz w:val="22"/>
            <w:szCs w:val="22"/>
          </w:rPr>
          <w:t>that</w:t>
        </w:r>
        <w:r w:rsidRPr="00D753AC">
          <w:rPr>
            <w:rFonts w:cs="Times New Roman"/>
            <w:spacing w:val="14"/>
            <w:sz w:val="22"/>
            <w:szCs w:val="22"/>
          </w:rPr>
          <w:t xml:space="preserve"> </w:t>
        </w:r>
        <w:r w:rsidRPr="00D753AC">
          <w:rPr>
            <w:rFonts w:cs="Times New Roman"/>
            <w:sz w:val="22"/>
            <w:szCs w:val="22"/>
          </w:rPr>
          <w:t>climate</w:t>
        </w:r>
        <w:r w:rsidRPr="00D753AC">
          <w:rPr>
            <w:rFonts w:cs="Times New Roman"/>
            <w:w w:val="99"/>
            <w:sz w:val="22"/>
            <w:szCs w:val="22"/>
          </w:rPr>
          <w:t xml:space="preserve"> </w:t>
        </w:r>
        <w:r w:rsidRPr="00D753AC">
          <w:rPr>
            <w:rFonts w:cs="Times New Roman"/>
            <w:sz w:val="22"/>
            <w:szCs w:val="22"/>
          </w:rPr>
          <w:t>change</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z w:val="22"/>
            <w:szCs w:val="22"/>
          </w:rPr>
          <w:t>changing</w:t>
        </w:r>
        <w:r w:rsidRPr="00D753AC">
          <w:rPr>
            <w:rFonts w:cs="Times New Roman"/>
            <w:spacing w:val="-3"/>
            <w:sz w:val="22"/>
            <w:szCs w:val="22"/>
          </w:rPr>
          <w:t xml:space="preserve"> </w:t>
        </w:r>
        <w:r w:rsidRPr="00D753AC">
          <w:rPr>
            <w:rFonts w:cs="Times New Roman"/>
            <w:sz w:val="22"/>
            <w:szCs w:val="22"/>
          </w:rPr>
          <w:t>water</w:t>
        </w:r>
        <w:r w:rsidRPr="00D753AC">
          <w:rPr>
            <w:rFonts w:cs="Times New Roman"/>
            <w:spacing w:val="-3"/>
            <w:sz w:val="22"/>
            <w:szCs w:val="22"/>
          </w:rPr>
          <w:t xml:space="preserve"> </w:t>
        </w:r>
        <w:r w:rsidRPr="00D753AC">
          <w:rPr>
            <w:rFonts w:cs="Times New Roman"/>
            <w:sz w:val="22"/>
            <w:szCs w:val="22"/>
          </w:rPr>
          <w:t>use</w:t>
        </w:r>
        <w:r w:rsidRPr="00D753AC">
          <w:rPr>
            <w:rFonts w:cs="Times New Roman"/>
            <w:spacing w:val="-3"/>
            <w:sz w:val="22"/>
            <w:szCs w:val="22"/>
          </w:rPr>
          <w:t xml:space="preserve"> </w:t>
        </w:r>
        <w:r w:rsidRPr="00D753AC">
          <w:rPr>
            <w:rFonts w:cs="Times New Roman"/>
            <w:sz w:val="22"/>
            <w:szCs w:val="22"/>
          </w:rPr>
          <w:t>patterns</w:t>
        </w:r>
        <w:r w:rsidRPr="00D753AC">
          <w:rPr>
            <w:rFonts w:cs="Times New Roman"/>
            <w:spacing w:val="-3"/>
            <w:sz w:val="22"/>
            <w:szCs w:val="22"/>
          </w:rPr>
          <w:t xml:space="preserve"> </w:t>
        </w:r>
        <w:r w:rsidRPr="00D753AC">
          <w:rPr>
            <w:rFonts w:cs="Times New Roman"/>
            <w:sz w:val="22"/>
            <w:szCs w:val="22"/>
          </w:rPr>
          <w:t>may</w:t>
        </w:r>
        <w:r w:rsidRPr="00D753AC">
          <w:rPr>
            <w:rFonts w:cs="Times New Roman"/>
            <w:spacing w:val="-3"/>
            <w:sz w:val="22"/>
            <w:szCs w:val="22"/>
          </w:rPr>
          <w:t xml:space="preserve"> </w:t>
        </w:r>
        <w:r w:rsidRPr="00D753AC">
          <w:rPr>
            <w:rFonts w:cs="Times New Roman"/>
            <w:sz w:val="22"/>
            <w:szCs w:val="22"/>
          </w:rPr>
          <w:t>have</w:t>
        </w:r>
        <w:r w:rsidRPr="00D753AC">
          <w:rPr>
            <w:rFonts w:cs="Times New Roman"/>
            <w:spacing w:val="-3"/>
            <w:sz w:val="22"/>
            <w:szCs w:val="22"/>
          </w:rPr>
          <w:t xml:space="preserve"> </w:t>
        </w:r>
        <w:r w:rsidRPr="00D753AC">
          <w:rPr>
            <w:rFonts w:cs="Times New Roman"/>
            <w:sz w:val="22"/>
            <w:szCs w:val="22"/>
          </w:rPr>
          <w:t>on</w:t>
        </w:r>
        <w:r w:rsidRPr="00D753AC">
          <w:rPr>
            <w:rFonts w:cs="Times New Roman"/>
            <w:spacing w:val="-3"/>
            <w:sz w:val="22"/>
            <w:szCs w:val="22"/>
          </w:rPr>
          <w:t xml:space="preserve"> </w:t>
        </w:r>
        <w:r w:rsidRPr="00D753AC">
          <w:rPr>
            <w:rFonts w:cs="Times New Roman"/>
            <w:sz w:val="22"/>
            <w:szCs w:val="22"/>
          </w:rPr>
          <w:t>the</w:t>
        </w:r>
        <w:r w:rsidRPr="00D753AC">
          <w:rPr>
            <w:rFonts w:cs="Times New Roman"/>
            <w:spacing w:val="-3"/>
            <w:sz w:val="22"/>
            <w:szCs w:val="22"/>
          </w:rPr>
          <w:t xml:space="preserve"> </w:t>
        </w:r>
        <w:r w:rsidRPr="00D753AC">
          <w:rPr>
            <w:rFonts w:cs="Times New Roman"/>
            <w:sz w:val="22"/>
            <w:szCs w:val="22"/>
          </w:rPr>
          <w:t>metrics</w:t>
        </w:r>
        <w:r w:rsidRPr="00D753AC">
          <w:rPr>
            <w:rFonts w:cs="Times New Roman"/>
            <w:spacing w:val="-3"/>
            <w:sz w:val="22"/>
            <w:szCs w:val="22"/>
          </w:rPr>
          <w:t xml:space="preserve"> </w:t>
        </w:r>
        <w:r w:rsidRPr="00D753AC">
          <w:rPr>
            <w:rFonts w:cs="Times New Roman"/>
            <w:sz w:val="22"/>
            <w:szCs w:val="22"/>
          </w:rPr>
          <w:t>considered</w:t>
        </w:r>
        <w:r w:rsidRPr="00D753AC">
          <w:rPr>
            <w:rFonts w:cs="Times New Roman"/>
            <w:spacing w:val="-3"/>
            <w:sz w:val="22"/>
            <w:szCs w:val="22"/>
          </w:rPr>
          <w:t xml:space="preserve"> </w:t>
        </w:r>
        <w:r w:rsidRPr="00D753AC">
          <w:rPr>
            <w:rFonts w:cs="Times New Roman"/>
            <w:sz w:val="22"/>
            <w:szCs w:val="22"/>
          </w:rPr>
          <w:t>in</w:t>
        </w:r>
        <w:r w:rsidRPr="00D753AC">
          <w:rPr>
            <w:rFonts w:cs="Times New Roman"/>
            <w:spacing w:val="-3"/>
            <w:sz w:val="22"/>
            <w:szCs w:val="22"/>
          </w:rPr>
          <w:t xml:space="preserve"> </w:t>
        </w:r>
        <w:r w:rsidRPr="00D753AC">
          <w:rPr>
            <w:rFonts w:cs="Times New Roman"/>
            <w:sz w:val="22"/>
            <w:szCs w:val="22"/>
          </w:rPr>
          <w:t>this</w:t>
        </w:r>
        <w:r w:rsidRPr="00D753AC">
          <w:rPr>
            <w:rFonts w:cs="Times New Roman"/>
            <w:spacing w:val="-3"/>
            <w:sz w:val="22"/>
            <w:szCs w:val="22"/>
          </w:rPr>
          <w:t xml:space="preserve"> </w:t>
        </w:r>
        <w:r w:rsidRPr="00D753AC">
          <w:rPr>
            <w:rFonts w:cs="Times New Roman"/>
            <w:sz w:val="22"/>
            <w:szCs w:val="22"/>
          </w:rPr>
          <w:t>study,</w:t>
        </w:r>
        <w:r w:rsidRPr="00D753AC">
          <w:rPr>
            <w:rFonts w:cs="Times New Roman"/>
            <w:spacing w:val="-3"/>
            <w:sz w:val="22"/>
            <w:szCs w:val="22"/>
          </w:rPr>
          <w:t xml:space="preserve"> </w:t>
        </w:r>
        <w:r w:rsidRPr="00D753AC">
          <w:rPr>
            <w:rFonts w:cs="Times New Roman"/>
            <w:sz w:val="22"/>
            <w:szCs w:val="22"/>
          </w:rPr>
          <w:t>and</w:t>
        </w:r>
        <w:r w:rsidRPr="00D753AC">
          <w:rPr>
            <w:rFonts w:cs="Times New Roman"/>
            <w:spacing w:val="-3"/>
            <w:sz w:val="22"/>
            <w:szCs w:val="22"/>
          </w:rPr>
          <w:t xml:space="preserve"> </w:t>
        </w:r>
        <w:r w:rsidRPr="00D753AC">
          <w:rPr>
            <w:rFonts w:cs="Times New Roman"/>
            <w:sz w:val="22"/>
            <w:szCs w:val="22"/>
          </w:rPr>
          <w:t>the</w:t>
        </w:r>
        <w:r w:rsidRPr="00D753AC">
          <w:rPr>
            <w:rFonts w:cs="Times New Roman"/>
            <w:spacing w:val="-3"/>
            <w:sz w:val="22"/>
            <w:szCs w:val="22"/>
          </w:rPr>
          <w:t xml:space="preserve"> </w:t>
        </w:r>
        <w:r w:rsidRPr="00D753AC">
          <w:rPr>
            <w:rFonts w:cs="Times New Roman"/>
            <w:sz w:val="22"/>
            <w:szCs w:val="22"/>
          </w:rPr>
          <w:t>decisions</w:t>
        </w:r>
        <w:r w:rsidRPr="00D753AC">
          <w:rPr>
            <w:rFonts w:cs="Times New Roman"/>
            <w:spacing w:val="-3"/>
            <w:sz w:val="22"/>
            <w:szCs w:val="22"/>
          </w:rPr>
          <w:t xml:space="preserve"> </w:t>
        </w:r>
        <w:r w:rsidRPr="00D753AC">
          <w:rPr>
            <w:rFonts w:cs="Times New Roman"/>
            <w:sz w:val="22"/>
            <w:szCs w:val="22"/>
          </w:rPr>
          <w:t>they</w:t>
        </w:r>
        <w:r w:rsidRPr="00D753AC">
          <w:rPr>
            <w:rFonts w:cs="Times New Roman"/>
            <w:spacing w:val="-3"/>
            <w:sz w:val="22"/>
            <w:szCs w:val="22"/>
          </w:rPr>
          <w:t xml:space="preserve"> </w:t>
        </w:r>
        <w:r w:rsidRPr="00D753AC">
          <w:rPr>
            <w:rFonts w:cs="Times New Roman"/>
            <w:sz w:val="22"/>
            <w:szCs w:val="22"/>
          </w:rPr>
          <w:t>support.</w:t>
        </w:r>
      </w:ins>
    </w:p>
    <w:p w:rsidR="00A7616E" w:rsidRPr="00D753AC" w:rsidRDefault="00505335" w:rsidP="00D753AC">
      <w:pPr>
        <w:pStyle w:val="BodyText"/>
        <w:spacing w:before="8"/>
        <w:ind w:left="173" w:right="158" w:firstLine="199"/>
        <w:rPr>
          <w:del w:id="1311" w:author="Claire Kouba" w:date="2023-09-12T16:52:00Z"/>
          <w:rFonts w:cs="Times New Roman"/>
          <w:sz w:val="22"/>
          <w:szCs w:val="22"/>
        </w:rPr>
      </w:pPr>
      <w:del w:id="1312" w:author="Claire Kouba" w:date="2023-09-12T16:52:00Z">
        <w:r w:rsidRPr="00D753AC">
          <w:rPr>
            <w:rFonts w:cs="Times New Roman"/>
            <w:sz w:val="22"/>
            <w:szCs w:val="22"/>
          </w:rPr>
          <w:delText>After</w:delText>
        </w:r>
        <w:r w:rsidRPr="00D753AC">
          <w:rPr>
            <w:rFonts w:cs="Times New Roman"/>
            <w:spacing w:val="33"/>
            <w:sz w:val="22"/>
            <w:szCs w:val="22"/>
          </w:rPr>
          <w:delText xml:space="preserve"> </w:delText>
        </w:r>
        <w:r w:rsidRPr="00D753AC">
          <w:rPr>
            <w:rFonts w:cs="Times New Roman"/>
            <w:sz w:val="22"/>
            <w:szCs w:val="22"/>
          </w:rPr>
          <w:delText>defining</w:delText>
        </w:r>
        <w:r w:rsidRPr="00D753AC">
          <w:rPr>
            <w:rFonts w:cs="Times New Roman"/>
            <w:spacing w:val="33"/>
            <w:sz w:val="22"/>
            <w:szCs w:val="22"/>
          </w:rPr>
          <w:delText xml:space="preserve"> </w:delText>
        </w:r>
        <w:r w:rsidRPr="00D753AC">
          <w:rPr>
            <w:rFonts w:cs="Times New Roman"/>
            <w:sz w:val="22"/>
            <w:szCs w:val="22"/>
          </w:rPr>
          <w:delText>and</w:delText>
        </w:r>
        <w:r w:rsidRPr="00D753AC">
          <w:rPr>
            <w:rFonts w:cs="Times New Roman"/>
            <w:spacing w:val="34"/>
            <w:sz w:val="22"/>
            <w:szCs w:val="22"/>
          </w:rPr>
          <w:delText xml:space="preserve"> </w:delText>
        </w:r>
        <w:r w:rsidRPr="00D753AC">
          <w:rPr>
            <w:rFonts w:cs="Times New Roman"/>
            <w:sz w:val="22"/>
            <w:szCs w:val="22"/>
          </w:rPr>
          <w:delText>developing</w:delText>
        </w:r>
        <w:r w:rsidRPr="00D753AC">
          <w:rPr>
            <w:rFonts w:cs="Times New Roman"/>
            <w:spacing w:val="33"/>
            <w:sz w:val="22"/>
            <w:szCs w:val="22"/>
          </w:rPr>
          <w:delText xml:space="preserve"> </w:delText>
        </w:r>
        <w:r w:rsidRPr="00D753AC">
          <w:rPr>
            <w:rFonts w:cs="Times New Roman"/>
            <w:sz w:val="22"/>
            <w:szCs w:val="22"/>
          </w:rPr>
          <w:delText>seasonal</w:delText>
        </w:r>
        <w:r w:rsidRPr="00D753AC">
          <w:rPr>
            <w:rFonts w:cs="Times New Roman"/>
            <w:spacing w:val="33"/>
            <w:sz w:val="22"/>
            <w:szCs w:val="22"/>
          </w:rPr>
          <w:delText xml:space="preserve"> </w:delText>
        </w:r>
        <w:r w:rsidRPr="00D753AC">
          <w:rPr>
            <w:rFonts w:cs="Times New Roman"/>
            <w:sz w:val="22"/>
            <w:szCs w:val="22"/>
          </w:rPr>
          <w:delText>predictions</w:delText>
        </w:r>
        <w:r w:rsidRPr="00D753AC">
          <w:rPr>
            <w:rFonts w:cs="Times New Roman"/>
            <w:spacing w:val="33"/>
            <w:sz w:val="22"/>
            <w:szCs w:val="22"/>
          </w:rPr>
          <w:delText xml:space="preserve"> </w:delText>
        </w:r>
        <w:r w:rsidRPr="00D753AC">
          <w:rPr>
            <w:rFonts w:cs="Times New Roman"/>
            <w:sz w:val="22"/>
            <w:szCs w:val="22"/>
          </w:rPr>
          <w:delText>for</w:delText>
        </w:r>
        <w:r w:rsidRPr="00D753AC">
          <w:rPr>
            <w:rFonts w:cs="Times New Roman"/>
            <w:spacing w:val="33"/>
            <w:sz w:val="22"/>
            <w:szCs w:val="22"/>
          </w:rPr>
          <w:delText xml:space="preserve"> </w:delText>
        </w:r>
        <w:r w:rsidRPr="00D753AC">
          <w:rPr>
            <w:rFonts w:cs="Times New Roman"/>
            <w:i/>
            <w:sz w:val="22"/>
            <w:szCs w:val="22"/>
          </w:rPr>
          <w:delText>V</w:delText>
        </w:r>
        <w:r w:rsidRPr="00D753AC">
          <w:rPr>
            <w:rFonts w:cs="Times New Roman"/>
            <w:i/>
            <w:position w:val="-2"/>
            <w:sz w:val="22"/>
            <w:szCs w:val="22"/>
          </w:rPr>
          <w:delText>min,</w:delText>
        </w:r>
        <w:r w:rsidRPr="00D753AC">
          <w:rPr>
            <w:rFonts w:cs="Times New Roman"/>
            <w:i/>
            <w:spacing w:val="14"/>
            <w:position w:val="-2"/>
            <w:sz w:val="22"/>
            <w:szCs w:val="22"/>
          </w:rPr>
          <w:delText xml:space="preserve"> </w:delText>
        </w:r>
        <w:r w:rsidRPr="00D753AC">
          <w:rPr>
            <w:rFonts w:cs="Times New Roman"/>
            <w:position w:val="-2"/>
            <w:sz w:val="22"/>
            <w:szCs w:val="22"/>
          </w:rPr>
          <w:delText>30</w:delText>
        </w:r>
        <w:r w:rsidRPr="00D753AC">
          <w:rPr>
            <w:rFonts w:cs="Times New Roman"/>
            <w:spacing w:val="18"/>
            <w:position w:val="-2"/>
            <w:sz w:val="22"/>
            <w:szCs w:val="22"/>
          </w:rPr>
          <w:delText xml:space="preserve"> </w:delText>
        </w:r>
        <w:r w:rsidRPr="00D753AC">
          <w:rPr>
            <w:rFonts w:cs="Times New Roman"/>
            <w:i/>
            <w:position w:val="-2"/>
            <w:sz w:val="22"/>
            <w:szCs w:val="22"/>
          </w:rPr>
          <w:delText>days</w:delText>
        </w:r>
        <w:r w:rsidRPr="00D753AC">
          <w:rPr>
            <w:rFonts w:cs="Times New Roman"/>
            <w:i/>
            <w:spacing w:val="17"/>
            <w:position w:val="-2"/>
            <w:sz w:val="22"/>
            <w:szCs w:val="22"/>
          </w:rPr>
          <w:delText xml:space="preserve"> </w:delText>
        </w:r>
        <w:r w:rsidRPr="00D753AC">
          <w:rPr>
            <w:rFonts w:cs="Times New Roman"/>
            <w:sz w:val="22"/>
            <w:szCs w:val="22"/>
          </w:rPr>
          <w:delText>and</w:delText>
        </w:r>
        <w:r w:rsidRPr="00D753AC">
          <w:rPr>
            <w:rFonts w:cs="Times New Roman"/>
            <w:spacing w:val="33"/>
            <w:sz w:val="22"/>
            <w:szCs w:val="22"/>
          </w:rPr>
          <w:delText xml:space="preserve"> </w:delText>
        </w:r>
        <w:r w:rsidRPr="00D753AC">
          <w:rPr>
            <w:rFonts w:cs="Times New Roman"/>
            <w:i/>
            <w:sz w:val="22"/>
            <w:szCs w:val="22"/>
          </w:rPr>
          <w:delText>P</w:delText>
        </w:r>
        <w:r w:rsidRPr="00D753AC">
          <w:rPr>
            <w:rFonts w:cs="Times New Roman"/>
            <w:i/>
            <w:position w:val="-2"/>
            <w:sz w:val="22"/>
            <w:szCs w:val="22"/>
          </w:rPr>
          <w:delText>spill</w:delText>
        </w:r>
        <w:r w:rsidRPr="00D753AC">
          <w:rPr>
            <w:rFonts w:cs="Times New Roman"/>
            <w:sz w:val="22"/>
            <w:szCs w:val="22"/>
          </w:rPr>
          <w:delText>,</w:delText>
        </w:r>
        <w:r w:rsidRPr="00D753AC">
          <w:rPr>
            <w:rFonts w:cs="Times New Roman"/>
            <w:spacing w:val="33"/>
            <w:sz w:val="22"/>
            <w:szCs w:val="22"/>
          </w:rPr>
          <w:delText xml:space="preserve"> </w:delText>
        </w:r>
        <w:r w:rsidRPr="00D753AC">
          <w:rPr>
            <w:rFonts w:cs="Times New Roman"/>
            <w:sz w:val="22"/>
            <w:szCs w:val="22"/>
          </w:rPr>
          <w:delText>we</w:delText>
        </w:r>
        <w:r w:rsidRPr="00D753AC">
          <w:rPr>
            <w:rFonts w:cs="Times New Roman"/>
            <w:spacing w:val="33"/>
            <w:sz w:val="22"/>
            <w:szCs w:val="22"/>
          </w:rPr>
          <w:delText xml:space="preserve"> </w:delText>
        </w:r>
        <w:r w:rsidRPr="00D753AC">
          <w:rPr>
            <w:rFonts w:cs="Times New Roman"/>
            <w:sz w:val="22"/>
            <w:szCs w:val="22"/>
          </w:rPr>
          <w:delText>then</w:delText>
        </w:r>
        <w:r w:rsidRPr="00D753AC">
          <w:rPr>
            <w:rFonts w:cs="Times New Roman"/>
            <w:spacing w:val="34"/>
            <w:sz w:val="22"/>
            <w:szCs w:val="22"/>
          </w:rPr>
          <w:delText xml:space="preserve"> </w:delText>
        </w:r>
        <w:r w:rsidRPr="00D753AC">
          <w:rPr>
            <w:rFonts w:cs="Times New Roman"/>
            <w:sz w:val="22"/>
            <w:szCs w:val="22"/>
          </w:rPr>
          <w:delText>evaluate</w:delText>
        </w:r>
        <w:r w:rsidRPr="00D753AC">
          <w:rPr>
            <w:rFonts w:cs="Times New Roman"/>
            <w:spacing w:val="33"/>
            <w:sz w:val="22"/>
            <w:szCs w:val="22"/>
          </w:rPr>
          <w:delText xml:space="preserve"> </w:delText>
        </w:r>
        <w:r w:rsidRPr="00D753AC">
          <w:rPr>
            <w:rFonts w:cs="Times New Roman"/>
            <w:sz w:val="22"/>
            <w:szCs w:val="22"/>
          </w:rPr>
          <w:delText>trends</w:delText>
        </w:r>
        <w:r w:rsidRPr="00D753AC">
          <w:rPr>
            <w:rFonts w:cs="Times New Roman"/>
            <w:spacing w:val="33"/>
            <w:sz w:val="22"/>
            <w:szCs w:val="22"/>
          </w:rPr>
          <w:delText xml:space="preserve"> </w:delText>
        </w:r>
        <w:r w:rsidRPr="00D753AC">
          <w:rPr>
            <w:rFonts w:cs="Times New Roman"/>
            <w:sz w:val="22"/>
            <w:szCs w:val="22"/>
          </w:rPr>
          <w:delText>over</w:delText>
        </w:r>
        <w:r w:rsidRPr="00D753AC">
          <w:rPr>
            <w:rFonts w:cs="Times New Roman"/>
            <w:spacing w:val="33"/>
            <w:sz w:val="22"/>
            <w:szCs w:val="22"/>
          </w:rPr>
          <w:delText xml:space="preserve"> </w:delText>
        </w:r>
        <w:r w:rsidRPr="00D753AC">
          <w:rPr>
            <w:rFonts w:cs="Times New Roman"/>
            <w:sz w:val="22"/>
            <w:szCs w:val="22"/>
          </w:rPr>
          <w:delText>time</w:delText>
        </w:r>
        <w:r w:rsidRPr="00D753AC">
          <w:rPr>
            <w:rFonts w:cs="Times New Roman"/>
            <w:spacing w:val="33"/>
            <w:sz w:val="22"/>
            <w:szCs w:val="22"/>
          </w:rPr>
          <w:delText xml:space="preserve"> </w:delText>
        </w:r>
        <w:r w:rsidRPr="00D753AC">
          <w:rPr>
            <w:rFonts w:cs="Times New Roman"/>
            <w:sz w:val="22"/>
            <w:szCs w:val="22"/>
          </w:rPr>
          <w:delText>and</w:delText>
        </w:r>
        <w:r w:rsidRPr="00D753AC">
          <w:rPr>
            <w:rFonts w:cs="Times New Roman"/>
            <w:w w:val="99"/>
            <w:sz w:val="22"/>
            <w:szCs w:val="22"/>
          </w:rPr>
          <w:delText xml:space="preserve"> </w:delText>
        </w:r>
        <w:r w:rsidRPr="00D753AC">
          <w:rPr>
            <w:rFonts w:cs="Times New Roman"/>
            <w:sz w:val="22"/>
            <w:szCs w:val="22"/>
          </w:rPr>
          <w:delText>consider</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effects</w:delText>
        </w:r>
        <w:r w:rsidRPr="00D753AC">
          <w:rPr>
            <w:rFonts w:cs="Times New Roman"/>
            <w:spacing w:val="-4"/>
            <w:sz w:val="22"/>
            <w:szCs w:val="22"/>
          </w:rPr>
          <w:delText xml:space="preserve"> </w:delText>
        </w:r>
        <w:r w:rsidRPr="00D753AC">
          <w:rPr>
            <w:rFonts w:cs="Times New Roman"/>
            <w:sz w:val="22"/>
            <w:szCs w:val="22"/>
          </w:rPr>
          <w:delText>that</w:delText>
        </w:r>
        <w:r w:rsidRPr="00D753AC">
          <w:rPr>
            <w:rFonts w:cs="Times New Roman"/>
            <w:spacing w:val="-4"/>
            <w:sz w:val="22"/>
            <w:szCs w:val="22"/>
          </w:rPr>
          <w:delText xml:space="preserve"> </w:delText>
        </w:r>
        <w:r w:rsidRPr="00D753AC">
          <w:rPr>
            <w:rFonts w:cs="Times New Roman"/>
            <w:sz w:val="22"/>
            <w:szCs w:val="22"/>
          </w:rPr>
          <w:delText>climate</w:delText>
        </w:r>
        <w:r w:rsidRPr="00D753AC">
          <w:rPr>
            <w:rFonts w:cs="Times New Roman"/>
            <w:spacing w:val="-4"/>
            <w:sz w:val="22"/>
            <w:szCs w:val="22"/>
          </w:rPr>
          <w:delText xml:space="preserve"> </w:delText>
        </w:r>
        <w:r w:rsidRPr="00D753AC">
          <w:rPr>
            <w:rFonts w:cs="Times New Roman"/>
            <w:sz w:val="22"/>
            <w:szCs w:val="22"/>
          </w:rPr>
          <w:delText>change</w:delText>
        </w:r>
        <w:r w:rsidRPr="00D753AC">
          <w:rPr>
            <w:rFonts w:cs="Times New Roman"/>
            <w:spacing w:val="-4"/>
            <w:sz w:val="22"/>
            <w:szCs w:val="22"/>
          </w:rPr>
          <w:delText xml:space="preserve"> </w:delText>
        </w:r>
        <w:r w:rsidRPr="00D753AC">
          <w:rPr>
            <w:rFonts w:cs="Times New Roman"/>
            <w:sz w:val="22"/>
            <w:szCs w:val="22"/>
          </w:rPr>
          <w:delText>and</w:delText>
        </w:r>
        <w:r w:rsidRPr="00D753AC">
          <w:rPr>
            <w:rFonts w:cs="Times New Roman"/>
            <w:spacing w:val="-4"/>
            <w:sz w:val="22"/>
            <w:szCs w:val="22"/>
          </w:rPr>
          <w:delText xml:space="preserve"> </w:delText>
        </w:r>
        <w:r w:rsidRPr="00D753AC">
          <w:rPr>
            <w:rFonts w:cs="Times New Roman"/>
            <w:sz w:val="22"/>
            <w:szCs w:val="22"/>
          </w:rPr>
          <w:delText>changing</w:delText>
        </w:r>
        <w:r w:rsidRPr="00D753AC">
          <w:rPr>
            <w:rFonts w:cs="Times New Roman"/>
            <w:spacing w:val="-4"/>
            <w:sz w:val="22"/>
            <w:szCs w:val="22"/>
          </w:rPr>
          <w:delText xml:space="preserve"> </w:delText>
        </w:r>
        <w:r w:rsidRPr="00D753AC">
          <w:rPr>
            <w:rFonts w:cs="Times New Roman"/>
            <w:sz w:val="22"/>
            <w:szCs w:val="22"/>
          </w:rPr>
          <w:delText>water</w:delText>
        </w:r>
        <w:r w:rsidRPr="00D753AC">
          <w:rPr>
            <w:rFonts w:cs="Times New Roman"/>
            <w:spacing w:val="-4"/>
            <w:sz w:val="22"/>
            <w:szCs w:val="22"/>
          </w:rPr>
          <w:delText xml:space="preserve"> </w:delText>
        </w:r>
        <w:r w:rsidRPr="00D753AC">
          <w:rPr>
            <w:rFonts w:cs="Times New Roman"/>
            <w:sz w:val="22"/>
            <w:szCs w:val="22"/>
          </w:rPr>
          <w:delText>use</w:delText>
        </w:r>
        <w:r w:rsidRPr="00D753AC">
          <w:rPr>
            <w:rFonts w:cs="Times New Roman"/>
            <w:spacing w:val="-4"/>
            <w:sz w:val="22"/>
            <w:szCs w:val="22"/>
          </w:rPr>
          <w:delText xml:space="preserve"> </w:delText>
        </w:r>
        <w:r w:rsidRPr="00D753AC">
          <w:rPr>
            <w:rFonts w:cs="Times New Roman"/>
            <w:sz w:val="22"/>
            <w:szCs w:val="22"/>
          </w:rPr>
          <w:delText>patterns</w:delText>
        </w:r>
        <w:r w:rsidRPr="00D753AC">
          <w:rPr>
            <w:rFonts w:cs="Times New Roman"/>
            <w:spacing w:val="-4"/>
            <w:sz w:val="22"/>
            <w:szCs w:val="22"/>
          </w:rPr>
          <w:delText xml:space="preserve"> </w:delText>
        </w:r>
        <w:r w:rsidRPr="00D753AC">
          <w:rPr>
            <w:rFonts w:cs="Times New Roman"/>
            <w:sz w:val="22"/>
            <w:szCs w:val="22"/>
          </w:rPr>
          <w:delText>may</w:delText>
        </w:r>
        <w:r w:rsidRPr="00D753AC">
          <w:rPr>
            <w:rFonts w:cs="Times New Roman"/>
            <w:spacing w:val="-4"/>
            <w:sz w:val="22"/>
            <w:szCs w:val="22"/>
          </w:rPr>
          <w:delText xml:space="preserve"> </w:delText>
        </w:r>
        <w:r w:rsidRPr="00D753AC">
          <w:rPr>
            <w:rFonts w:cs="Times New Roman"/>
            <w:sz w:val="22"/>
            <w:szCs w:val="22"/>
          </w:rPr>
          <w:delText>have</w:delText>
        </w:r>
        <w:r w:rsidRPr="00D753AC">
          <w:rPr>
            <w:rFonts w:cs="Times New Roman"/>
            <w:spacing w:val="-4"/>
            <w:sz w:val="22"/>
            <w:szCs w:val="22"/>
          </w:rPr>
          <w:delText xml:space="preserve"> </w:delText>
        </w:r>
        <w:r w:rsidRPr="00D753AC">
          <w:rPr>
            <w:rFonts w:cs="Times New Roman"/>
            <w:sz w:val="22"/>
            <w:szCs w:val="22"/>
          </w:rPr>
          <w:delText>on</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metrics</w:delText>
        </w:r>
        <w:r w:rsidRPr="00D753AC">
          <w:rPr>
            <w:rFonts w:cs="Times New Roman"/>
            <w:spacing w:val="-4"/>
            <w:sz w:val="22"/>
            <w:szCs w:val="22"/>
          </w:rPr>
          <w:delText xml:space="preserve"> </w:delText>
        </w:r>
        <w:r w:rsidRPr="00D753AC">
          <w:rPr>
            <w:rFonts w:cs="Times New Roman"/>
            <w:sz w:val="22"/>
            <w:szCs w:val="22"/>
          </w:rPr>
          <w:delText>considered</w:delText>
        </w:r>
        <w:r w:rsidRPr="00D753AC">
          <w:rPr>
            <w:rFonts w:cs="Times New Roman"/>
            <w:spacing w:val="-4"/>
            <w:sz w:val="22"/>
            <w:szCs w:val="22"/>
          </w:rPr>
          <w:delText xml:space="preserve"> </w:delText>
        </w:r>
        <w:r w:rsidRPr="00D753AC">
          <w:rPr>
            <w:rFonts w:cs="Times New Roman"/>
            <w:sz w:val="22"/>
            <w:szCs w:val="22"/>
          </w:rPr>
          <w:delText>in</w:delText>
        </w:r>
        <w:r w:rsidRPr="00D753AC">
          <w:rPr>
            <w:rFonts w:cs="Times New Roman"/>
            <w:spacing w:val="-4"/>
            <w:sz w:val="22"/>
            <w:szCs w:val="22"/>
          </w:rPr>
          <w:delText xml:space="preserve"> </w:delText>
        </w:r>
        <w:r w:rsidRPr="00D753AC">
          <w:rPr>
            <w:rFonts w:cs="Times New Roman"/>
            <w:sz w:val="22"/>
            <w:szCs w:val="22"/>
          </w:rPr>
          <w:delText>this</w:delText>
        </w:r>
        <w:r w:rsidRPr="00D753AC">
          <w:rPr>
            <w:rFonts w:cs="Times New Roman"/>
            <w:spacing w:val="-4"/>
            <w:sz w:val="22"/>
            <w:szCs w:val="22"/>
          </w:rPr>
          <w:delText xml:space="preserve"> </w:delText>
        </w:r>
        <w:r w:rsidRPr="00D753AC">
          <w:rPr>
            <w:rFonts w:cs="Times New Roman"/>
            <w:spacing w:val="-3"/>
            <w:sz w:val="22"/>
            <w:szCs w:val="22"/>
          </w:rPr>
          <w:delText>study,</w:delText>
        </w:r>
        <w:r w:rsidRPr="00D753AC">
          <w:rPr>
            <w:rFonts w:cs="Times New Roman"/>
            <w:spacing w:val="-4"/>
            <w:sz w:val="22"/>
            <w:szCs w:val="22"/>
          </w:rPr>
          <w:delText xml:space="preserve"> </w:delText>
        </w:r>
        <w:r w:rsidRPr="00D753AC">
          <w:rPr>
            <w:rFonts w:cs="Times New Roman"/>
            <w:sz w:val="22"/>
            <w:szCs w:val="22"/>
          </w:rPr>
          <w:delText>and</w:delText>
        </w:r>
        <w:r w:rsidRPr="00D753AC">
          <w:rPr>
            <w:rFonts w:cs="Times New Roman"/>
            <w:w w:val="99"/>
            <w:sz w:val="22"/>
            <w:szCs w:val="22"/>
          </w:rPr>
          <w:delText xml:space="preserve"> </w:delText>
        </w:r>
        <w:r w:rsidRPr="00D753AC">
          <w:rPr>
            <w:rFonts w:cs="Times New Roman"/>
            <w:sz w:val="22"/>
            <w:szCs w:val="22"/>
          </w:rPr>
          <w:delText>the decisions they</w:delText>
        </w:r>
        <w:r w:rsidRPr="00D753AC">
          <w:rPr>
            <w:rFonts w:cs="Times New Roman"/>
            <w:spacing w:val="-14"/>
            <w:sz w:val="22"/>
            <w:szCs w:val="22"/>
          </w:rPr>
          <w:delText xml:space="preserve"> </w:delText>
        </w:r>
        <w:r w:rsidRPr="00D753AC">
          <w:rPr>
            <w:rFonts w:cs="Times New Roman"/>
            <w:sz w:val="22"/>
            <w:szCs w:val="22"/>
          </w:rPr>
          <w:delText>support.</w:delText>
        </w:r>
      </w:del>
    </w:p>
    <w:p w:rsidR="00A7616E" w:rsidRPr="00D753AC" w:rsidRDefault="00A7616E" w:rsidP="00D753AC">
      <w:pPr>
        <w:ind w:left="173"/>
        <w:rPr>
          <w:del w:id="1313" w:author="Claire Kouba" w:date="2023-09-12T16:52:00Z"/>
          <w:rFonts w:ascii="Times New Roman" w:hAnsi="Times New Roman" w:cs="Times New Roman"/>
        </w:rPr>
        <w:sectPr w:rsidR="00A7616E" w:rsidRPr="00D753AC">
          <w:pgSz w:w="11910" w:h="13610"/>
          <w:pgMar w:top="520" w:right="780" w:bottom="880" w:left="760" w:header="0" w:footer="689" w:gutter="0"/>
          <w:cols w:space="720"/>
        </w:sectPr>
      </w:pPr>
    </w:p>
    <w:p w:rsidR="002153D1" w:rsidRPr="00D753AC" w:rsidRDefault="002153D1" w:rsidP="00D753AC">
      <w:pPr>
        <w:ind w:left="173"/>
        <w:rPr>
          <w:ins w:id="1314" w:author="Claire Kouba" w:date="2023-09-12T16:52:00Z"/>
          <w:rFonts w:ascii="Times New Roman" w:eastAsia="Times New Roman" w:hAnsi="Times New Roman" w:cs="Times New Roman"/>
        </w:rPr>
      </w:pPr>
    </w:p>
    <w:p w:rsidR="002153D1" w:rsidRPr="00D753AC" w:rsidRDefault="002153D1" w:rsidP="00D753AC">
      <w:pPr>
        <w:spacing w:before="10"/>
        <w:ind w:left="173"/>
        <w:rPr>
          <w:ins w:id="1315" w:author="Claire Kouba" w:date="2023-09-12T16:52:00Z"/>
          <w:rFonts w:ascii="Times New Roman" w:eastAsia="Times New Roman" w:hAnsi="Times New Roman" w:cs="Times New Roman"/>
        </w:rPr>
      </w:pPr>
    </w:p>
    <w:p w:rsidR="002153D1" w:rsidRPr="00D753AC" w:rsidRDefault="002573FA">
      <w:pPr>
        <w:pStyle w:val="Heading2"/>
        <w:numPr>
          <w:ilvl w:val="0"/>
          <w:numId w:val="9"/>
        </w:numPr>
        <w:tabs>
          <w:tab w:val="left" w:pos="489"/>
        </w:tabs>
        <w:ind w:left="173"/>
        <w:rPr>
          <w:rFonts w:cs="Times New Roman"/>
          <w:sz w:val="22"/>
          <w:szCs w:val="22"/>
        </w:rPr>
        <w:pPrChange w:id="1316" w:author="Claire Kouba" w:date="2023-09-12T16:52:00Z">
          <w:pPr>
            <w:pStyle w:val="Heading1"/>
            <w:numPr>
              <w:numId w:val="19"/>
            </w:numPr>
            <w:tabs>
              <w:tab w:val="left" w:pos="489"/>
            </w:tabs>
            <w:spacing w:before="43"/>
            <w:ind w:left="173" w:hanging="299"/>
          </w:pPr>
        </w:pPrChange>
      </w:pPr>
      <w:r w:rsidRPr="00D753AC">
        <w:rPr>
          <w:rFonts w:cs="Times New Roman"/>
          <w:sz w:val="22"/>
          <w:szCs w:val="22"/>
        </w:rPr>
        <w:t>Methods</w:t>
      </w:r>
    </w:p>
    <w:p w:rsidR="002153D1" w:rsidRPr="00D753AC" w:rsidRDefault="002153D1">
      <w:pPr>
        <w:spacing w:before="5"/>
        <w:ind w:left="173"/>
        <w:rPr>
          <w:rFonts w:ascii="Times New Roman" w:eastAsia="Times New Roman" w:hAnsi="Times New Roman" w:cs="Times New Roman"/>
          <w:b/>
          <w:bCs/>
        </w:rPr>
        <w:pPrChange w:id="1317" w:author="Claire Kouba" w:date="2023-09-12T16:52:00Z">
          <w:pPr>
            <w:spacing w:before="8"/>
            <w:ind w:left="173"/>
          </w:pPr>
        </w:pPrChange>
      </w:pPr>
    </w:p>
    <w:p w:rsidR="002153D1" w:rsidRPr="00D753AC" w:rsidRDefault="00505335">
      <w:pPr>
        <w:pStyle w:val="BodyText"/>
        <w:ind w:left="173" w:right="134" w:firstLine="73"/>
        <w:rPr>
          <w:rFonts w:cs="Times New Roman"/>
          <w:sz w:val="22"/>
          <w:szCs w:val="22"/>
        </w:rPr>
        <w:pPrChange w:id="1318" w:author="Claire Kouba" w:date="2023-09-12T16:52:00Z">
          <w:pPr>
            <w:pStyle w:val="BodyText"/>
            <w:spacing w:line="345" w:lineRule="auto"/>
            <w:ind w:left="173" w:right="158" w:firstLine="16"/>
          </w:pPr>
        </w:pPrChange>
      </w:pPr>
      <w:del w:id="1319" w:author="Claire Kouba" w:date="2023-09-12T16:52:00Z">
        <w:r w:rsidRPr="00D753AC">
          <w:rPr>
            <w:rFonts w:cs="Times New Roman"/>
            <w:sz w:val="22"/>
            <w:szCs w:val="22"/>
          </w:rPr>
          <w:delText>The Scott River watershed</w:delText>
        </w:r>
      </w:del>
      <w:ins w:id="1320" w:author="Claire Kouba" w:date="2023-09-12T16:52:00Z">
        <w:r w:rsidR="002573FA" w:rsidRPr="00D753AC">
          <w:rPr>
            <w:rFonts w:cs="Times New Roman"/>
            <w:sz w:val="22"/>
            <w:szCs w:val="22"/>
          </w:rPr>
          <w:t>In</w:t>
        </w:r>
        <w:r w:rsidR="002573FA" w:rsidRPr="00D753AC">
          <w:rPr>
            <w:rFonts w:cs="Times New Roman"/>
            <w:spacing w:val="16"/>
            <w:sz w:val="22"/>
            <w:szCs w:val="22"/>
          </w:rPr>
          <w:t xml:space="preserve"> </w:t>
        </w:r>
        <w:r w:rsidR="002573FA" w:rsidRPr="00D753AC">
          <w:rPr>
            <w:rFonts w:cs="Times New Roman"/>
            <w:sz w:val="22"/>
            <w:szCs w:val="22"/>
          </w:rPr>
          <w:t>this</w:t>
        </w:r>
        <w:r w:rsidR="002573FA" w:rsidRPr="00D753AC">
          <w:rPr>
            <w:rFonts w:cs="Times New Roman"/>
            <w:spacing w:val="16"/>
            <w:sz w:val="22"/>
            <w:szCs w:val="22"/>
          </w:rPr>
          <w:t xml:space="preserve"> </w:t>
        </w:r>
        <w:r w:rsidR="002573FA" w:rsidRPr="00D753AC">
          <w:rPr>
            <w:rFonts w:cs="Times New Roman"/>
            <w:sz w:val="22"/>
            <w:szCs w:val="22"/>
          </w:rPr>
          <w:t>study</w:t>
        </w:r>
        <w:r w:rsidR="002573FA" w:rsidRPr="00D753AC">
          <w:rPr>
            <w:rFonts w:cs="Times New Roman"/>
            <w:spacing w:val="16"/>
            <w:sz w:val="22"/>
            <w:szCs w:val="22"/>
          </w:rPr>
          <w:t xml:space="preserve"> </w:t>
        </w:r>
        <w:r w:rsidR="002573FA" w:rsidRPr="00D753AC">
          <w:rPr>
            <w:rFonts w:cs="Times New Roman"/>
            <w:sz w:val="22"/>
            <w:szCs w:val="22"/>
          </w:rPr>
          <w:t>we</w:t>
        </w:r>
        <w:r w:rsidR="002573FA" w:rsidRPr="00D753AC">
          <w:rPr>
            <w:rFonts w:cs="Times New Roman"/>
            <w:spacing w:val="16"/>
            <w:sz w:val="22"/>
            <w:szCs w:val="22"/>
          </w:rPr>
          <w:t xml:space="preserve"> </w:t>
        </w:r>
        <w:r w:rsidR="002573FA" w:rsidRPr="00D753AC">
          <w:rPr>
            <w:rFonts w:cs="Times New Roman"/>
            <w:sz w:val="22"/>
            <w:szCs w:val="22"/>
          </w:rPr>
          <w:t>used</w:t>
        </w:r>
        <w:r w:rsidR="002573FA" w:rsidRPr="00D753AC">
          <w:rPr>
            <w:rFonts w:cs="Times New Roman"/>
            <w:spacing w:val="16"/>
            <w:sz w:val="22"/>
            <w:szCs w:val="22"/>
          </w:rPr>
          <w:t xml:space="preserve"> </w:t>
        </w:r>
        <w:r w:rsidR="002573FA" w:rsidRPr="00D753AC">
          <w:rPr>
            <w:rFonts w:cs="Times New Roman"/>
            <w:sz w:val="22"/>
            <w:szCs w:val="22"/>
          </w:rPr>
          <w:t>linear</w:t>
        </w:r>
        <w:r w:rsidR="002573FA" w:rsidRPr="00D753AC">
          <w:rPr>
            <w:rFonts w:cs="Times New Roman"/>
            <w:spacing w:val="16"/>
            <w:sz w:val="22"/>
            <w:szCs w:val="22"/>
          </w:rPr>
          <w:t xml:space="preserve"> </w:t>
        </w:r>
        <w:r w:rsidR="002573FA" w:rsidRPr="00D753AC">
          <w:rPr>
            <w:rFonts w:cs="Times New Roman"/>
            <w:sz w:val="22"/>
            <w:szCs w:val="22"/>
          </w:rPr>
          <w:t>regression</w:t>
        </w:r>
        <w:r w:rsidR="002573FA" w:rsidRPr="00D753AC">
          <w:rPr>
            <w:rFonts w:cs="Times New Roman"/>
            <w:spacing w:val="16"/>
            <w:sz w:val="22"/>
            <w:szCs w:val="22"/>
          </w:rPr>
          <w:t xml:space="preserve"> </w:t>
        </w:r>
        <w:r w:rsidR="002573FA" w:rsidRPr="00D753AC">
          <w:rPr>
            <w:rFonts w:cs="Times New Roman"/>
            <w:sz w:val="22"/>
            <w:szCs w:val="22"/>
          </w:rPr>
          <w:t>modeling</w:t>
        </w:r>
        <w:r w:rsidR="002573FA" w:rsidRPr="00D753AC">
          <w:rPr>
            <w:rFonts w:cs="Times New Roman"/>
            <w:spacing w:val="16"/>
            <w:sz w:val="22"/>
            <w:szCs w:val="22"/>
          </w:rPr>
          <w:t xml:space="preserve"> </w:t>
        </w:r>
        <w:r w:rsidR="002573FA" w:rsidRPr="00D753AC">
          <w:rPr>
            <w:rFonts w:cs="Times New Roman"/>
            <w:sz w:val="22"/>
            <w:szCs w:val="22"/>
          </w:rPr>
          <w:t>to</w:t>
        </w:r>
        <w:r w:rsidR="002573FA" w:rsidRPr="00D753AC">
          <w:rPr>
            <w:rFonts w:cs="Times New Roman"/>
            <w:spacing w:val="16"/>
            <w:sz w:val="22"/>
            <w:szCs w:val="22"/>
          </w:rPr>
          <w:t xml:space="preserve"> </w:t>
        </w:r>
        <w:r w:rsidR="002573FA" w:rsidRPr="00D753AC">
          <w:rPr>
            <w:rFonts w:cs="Times New Roman"/>
            <w:sz w:val="22"/>
            <w:szCs w:val="22"/>
          </w:rPr>
          <w:t>predict</w:t>
        </w:r>
        <w:r w:rsidR="002573FA" w:rsidRPr="00D753AC">
          <w:rPr>
            <w:rFonts w:cs="Times New Roman"/>
            <w:spacing w:val="16"/>
            <w:sz w:val="22"/>
            <w:szCs w:val="22"/>
          </w:rPr>
          <w:t xml:space="preserve"> </w:t>
        </w:r>
        <w:r w:rsidR="002573FA" w:rsidRPr="00D753AC">
          <w:rPr>
            <w:rFonts w:cs="Times New Roman"/>
            <w:sz w:val="22"/>
            <w:szCs w:val="22"/>
          </w:rPr>
          <w:t>watershed</w:t>
        </w:r>
        <w:r w:rsidR="002573FA" w:rsidRPr="00D753AC">
          <w:rPr>
            <w:rFonts w:cs="Times New Roman"/>
            <w:spacing w:val="16"/>
            <w:sz w:val="22"/>
            <w:szCs w:val="22"/>
          </w:rPr>
          <w:t xml:space="preserve"> </w:t>
        </w:r>
        <w:r w:rsidR="002573FA" w:rsidRPr="00D753AC">
          <w:rPr>
            <w:rFonts w:cs="Times New Roman"/>
            <w:sz w:val="22"/>
            <w:szCs w:val="22"/>
          </w:rPr>
          <w:t>behavior</w:t>
        </w:r>
        <w:r w:rsidR="002573FA" w:rsidRPr="00D753AC">
          <w:rPr>
            <w:rFonts w:cs="Times New Roman"/>
            <w:spacing w:val="16"/>
            <w:sz w:val="22"/>
            <w:szCs w:val="22"/>
          </w:rPr>
          <w:t xml:space="preserve"> </w:t>
        </w:r>
        <w:r w:rsidR="002573FA" w:rsidRPr="00D753AC">
          <w:rPr>
            <w:rFonts w:cs="Times New Roman"/>
            <w:sz w:val="22"/>
            <w:szCs w:val="22"/>
          </w:rPr>
          <w:t>at</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end</w:t>
        </w:r>
        <w:r w:rsidR="002573FA" w:rsidRPr="00D753AC">
          <w:rPr>
            <w:rFonts w:cs="Times New Roman"/>
            <w:spacing w:val="16"/>
            <w:sz w:val="22"/>
            <w:szCs w:val="22"/>
          </w:rPr>
          <w:t xml:space="preserve"> </w:t>
        </w:r>
        <w:r w:rsidR="002573FA" w:rsidRPr="00D753AC">
          <w:rPr>
            <w:rFonts w:cs="Times New Roman"/>
            <w:sz w:val="22"/>
            <w:szCs w:val="22"/>
          </w:rPr>
          <w:t>of</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dry</w:t>
        </w:r>
        <w:r w:rsidR="002573FA" w:rsidRPr="00D753AC">
          <w:rPr>
            <w:rFonts w:cs="Times New Roman"/>
            <w:spacing w:val="16"/>
            <w:sz w:val="22"/>
            <w:szCs w:val="22"/>
          </w:rPr>
          <w:t xml:space="preserve"> </w:t>
        </w:r>
        <w:r w:rsidR="002573FA" w:rsidRPr="00D753AC">
          <w:rPr>
            <w:rFonts w:cs="Times New Roman"/>
            <w:sz w:val="22"/>
            <w:szCs w:val="22"/>
          </w:rPr>
          <w:t>season</w:t>
        </w:r>
        <w:r w:rsidR="002573FA" w:rsidRPr="00D753AC">
          <w:rPr>
            <w:rFonts w:cs="Times New Roman"/>
            <w:spacing w:val="16"/>
            <w:sz w:val="22"/>
            <w:szCs w:val="22"/>
          </w:rPr>
          <w:t xml:space="preserve"> </w:t>
        </w:r>
        <w:r w:rsidR="002573FA" w:rsidRPr="00D753AC">
          <w:rPr>
            <w:rFonts w:cs="Times New Roman"/>
            <w:sz w:val="22"/>
            <w:szCs w:val="22"/>
          </w:rPr>
          <w:t>(the</w:t>
        </w:r>
        <w:r w:rsidR="002573FA" w:rsidRPr="00D753AC">
          <w:rPr>
            <w:rFonts w:cs="Times New Roman"/>
            <w:spacing w:val="16"/>
            <w:sz w:val="22"/>
            <w:szCs w:val="22"/>
          </w:rPr>
          <w:t xml:space="preserve"> </w:t>
        </w:r>
        <w:r w:rsidR="002573FA" w:rsidRPr="00D753AC">
          <w:rPr>
            <w:rFonts w:cs="Times New Roman"/>
            <w:sz w:val="22"/>
            <w:szCs w:val="22"/>
          </w:rPr>
          <w:t>response)</w:t>
        </w:r>
        <w:r w:rsidR="002573FA" w:rsidRPr="00D753AC">
          <w:rPr>
            <w:rFonts w:cs="Times New Roman"/>
            <w:w w:val="99"/>
            <w:sz w:val="22"/>
            <w:szCs w:val="22"/>
          </w:rPr>
          <w:t xml:space="preserve"> </w:t>
        </w:r>
        <w:r w:rsidR="002573FA" w:rsidRPr="00D753AC">
          <w:rPr>
            <w:rFonts w:cs="Times New Roman"/>
            <w:sz w:val="22"/>
            <w:szCs w:val="22"/>
          </w:rPr>
          <w:t>using</w:t>
        </w:r>
        <w:r w:rsidR="002573FA" w:rsidRPr="00D753AC">
          <w:rPr>
            <w:rFonts w:cs="Times New Roman"/>
            <w:spacing w:val="17"/>
            <w:sz w:val="22"/>
            <w:szCs w:val="22"/>
          </w:rPr>
          <w:t xml:space="preserve"> </w:t>
        </w:r>
        <w:r w:rsidR="002573FA" w:rsidRPr="00D753AC">
          <w:rPr>
            <w:rFonts w:cs="Times New Roman"/>
            <w:sz w:val="22"/>
            <w:szCs w:val="22"/>
          </w:rPr>
          <w:t>data</w:t>
        </w:r>
        <w:r w:rsidR="002573FA" w:rsidRPr="00D753AC">
          <w:rPr>
            <w:rFonts w:cs="Times New Roman"/>
            <w:spacing w:val="17"/>
            <w:sz w:val="22"/>
            <w:szCs w:val="22"/>
          </w:rPr>
          <w:t xml:space="preserve"> </w:t>
        </w:r>
        <w:r w:rsidR="002573FA" w:rsidRPr="00D753AC">
          <w:rPr>
            <w:rFonts w:cs="Times New Roman"/>
            <w:sz w:val="22"/>
            <w:szCs w:val="22"/>
          </w:rPr>
          <w:t>available</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previous</w:t>
        </w:r>
        <w:r w:rsidR="002573FA" w:rsidRPr="00D753AC">
          <w:rPr>
            <w:rFonts w:cs="Times New Roman"/>
            <w:spacing w:val="17"/>
            <w:sz w:val="22"/>
            <w:szCs w:val="22"/>
          </w:rPr>
          <w:t xml:space="preserve"> </w:t>
        </w:r>
        <w:r w:rsidR="002573FA" w:rsidRPr="00D753AC">
          <w:rPr>
            <w:rFonts w:cs="Times New Roman"/>
            <w:sz w:val="22"/>
            <w:szCs w:val="22"/>
          </w:rPr>
          <w:t>spring</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predictors).</w:t>
        </w:r>
        <w:r w:rsidR="002573FA" w:rsidRPr="00D753AC">
          <w:rPr>
            <w:rFonts w:cs="Times New Roman"/>
            <w:spacing w:val="17"/>
            <w:sz w:val="22"/>
            <w:szCs w:val="22"/>
          </w:rPr>
          <w:t xml:space="preserve"> </w:t>
        </w:r>
        <w:r w:rsidR="002573FA" w:rsidRPr="00D753AC">
          <w:rPr>
            <w:rFonts w:cs="Times New Roman"/>
            <w:sz w:val="22"/>
            <w:szCs w:val="22"/>
          </w:rPr>
          <w:t>The</w:t>
        </w:r>
        <w:r w:rsidR="002573FA" w:rsidRPr="00D753AC">
          <w:rPr>
            <w:rFonts w:cs="Times New Roman"/>
            <w:spacing w:val="17"/>
            <w:sz w:val="22"/>
            <w:szCs w:val="22"/>
          </w:rPr>
          <w:t xml:space="preserve"> </w:t>
        </w:r>
        <w:r w:rsidR="002573FA" w:rsidRPr="00D753AC">
          <w:rPr>
            <w:rFonts w:cs="Times New Roman"/>
            <w:sz w:val="22"/>
            <w:szCs w:val="22"/>
          </w:rPr>
          <w:t>Scott</w:t>
        </w:r>
        <w:r w:rsidR="002573FA" w:rsidRPr="00D753AC">
          <w:rPr>
            <w:rFonts w:cs="Times New Roman"/>
            <w:spacing w:val="17"/>
            <w:sz w:val="22"/>
            <w:szCs w:val="22"/>
          </w:rPr>
          <w:t xml:space="preserve"> </w:t>
        </w:r>
        <w:r w:rsidR="002573FA" w:rsidRPr="00D753AC">
          <w:rPr>
            <w:rFonts w:cs="Times New Roman"/>
            <w:sz w:val="22"/>
            <w:szCs w:val="22"/>
          </w:rPr>
          <w:t>River</w:t>
        </w:r>
        <w:r w:rsidR="002573FA" w:rsidRPr="00D753AC">
          <w:rPr>
            <w:rFonts w:cs="Times New Roman"/>
            <w:spacing w:val="17"/>
            <w:sz w:val="22"/>
            <w:szCs w:val="22"/>
          </w:rPr>
          <w:t xml:space="preserve"> </w:t>
        </w:r>
        <w:r w:rsidR="002573FA" w:rsidRPr="00D753AC">
          <w:rPr>
            <w:rFonts w:cs="Times New Roman"/>
            <w:sz w:val="22"/>
            <w:szCs w:val="22"/>
          </w:rPr>
          <w:t>watershed</w:t>
        </w:r>
        <w:r w:rsidR="002573FA" w:rsidRPr="00D753AC">
          <w:rPr>
            <w:rFonts w:cs="Times New Roman"/>
            <w:spacing w:val="17"/>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"_bookmark0"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r w:rsidR="002573FA" w:rsidRPr="00D753AC">
          <w:rPr>
            <w:rFonts w:cs="Times New Roman"/>
            <w:spacing w:val="-3"/>
            <w:sz w:val="22"/>
            <w:szCs w:val="22"/>
          </w:rPr>
          <w:t xml:space="preserve"> </w:t>
        </w:r>
        <w:r w:rsidR="002573FA" w:rsidRPr="00D753AC">
          <w:rPr>
            <w:rFonts w:cs="Times New Roman"/>
            <w:sz w:val="22"/>
            <w:szCs w:val="22"/>
          </w:rPr>
          <w:t>1)</w:t>
        </w:r>
      </w:ins>
      <w:r w:rsidR="002573FA" w:rsidRPr="00D753AC">
        <w:rPr>
          <w:rFonts w:cs="Times New Roman"/>
          <w:spacing w:val="-2"/>
          <w:sz w:val="22"/>
          <w:szCs w:val="22"/>
          <w:rPrChange w:id="1321" w:author="Claire Kouba" w:date="2023-09-12T16:52:00Z">
            <w:rPr/>
          </w:rPrChange>
        </w:rPr>
        <w:t xml:space="preserve"> </w:t>
      </w:r>
      <w:r w:rsidR="002573FA" w:rsidRPr="00D753AC">
        <w:rPr>
          <w:rFonts w:cs="Times New Roman"/>
          <w:sz w:val="22"/>
          <w:szCs w:val="22"/>
        </w:rPr>
        <w:t>has</w:t>
      </w:r>
      <w:r w:rsidR="002573FA" w:rsidRPr="00D753AC">
        <w:rPr>
          <w:rFonts w:cs="Times New Roman"/>
          <w:spacing w:val="-2"/>
          <w:sz w:val="22"/>
          <w:szCs w:val="22"/>
          <w:rPrChange w:id="1322" w:author="Claire Kouba" w:date="2023-09-12T16:52:00Z">
            <w:rPr/>
          </w:rPrChange>
        </w:rPr>
        <w:t xml:space="preserve"> </w:t>
      </w:r>
      <w:r w:rsidR="002573FA" w:rsidRPr="00D753AC">
        <w:rPr>
          <w:rFonts w:cs="Times New Roman"/>
          <w:sz w:val="22"/>
          <w:szCs w:val="22"/>
        </w:rPr>
        <w:t>a</w:t>
      </w:r>
      <w:r w:rsidR="002573FA" w:rsidRPr="00D753AC">
        <w:rPr>
          <w:rFonts w:cs="Times New Roman"/>
          <w:w w:val="99"/>
          <w:sz w:val="22"/>
          <w:szCs w:val="22"/>
          <w:rPrChange w:id="1323" w:author="Claire Kouba" w:date="2023-09-12T16:52:00Z">
            <w:rPr/>
          </w:rPrChange>
        </w:rPr>
        <w:t xml:space="preserve"> </w:t>
      </w:r>
      <w:r w:rsidR="002573FA" w:rsidRPr="00D753AC">
        <w:rPr>
          <w:rFonts w:cs="Times New Roman"/>
          <w:sz w:val="22"/>
          <w:szCs w:val="22"/>
        </w:rPr>
        <w:t>snow-influenced</w:t>
      </w:r>
      <w:r w:rsidR="002573FA" w:rsidRPr="00D753AC">
        <w:rPr>
          <w:rFonts w:cs="Times New Roman"/>
          <w:spacing w:val="-10"/>
          <w:sz w:val="22"/>
          <w:szCs w:val="22"/>
          <w:rPrChange w:id="1324" w:author="Claire Kouba" w:date="2023-09-12T16:52:00Z">
            <w:rPr/>
          </w:rPrChange>
        </w:rPr>
        <w:t xml:space="preserve"> </w:t>
      </w:r>
      <w:r w:rsidR="002573FA" w:rsidRPr="00D753AC">
        <w:rPr>
          <w:rFonts w:cs="Times New Roman"/>
          <w:sz w:val="22"/>
          <w:szCs w:val="22"/>
        </w:rPr>
        <w:t>Mediterranean</w:t>
      </w:r>
      <w:r w:rsidR="002573FA" w:rsidRPr="00D753AC">
        <w:rPr>
          <w:rFonts w:cs="Times New Roman"/>
          <w:spacing w:val="-10"/>
          <w:sz w:val="22"/>
          <w:szCs w:val="22"/>
          <w:rPrChange w:id="1325" w:author="Claire Kouba" w:date="2023-09-12T16:52:00Z">
            <w:rPr/>
          </w:rPrChange>
        </w:rPr>
        <w:t xml:space="preserve"> </w:t>
      </w:r>
      <w:r w:rsidR="002573FA" w:rsidRPr="00D753AC">
        <w:rPr>
          <w:rFonts w:cs="Times New Roman"/>
          <w:sz w:val="22"/>
          <w:szCs w:val="22"/>
        </w:rPr>
        <w:t>climate,</w:t>
      </w:r>
      <w:r w:rsidR="002573FA" w:rsidRPr="00D753AC">
        <w:rPr>
          <w:rFonts w:cs="Times New Roman"/>
          <w:spacing w:val="-10"/>
          <w:sz w:val="22"/>
          <w:szCs w:val="22"/>
          <w:rPrChange w:id="1326" w:author="Claire Kouba" w:date="2023-09-12T16:52:00Z">
            <w:rPr/>
          </w:rPrChange>
        </w:rPr>
        <w:t xml:space="preserve"> </w:t>
      </w:r>
      <w:r w:rsidR="002573FA" w:rsidRPr="00D753AC">
        <w:rPr>
          <w:rFonts w:cs="Times New Roman"/>
          <w:sz w:val="22"/>
          <w:szCs w:val="22"/>
        </w:rPr>
        <w:t>giving</w:t>
      </w:r>
      <w:r w:rsidR="002573FA" w:rsidRPr="00D753AC">
        <w:rPr>
          <w:rFonts w:cs="Times New Roman"/>
          <w:spacing w:val="-10"/>
          <w:sz w:val="22"/>
          <w:szCs w:val="22"/>
          <w:rPrChange w:id="1327" w:author="Claire Kouba" w:date="2023-09-12T16:52:00Z">
            <w:rPr/>
          </w:rPrChange>
        </w:rPr>
        <w:t xml:space="preserve"> </w:t>
      </w:r>
      <w:r w:rsidR="002573FA" w:rsidRPr="00D753AC">
        <w:rPr>
          <w:rFonts w:cs="Times New Roman"/>
          <w:sz w:val="22"/>
          <w:szCs w:val="22"/>
        </w:rPr>
        <w:t>the</w:t>
      </w:r>
      <w:r w:rsidR="002573FA" w:rsidRPr="00D753AC">
        <w:rPr>
          <w:rFonts w:cs="Times New Roman"/>
          <w:spacing w:val="-10"/>
          <w:sz w:val="22"/>
          <w:szCs w:val="22"/>
          <w:rPrChange w:id="1328" w:author="Claire Kouba" w:date="2023-09-12T16:52:00Z">
            <w:rPr/>
          </w:rPrChange>
        </w:rPr>
        <w:t xml:space="preserve"> </w:t>
      </w:r>
      <w:r w:rsidR="002573FA" w:rsidRPr="00D753AC">
        <w:rPr>
          <w:rFonts w:cs="Times New Roman"/>
          <w:sz w:val="22"/>
          <w:szCs w:val="22"/>
        </w:rPr>
        <w:t>river’s</w:t>
      </w:r>
      <w:r w:rsidR="002573FA" w:rsidRPr="00D753AC">
        <w:rPr>
          <w:rFonts w:cs="Times New Roman"/>
          <w:spacing w:val="-10"/>
          <w:sz w:val="22"/>
          <w:szCs w:val="22"/>
          <w:rPrChange w:id="1329" w:author="Claire Kouba" w:date="2023-09-12T16:52:00Z">
            <w:rPr/>
          </w:rPrChange>
        </w:rPr>
        <w:t xml:space="preserve"> </w:t>
      </w:r>
      <w:r w:rsidR="002573FA" w:rsidRPr="00D753AC">
        <w:rPr>
          <w:rFonts w:cs="Times New Roman"/>
          <w:sz w:val="22"/>
          <w:szCs w:val="22"/>
        </w:rPr>
        <w:t>annual</w:t>
      </w:r>
      <w:r w:rsidR="002573FA" w:rsidRPr="00D753AC">
        <w:rPr>
          <w:rFonts w:cs="Times New Roman"/>
          <w:spacing w:val="-10"/>
          <w:sz w:val="22"/>
          <w:szCs w:val="22"/>
          <w:rPrChange w:id="1330" w:author="Claire Kouba" w:date="2023-09-12T16:52:00Z">
            <w:rPr/>
          </w:rPrChange>
        </w:rPr>
        <w:t xml:space="preserve"> </w:t>
      </w:r>
      <w:r w:rsidR="002573FA" w:rsidRPr="00D753AC">
        <w:rPr>
          <w:rFonts w:cs="Times New Roman"/>
          <w:sz w:val="22"/>
          <w:szCs w:val="22"/>
        </w:rPr>
        <w:t>hydrograph</w:t>
      </w:r>
      <w:r w:rsidR="002573FA" w:rsidRPr="00D753AC">
        <w:rPr>
          <w:rFonts w:cs="Times New Roman"/>
          <w:spacing w:val="-10"/>
          <w:sz w:val="22"/>
          <w:szCs w:val="22"/>
          <w:rPrChange w:id="1331" w:author="Claire Kouba" w:date="2023-09-12T16:52:00Z">
            <w:rPr/>
          </w:rPrChange>
        </w:rPr>
        <w:t xml:space="preserve"> </w:t>
      </w:r>
      <w:r w:rsidR="002573FA" w:rsidRPr="00D753AC">
        <w:rPr>
          <w:rFonts w:cs="Times New Roman"/>
          <w:sz w:val="22"/>
          <w:szCs w:val="22"/>
        </w:rPr>
        <w:t>a</w:t>
      </w:r>
      <w:r w:rsidR="002573FA" w:rsidRPr="00D753AC">
        <w:rPr>
          <w:rFonts w:cs="Times New Roman"/>
          <w:spacing w:val="-10"/>
          <w:sz w:val="22"/>
          <w:szCs w:val="22"/>
          <w:rPrChange w:id="1332" w:author="Claire Kouba" w:date="2023-09-12T16:52:00Z">
            <w:rPr>
              <w:spacing w:val="-34"/>
            </w:rPr>
          </w:rPrChange>
        </w:rPr>
        <w:t xml:space="preserve"> </w:t>
      </w:r>
      <w:r w:rsidR="002573FA" w:rsidRPr="00D753AC">
        <w:rPr>
          <w:rFonts w:cs="Times New Roman"/>
          <w:sz w:val="22"/>
          <w:szCs w:val="22"/>
        </w:rPr>
        <w:t>characteristic</w:t>
      </w:r>
      <w:r w:rsidR="002573FA" w:rsidRPr="00D753AC">
        <w:rPr>
          <w:rFonts w:cs="Times New Roman"/>
          <w:spacing w:val="-10"/>
          <w:sz w:val="22"/>
          <w:szCs w:val="22"/>
          <w:rPrChange w:id="1333" w:author="Claire Kouba" w:date="2023-09-12T16:52:00Z">
            <w:rPr>
              <w:w w:val="99"/>
            </w:rPr>
          </w:rPrChange>
        </w:rPr>
        <w:t xml:space="preserve"> </w:t>
      </w:r>
      <w:r w:rsidR="002573FA" w:rsidRPr="00D753AC">
        <w:rPr>
          <w:rFonts w:cs="Times New Roman"/>
          <w:sz w:val="22"/>
          <w:szCs w:val="22"/>
        </w:rPr>
        <w:t>high-flow</w:t>
      </w:r>
      <w:r w:rsidR="002573FA" w:rsidRPr="00D753AC">
        <w:rPr>
          <w:rFonts w:cs="Times New Roman"/>
          <w:spacing w:val="-10"/>
          <w:sz w:val="22"/>
          <w:szCs w:val="22"/>
          <w:rPrChange w:id="1334" w:author="Claire Kouba" w:date="2023-09-12T16:52:00Z">
            <w:rPr/>
          </w:rPrChange>
        </w:rPr>
        <w:t xml:space="preserve"> </w:t>
      </w:r>
      <w:r w:rsidR="002573FA" w:rsidRPr="00D753AC">
        <w:rPr>
          <w:rFonts w:cs="Times New Roman"/>
          <w:sz w:val="22"/>
          <w:szCs w:val="22"/>
        </w:rPr>
        <w:t>season</w:t>
      </w:r>
      <w:r w:rsidR="002573FA" w:rsidRPr="00D753AC">
        <w:rPr>
          <w:rFonts w:cs="Times New Roman"/>
          <w:spacing w:val="-10"/>
          <w:sz w:val="22"/>
          <w:szCs w:val="22"/>
          <w:rPrChange w:id="1335" w:author="Claire Kouba" w:date="2023-09-12T16:52:00Z">
            <w:rPr/>
          </w:rPrChange>
        </w:rPr>
        <w:t xml:space="preserve"> </w:t>
      </w:r>
      <w:r w:rsidR="002573FA" w:rsidRPr="00D753AC">
        <w:rPr>
          <w:rFonts w:cs="Times New Roman"/>
          <w:sz w:val="22"/>
          <w:szCs w:val="22"/>
        </w:rPr>
        <w:t>during</w:t>
      </w:r>
      <w:r w:rsidR="002573FA" w:rsidRPr="00D753AC">
        <w:rPr>
          <w:rFonts w:cs="Times New Roman"/>
          <w:spacing w:val="-10"/>
          <w:sz w:val="22"/>
          <w:szCs w:val="22"/>
          <w:rPrChange w:id="1336" w:author="Claire Kouba" w:date="2023-09-12T16:52:00Z">
            <w:rPr/>
          </w:rPrChange>
        </w:rPr>
        <w:t xml:space="preserve"> </w:t>
      </w:r>
      <w:r w:rsidR="002573FA" w:rsidRPr="00D753AC">
        <w:rPr>
          <w:rFonts w:cs="Times New Roman"/>
          <w:sz w:val="22"/>
          <w:szCs w:val="22"/>
        </w:rPr>
        <w:t>the</w:t>
      </w:r>
      <w:r w:rsidR="002573FA" w:rsidRPr="00D753AC">
        <w:rPr>
          <w:rFonts w:cs="Times New Roman"/>
          <w:spacing w:val="-10"/>
          <w:sz w:val="22"/>
          <w:szCs w:val="22"/>
          <w:rPrChange w:id="1337" w:author="Claire Kouba" w:date="2023-09-12T16:52:00Z">
            <w:rPr/>
          </w:rPrChange>
        </w:rPr>
        <w:t xml:space="preserve"> </w:t>
      </w:r>
      <w:r w:rsidR="002573FA" w:rsidRPr="00D753AC">
        <w:rPr>
          <w:rFonts w:cs="Times New Roman"/>
          <w:sz w:val="22"/>
          <w:szCs w:val="22"/>
        </w:rPr>
        <w:t>rainy</w:t>
      </w:r>
      <w:r w:rsidR="002573FA" w:rsidRPr="00D753AC">
        <w:rPr>
          <w:rFonts w:cs="Times New Roman"/>
          <w:w w:val="99"/>
          <w:sz w:val="22"/>
          <w:szCs w:val="22"/>
          <w:rPrChange w:id="1338" w:author="Claire Kouba" w:date="2023-09-12T16:52:00Z">
            <w:rPr/>
          </w:rPrChange>
        </w:rPr>
        <w:t xml:space="preserve"> </w:t>
      </w:r>
      <w:r w:rsidR="002573FA" w:rsidRPr="00D753AC">
        <w:rPr>
          <w:rFonts w:cs="Times New Roman"/>
          <w:sz w:val="22"/>
          <w:szCs w:val="22"/>
        </w:rPr>
        <w:t>winters, a gradual flow recession in the spring-summer as the snowpack melts, and a</w:t>
      </w:r>
      <w:r w:rsidR="002573FA" w:rsidRPr="00D753AC">
        <w:rPr>
          <w:rFonts w:cs="Times New Roman"/>
          <w:sz w:val="22"/>
          <w:szCs w:val="22"/>
          <w:rPrChange w:id="1339" w:author="Claire Kouba" w:date="2023-09-12T16:52:00Z">
            <w:rPr>
              <w:spacing w:val="47"/>
            </w:rPr>
          </w:rPrChange>
        </w:rPr>
        <w:t xml:space="preserve"> </w:t>
      </w:r>
      <w:r w:rsidR="002573FA" w:rsidRPr="00D753AC">
        <w:rPr>
          <w:rFonts w:cs="Times New Roman"/>
          <w:sz w:val="22"/>
          <w:szCs w:val="22"/>
        </w:rPr>
        <w:t>low-</w:t>
      </w:r>
      <w:del w:id="1340" w:author="Claire Kouba" w:date="2023-09-12T16:52:00Z">
        <w:r w:rsidRPr="00D753AC">
          <w:rPr>
            <w:rFonts w:cs="Times New Roman"/>
            <w:w w:val="99"/>
            <w:sz w:val="22"/>
            <w:szCs w:val="22"/>
          </w:rPr>
          <w:delText xml:space="preserve"> </w:delText>
        </w:r>
      </w:del>
      <w:r w:rsidR="002573FA" w:rsidRPr="00D753AC">
        <w:rPr>
          <w:rFonts w:cs="Times New Roman"/>
          <w:sz w:val="22"/>
          <w:szCs w:val="22"/>
        </w:rPr>
        <w:t>flow dry season after the</w:t>
      </w:r>
      <w:r w:rsidR="002573FA" w:rsidRPr="00D753AC">
        <w:rPr>
          <w:rFonts w:cs="Times New Roman"/>
          <w:spacing w:val="22"/>
          <w:sz w:val="22"/>
          <w:szCs w:val="22"/>
          <w:rPrChange w:id="1341" w:author="Claire Kouba" w:date="2023-09-12T16:52:00Z">
            <w:rPr/>
          </w:rPrChange>
        </w:rPr>
        <w:t xml:space="preserve"> </w:t>
      </w:r>
      <w:r w:rsidR="002573FA" w:rsidRPr="00D753AC">
        <w:rPr>
          <w:rFonts w:cs="Times New Roman"/>
          <w:sz w:val="22"/>
          <w:szCs w:val="22"/>
        </w:rPr>
        <w:t>snowpack</w:t>
      </w:r>
      <w:r w:rsidR="002573FA" w:rsidRPr="00D753AC">
        <w:rPr>
          <w:rFonts w:cs="Times New Roman"/>
          <w:w w:val="99"/>
          <w:sz w:val="22"/>
          <w:szCs w:val="22"/>
          <w:rPrChange w:id="1342" w:author="Claire Kouba" w:date="2023-09-12T16:52:00Z">
            <w:rPr/>
          </w:rPrChange>
        </w:rPr>
        <w:t xml:space="preserve"> </w:t>
      </w:r>
      <w:r w:rsidR="002573FA" w:rsidRPr="00D753AC">
        <w:rPr>
          <w:rFonts w:cs="Times New Roman"/>
          <w:sz w:val="22"/>
          <w:szCs w:val="22"/>
        </w:rPr>
        <w:t>is</w:t>
      </w:r>
      <w:r w:rsidR="002573FA" w:rsidRPr="00D753AC">
        <w:rPr>
          <w:rFonts w:cs="Times New Roman"/>
          <w:spacing w:val="18"/>
          <w:sz w:val="22"/>
          <w:szCs w:val="22"/>
          <w:rPrChange w:id="1343" w:author="Claire Kouba" w:date="2023-09-12T16:52:00Z">
            <w:rPr/>
          </w:rPrChange>
        </w:rPr>
        <w:t xml:space="preserve"> </w:t>
      </w:r>
      <w:r w:rsidR="002573FA" w:rsidRPr="00D753AC">
        <w:rPr>
          <w:rFonts w:cs="Times New Roman"/>
          <w:sz w:val="22"/>
          <w:szCs w:val="22"/>
        </w:rPr>
        <w:t>depleted</w:t>
      </w:r>
      <w:r w:rsidR="002573FA" w:rsidRPr="00D753AC">
        <w:rPr>
          <w:rFonts w:cs="Times New Roman"/>
          <w:spacing w:val="18"/>
          <w:sz w:val="22"/>
          <w:szCs w:val="22"/>
          <w:rPrChange w:id="1344" w:author="Claire Kouba" w:date="2023-09-12T16:52:00Z">
            <w:rPr/>
          </w:rPrChange>
        </w:rPr>
        <w:t xml:space="preserve"> </w:t>
      </w:r>
      <w:r w:rsidR="002573FA" w:rsidRPr="00D753AC">
        <w:rPr>
          <w:rFonts w:cs="Times New Roman"/>
          <w:sz w:val="22"/>
          <w:szCs w:val="22"/>
        </w:rPr>
        <w:t>(e.g.,</w:t>
      </w:r>
      <w:r w:rsidR="002573FA" w:rsidRPr="00D753AC">
        <w:rPr>
          <w:rFonts w:cs="Times New Roman"/>
          <w:spacing w:val="18"/>
          <w:sz w:val="22"/>
          <w:szCs w:val="22"/>
          <w:rPrChange w:id="1345" w:author="Claire Kouba" w:date="2023-09-12T16:52:00Z">
            <w:rPr/>
          </w:rPrChange>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r w:rsidR="002573FA" w:rsidRPr="00D753AC">
        <w:rPr>
          <w:rFonts w:cs="Times New Roman"/>
          <w:spacing w:val="18"/>
          <w:sz w:val="22"/>
          <w:szCs w:val="22"/>
          <w:rPrChange w:id="1346" w:author="Claire Kouba" w:date="2023-09-12T16:52:00Z">
            <w:rPr/>
          </w:rPrChange>
        </w:rPr>
        <w:t xml:space="preserve"> </w:t>
      </w:r>
      <w:del w:id="1347" w:author="Claire Kouba" w:date="2023-09-12T16:52:00Z">
        <w:r w:rsidRPr="00D753AC">
          <w:rPr>
            <w:rFonts w:cs="Times New Roman"/>
            <w:sz w:val="22"/>
            <w:szCs w:val="22"/>
          </w:rPr>
          <w:delText xml:space="preserve">1). </w:delText>
        </w:r>
        <w:r w:rsidRPr="00D753AC">
          <w:rPr>
            <w:rFonts w:cs="Times New Roman"/>
            <w:spacing w:val="-4"/>
            <w:sz w:val="22"/>
            <w:szCs w:val="22"/>
          </w:rPr>
          <w:delText xml:space="preserve">Water </w:delText>
        </w:r>
        <w:r w:rsidRPr="00D753AC">
          <w:rPr>
            <w:rFonts w:cs="Times New Roman"/>
            <w:sz w:val="22"/>
            <w:szCs w:val="22"/>
          </w:rPr>
          <w:delText>supplies</w:delText>
        </w:r>
      </w:del>
      <w:ins w:id="1348" w:author="Claire Kouba" w:date="2023-09-12T16:52:00Z">
        <w:r w:rsidR="002573FA" w:rsidRPr="00D753AC">
          <w:rPr>
            <w:rFonts w:cs="Times New Roman"/>
            <w:sz w:val="22"/>
            <w:szCs w:val="22"/>
          </w:rPr>
          <w:t>2).</w:t>
        </w:r>
      </w:ins>
      <w:ins w:id="1349" w:author="Claire Kouba" w:date="2023-09-22T15:20:00Z">
        <w:r w:rsidR="00BE6EE0" w:rsidRPr="00D753AC">
          <w:rPr>
            <w:rFonts w:cs="Times New Roman"/>
            <w:spacing w:val="17"/>
            <w:sz w:val="22"/>
            <w:szCs w:val="22"/>
          </w:rPr>
          <w:t xml:space="preserve"> </w:t>
        </w:r>
        <w:r w:rsidR="00BE6EE0">
          <w:rPr>
            <w:rFonts w:cs="Times New Roman"/>
            <w:spacing w:val="17"/>
            <w:sz w:val="22"/>
            <w:szCs w:val="22"/>
          </w:rPr>
          <w:t xml:space="preserve">In </w:t>
        </w:r>
        <w:r w:rsidR="00BE6EE0" w:rsidRPr="00D753AC">
          <w:rPr>
            <w:rFonts w:cs="Times New Roman"/>
            <w:sz w:val="22"/>
            <w:szCs w:val="22"/>
          </w:rPr>
          <w:t>the</w:t>
        </w:r>
        <w:r w:rsidR="00BE6EE0" w:rsidRPr="00D753AC">
          <w:rPr>
            <w:rFonts w:cs="Times New Roman"/>
            <w:spacing w:val="17"/>
            <w:sz w:val="22"/>
            <w:szCs w:val="22"/>
          </w:rPr>
          <w:t xml:space="preserve"> </w:t>
        </w:r>
        <w:r w:rsidR="00BE6EE0" w:rsidRPr="00D753AC">
          <w:rPr>
            <w:rFonts w:cs="Times New Roman"/>
            <w:sz w:val="22"/>
            <w:szCs w:val="22"/>
          </w:rPr>
          <w:t>U.S.</w:t>
        </w:r>
        <w:r w:rsidR="00BE6EE0" w:rsidRPr="00D753AC">
          <w:rPr>
            <w:rFonts w:cs="Times New Roman"/>
            <w:spacing w:val="17"/>
            <w:sz w:val="22"/>
            <w:szCs w:val="22"/>
          </w:rPr>
          <w:t xml:space="preserve"> </w:t>
        </w:r>
        <w:r w:rsidR="00BE6EE0" w:rsidRPr="00D753AC">
          <w:rPr>
            <w:rFonts w:cs="Times New Roman"/>
            <w:sz w:val="22"/>
            <w:szCs w:val="22"/>
          </w:rPr>
          <w:t>Geological</w:t>
        </w:r>
        <w:r w:rsidR="00BE6EE0" w:rsidRPr="00D753AC">
          <w:rPr>
            <w:rFonts w:cs="Times New Roman"/>
            <w:spacing w:val="17"/>
            <w:sz w:val="22"/>
            <w:szCs w:val="22"/>
          </w:rPr>
          <w:t xml:space="preserve"> </w:t>
        </w:r>
        <w:r w:rsidR="00BE6EE0" w:rsidRPr="00D753AC">
          <w:rPr>
            <w:rFonts w:cs="Times New Roman"/>
            <w:sz w:val="22"/>
            <w:szCs w:val="22"/>
          </w:rPr>
          <w:t>Survey</w:t>
        </w:r>
        <w:r w:rsidR="00BE6EE0" w:rsidRPr="00D753AC">
          <w:rPr>
            <w:rFonts w:cs="Times New Roman"/>
            <w:w w:val="99"/>
            <w:sz w:val="22"/>
            <w:szCs w:val="22"/>
          </w:rPr>
          <w:t xml:space="preserve"> </w:t>
        </w:r>
        <w:r w:rsidR="00BE6EE0">
          <w:rPr>
            <w:rFonts w:cs="Times New Roman"/>
            <w:w w:val="99"/>
            <w:sz w:val="22"/>
            <w:szCs w:val="22"/>
          </w:rPr>
          <w:t>(</w:t>
        </w:r>
        <w:r w:rsidR="00BE6EE0" w:rsidRPr="00D753AC">
          <w:rPr>
            <w:rFonts w:cs="Times New Roman"/>
            <w:sz w:val="22"/>
            <w:szCs w:val="22"/>
          </w:rPr>
          <w:t>USGS</w:t>
        </w:r>
        <w:r w:rsidR="00BE6EE0">
          <w:rPr>
            <w:rFonts w:cs="Times New Roman"/>
            <w:sz w:val="22"/>
            <w:szCs w:val="22"/>
          </w:rPr>
          <w:t>)</w:t>
        </w:r>
        <w:r w:rsidR="00BE6EE0" w:rsidRPr="00D753AC">
          <w:rPr>
            <w:rFonts w:cs="Times New Roman"/>
            <w:spacing w:val="-2"/>
            <w:sz w:val="22"/>
            <w:szCs w:val="22"/>
          </w:rPr>
          <w:t xml:space="preserve"> </w:t>
        </w:r>
        <w:r w:rsidR="00BE6EE0" w:rsidRPr="00D753AC">
          <w:rPr>
            <w:rFonts w:cs="Times New Roman"/>
            <w:sz w:val="22"/>
            <w:szCs w:val="22"/>
          </w:rPr>
          <w:t>National</w:t>
        </w:r>
        <w:r w:rsidR="00BE6EE0" w:rsidRPr="00D753AC">
          <w:rPr>
            <w:rFonts w:cs="Times New Roman"/>
            <w:spacing w:val="-3"/>
            <w:sz w:val="22"/>
            <w:szCs w:val="22"/>
          </w:rPr>
          <w:t xml:space="preserve"> </w:t>
        </w:r>
        <w:r w:rsidR="00BE6EE0" w:rsidRPr="00D753AC">
          <w:rPr>
            <w:rFonts w:cs="Times New Roman"/>
            <w:sz w:val="22"/>
            <w:szCs w:val="22"/>
          </w:rPr>
          <w:t>Hydrography</w:t>
        </w:r>
        <w:r w:rsidR="00BE6EE0" w:rsidRPr="00D753AC">
          <w:rPr>
            <w:rFonts w:cs="Times New Roman"/>
            <w:spacing w:val="-2"/>
            <w:sz w:val="22"/>
            <w:szCs w:val="22"/>
          </w:rPr>
          <w:t xml:space="preserve"> </w:t>
        </w:r>
        <w:r w:rsidR="00BE6EE0" w:rsidRPr="00D753AC">
          <w:rPr>
            <w:rFonts w:cs="Times New Roman"/>
            <w:sz w:val="22"/>
            <w:szCs w:val="22"/>
          </w:rPr>
          <w:t>Dataset</w:t>
        </w:r>
        <w:r w:rsidR="00BE6EE0">
          <w:rPr>
            <w:rFonts w:cs="Times New Roman"/>
            <w:sz w:val="22"/>
            <w:szCs w:val="22"/>
          </w:rPr>
          <w:t>, the Scott River watershed</w:t>
        </w:r>
        <w:r w:rsidR="00BE6EE0" w:rsidRPr="00D753AC">
          <w:rPr>
            <w:rFonts w:cs="Times New Roman"/>
            <w:spacing w:val="-2"/>
            <w:sz w:val="22"/>
            <w:szCs w:val="22"/>
          </w:rPr>
          <w:t xml:space="preserve"> </w:t>
        </w:r>
        <w:r w:rsidR="00BE6EE0" w:rsidRPr="00D753AC">
          <w:rPr>
            <w:rFonts w:cs="Times New Roman"/>
            <w:sz w:val="22"/>
            <w:szCs w:val="22"/>
          </w:rPr>
          <w:t>is</w:t>
        </w:r>
        <w:r w:rsidR="00BE6EE0" w:rsidRPr="00D753AC">
          <w:rPr>
            <w:rFonts w:cs="Times New Roman"/>
            <w:spacing w:val="-3"/>
            <w:sz w:val="22"/>
            <w:szCs w:val="22"/>
          </w:rPr>
          <w:t xml:space="preserve"> </w:t>
        </w:r>
        <w:r w:rsidR="00BE6EE0" w:rsidRPr="00D753AC">
          <w:rPr>
            <w:rFonts w:cs="Times New Roman"/>
            <w:sz w:val="22"/>
            <w:szCs w:val="22"/>
          </w:rPr>
          <w:t>denoted</w:t>
        </w:r>
        <w:r w:rsidR="00BE6EE0" w:rsidRPr="00D753AC">
          <w:rPr>
            <w:rFonts w:cs="Times New Roman"/>
            <w:spacing w:val="-2"/>
            <w:sz w:val="22"/>
            <w:szCs w:val="22"/>
          </w:rPr>
          <w:t xml:space="preserve"> </w:t>
        </w:r>
        <w:r w:rsidR="00BE6EE0" w:rsidRPr="00D753AC">
          <w:rPr>
            <w:rFonts w:cs="Times New Roman"/>
            <w:sz w:val="22"/>
            <w:szCs w:val="22"/>
          </w:rPr>
          <w:t>with</w:t>
        </w:r>
        <w:r w:rsidR="00BE6EE0" w:rsidRPr="00D753AC">
          <w:rPr>
            <w:rFonts w:cs="Times New Roman"/>
            <w:spacing w:val="-2"/>
            <w:sz w:val="22"/>
            <w:szCs w:val="22"/>
          </w:rPr>
          <w:t xml:space="preserve"> </w:t>
        </w:r>
        <w:r w:rsidR="00BE6EE0" w:rsidRPr="00D753AC">
          <w:rPr>
            <w:rFonts w:cs="Times New Roman"/>
            <w:sz w:val="22"/>
            <w:szCs w:val="22"/>
          </w:rPr>
          <w:t>the</w:t>
        </w:r>
        <w:r w:rsidR="00BE6EE0" w:rsidRPr="00D753AC">
          <w:rPr>
            <w:rFonts w:cs="Times New Roman"/>
            <w:spacing w:val="-3"/>
            <w:sz w:val="22"/>
            <w:szCs w:val="22"/>
          </w:rPr>
          <w:t xml:space="preserve"> </w:t>
        </w:r>
        <w:r w:rsidR="00BE6EE0" w:rsidRPr="00D753AC">
          <w:rPr>
            <w:rFonts w:cs="Times New Roman"/>
            <w:sz w:val="22"/>
            <w:szCs w:val="22"/>
          </w:rPr>
          <w:t>8-digit</w:t>
        </w:r>
        <w:r w:rsidR="00BE6EE0" w:rsidRPr="00D753AC">
          <w:rPr>
            <w:rFonts w:cs="Times New Roman"/>
            <w:spacing w:val="-2"/>
            <w:sz w:val="22"/>
            <w:szCs w:val="22"/>
          </w:rPr>
          <w:t xml:space="preserve"> </w:t>
        </w:r>
        <w:r w:rsidR="00BE6EE0" w:rsidRPr="00D753AC">
          <w:rPr>
            <w:rFonts w:cs="Times New Roman"/>
            <w:sz w:val="22"/>
            <w:szCs w:val="22"/>
          </w:rPr>
          <w:t>Hydrologic</w:t>
        </w:r>
        <w:r w:rsidR="00BE6EE0" w:rsidRPr="00D753AC">
          <w:rPr>
            <w:rFonts w:cs="Times New Roman"/>
            <w:spacing w:val="-2"/>
            <w:sz w:val="22"/>
            <w:szCs w:val="22"/>
          </w:rPr>
          <w:t xml:space="preserve"> </w:t>
        </w:r>
        <w:r w:rsidR="00BE6EE0" w:rsidRPr="00D753AC">
          <w:rPr>
            <w:rFonts w:cs="Times New Roman"/>
            <w:sz w:val="22"/>
            <w:szCs w:val="22"/>
          </w:rPr>
          <w:t>Unit</w:t>
        </w:r>
        <w:r w:rsidR="00BE6EE0" w:rsidRPr="00D753AC">
          <w:rPr>
            <w:rFonts w:cs="Times New Roman"/>
            <w:spacing w:val="-3"/>
            <w:sz w:val="22"/>
            <w:szCs w:val="22"/>
          </w:rPr>
          <w:t xml:space="preserve"> </w:t>
        </w:r>
        <w:r w:rsidR="00BE6EE0" w:rsidRPr="00D753AC">
          <w:rPr>
            <w:rFonts w:cs="Times New Roman"/>
            <w:sz w:val="22"/>
            <w:szCs w:val="22"/>
          </w:rPr>
          <w:t>Code</w:t>
        </w:r>
        <w:r w:rsidR="00BE6EE0" w:rsidRPr="00D753AC">
          <w:rPr>
            <w:rFonts w:cs="Times New Roman"/>
            <w:spacing w:val="-2"/>
            <w:sz w:val="22"/>
            <w:szCs w:val="22"/>
          </w:rPr>
          <w:t xml:space="preserve"> </w:t>
        </w:r>
        <w:r w:rsidR="00BE6EE0">
          <w:rPr>
            <w:rFonts w:cs="Times New Roman"/>
            <w:sz w:val="22"/>
            <w:szCs w:val="22"/>
          </w:rPr>
          <w:t>(</w:t>
        </w:r>
        <w:r w:rsidR="00BE6EE0" w:rsidRPr="00D753AC">
          <w:rPr>
            <w:rFonts w:cs="Times New Roman"/>
            <w:sz w:val="22"/>
            <w:szCs w:val="22"/>
          </w:rPr>
          <w:t>HUC8</w:t>
        </w:r>
        <w:r w:rsidR="00BE6EE0">
          <w:rPr>
            <w:rFonts w:cs="Times New Roman"/>
            <w:sz w:val="22"/>
            <w:szCs w:val="22"/>
          </w:rPr>
          <w:t>)</w:t>
        </w:r>
        <w:r w:rsidR="00BE6EE0" w:rsidRPr="00D753AC">
          <w:rPr>
            <w:rFonts w:cs="Times New Roman"/>
            <w:spacing w:val="-2"/>
            <w:sz w:val="22"/>
            <w:szCs w:val="22"/>
          </w:rPr>
          <w:t xml:space="preserve"> </w:t>
        </w:r>
        <w:r w:rsidR="00BE6EE0" w:rsidRPr="00D753AC">
          <w:rPr>
            <w:rFonts w:cs="Times New Roman"/>
            <w:sz w:val="22"/>
            <w:szCs w:val="22"/>
          </w:rPr>
          <w:t>18010208</w:t>
        </w:r>
        <w:r w:rsidR="00BE6EE0">
          <w:rPr>
            <w:rFonts w:cs="Times New Roman"/>
            <w:sz w:val="22"/>
            <w:szCs w:val="22"/>
          </w:rPr>
          <w:t>.</w:t>
        </w:r>
        <w:r w:rsidR="00BE6EE0" w:rsidRPr="00D753AC">
          <w:rPr>
            <w:rFonts w:cs="Times New Roman"/>
            <w:spacing w:val="-2"/>
            <w:sz w:val="22"/>
            <w:szCs w:val="22"/>
          </w:rPr>
          <w:t xml:space="preserve"> </w:t>
        </w:r>
      </w:ins>
      <w:ins w:id="1350" w:author="Claire Kouba" w:date="2023-09-12T16:52:00Z">
        <w:r w:rsidR="002573FA" w:rsidRPr="00D753AC">
          <w:rPr>
            <w:rFonts w:cs="Times New Roman"/>
            <w:sz w:val="22"/>
            <w:szCs w:val="22"/>
          </w:rPr>
          <w:t>Annual</w:t>
        </w:r>
        <w:r w:rsidR="002573FA" w:rsidRPr="00D753AC">
          <w:rPr>
            <w:rFonts w:cs="Times New Roman"/>
            <w:spacing w:val="18"/>
            <w:sz w:val="22"/>
            <w:szCs w:val="22"/>
          </w:rPr>
          <w:t xml:space="preserve"> </w:t>
        </w:r>
        <w:r w:rsidR="002573FA" w:rsidRPr="00D753AC">
          <w:rPr>
            <w:rFonts w:cs="Times New Roman"/>
            <w:sz w:val="22"/>
            <w:szCs w:val="22"/>
          </w:rPr>
          <w:t>demand</w:t>
        </w:r>
      </w:ins>
      <w:r w:rsidR="002573FA" w:rsidRPr="00D753AC">
        <w:rPr>
          <w:rFonts w:cs="Times New Roman"/>
          <w:spacing w:val="18"/>
          <w:sz w:val="22"/>
          <w:szCs w:val="22"/>
          <w:rPrChange w:id="1351" w:author="Claire Kouba" w:date="2023-09-12T16:52:00Z">
            <w:rPr/>
          </w:rPrChange>
        </w:rPr>
        <w:t xml:space="preserve"> </w:t>
      </w:r>
      <w:r w:rsidR="002573FA" w:rsidRPr="00D753AC">
        <w:rPr>
          <w:rFonts w:cs="Times New Roman"/>
          <w:sz w:val="22"/>
          <w:szCs w:val="22"/>
        </w:rPr>
        <w:t>for</w:t>
      </w:r>
      <w:r w:rsidR="002573FA" w:rsidRPr="00D753AC">
        <w:rPr>
          <w:rFonts w:cs="Times New Roman"/>
          <w:spacing w:val="18"/>
          <w:sz w:val="22"/>
          <w:szCs w:val="22"/>
          <w:rPrChange w:id="1352" w:author="Claire Kouba" w:date="2023-09-12T16:52:00Z">
            <w:rPr/>
          </w:rPrChange>
        </w:rPr>
        <w:t xml:space="preserve"> </w:t>
      </w:r>
      <w:r w:rsidR="002573FA" w:rsidRPr="00D753AC">
        <w:rPr>
          <w:rFonts w:cs="Times New Roman"/>
          <w:sz w:val="22"/>
          <w:szCs w:val="22"/>
        </w:rPr>
        <w:t>agricultural</w:t>
      </w:r>
      <w:r w:rsidR="002573FA" w:rsidRPr="00D753AC">
        <w:rPr>
          <w:rFonts w:cs="Times New Roman"/>
          <w:spacing w:val="18"/>
          <w:sz w:val="22"/>
          <w:szCs w:val="22"/>
          <w:rPrChange w:id="1353" w:author="Claire Kouba" w:date="2023-09-12T16:52:00Z">
            <w:rPr/>
          </w:rPrChange>
        </w:rPr>
        <w:t xml:space="preserve"> </w:t>
      </w:r>
      <w:r w:rsidR="002573FA" w:rsidRPr="00D753AC">
        <w:rPr>
          <w:rFonts w:cs="Times New Roman"/>
          <w:sz w:val="22"/>
          <w:szCs w:val="22"/>
        </w:rPr>
        <w:t>and</w:t>
      </w:r>
      <w:r w:rsidR="002573FA" w:rsidRPr="00D753AC">
        <w:rPr>
          <w:rFonts w:cs="Times New Roman"/>
          <w:spacing w:val="18"/>
          <w:sz w:val="22"/>
          <w:szCs w:val="22"/>
          <w:rPrChange w:id="1354" w:author="Claire Kouba" w:date="2023-09-12T16:52:00Z">
            <w:rPr/>
          </w:rPrChange>
        </w:rPr>
        <w:t xml:space="preserve"> </w:t>
      </w:r>
      <w:r w:rsidR="002573FA" w:rsidRPr="00D753AC">
        <w:rPr>
          <w:rFonts w:cs="Times New Roman"/>
          <w:sz w:val="22"/>
          <w:szCs w:val="22"/>
        </w:rPr>
        <w:t>domestic</w:t>
      </w:r>
      <w:r w:rsidR="002573FA" w:rsidRPr="00D753AC">
        <w:rPr>
          <w:rFonts w:cs="Times New Roman"/>
          <w:spacing w:val="18"/>
          <w:sz w:val="22"/>
          <w:szCs w:val="22"/>
          <w:rPrChange w:id="1355" w:author="Claire Kouba" w:date="2023-09-12T16:52:00Z">
            <w:rPr/>
          </w:rPrChange>
        </w:rPr>
        <w:t xml:space="preserve"> </w:t>
      </w:r>
      <w:r w:rsidR="002573FA" w:rsidRPr="00D753AC">
        <w:rPr>
          <w:rFonts w:cs="Times New Roman"/>
          <w:sz w:val="22"/>
          <w:szCs w:val="22"/>
        </w:rPr>
        <w:t>use</w:t>
      </w:r>
      <w:r w:rsidR="002573FA" w:rsidRPr="00D753AC">
        <w:rPr>
          <w:rFonts w:cs="Times New Roman"/>
          <w:spacing w:val="18"/>
          <w:sz w:val="22"/>
          <w:szCs w:val="22"/>
          <w:rPrChange w:id="1356" w:author="Claire Kouba" w:date="2023-09-12T16:52:00Z">
            <w:rPr/>
          </w:rPrChange>
        </w:rPr>
        <w:t xml:space="preserve"> </w:t>
      </w:r>
      <w:ins w:id="1357" w:author="Claire Kouba" w:date="2023-09-12T16:52:00Z">
        <w:r w:rsidR="002573FA" w:rsidRPr="00D753AC">
          <w:rPr>
            <w:rFonts w:cs="Times New Roman"/>
            <w:sz w:val="22"/>
            <w:szCs w:val="22"/>
          </w:rPr>
          <w:t>(estimated</w:t>
        </w:r>
        <w:r w:rsidR="002573FA" w:rsidRPr="00D753AC">
          <w:rPr>
            <w:rFonts w:cs="Times New Roman"/>
            <w:spacing w:val="18"/>
            <w:sz w:val="22"/>
            <w:szCs w:val="22"/>
          </w:rPr>
          <w:t xml:space="preserve"> </w:t>
        </w:r>
        <w:r w:rsidR="002573FA" w:rsidRPr="00D753AC">
          <w:rPr>
            <w:rFonts w:cs="Times New Roman"/>
            <w:sz w:val="22"/>
            <w:szCs w:val="22"/>
          </w:rPr>
          <w:t>at</w:t>
        </w:r>
        <w:r w:rsidR="002573FA" w:rsidRPr="00D753AC">
          <w:rPr>
            <w:rFonts w:cs="Times New Roman"/>
            <w:spacing w:val="18"/>
            <w:sz w:val="22"/>
            <w:szCs w:val="22"/>
          </w:rPr>
          <w:t xml:space="preserve"> </w:t>
        </w:r>
        <w:r w:rsidR="002573FA" w:rsidRPr="00D753AC">
          <w:rPr>
            <w:rFonts w:cs="Times New Roman"/>
            <w:sz w:val="22"/>
            <w:szCs w:val="22"/>
          </w:rPr>
          <w:t>23</w:t>
        </w:r>
        <w:r w:rsidR="002573FA" w:rsidRPr="00D753AC">
          <w:rPr>
            <w:rFonts w:cs="Times New Roman"/>
            <w:spacing w:val="18"/>
            <w:sz w:val="22"/>
            <w:szCs w:val="22"/>
          </w:rPr>
          <w:t xml:space="preserve"> </w:t>
        </w:r>
        <w:r w:rsidR="002573FA" w:rsidRPr="00D753AC">
          <w:rPr>
            <w:rFonts w:cs="Times New Roman"/>
            <w:sz w:val="22"/>
            <w:szCs w:val="22"/>
          </w:rPr>
          <w:t>and</w:t>
        </w:r>
        <w:r w:rsidR="002573FA" w:rsidRPr="00D753AC">
          <w:rPr>
            <w:rFonts w:cs="Times New Roman"/>
            <w:spacing w:val="18"/>
            <w:sz w:val="22"/>
            <w:szCs w:val="22"/>
          </w:rPr>
          <w:t xml:space="preserve"> </w:t>
        </w:r>
        <w:r w:rsidR="002573FA" w:rsidRPr="00D753AC">
          <w:rPr>
            <w:rFonts w:cs="Times New Roman"/>
            <w:sz w:val="22"/>
            <w:szCs w:val="22"/>
          </w:rPr>
          <w:t>1.3</w:t>
        </w:r>
        <w:r w:rsidR="002573FA" w:rsidRPr="00D753AC">
          <w:rPr>
            <w:rFonts w:cs="Times New Roman"/>
            <w:spacing w:val="18"/>
            <w:sz w:val="22"/>
            <w:szCs w:val="22"/>
          </w:rPr>
          <w:t xml:space="preserve"> </w:t>
        </w:r>
        <w:r w:rsidR="002573FA" w:rsidRPr="00D753AC">
          <w:rPr>
            <w:rFonts w:cs="Times New Roman"/>
            <w:sz w:val="22"/>
            <w:szCs w:val="22"/>
          </w:rPr>
          <w:t>thousand</w:t>
        </w:r>
        <w:r w:rsidR="002573FA" w:rsidRPr="00D753AC">
          <w:rPr>
            <w:rFonts w:cs="Times New Roman"/>
            <w:spacing w:val="18"/>
            <w:sz w:val="22"/>
            <w:szCs w:val="22"/>
          </w:rPr>
          <w:t xml:space="preserve"> </w:t>
        </w:r>
        <w:r w:rsidR="002573FA" w:rsidRPr="00D753AC">
          <w:rPr>
            <w:rFonts w:cs="Times New Roman"/>
            <w:sz w:val="22"/>
            <w:szCs w:val="22"/>
          </w:rPr>
          <w:t>acre-feet,</w:t>
        </w:r>
        <w:r w:rsidR="002573FA" w:rsidRPr="00D753AC">
          <w:rPr>
            <w:rFonts w:cs="Times New Roman"/>
            <w:w w:val="99"/>
            <w:sz w:val="22"/>
            <w:szCs w:val="22"/>
          </w:rPr>
          <w:t xml:space="preserve"> </w:t>
        </w:r>
        <w:r w:rsidR="002573FA" w:rsidRPr="00D753AC">
          <w:rPr>
            <w:rFonts w:cs="Times New Roman"/>
            <w:sz w:val="22"/>
            <w:szCs w:val="22"/>
          </w:rPr>
          <w:t>respectively)</w:t>
        </w:r>
        <w:r w:rsidR="002573FA" w:rsidRPr="00D753AC">
          <w:rPr>
            <w:rFonts w:cs="Times New Roman"/>
            <w:spacing w:val="8"/>
            <w:sz w:val="22"/>
            <w:szCs w:val="22"/>
          </w:rPr>
          <w:t xml:space="preserve"> </w:t>
        </w:r>
        <w:r w:rsidR="002573FA" w:rsidRPr="00D753AC">
          <w:rPr>
            <w:rFonts w:cs="Times New Roman"/>
            <w:sz w:val="22"/>
            <w:szCs w:val="22"/>
          </w:rPr>
          <w:t>(DWR</w:t>
        </w:r>
        <w:r w:rsidR="002573FA" w:rsidRPr="00D753AC">
          <w:rPr>
            <w:rFonts w:cs="Times New Roman"/>
            <w:spacing w:val="8"/>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"_bookmark27" </w:instrText>
        </w:r>
        <w:r w:rsidR="002573FA" w:rsidRPr="00D753AC">
          <w:rPr>
            <w:rFonts w:cs="Times New Roman"/>
            <w:sz w:val="22"/>
            <w:szCs w:val="22"/>
          </w:rPr>
          <w:fldChar w:fldCharType="separate"/>
        </w:r>
        <w:r w:rsidR="002573FA" w:rsidRPr="00D753AC">
          <w:rPr>
            <w:rFonts w:cs="Times New Roman"/>
            <w:sz w:val="22"/>
            <w:szCs w:val="22"/>
          </w:rPr>
          <w:t>2004)</w:t>
        </w:r>
        <w:r w:rsidR="002573FA" w:rsidRPr="00D753AC">
          <w:rPr>
            <w:rFonts w:cs="Times New Roman"/>
            <w:sz w:val="22"/>
            <w:szCs w:val="22"/>
          </w:rPr>
          <w:fldChar w:fldCharType="end"/>
        </w:r>
        <w:r w:rsidR="002573FA" w:rsidRPr="00D753AC">
          <w:rPr>
            <w:rFonts w:cs="Times New Roman"/>
            <w:spacing w:val="8"/>
            <w:sz w:val="22"/>
            <w:szCs w:val="22"/>
          </w:rPr>
          <w:t xml:space="preserve"> </w:t>
        </w:r>
      </w:ins>
      <w:r w:rsidR="002573FA" w:rsidRPr="00D753AC">
        <w:rPr>
          <w:rFonts w:cs="Times New Roman"/>
          <w:sz w:val="22"/>
          <w:szCs w:val="22"/>
        </w:rPr>
        <w:t>are</w:t>
      </w:r>
      <w:r w:rsidR="002573FA" w:rsidRPr="00D753AC">
        <w:rPr>
          <w:rFonts w:cs="Times New Roman"/>
          <w:spacing w:val="8"/>
          <w:sz w:val="22"/>
          <w:szCs w:val="22"/>
          <w:rPrChange w:id="1358" w:author="Claire Kouba" w:date="2023-09-12T16:52:00Z">
            <w:rPr>
              <w:spacing w:val="-5"/>
            </w:rPr>
          </w:rPrChange>
        </w:rPr>
        <w:t xml:space="preserve"> </w:t>
      </w:r>
      <w:r w:rsidR="002573FA" w:rsidRPr="00D753AC">
        <w:rPr>
          <w:rFonts w:cs="Times New Roman"/>
          <w:sz w:val="22"/>
          <w:szCs w:val="22"/>
        </w:rPr>
        <w:t>relatively</w:t>
      </w:r>
      <w:r w:rsidR="002573FA" w:rsidRPr="00D753AC">
        <w:rPr>
          <w:rFonts w:cs="Times New Roman"/>
          <w:spacing w:val="8"/>
          <w:sz w:val="22"/>
          <w:szCs w:val="22"/>
          <w:rPrChange w:id="1359" w:author="Claire Kouba" w:date="2023-09-12T16:52:00Z">
            <w:rPr>
              <w:w w:val="99"/>
            </w:rPr>
          </w:rPrChange>
        </w:rPr>
        <w:t xml:space="preserve"> </w:t>
      </w:r>
      <w:del w:id="1360" w:author="Claire Kouba" w:date="2023-09-22T16:22:00Z">
        <w:r w:rsidR="002573FA" w:rsidRPr="00D753AC" w:rsidDel="00140E9F">
          <w:rPr>
            <w:rFonts w:cs="Times New Roman"/>
            <w:sz w:val="22"/>
            <w:szCs w:val="22"/>
          </w:rPr>
          <w:delText>reliable</w:delText>
        </w:r>
        <w:r w:rsidR="002573FA" w:rsidRPr="00D753AC" w:rsidDel="00140E9F">
          <w:rPr>
            <w:rFonts w:cs="Times New Roman"/>
            <w:spacing w:val="8"/>
            <w:sz w:val="22"/>
            <w:szCs w:val="22"/>
            <w:rPrChange w:id="1361" w:author="Claire Kouba" w:date="2023-09-12T16:52:00Z">
              <w:rPr/>
            </w:rPrChange>
          </w:rPr>
          <w:delText xml:space="preserve"> </w:delText>
        </w:r>
      </w:del>
      <w:ins w:id="1362" w:author="Claire Kouba" w:date="2023-09-22T16:22:00Z">
        <w:r w:rsidR="00140E9F">
          <w:rPr>
            <w:rFonts w:cs="Times New Roman"/>
            <w:sz w:val="22"/>
            <w:szCs w:val="22"/>
          </w:rPr>
          <w:t>stable</w:t>
        </w:r>
        <w:r w:rsidR="00140E9F" w:rsidRPr="00D753AC">
          <w:rPr>
            <w:rFonts w:cs="Times New Roman"/>
            <w:spacing w:val="8"/>
            <w:sz w:val="22"/>
            <w:szCs w:val="22"/>
            <w:rPrChange w:id="1363" w:author="Claire Kouba" w:date="2023-09-12T16:52:00Z">
              <w:rPr/>
            </w:rPrChange>
          </w:rPr>
          <w:t xml:space="preserve"> </w:t>
        </w:r>
      </w:ins>
      <w:r w:rsidR="002573FA" w:rsidRPr="00D753AC">
        <w:rPr>
          <w:rFonts w:cs="Times New Roman"/>
          <w:sz w:val="22"/>
          <w:szCs w:val="22"/>
        </w:rPr>
        <w:t>in</w:t>
      </w:r>
      <w:r w:rsidR="002573FA" w:rsidRPr="00D753AC">
        <w:rPr>
          <w:rFonts w:cs="Times New Roman"/>
          <w:spacing w:val="8"/>
          <w:sz w:val="22"/>
          <w:szCs w:val="22"/>
          <w:rPrChange w:id="1364" w:author="Claire Kouba" w:date="2023-09-12T16:52:00Z">
            <w:rPr/>
          </w:rPrChange>
        </w:rPr>
        <w:t xml:space="preserve"> </w:t>
      </w:r>
      <w:r w:rsidR="002573FA" w:rsidRPr="00D753AC">
        <w:rPr>
          <w:rFonts w:cs="Times New Roman"/>
          <w:sz w:val="22"/>
          <w:szCs w:val="22"/>
        </w:rPr>
        <w:t>the</w:t>
      </w:r>
      <w:r w:rsidR="002573FA" w:rsidRPr="00D753AC">
        <w:rPr>
          <w:rFonts w:cs="Times New Roman"/>
          <w:spacing w:val="8"/>
          <w:sz w:val="22"/>
          <w:szCs w:val="22"/>
          <w:rPrChange w:id="1365" w:author="Claire Kouba" w:date="2023-09-12T16:52:00Z">
            <w:rPr/>
          </w:rPrChange>
        </w:rPr>
        <w:t xml:space="preserve"> </w:t>
      </w:r>
      <w:r w:rsidR="002573FA" w:rsidRPr="00D753AC">
        <w:rPr>
          <w:rFonts w:cs="Times New Roman"/>
          <w:sz w:val="22"/>
          <w:szCs w:val="22"/>
        </w:rPr>
        <w:t>Scott</w:t>
      </w:r>
      <w:r w:rsidR="002573FA" w:rsidRPr="00D753AC">
        <w:rPr>
          <w:rFonts w:cs="Times New Roman"/>
          <w:spacing w:val="8"/>
          <w:sz w:val="22"/>
          <w:szCs w:val="22"/>
          <w:rPrChange w:id="1366" w:author="Claire Kouba" w:date="2023-09-12T16:52:00Z">
            <w:rPr/>
          </w:rPrChange>
        </w:rPr>
        <w:t xml:space="preserve"> </w:t>
      </w:r>
      <w:r w:rsidR="002573FA" w:rsidRPr="00D753AC">
        <w:rPr>
          <w:rFonts w:cs="Times New Roman"/>
          <w:sz w:val="22"/>
          <w:szCs w:val="22"/>
        </w:rPr>
        <w:t>River</w:t>
      </w:r>
      <w:r w:rsidR="002573FA" w:rsidRPr="00D753AC">
        <w:rPr>
          <w:rFonts w:cs="Times New Roman"/>
          <w:spacing w:val="8"/>
          <w:sz w:val="22"/>
          <w:szCs w:val="22"/>
          <w:rPrChange w:id="1367" w:author="Claire Kouba" w:date="2023-09-12T16:52:00Z">
            <w:rPr/>
          </w:rPrChange>
        </w:rPr>
        <w:t xml:space="preserve"> </w:t>
      </w:r>
      <w:r w:rsidR="002573FA" w:rsidRPr="00D753AC">
        <w:rPr>
          <w:rFonts w:cs="Times New Roman"/>
          <w:sz w:val="22"/>
          <w:szCs w:val="22"/>
        </w:rPr>
        <w:t>system</w:t>
      </w:r>
      <w:r w:rsidR="002573FA" w:rsidRPr="00D753AC">
        <w:rPr>
          <w:rFonts w:cs="Times New Roman"/>
          <w:spacing w:val="8"/>
          <w:sz w:val="22"/>
          <w:szCs w:val="22"/>
          <w:rPrChange w:id="1368" w:author="Claire Kouba" w:date="2023-09-12T16:52:00Z">
            <w:rPr/>
          </w:rPrChange>
        </w:rPr>
        <w:t xml:space="preserve"> </w:t>
      </w:r>
      <w:del w:id="1369" w:author="Claire Kouba" w:date="2023-09-12T16:52:00Z">
        <w:r w:rsidRPr="00D753AC">
          <w:rPr>
            <w:rFonts w:cs="Times New Roman"/>
            <w:sz w:val="22"/>
            <w:szCs w:val="22"/>
          </w:rPr>
          <w:delText>[</w:delText>
        </w:r>
      </w:del>
      <w:ins w:id="1370" w:author="Claire Kouba" w:date="2023-09-12T16:52:00Z">
        <w:r w:rsidR="002573FA" w:rsidRPr="00D753AC">
          <w:rPr>
            <w:rFonts w:cs="Times New Roman"/>
            <w:sz w:val="22"/>
            <w:szCs w:val="22"/>
          </w:rPr>
          <w:t>(</w:t>
        </w:r>
      </w:ins>
      <w:r w:rsidR="002573FA" w:rsidRPr="00D753AC">
        <w:rPr>
          <w:rFonts w:cs="Times New Roman"/>
          <w:sz w:val="22"/>
          <w:szCs w:val="22"/>
        </w:rPr>
        <w:t>although</w:t>
      </w:r>
      <w:r w:rsidR="002573FA" w:rsidRPr="00D753AC">
        <w:rPr>
          <w:rFonts w:cs="Times New Roman"/>
          <w:spacing w:val="8"/>
          <w:sz w:val="22"/>
          <w:szCs w:val="22"/>
          <w:rPrChange w:id="1371" w:author="Claire Kouba" w:date="2023-09-12T16:52:00Z">
            <w:rPr/>
          </w:rPrChange>
        </w:rPr>
        <w:t xml:space="preserve"> </w:t>
      </w:r>
      <w:r w:rsidR="002573FA" w:rsidRPr="00D753AC">
        <w:rPr>
          <w:rFonts w:cs="Times New Roman"/>
          <w:sz w:val="22"/>
          <w:szCs w:val="22"/>
        </w:rPr>
        <w:t>some</w:t>
      </w:r>
      <w:r w:rsidR="002573FA" w:rsidRPr="00D753AC">
        <w:rPr>
          <w:rFonts w:cs="Times New Roman"/>
          <w:spacing w:val="8"/>
          <w:sz w:val="22"/>
          <w:szCs w:val="22"/>
          <w:rPrChange w:id="1372" w:author="Claire Kouba" w:date="2023-09-12T16:52:00Z">
            <w:rPr/>
          </w:rPrChange>
        </w:rPr>
        <w:t xml:space="preserve"> </w:t>
      </w:r>
      <w:r w:rsidR="002573FA" w:rsidRPr="00D753AC">
        <w:rPr>
          <w:rFonts w:cs="Times New Roman"/>
          <w:sz w:val="22"/>
          <w:szCs w:val="22"/>
        </w:rPr>
        <w:t>reports</w:t>
      </w:r>
      <w:r w:rsidR="002573FA" w:rsidRPr="00D753AC">
        <w:rPr>
          <w:rFonts w:cs="Times New Roman"/>
          <w:spacing w:val="8"/>
          <w:sz w:val="22"/>
          <w:szCs w:val="22"/>
          <w:rPrChange w:id="1373" w:author="Claire Kouba" w:date="2023-09-12T16:52:00Z">
            <w:rPr/>
          </w:rPrChange>
        </w:rPr>
        <w:t xml:space="preserve"> </w:t>
      </w:r>
      <w:r w:rsidR="002573FA" w:rsidRPr="00D753AC">
        <w:rPr>
          <w:rFonts w:cs="Times New Roman"/>
          <w:sz w:val="22"/>
          <w:szCs w:val="22"/>
        </w:rPr>
        <w:t>of</w:t>
      </w:r>
      <w:r w:rsidR="002573FA" w:rsidRPr="00D753AC">
        <w:rPr>
          <w:rFonts w:cs="Times New Roman"/>
          <w:spacing w:val="8"/>
          <w:sz w:val="22"/>
          <w:szCs w:val="22"/>
          <w:rPrChange w:id="1374" w:author="Claire Kouba" w:date="2023-09-12T16:52:00Z">
            <w:rPr/>
          </w:rPrChange>
        </w:rPr>
        <w:t xml:space="preserve"> </w:t>
      </w:r>
      <w:r w:rsidR="002573FA" w:rsidRPr="00D753AC">
        <w:rPr>
          <w:rFonts w:cs="Times New Roman"/>
          <w:sz w:val="22"/>
          <w:szCs w:val="22"/>
        </w:rPr>
        <w:t>dry</w:t>
      </w:r>
      <w:r w:rsidR="002573FA" w:rsidRPr="00D753AC">
        <w:rPr>
          <w:rFonts w:cs="Times New Roman"/>
          <w:spacing w:val="8"/>
          <w:sz w:val="22"/>
          <w:szCs w:val="22"/>
          <w:rPrChange w:id="1375" w:author="Claire Kouba" w:date="2023-09-12T16:52:00Z">
            <w:rPr/>
          </w:rPrChange>
        </w:rPr>
        <w:t xml:space="preserve"> </w:t>
      </w:r>
      <w:r w:rsidR="002573FA" w:rsidRPr="00D753AC">
        <w:rPr>
          <w:rFonts w:cs="Times New Roman"/>
          <w:sz w:val="22"/>
          <w:szCs w:val="22"/>
        </w:rPr>
        <w:t>wells</w:t>
      </w:r>
      <w:r w:rsidR="002573FA" w:rsidRPr="00D753AC">
        <w:rPr>
          <w:rFonts w:cs="Times New Roman"/>
          <w:spacing w:val="8"/>
          <w:sz w:val="22"/>
          <w:szCs w:val="22"/>
          <w:rPrChange w:id="1376" w:author="Claire Kouba" w:date="2023-09-12T16:52:00Z">
            <w:rPr/>
          </w:rPrChange>
        </w:rPr>
        <w:t xml:space="preserve"> </w:t>
      </w:r>
      <w:r w:rsidR="002573FA" w:rsidRPr="00D753AC">
        <w:rPr>
          <w:rFonts w:cs="Times New Roman"/>
          <w:sz w:val="22"/>
          <w:szCs w:val="22"/>
        </w:rPr>
        <w:t>occur</w:t>
      </w:r>
      <w:r w:rsidR="002573FA" w:rsidRPr="00D753AC">
        <w:rPr>
          <w:rFonts w:cs="Times New Roman"/>
          <w:spacing w:val="8"/>
          <w:sz w:val="22"/>
          <w:szCs w:val="22"/>
          <w:rPrChange w:id="1377" w:author="Claire Kouba" w:date="2023-09-12T16:52:00Z">
            <w:rPr/>
          </w:rPrChange>
        </w:rPr>
        <w:t xml:space="preserve"> </w:t>
      </w:r>
      <w:r w:rsidR="002573FA" w:rsidRPr="00D753AC">
        <w:rPr>
          <w:rFonts w:cs="Times New Roman"/>
          <w:sz w:val="22"/>
          <w:szCs w:val="22"/>
        </w:rPr>
        <w:t>in</w:t>
      </w:r>
      <w:r w:rsidR="002573FA" w:rsidRPr="00D753AC">
        <w:rPr>
          <w:rFonts w:cs="Times New Roman"/>
          <w:spacing w:val="8"/>
          <w:sz w:val="22"/>
          <w:szCs w:val="22"/>
          <w:rPrChange w:id="1378" w:author="Claire Kouba" w:date="2023-09-12T16:52:00Z">
            <w:rPr/>
          </w:rPrChange>
        </w:rPr>
        <w:t xml:space="preserve"> </w:t>
      </w:r>
      <w:r w:rsidR="002573FA" w:rsidRPr="00D753AC">
        <w:rPr>
          <w:rFonts w:cs="Times New Roman"/>
          <w:sz w:val="22"/>
          <w:szCs w:val="22"/>
        </w:rPr>
        <w:t>dry</w:t>
      </w:r>
      <w:r w:rsidR="002573FA" w:rsidRPr="00D753AC">
        <w:rPr>
          <w:rFonts w:cs="Times New Roman"/>
          <w:w w:val="99"/>
          <w:sz w:val="22"/>
          <w:szCs w:val="22"/>
          <w:rPrChange w:id="1379" w:author="Claire Kouba" w:date="2023-09-12T16:52:00Z">
            <w:rPr/>
          </w:rPrChange>
        </w:rPr>
        <w:t xml:space="preserve"> </w:t>
      </w:r>
      <w:r w:rsidR="002573FA" w:rsidRPr="00D753AC">
        <w:rPr>
          <w:rFonts w:cs="Times New Roman"/>
          <w:sz w:val="22"/>
          <w:szCs w:val="22"/>
        </w:rPr>
        <w:t>years</w:t>
      </w:r>
      <w:del w:id="1380" w:author="Claire Kouba" w:date="2023-09-12T16:52:00Z">
        <w:r w:rsidRPr="00D753AC">
          <w:rPr>
            <w:rFonts w:cs="Times New Roman"/>
            <w:sz w:val="22"/>
            <w:szCs w:val="22"/>
          </w:rPr>
          <w:delText xml:space="preserve">; </w:delText>
        </w:r>
      </w:del>
      <w:ins w:id="1381" w:author="Claire Kouba" w:date="2023-09-12T16:52:00Z">
        <w:r w:rsidR="002573FA" w:rsidRPr="00D753AC">
          <w:rPr>
            <w:rFonts w:cs="Times New Roman"/>
            <w:sz w:val="22"/>
            <w:szCs w:val="22"/>
          </w:rPr>
          <w:t>) (</w:t>
        </w:r>
      </w:ins>
      <w:r w:rsidR="002573FA" w:rsidRPr="00D753AC">
        <w:rPr>
          <w:rFonts w:cs="Times New Roman"/>
          <w:sz w:val="22"/>
          <w:szCs w:val="22"/>
        </w:rPr>
        <w:t xml:space="preserve">Siskiyou County </w:t>
      </w:r>
      <w:del w:id="1382"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-Siskiyou</w:delText>
        </w:r>
        <w:r w:rsidRPr="00D753AC">
          <w:rPr>
            <w:rFonts w:cs="Times New Roman"/>
            <w:spacing w:val="25"/>
            <w:sz w:val="22"/>
            <w:szCs w:val="22"/>
          </w:rPr>
          <w:delText xml:space="preserve"> </w:delText>
        </w:r>
        <w:r w:rsidRPr="00D753AC">
          <w:rPr>
            <w:rFonts w:cs="Times New Roman"/>
            <w:sz w:val="22"/>
            <w:szCs w:val="22"/>
          </w:rPr>
          <w:delText>County</w:delText>
        </w:r>
        <w:r w:rsidRPr="00D753AC">
          <w:rPr>
            <w:rFonts w:cs="Times New Roman"/>
            <w:sz w:val="22"/>
            <w:szCs w:val="22"/>
          </w:rPr>
          <w:fldChar w:fldCharType="end"/>
        </w:r>
        <w:r w:rsidRPr="00D753AC">
          <w:rPr>
            <w:rFonts w:cs="Times New Roman"/>
            <w:w w:val="99"/>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Flood</w:delText>
        </w:r>
        <w:r w:rsidRPr="00D753AC">
          <w:rPr>
            <w:rFonts w:cs="Times New Roman"/>
            <w:spacing w:val="20"/>
            <w:sz w:val="22"/>
            <w:szCs w:val="22"/>
          </w:rPr>
          <w:delText xml:space="preserve"> </w:delText>
        </w:r>
        <w:r w:rsidRPr="00D753AC">
          <w:rPr>
            <w:rFonts w:cs="Times New Roman"/>
            <w:sz w:val="22"/>
            <w:szCs w:val="22"/>
          </w:rPr>
          <w:delText>Control</w:delText>
        </w:r>
        <w:r w:rsidRPr="00D753AC">
          <w:rPr>
            <w:rFonts w:cs="Times New Roman"/>
            <w:spacing w:val="21"/>
            <w:sz w:val="22"/>
            <w:szCs w:val="22"/>
          </w:rPr>
          <w:delText xml:space="preserve"> </w:delText>
        </w:r>
        <w:r w:rsidRPr="00D753AC">
          <w:rPr>
            <w:rFonts w:cs="Times New Roman"/>
            <w:sz w:val="22"/>
            <w:szCs w:val="22"/>
          </w:rPr>
          <w:delText>and</w:delText>
        </w:r>
        <w:r w:rsidRPr="00D753AC">
          <w:rPr>
            <w:rFonts w:cs="Times New Roman"/>
            <w:spacing w:val="20"/>
            <w:sz w:val="22"/>
            <w:szCs w:val="22"/>
          </w:rPr>
          <w:delText xml:space="preserve"> </w:delText>
        </w:r>
        <w:r w:rsidRPr="00D753AC">
          <w:rPr>
            <w:rFonts w:cs="Times New Roman"/>
            <w:spacing w:val="-4"/>
            <w:sz w:val="22"/>
            <w:szCs w:val="22"/>
          </w:rPr>
          <w:delText>Water</w:delText>
        </w:r>
        <w:r w:rsidRPr="00D753AC">
          <w:rPr>
            <w:rFonts w:cs="Times New Roman"/>
            <w:spacing w:val="21"/>
            <w:sz w:val="22"/>
            <w:szCs w:val="22"/>
          </w:rPr>
          <w:delText xml:space="preserve"> </w:delText>
        </w:r>
        <w:r w:rsidRPr="00D753AC">
          <w:rPr>
            <w:rFonts w:cs="Times New Roman"/>
            <w:sz w:val="22"/>
            <w:szCs w:val="22"/>
          </w:rPr>
          <w:delText>Conservation</w:delText>
        </w:r>
        <w:r w:rsidRPr="00D753AC">
          <w:rPr>
            <w:rFonts w:cs="Times New Roman"/>
            <w:spacing w:val="20"/>
            <w:sz w:val="22"/>
            <w:szCs w:val="22"/>
          </w:rPr>
          <w:delText xml:space="preserve"> </w:delText>
        </w:r>
        <w:r w:rsidRPr="00D753AC">
          <w:rPr>
            <w:rFonts w:cs="Times New Roman"/>
            <w:sz w:val="22"/>
            <w:szCs w:val="22"/>
          </w:rPr>
          <w:delText>District</w:delText>
        </w:r>
        <w:r w:rsidRPr="00D753AC">
          <w:rPr>
            <w:rFonts w:cs="Times New Roman"/>
            <w:sz w:val="22"/>
            <w:szCs w:val="22"/>
          </w:rPr>
          <w:fldChar w:fldCharType="end"/>
        </w:r>
        <w:r w:rsidRPr="00D753AC">
          <w:rPr>
            <w:rFonts w:cs="Times New Roman"/>
            <w:spacing w:val="21"/>
            <w:sz w:val="22"/>
            <w:szCs w:val="22"/>
          </w:rPr>
          <w:delText xml:space="preserve"> </w:delText>
        </w:r>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(2021)],</w:delText>
        </w:r>
        <w:r w:rsidRPr="00D753AC">
          <w:rPr>
            <w:rFonts w:cs="Times New Roman"/>
            <w:sz w:val="22"/>
            <w:szCs w:val="22"/>
          </w:rPr>
          <w:fldChar w:fldCharType="end"/>
        </w:r>
      </w:del>
      <w:ins w:id="1383"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"_bookmark51" </w:instrText>
        </w:r>
        <w:r w:rsidR="002573FA" w:rsidRPr="00D753AC">
          <w:rPr>
            <w:rFonts w:cs="Times New Roman"/>
            <w:sz w:val="22"/>
            <w:szCs w:val="22"/>
          </w:rPr>
          <w:fldChar w:fldCharType="separate"/>
        </w:r>
        <w:r w:rsidR="002573FA" w:rsidRPr="00D753AC">
          <w:rPr>
            <w:rFonts w:cs="Times New Roman"/>
            <w:sz w:val="22"/>
            <w:szCs w:val="22"/>
          </w:rPr>
          <w:t>2021)</w:t>
        </w:r>
        <w:r w:rsidR="002573FA" w:rsidRPr="00D753AC">
          <w:rPr>
            <w:rFonts w:cs="Times New Roman"/>
            <w:sz w:val="22"/>
            <w:szCs w:val="22"/>
          </w:rPr>
          <w:fldChar w:fldCharType="end"/>
        </w:r>
      </w:ins>
      <w:del w:id="1384" w:author="Claire Kouba" w:date="2023-09-22T16:23:00Z">
        <w:r w:rsidR="002573FA" w:rsidRPr="00D753AC" w:rsidDel="008E3553">
          <w:rPr>
            <w:rFonts w:cs="Times New Roman"/>
            <w:sz w:val="22"/>
            <w:szCs w:val="22"/>
            <w:rPrChange w:id="1385" w:author="Claire Kouba" w:date="2023-09-12T16:52:00Z">
              <w:rPr>
                <w:spacing w:val="20"/>
              </w:rPr>
            </w:rPrChange>
          </w:rPr>
          <w:delText xml:space="preserve"> </w:delText>
        </w:r>
        <w:r w:rsidR="002573FA" w:rsidRPr="00D753AC" w:rsidDel="008E3553">
          <w:rPr>
            <w:rFonts w:cs="Times New Roman"/>
            <w:sz w:val="22"/>
            <w:szCs w:val="22"/>
          </w:rPr>
          <w:delText>and</w:delText>
        </w:r>
        <w:r w:rsidR="002573FA" w:rsidRPr="00D753AC" w:rsidDel="008E3553">
          <w:rPr>
            <w:rFonts w:cs="Times New Roman"/>
            <w:sz w:val="22"/>
            <w:szCs w:val="22"/>
            <w:rPrChange w:id="1386" w:author="Claire Kouba" w:date="2023-09-12T16:52:00Z">
              <w:rPr>
                <w:spacing w:val="21"/>
              </w:rPr>
            </w:rPrChange>
          </w:rPr>
          <w:delText xml:space="preserve"> </w:delText>
        </w:r>
        <w:r w:rsidR="002573FA" w:rsidRPr="00D753AC" w:rsidDel="008E3553">
          <w:rPr>
            <w:rFonts w:cs="Times New Roman"/>
            <w:sz w:val="22"/>
            <w:szCs w:val="22"/>
          </w:rPr>
          <w:delText>a</w:delText>
        </w:r>
      </w:del>
      <w:ins w:id="1387" w:author="Claire Kouba" w:date="2023-09-22T16:23:00Z">
        <w:r w:rsidR="008E3553">
          <w:rPr>
            <w:rFonts w:cs="Times New Roman"/>
            <w:sz w:val="22"/>
            <w:szCs w:val="22"/>
          </w:rPr>
          <w:t>. A</w:t>
        </w:r>
      </w:ins>
      <w:r w:rsidR="002573FA" w:rsidRPr="00D753AC">
        <w:rPr>
          <w:rFonts w:cs="Times New Roman"/>
          <w:sz w:val="22"/>
          <w:szCs w:val="22"/>
          <w:rPrChange w:id="1388" w:author="Claire Kouba" w:date="2023-09-12T16:52:00Z">
            <w:rPr>
              <w:spacing w:val="20"/>
            </w:rPr>
          </w:rPrChange>
        </w:rPr>
        <w:t xml:space="preserve"> </w:t>
      </w:r>
      <w:r w:rsidR="002573FA" w:rsidRPr="00D753AC">
        <w:rPr>
          <w:rFonts w:cs="Times New Roman"/>
          <w:sz w:val="22"/>
          <w:szCs w:val="22"/>
        </w:rPr>
        <w:t>key</w:t>
      </w:r>
      <w:r w:rsidR="002573FA" w:rsidRPr="00D753AC">
        <w:rPr>
          <w:rFonts w:cs="Times New Roman"/>
          <w:sz w:val="22"/>
          <w:szCs w:val="22"/>
          <w:rPrChange w:id="1389" w:author="Claire Kouba" w:date="2023-09-12T16:52:00Z">
            <w:rPr>
              <w:spacing w:val="20"/>
            </w:rPr>
          </w:rPrChange>
        </w:rPr>
        <w:t xml:space="preserve"> </w:t>
      </w:r>
      <w:r w:rsidR="002573FA" w:rsidRPr="00D753AC">
        <w:rPr>
          <w:rFonts w:cs="Times New Roman"/>
          <w:sz w:val="22"/>
          <w:szCs w:val="22"/>
        </w:rPr>
        <w:t>management</w:t>
      </w:r>
      <w:r w:rsidR="002573FA" w:rsidRPr="00D753AC">
        <w:rPr>
          <w:rFonts w:cs="Times New Roman"/>
          <w:sz w:val="22"/>
          <w:szCs w:val="22"/>
          <w:rPrChange w:id="1390" w:author="Claire Kouba" w:date="2023-09-12T16:52:00Z">
            <w:rPr>
              <w:spacing w:val="21"/>
            </w:rPr>
          </w:rPrChange>
        </w:rPr>
        <w:t xml:space="preserve"> </w:t>
      </w:r>
      <w:r w:rsidR="002573FA" w:rsidRPr="00D753AC">
        <w:rPr>
          <w:rFonts w:cs="Times New Roman"/>
          <w:sz w:val="22"/>
          <w:szCs w:val="22"/>
        </w:rPr>
        <w:t>challenge</w:t>
      </w:r>
      <w:r w:rsidR="002573FA" w:rsidRPr="00D753AC">
        <w:rPr>
          <w:rFonts w:cs="Times New Roman"/>
          <w:sz w:val="22"/>
          <w:szCs w:val="22"/>
          <w:rPrChange w:id="1391" w:author="Claire Kouba" w:date="2023-09-12T16:52:00Z">
            <w:rPr>
              <w:spacing w:val="20"/>
            </w:rPr>
          </w:rPrChange>
        </w:rPr>
        <w:t xml:space="preserve"> </w:t>
      </w:r>
      <w:r w:rsidR="002573FA" w:rsidRPr="00D753AC">
        <w:rPr>
          <w:rFonts w:cs="Times New Roman"/>
          <w:sz w:val="22"/>
          <w:szCs w:val="22"/>
        </w:rPr>
        <w:t>is</w:t>
      </w:r>
      <w:r w:rsidR="002573FA" w:rsidRPr="00D753AC">
        <w:rPr>
          <w:rFonts w:cs="Times New Roman"/>
          <w:sz w:val="22"/>
          <w:szCs w:val="22"/>
          <w:rPrChange w:id="1392" w:author="Claire Kouba" w:date="2023-09-12T16:52:00Z">
            <w:rPr>
              <w:spacing w:val="21"/>
            </w:rPr>
          </w:rPrChange>
        </w:rPr>
        <w:t xml:space="preserve"> </w:t>
      </w:r>
      <w:r w:rsidR="002573FA" w:rsidRPr="00D753AC">
        <w:rPr>
          <w:rFonts w:cs="Times New Roman"/>
          <w:sz w:val="22"/>
          <w:szCs w:val="22"/>
        </w:rPr>
        <w:t>persistent</w:t>
      </w:r>
      <w:r w:rsidR="002573FA" w:rsidRPr="00D753AC">
        <w:rPr>
          <w:rFonts w:cs="Times New Roman"/>
          <w:sz w:val="22"/>
          <w:szCs w:val="22"/>
          <w:rPrChange w:id="1393" w:author="Claire Kouba" w:date="2023-09-12T16:52:00Z">
            <w:rPr>
              <w:spacing w:val="20"/>
            </w:rPr>
          </w:rPrChange>
        </w:rPr>
        <w:t xml:space="preserve"> </w:t>
      </w:r>
      <w:r w:rsidR="002573FA" w:rsidRPr="00D753AC">
        <w:rPr>
          <w:rFonts w:cs="Times New Roman"/>
          <w:sz w:val="22"/>
          <w:szCs w:val="22"/>
        </w:rPr>
        <w:t>low</w:t>
      </w:r>
      <w:r w:rsidR="002573FA" w:rsidRPr="00D753AC">
        <w:rPr>
          <w:rFonts w:cs="Times New Roman"/>
          <w:sz w:val="22"/>
          <w:szCs w:val="22"/>
          <w:rPrChange w:id="1394" w:author="Claire Kouba" w:date="2023-09-12T16:52:00Z">
            <w:rPr>
              <w:spacing w:val="21"/>
            </w:rPr>
          </w:rPrChange>
        </w:rPr>
        <w:t xml:space="preserve"> </w:t>
      </w:r>
      <w:r w:rsidR="002573FA" w:rsidRPr="00D753AC">
        <w:rPr>
          <w:rFonts w:cs="Times New Roman"/>
          <w:sz w:val="22"/>
          <w:szCs w:val="22"/>
        </w:rPr>
        <w:t>environmental</w:t>
      </w:r>
      <w:r w:rsidR="002573FA" w:rsidRPr="00D753AC">
        <w:rPr>
          <w:rFonts w:cs="Times New Roman"/>
          <w:sz w:val="22"/>
          <w:szCs w:val="22"/>
          <w:rPrChange w:id="1395" w:author="Claire Kouba" w:date="2023-09-12T16:52:00Z">
            <w:rPr>
              <w:w w:val="99"/>
            </w:rPr>
          </w:rPrChange>
        </w:rPr>
        <w:t xml:space="preserve"> </w:t>
      </w:r>
      <w:r w:rsidR="002573FA" w:rsidRPr="00D753AC">
        <w:rPr>
          <w:rFonts w:cs="Times New Roman"/>
          <w:sz w:val="22"/>
          <w:szCs w:val="22"/>
        </w:rPr>
        <w:t>flows during the dry</w:t>
      </w:r>
      <w:r w:rsidR="002573FA" w:rsidRPr="00D753AC">
        <w:rPr>
          <w:rFonts w:cs="Times New Roman"/>
          <w:spacing w:val="7"/>
          <w:sz w:val="22"/>
          <w:szCs w:val="22"/>
          <w:rPrChange w:id="1396" w:author="Claire Kouba" w:date="2023-09-12T16:52:00Z">
            <w:rPr/>
          </w:rPrChange>
        </w:rPr>
        <w:t xml:space="preserve"> </w:t>
      </w:r>
      <w:r w:rsidR="002573FA" w:rsidRPr="00D753AC">
        <w:rPr>
          <w:rFonts w:cs="Times New Roman"/>
          <w:sz w:val="22"/>
          <w:szCs w:val="22"/>
        </w:rPr>
        <w:t>season</w:t>
      </w:r>
      <w:r w:rsidR="002573FA" w:rsidRPr="00D753AC">
        <w:rPr>
          <w:rFonts w:cs="Times New Roman"/>
          <w:w w:val="99"/>
          <w:sz w:val="22"/>
          <w:szCs w:val="22"/>
          <w:rPrChange w:id="1397" w:author="Claire Kouba" w:date="2023-09-12T16:52:00Z">
            <w:rPr/>
          </w:rPrChange>
        </w:rPr>
        <w:t xml:space="preserve"> </w:t>
      </w:r>
      <w:r w:rsidR="002573FA" w:rsidRPr="00D753AC">
        <w:rPr>
          <w:rFonts w:cs="Times New Roman"/>
          <w:sz w:val="22"/>
          <w:szCs w:val="22"/>
        </w:rPr>
        <w:t>baseflow period. In dry years, the lowest annual flowrates can overlap with the spawning</w:t>
      </w:r>
      <w:r w:rsidR="002573FA" w:rsidRPr="00D753AC">
        <w:rPr>
          <w:rFonts w:cs="Times New Roman"/>
          <w:sz w:val="22"/>
          <w:szCs w:val="22"/>
          <w:rPrChange w:id="1398" w:author="Claire Kouba" w:date="2023-09-12T16:52:00Z">
            <w:rPr>
              <w:spacing w:val="12"/>
            </w:rPr>
          </w:rPrChange>
        </w:rPr>
        <w:t xml:space="preserve"> </w:t>
      </w:r>
      <w:r w:rsidR="002573FA" w:rsidRPr="00D753AC">
        <w:rPr>
          <w:rFonts w:cs="Times New Roman"/>
          <w:sz w:val="22"/>
          <w:szCs w:val="22"/>
        </w:rPr>
        <w:t>periods</w:t>
      </w:r>
      <w:r w:rsidR="002573FA" w:rsidRPr="00D753AC">
        <w:rPr>
          <w:rFonts w:cs="Times New Roman"/>
          <w:sz w:val="22"/>
          <w:szCs w:val="22"/>
          <w:rPrChange w:id="1399" w:author="Claire Kouba" w:date="2023-09-12T16:52:00Z">
            <w:rPr>
              <w:w w:val="99"/>
            </w:rPr>
          </w:rPrChange>
        </w:rPr>
        <w:t xml:space="preserve"> </w:t>
      </w:r>
      <w:r w:rsidR="002573FA" w:rsidRPr="00D753AC">
        <w:rPr>
          <w:rFonts w:cs="Times New Roman"/>
          <w:sz w:val="22"/>
          <w:szCs w:val="22"/>
        </w:rPr>
        <w:t>for</w:t>
      </w:r>
      <w:r w:rsidR="002573FA" w:rsidRPr="00D753AC">
        <w:rPr>
          <w:rFonts w:cs="Times New Roman"/>
          <w:sz w:val="22"/>
          <w:szCs w:val="22"/>
          <w:rPrChange w:id="1400" w:author="Claire Kouba" w:date="2023-09-12T16:52:00Z">
            <w:rPr>
              <w:spacing w:val="-13"/>
            </w:rPr>
          </w:rPrChange>
        </w:rPr>
        <w:t xml:space="preserve"> </w:t>
      </w:r>
      <w:r w:rsidR="002573FA" w:rsidRPr="00D753AC">
        <w:rPr>
          <w:rFonts w:cs="Times New Roman"/>
          <w:sz w:val="22"/>
          <w:szCs w:val="22"/>
        </w:rPr>
        <w:t>fall-run</w:t>
      </w:r>
      <w:r w:rsidR="002573FA" w:rsidRPr="00D753AC">
        <w:rPr>
          <w:rFonts w:cs="Times New Roman"/>
          <w:sz w:val="22"/>
          <w:szCs w:val="22"/>
          <w:rPrChange w:id="1401" w:author="Claire Kouba" w:date="2023-09-12T16:52:00Z">
            <w:rPr>
              <w:spacing w:val="-13"/>
            </w:rPr>
          </w:rPrChange>
        </w:rPr>
        <w:t xml:space="preserve"> </w:t>
      </w:r>
      <w:r w:rsidR="002573FA" w:rsidRPr="00D753AC">
        <w:rPr>
          <w:rFonts w:cs="Times New Roman"/>
          <w:sz w:val="22"/>
          <w:szCs w:val="22"/>
        </w:rPr>
        <w:t>anadromous</w:t>
      </w:r>
      <w:r w:rsidR="002573FA" w:rsidRPr="00D753AC">
        <w:rPr>
          <w:rFonts w:cs="Times New Roman"/>
          <w:spacing w:val="-33"/>
          <w:sz w:val="22"/>
          <w:szCs w:val="22"/>
          <w:rPrChange w:id="1402" w:author="Claire Kouba" w:date="2023-09-12T16:52:00Z">
            <w:rPr>
              <w:spacing w:val="-13"/>
            </w:rPr>
          </w:rPrChange>
        </w:rPr>
        <w:t xml:space="preserve"> </w:t>
      </w:r>
      <w:r w:rsidR="002573FA" w:rsidRPr="00D753AC">
        <w:rPr>
          <w:rFonts w:cs="Times New Roman"/>
          <w:sz w:val="22"/>
          <w:szCs w:val="22"/>
        </w:rPr>
        <w:t>fish,</w:t>
      </w:r>
      <w:r w:rsidR="002573FA" w:rsidRPr="00D753AC">
        <w:rPr>
          <w:rFonts w:cs="Times New Roman"/>
          <w:w w:val="99"/>
          <w:sz w:val="22"/>
          <w:szCs w:val="22"/>
          <w:rPrChange w:id="1403" w:author="Claire Kouba" w:date="2023-09-12T16:52:00Z">
            <w:rPr>
              <w:spacing w:val="-13"/>
            </w:rPr>
          </w:rPrChange>
        </w:rPr>
        <w:t xml:space="preserve"> </w:t>
      </w:r>
      <w:r w:rsidR="002573FA" w:rsidRPr="00D753AC">
        <w:rPr>
          <w:rFonts w:cs="Times New Roman"/>
          <w:sz w:val="22"/>
          <w:szCs w:val="22"/>
        </w:rPr>
        <w:t>potentially</w:t>
      </w:r>
      <w:r w:rsidR="002573FA" w:rsidRPr="00D753AC">
        <w:rPr>
          <w:rFonts w:cs="Times New Roman"/>
          <w:sz w:val="22"/>
          <w:szCs w:val="22"/>
          <w:rPrChange w:id="1404" w:author="Claire Kouba" w:date="2023-09-12T16:52:00Z">
            <w:rPr>
              <w:spacing w:val="-13"/>
            </w:rPr>
          </w:rPrChange>
        </w:rPr>
        <w:t xml:space="preserve"> </w:t>
      </w:r>
      <w:r w:rsidR="002573FA" w:rsidRPr="00D753AC">
        <w:rPr>
          <w:rFonts w:cs="Times New Roman"/>
          <w:sz w:val="22"/>
          <w:szCs w:val="22"/>
        </w:rPr>
        <w:t>restricting</w:t>
      </w:r>
      <w:r w:rsidR="002573FA" w:rsidRPr="00D753AC">
        <w:rPr>
          <w:rFonts w:cs="Times New Roman"/>
          <w:sz w:val="22"/>
          <w:szCs w:val="22"/>
          <w:rPrChange w:id="1405" w:author="Claire Kouba" w:date="2023-09-12T16:52:00Z">
            <w:rPr>
              <w:spacing w:val="-13"/>
            </w:rPr>
          </w:rPrChange>
        </w:rPr>
        <w:t xml:space="preserve"> </w:t>
      </w:r>
      <w:r w:rsidR="002573FA" w:rsidRPr="00D753AC">
        <w:rPr>
          <w:rFonts w:cs="Times New Roman"/>
          <w:sz w:val="22"/>
          <w:szCs w:val="22"/>
        </w:rPr>
        <w:t>fish</w:t>
      </w:r>
      <w:r w:rsidR="002573FA" w:rsidRPr="00D753AC">
        <w:rPr>
          <w:rFonts w:cs="Times New Roman"/>
          <w:sz w:val="22"/>
          <w:szCs w:val="22"/>
          <w:rPrChange w:id="1406" w:author="Claire Kouba" w:date="2023-09-12T16:52:00Z">
            <w:rPr>
              <w:spacing w:val="-13"/>
            </w:rPr>
          </w:rPrChange>
        </w:rPr>
        <w:t xml:space="preserve"> </w:t>
      </w:r>
      <w:r w:rsidR="002573FA" w:rsidRPr="00D753AC">
        <w:rPr>
          <w:rFonts w:cs="Times New Roman"/>
          <w:sz w:val="22"/>
          <w:szCs w:val="22"/>
        </w:rPr>
        <w:t>passage</w:t>
      </w:r>
      <w:r w:rsidR="002573FA" w:rsidRPr="00D753AC">
        <w:rPr>
          <w:rFonts w:cs="Times New Roman"/>
          <w:sz w:val="22"/>
          <w:szCs w:val="22"/>
          <w:rPrChange w:id="1407" w:author="Claire Kouba" w:date="2023-09-12T16:52:00Z">
            <w:rPr>
              <w:spacing w:val="-13"/>
            </w:rPr>
          </w:rPrChange>
        </w:rPr>
        <w:t xml:space="preserve"> </w:t>
      </w:r>
      <w:r w:rsidR="002573FA" w:rsidRPr="00D753AC">
        <w:rPr>
          <w:rFonts w:cs="Times New Roman"/>
          <w:sz w:val="22"/>
          <w:szCs w:val="22"/>
        </w:rPr>
        <w:t>and</w:t>
      </w:r>
      <w:r w:rsidR="002573FA" w:rsidRPr="00D753AC">
        <w:rPr>
          <w:rFonts w:cs="Times New Roman"/>
          <w:sz w:val="22"/>
          <w:szCs w:val="22"/>
          <w:rPrChange w:id="1408" w:author="Claire Kouba" w:date="2023-09-12T16:52:00Z">
            <w:rPr>
              <w:spacing w:val="-13"/>
            </w:rPr>
          </w:rPrChange>
        </w:rPr>
        <w:t xml:space="preserve"> </w:t>
      </w:r>
      <w:r w:rsidR="002573FA" w:rsidRPr="00D753AC">
        <w:rPr>
          <w:rFonts w:cs="Times New Roman"/>
          <w:sz w:val="22"/>
          <w:szCs w:val="22"/>
        </w:rPr>
        <w:t>imperiling</w:t>
      </w:r>
      <w:r w:rsidR="002573FA" w:rsidRPr="00D753AC">
        <w:rPr>
          <w:rFonts w:cs="Times New Roman"/>
          <w:sz w:val="22"/>
          <w:szCs w:val="22"/>
          <w:rPrChange w:id="1409" w:author="Claire Kouba" w:date="2023-09-12T16:52:00Z">
            <w:rPr>
              <w:spacing w:val="-13"/>
            </w:rPr>
          </w:rPrChange>
        </w:rPr>
        <w:t xml:space="preserve"> </w:t>
      </w:r>
      <w:r w:rsidR="002573FA" w:rsidRPr="00D753AC">
        <w:rPr>
          <w:rFonts w:cs="Times New Roman"/>
          <w:sz w:val="22"/>
          <w:szCs w:val="22"/>
        </w:rPr>
        <w:t>the</w:t>
      </w:r>
      <w:r w:rsidR="002573FA" w:rsidRPr="00D753AC">
        <w:rPr>
          <w:rFonts w:cs="Times New Roman"/>
          <w:sz w:val="22"/>
          <w:szCs w:val="22"/>
          <w:rPrChange w:id="1410" w:author="Claire Kouba" w:date="2023-09-12T16:52:00Z">
            <w:rPr>
              <w:spacing w:val="-13"/>
            </w:rPr>
          </w:rPrChange>
        </w:rPr>
        <w:t xml:space="preserve"> </w:t>
      </w:r>
      <w:r w:rsidR="002573FA" w:rsidRPr="00D753AC">
        <w:rPr>
          <w:rFonts w:cs="Times New Roman"/>
          <w:sz w:val="22"/>
          <w:szCs w:val="22"/>
        </w:rPr>
        <w:t>long-term</w:t>
      </w:r>
      <w:r w:rsidR="002573FA" w:rsidRPr="00D753AC">
        <w:rPr>
          <w:rFonts w:cs="Times New Roman"/>
          <w:sz w:val="22"/>
          <w:szCs w:val="22"/>
          <w:rPrChange w:id="1411" w:author="Claire Kouba" w:date="2023-09-12T16:52:00Z">
            <w:rPr>
              <w:spacing w:val="-13"/>
            </w:rPr>
          </w:rPrChange>
        </w:rPr>
        <w:t xml:space="preserve"> </w:t>
      </w:r>
      <w:r w:rsidR="002573FA" w:rsidRPr="00D753AC">
        <w:rPr>
          <w:rFonts w:cs="Times New Roman"/>
          <w:sz w:val="22"/>
          <w:szCs w:val="22"/>
        </w:rPr>
        <w:t>viability</w:t>
      </w:r>
      <w:r w:rsidR="002573FA" w:rsidRPr="00D753AC">
        <w:rPr>
          <w:rFonts w:cs="Times New Roman"/>
          <w:sz w:val="22"/>
          <w:szCs w:val="22"/>
          <w:rPrChange w:id="1412" w:author="Claire Kouba" w:date="2023-09-12T16:52:00Z">
            <w:rPr>
              <w:spacing w:val="-13"/>
            </w:rPr>
          </w:rPrChange>
        </w:rPr>
        <w:t xml:space="preserve"> </w:t>
      </w:r>
      <w:r w:rsidR="002573FA" w:rsidRPr="00D753AC">
        <w:rPr>
          <w:rFonts w:cs="Times New Roman"/>
          <w:sz w:val="22"/>
          <w:szCs w:val="22"/>
        </w:rPr>
        <w:t>of</w:t>
      </w:r>
      <w:r w:rsidR="002573FA" w:rsidRPr="00D753AC">
        <w:rPr>
          <w:rFonts w:cs="Times New Roman"/>
          <w:sz w:val="22"/>
          <w:szCs w:val="22"/>
          <w:rPrChange w:id="1413" w:author="Claire Kouba" w:date="2023-09-12T16:52:00Z">
            <w:rPr>
              <w:spacing w:val="-13"/>
            </w:rPr>
          </w:rPrChange>
        </w:rPr>
        <w:t xml:space="preserve"> </w:t>
      </w:r>
      <w:r w:rsidR="002573FA" w:rsidRPr="00D753AC">
        <w:rPr>
          <w:rFonts w:cs="Times New Roman"/>
          <w:sz w:val="22"/>
          <w:szCs w:val="22"/>
        </w:rPr>
        <w:t>the</w:t>
      </w:r>
      <w:r w:rsidR="002573FA" w:rsidRPr="00D753AC">
        <w:rPr>
          <w:rFonts w:cs="Times New Roman"/>
          <w:sz w:val="22"/>
          <w:szCs w:val="22"/>
          <w:rPrChange w:id="1414" w:author="Claire Kouba" w:date="2023-09-12T16:52:00Z">
            <w:rPr>
              <w:spacing w:val="-13"/>
            </w:rPr>
          </w:rPrChange>
        </w:rPr>
        <w:t xml:space="preserve"> </w:t>
      </w:r>
      <w:r w:rsidR="002573FA" w:rsidRPr="00D753AC">
        <w:rPr>
          <w:rFonts w:cs="Times New Roman"/>
          <w:sz w:val="22"/>
          <w:szCs w:val="22"/>
        </w:rPr>
        <w:t>Scott</w:t>
      </w:r>
      <w:r w:rsidR="002573FA" w:rsidRPr="00D753AC">
        <w:rPr>
          <w:rFonts w:cs="Times New Roman"/>
          <w:sz w:val="22"/>
          <w:szCs w:val="22"/>
          <w:rPrChange w:id="1415" w:author="Claire Kouba" w:date="2023-09-12T16:52:00Z">
            <w:rPr>
              <w:spacing w:val="-13"/>
            </w:rPr>
          </w:rPrChange>
        </w:rPr>
        <w:t xml:space="preserve"> </w:t>
      </w:r>
      <w:r w:rsidR="002573FA" w:rsidRPr="00D753AC">
        <w:rPr>
          <w:rFonts w:cs="Times New Roman"/>
          <w:sz w:val="22"/>
          <w:szCs w:val="22"/>
        </w:rPr>
        <w:t>River</w:t>
      </w:r>
      <w:r w:rsidR="002573FA" w:rsidRPr="00D753AC">
        <w:rPr>
          <w:rFonts w:cs="Times New Roman"/>
          <w:sz w:val="22"/>
          <w:szCs w:val="22"/>
          <w:rPrChange w:id="1416" w:author="Claire Kouba" w:date="2023-09-12T16:52:00Z">
            <w:rPr>
              <w:spacing w:val="-13"/>
            </w:rPr>
          </w:rPrChange>
        </w:rPr>
        <w:t xml:space="preserve"> </w:t>
      </w:r>
      <w:r w:rsidR="002573FA" w:rsidRPr="00D753AC">
        <w:rPr>
          <w:rFonts w:cs="Times New Roman"/>
          <w:sz w:val="22"/>
          <w:szCs w:val="22"/>
        </w:rPr>
        <w:t>fishery</w:t>
      </w:r>
      <w:r w:rsidR="002573FA" w:rsidRPr="00D753AC">
        <w:rPr>
          <w:rFonts w:cs="Times New Roman"/>
          <w:sz w:val="22"/>
          <w:szCs w:val="22"/>
          <w:rPrChange w:id="1417" w:author="Claire Kouba" w:date="2023-09-12T16:52:00Z">
            <w:rPr>
              <w:w w:val="97"/>
            </w:rPr>
          </w:rPrChange>
        </w:rPr>
        <w:t xml:space="preserve"> </w:t>
      </w:r>
      <w:r w:rsidR="002573FA" w:rsidRPr="00D753AC">
        <w:rPr>
          <w:rFonts w:cs="Times New Roman"/>
          <w:sz w:val="22"/>
          <w:szCs w:val="22"/>
        </w:rPr>
        <w:t>(Siskiyou</w:t>
      </w:r>
      <w:r w:rsidR="002573FA" w:rsidRPr="00D753AC">
        <w:rPr>
          <w:rFonts w:cs="Times New Roman"/>
          <w:sz w:val="22"/>
          <w:szCs w:val="22"/>
          <w:rPrChange w:id="1418" w:author="Claire Kouba" w:date="2023-09-12T16:52:00Z">
            <w:rPr>
              <w:spacing w:val="-3"/>
            </w:rPr>
          </w:rPrChange>
        </w:rPr>
        <w:t xml:space="preserve"> </w:t>
      </w:r>
      <w:r w:rsidR="002573FA" w:rsidRPr="00D753AC">
        <w:rPr>
          <w:rFonts w:cs="Times New Roman"/>
          <w:sz w:val="22"/>
          <w:szCs w:val="22"/>
        </w:rPr>
        <w:t>County</w:t>
      </w:r>
      <w:r w:rsidR="002573FA" w:rsidRPr="00D753AC">
        <w:rPr>
          <w:rFonts w:cs="Times New Roman"/>
          <w:spacing w:val="28"/>
          <w:sz w:val="22"/>
          <w:szCs w:val="22"/>
          <w:rPrChange w:id="1419" w:author="Claire Kouba" w:date="2023-09-12T16:52:00Z">
            <w:rPr>
              <w:spacing w:val="-3"/>
            </w:rPr>
          </w:rPrChange>
        </w:rPr>
        <w:t xml:space="preserve"> </w:t>
      </w:r>
      <w:del w:id="1420"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"_bookmark33" </w:delInstrText>
        </w:r>
        <w:r w:rsidRPr="00D753AC">
          <w:rPr>
            <w:rFonts w:cs="Times New Roman"/>
            <w:sz w:val="22"/>
            <w:szCs w:val="22"/>
          </w:rPr>
          <w:fldChar w:fldCharType="separate"/>
        </w:r>
        <w:r w:rsidRPr="00D753AC">
          <w:rPr>
            <w:rFonts w:cs="Times New Roman"/>
            <w:sz w:val="22"/>
            <w:szCs w:val="22"/>
          </w:rPr>
          <w:delText>2021)</w:delText>
        </w:r>
        <w:r w:rsidRPr="00D753AC">
          <w:rPr>
            <w:rFonts w:cs="Times New Roman"/>
            <w:sz w:val="22"/>
            <w:szCs w:val="22"/>
          </w:rPr>
          <w:fldChar w:fldCharType="end"/>
        </w:r>
        <w:r w:rsidRPr="00D753AC">
          <w:rPr>
            <w:rFonts w:cs="Times New Roman"/>
            <w:spacing w:val="-3"/>
            <w:sz w:val="22"/>
            <w:szCs w:val="22"/>
          </w:rPr>
          <w:delText xml:space="preserve"> </w:delText>
        </w:r>
        <w:r w:rsidRPr="00D753AC">
          <w:rPr>
            <w:rFonts w:cs="Times New Roman"/>
            <w:sz w:val="22"/>
            <w:szCs w:val="22"/>
          </w:rPr>
          <w:delText>(see</w:delText>
        </w:r>
        <w:r w:rsidRPr="00D753AC">
          <w:rPr>
            <w:rFonts w:cs="Times New Roman"/>
            <w:spacing w:val="-3"/>
            <w:sz w:val="22"/>
            <w:szCs w:val="22"/>
          </w:rPr>
          <w:delText xml:space="preserve"> </w:delText>
        </w:r>
        <w:r w:rsidRPr="00D753AC">
          <w:rPr>
            <w:rFonts w:cs="Times New Roman"/>
            <w:sz w:val="22"/>
            <w:szCs w:val="22"/>
          </w:rPr>
          <w:delText>also</w:delText>
        </w:r>
        <w:r w:rsidRPr="00D753AC">
          <w:rPr>
            <w:rFonts w:cs="Times New Roman"/>
            <w:spacing w:val="-3"/>
            <w:sz w:val="22"/>
            <w:szCs w:val="22"/>
          </w:rPr>
          <w:delText xml:space="preserve"> </w:delText>
        </w:r>
        <w:r w:rsidRPr="00D753AC">
          <w:rPr>
            <w:rFonts w:cs="Times New Roman"/>
            <w:sz w:val="22"/>
            <w:szCs w:val="22"/>
          </w:rPr>
          <w:delText>Chapters</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and</w:delText>
        </w:r>
        <w:r w:rsidRPr="00D753AC">
          <w:rPr>
            <w:rFonts w:cs="Times New Roman"/>
            <w:spacing w:val="-3"/>
            <w:sz w:val="22"/>
            <w:szCs w:val="22"/>
          </w:rPr>
          <w:delText xml:space="preserve"> </w:delText>
        </w:r>
        <w:r w:rsidRPr="00D753AC">
          <w:rPr>
            <w:rFonts w:cs="Times New Roman"/>
            <w:sz w:val="22"/>
            <w:szCs w:val="22"/>
          </w:rPr>
          <w:delText>2</w:delText>
        </w:r>
        <w:r w:rsidRPr="00D753AC">
          <w:rPr>
            <w:rFonts w:cs="Times New Roman"/>
            <w:spacing w:val="-3"/>
            <w:sz w:val="22"/>
            <w:szCs w:val="22"/>
          </w:rPr>
          <w:delText xml:space="preserve"> </w:delText>
        </w:r>
        <w:r w:rsidRPr="00D753AC">
          <w:rPr>
            <w:rFonts w:cs="Times New Roman"/>
            <w:sz w:val="22"/>
            <w:szCs w:val="22"/>
          </w:rPr>
          <w:delText>of</w:delText>
        </w:r>
        <w:r w:rsidRPr="00D753AC">
          <w:rPr>
            <w:rFonts w:cs="Times New Roman"/>
            <w:spacing w:val="-3"/>
            <w:sz w:val="22"/>
            <w:szCs w:val="22"/>
          </w:rPr>
          <w:delText xml:space="preserve"> </w:delText>
        </w:r>
        <w:r w:rsidRPr="00D753AC">
          <w:rPr>
            <w:rFonts w:cs="Times New Roman"/>
            <w:sz w:val="22"/>
            <w:szCs w:val="22"/>
          </w:rPr>
          <w:delText>this</w:delText>
        </w:r>
        <w:r w:rsidRPr="00D753AC">
          <w:rPr>
            <w:rFonts w:cs="Times New Roman"/>
            <w:spacing w:val="-3"/>
            <w:sz w:val="22"/>
            <w:szCs w:val="22"/>
          </w:rPr>
          <w:delText xml:space="preserve"> </w:delText>
        </w:r>
        <w:r w:rsidRPr="00D753AC">
          <w:rPr>
            <w:rFonts w:cs="Times New Roman"/>
            <w:sz w:val="22"/>
            <w:szCs w:val="22"/>
          </w:rPr>
          <w:delText>dissertation).</w:delText>
        </w:r>
      </w:del>
      <w:ins w:id="1421"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"_bookmark51" </w:instrText>
        </w:r>
        <w:r w:rsidR="002573FA" w:rsidRPr="00D753AC">
          <w:rPr>
            <w:rFonts w:cs="Times New Roman"/>
            <w:sz w:val="22"/>
            <w:szCs w:val="22"/>
          </w:rPr>
          <w:fldChar w:fldCharType="separate"/>
        </w:r>
        <w:r w:rsidR="002573FA" w:rsidRPr="00D753AC">
          <w:rPr>
            <w:rFonts w:cs="Times New Roman"/>
            <w:sz w:val="22"/>
            <w:szCs w:val="22"/>
          </w:rPr>
          <w:t>2021).</w:t>
        </w:r>
        <w:r w:rsidR="002573FA" w:rsidRPr="00D753AC">
          <w:rPr>
            <w:rFonts w:cs="Times New Roman"/>
            <w:sz w:val="22"/>
            <w:szCs w:val="22"/>
          </w:rPr>
          <w:fldChar w:fldCharType="end"/>
        </w:r>
      </w:ins>
      <w:r w:rsidR="002573FA" w:rsidRPr="00D753AC">
        <w:rPr>
          <w:rFonts w:cs="Times New Roman"/>
          <w:w w:val="99"/>
          <w:sz w:val="22"/>
          <w:szCs w:val="22"/>
          <w:rPrChange w:id="1422" w:author="Claire Kouba" w:date="2023-09-12T16:52:00Z">
            <w:rPr>
              <w:spacing w:val="-3"/>
            </w:rPr>
          </w:rPrChange>
        </w:rPr>
        <w:t xml:space="preserve"> </w:t>
      </w:r>
      <w:r w:rsidR="002573FA" w:rsidRPr="00D753AC">
        <w:rPr>
          <w:rFonts w:cs="Times New Roman"/>
          <w:sz w:val="22"/>
          <w:szCs w:val="22"/>
        </w:rPr>
        <w:t>Post-1970s</w:t>
      </w:r>
      <w:r w:rsidR="002573FA" w:rsidRPr="00D753AC">
        <w:rPr>
          <w:rFonts w:cs="Times New Roman"/>
          <w:sz w:val="22"/>
          <w:szCs w:val="22"/>
          <w:rPrChange w:id="1423" w:author="Claire Kouba" w:date="2023-09-12T16:52:00Z">
            <w:rPr>
              <w:spacing w:val="-3"/>
            </w:rPr>
          </w:rPrChange>
        </w:rPr>
        <w:t xml:space="preserve"> </w:t>
      </w:r>
      <w:r w:rsidR="002573FA" w:rsidRPr="00D753AC">
        <w:rPr>
          <w:rFonts w:cs="Times New Roman"/>
          <w:sz w:val="22"/>
          <w:szCs w:val="22"/>
        </w:rPr>
        <w:t>minimum</w:t>
      </w:r>
      <w:r w:rsidR="002573FA" w:rsidRPr="00D753AC">
        <w:rPr>
          <w:rFonts w:cs="Times New Roman"/>
          <w:sz w:val="22"/>
          <w:szCs w:val="22"/>
          <w:rPrChange w:id="1424" w:author="Claire Kouba" w:date="2023-09-12T16:52:00Z">
            <w:rPr>
              <w:spacing w:val="-3"/>
            </w:rPr>
          </w:rPrChange>
        </w:rPr>
        <w:t xml:space="preserve"> </w:t>
      </w:r>
      <w:r w:rsidR="002573FA" w:rsidRPr="00D753AC">
        <w:rPr>
          <w:rFonts w:cs="Times New Roman"/>
          <w:sz w:val="22"/>
          <w:szCs w:val="22"/>
        </w:rPr>
        <w:t>dry</w:t>
      </w:r>
      <w:r w:rsidR="002573FA" w:rsidRPr="00D753AC">
        <w:rPr>
          <w:rFonts w:cs="Times New Roman"/>
          <w:sz w:val="22"/>
          <w:szCs w:val="22"/>
          <w:rPrChange w:id="1425" w:author="Claire Kouba" w:date="2023-09-12T16:52:00Z">
            <w:rPr>
              <w:spacing w:val="-3"/>
            </w:rPr>
          </w:rPrChange>
        </w:rPr>
        <w:t xml:space="preserve"> </w:t>
      </w:r>
      <w:r w:rsidR="002573FA" w:rsidRPr="00D753AC">
        <w:rPr>
          <w:rFonts w:cs="Times New Roman"/>
          <w:sz w:val="22"/>
          <w:szCs w:val="22"/>
        </w:rPr>
        <w:t>season</w:t>
      </w:r>
      <w:r w:rsidR="002573FA" w:rsidRPr="00D753AC">
        <w:rPr>
          <w:rFonts w:cs="Times New Roman"/>
          <w:sz w:val="22"/>
          <w:szCs w:val="22"/>
          <w:rPrChange w:id="1426" w:author="Claire Kouba" w:date="2023-09-12T16:52:00Z">
            <w:rPr>
              <w:spacing w:val="-3"/>
            </w:rPr>
          </w:rPrChange>
        </w:rPr>
        <w:t xml:space="preserve"> </w:t>
      </w:r>
      <w:r w:rsidR="002573FA" w:rsidRPr="00D753AC">
        <w:rPr>
          <w:rFonts w:cs="Times New Roman"/>
          <w:sz w:val="22"/>
          <w:szCs w:val="22"/>
        </w:rPr>
        <w:t>baseflows</w:t>
      </w:r>
      <w:r w:rsidR="002573FA" w:rsidRPr="00D753AC">
        <w:rPr>
          <w:rFonts w:cs="Times New Roman"/>
          <w:sz w:val="22"/>
          <w:szCs w:val="22"/>
          <w:rPrChange w:id="1427" w:author="Claire Kouba" w:date="2023-09-12T16:52:00Z">
            <w:rPr>
              <w:spacing w:val="-3"/>
            </w:rPr>
          </w:rPrChange>
        </w:rPr>
        <w:t xml:space="preserve"> </w:t>
      </w:r>
      <w:r w:rsidR="002573FA" w:rsidRPr="00D753AC">
        <w:rPr>
          <w:rFonts w:cs="Times New Roman"/>
          <w:sz w:val="22"/>
          <w:szCs w:val="22"/>
        </w:rPr>
        <w:t>have</w:t>
      </w:r>
      <w:r w:rsidR="002573FA" w:rsidRPr="00D753AC">
        <w:rPr>
          <w:rFonts w:cs="Times New Roman"/>
          <w:sz w:val="22"/>
          <w:szCs w:val="22"/>
          <w:rPrChange w:id="1428" w:author="Claire Kouba" w:date="2023-09-12T16:52:00Z">
            <w:rPr>
              <w:spacing w:val="-3"/>
            </w:rPr>
          </w:rPrChange>
        </w:rPr>
        <w:t xml:space="preserve"> </w:t>
      </w:r>
      <w:r w:rsidR="002573FA" w:rsidRPr="00D753AC">
        <w:rPr>
          <w:rFonts w:cs="Times New Roman"/>
          <w:sz w:val="22"/>
          <w:szCs w:val="22"/>
        </w:rPr>
        <w:t>been</w:t>
      </w:r>
      <w:r w:rsidR="002573FA" w:rsidRPr="00D753AC">
        <w:rPr>
          <w:rFonts w:cs="Times New Roman"/>
          <w:sz w:val="22"/>
          <w:szCs w:val="22"/>
          <w:rPrChange w:id="1429" w:author="Claire Kouba" w:date="2023-09-12T16:52:00Z">
            <w:rPr>
              <w:w w:val="99"/>
            </w:rPr>
          </w:rPrChange>
        </w:rPr>
        <w:t xml:space="preserve"> </w:t>
      </w:r>
      <w:r w:rsidR="002573FA" w:rsidRPr="00D753AC">
        <w:rPr>
          <w:rFonts w:cs="Times New Roman"/>
          <w:sz w:val="22"/>
          <w:szCs w:val="22"/>
        </w:rPr>
        <w:t>lower</w:t>
      </w:r>
      <w:r w:rsidR="002573FA" w:rsidRPr="00D753AC">
        <w:rPr>
          <w:rFonts w:cs="Times New Roman"/>
          <w:sz w:val="22"/>
          <w:szCs w:val="22"/>
          <w:rPrChange w:id="1430" w:author="Claire Kouba" w:date="2023-09-12T16:52:00Z">
            <w:rPr>
              <w:spacing w:val="-8"/>
            </w:rPr>
          </w:rPrChange>
        </w:rPr>
        <w:t xml:space="preserve"> </w:t>
      </w:r>
      <w:r w:rsidR="002573FA" w:rsidRPr="00D753AC">
        <w:rPr>
          <w:rFonts w:cs="Times New Roman"/>
          <w:sz w:val="22"/>
          <w:szCs w:val="22"/>
        </w:rPr>
        <w:t>than</w:t>
      </w:r>
      <w:r w:rsidR="002573FA" w:rsidRPr="00D753AC">
        <w:rPr>
          <w:rFonts w:cs="Times New Roman"/>
          <w:sz w:val="22"/>
          <w:szCs w:val="22"/>
          <w:rPrChange w:id="1431" w:author="Claire Kouba" w:date="2023-09-12T16:52:00Z">
            <w:rPr>
              <w:spacing w:val="-8"/>
            </w:rPr>
          </w:rPrChange>
        </w:rPr>
        <w:t xml:space="preserve"> </w:t>
      </w:r>
      <w:r w:rsidR="002573FA" w:rsidRPr="00D753AC">
        <w:rPr>
          <w:rFonts w:cs="Times New Roman"/>
          <w:sz w:val="22"/>
          <w:szCs w:val="22"/>
        </w:rPr>
        <w:t>pre-1977,</w:t>
      </w:r>
      <w:r w:rsidR="002573FA" w:rsidRPr="00D753AC">
        <w:rPr>
          <w:rFonts w:cs="Times New Roman"/>
          <w:sz w:val="22"/>
          <w:szCs w:val="22"/>
          <w:rPrChange w:id="1432" w:author="Claire Kouba" w:date="2023-09-12T16:52:00Z">
            <w:rPr>
              <w:spacing w:val="-8"/>
            </w:rPr>
          </w:rPrChange>
        </w:rPr>
        <w:t xml:space="preserve"> </w:t>
      </w:r>
      <w:r w:rsidR="002573FA" w:rsidRPr="00D753AC">
        <w:rPr>
          <w:rFonts w:cs="Times New Roman"/>
          <w:sz w:val="22"/>
          <w:szCs w:val="22"/>
        </w:rPr>
        <w:t>and</w:t>
      </w:r>
      <w:r w:rsidR="002573FA" w:rsidRPr="00D753AC">
        <w:rPr>
          <w:rFonts w:cs="Times New Roman"/>
          <w:sz w:val="22"/>
          <w:szCs w:val="22"/>
          <w:rPrChange w:id="1433" w:author="Claire Kouba" w:date="2023-09-12T16:52:00Z">
            <w:rPr>
              <w:spacing w:val="-8"/>
            </w:rPr>
          </w:rPrChange>
        </w:rPr>
        <w:t xml:space="preserve"> </w:t>
      </w:r>
      <w:r w:rsidR="002573FA" w:rsidRPr="00D753AC">
        <w:rPr>
          <w:rFonts w:cs="Times New Roman"/>
          <w:sz w:val="22"/>
          <w:szCs w:val="22"/>
        </w:rPr>
        <w:t>very</w:t>
      </w:r>
      <w:r w:rsidR="002573FA" w:rsidRPr="00D753AC">
        <w:rPr>
          <w:rFonts w:cs="Times New Roman"/>
          <w:sz w:val="22"/>
          <w:szCs w:val="22"/>
          <w:rPrChange w:id="1434" w:author="Claire Kouba" w:date="2023-09-12T16:52:00Z">
            <w:rPr>
              <w:spacing w:val="-8"/>
            </w:rPr>
          </w:rPrChange>
        </w:rPr>
        <w:t xml:space="preserve"> </w:t>
      </w:r>
      <w:r w:rsidR="002573FA" w:rsidRPr="00D753AC">
        <w:rPr>
          <w:rFonts w:cs="Times New Roman"/>
          <w:sz w:val="22"/>
          <w:szCs w:val="22"/>
        </w:rPr>
        <w:t>low</w:t>
      </w:r>
      <w:r w:rsidR="002573FA" w:rsidRPr="00D753AC">
        <w:rPr>
          <w:rFonts w:cs="Times New Roman"/>
          <w:sz w:val="22"/>
          <w:szCs w:val="22"/>
          <w:rPrChange w:id="1435" w:author="Claire Kouba" w:date="2023-09-12T16:52:00Z">
            <w:rPr>
              <w:spacing w:val="-8"/>
            </w:rPr>
          </w:rPrChange>
        </w:rPr>
        <w:t xml:space="preserve"> </w:t>
      </w:r>
      <w:del w:id="1436" w:author="Claire Kouba" w:date="2023-09-12T16:52:00Z">
        <w:r w:rsidRPr="00D753AC">
          <w:rPr>
            <w:rFonts w:cs="Times New Roman"/>
            <w:sz w:val="22"/>
            <w:szCs w:val="22"/>
          </w:rPr>
          <w:delText>minimums</w:delText>
        </w:r>
      </w:del>
      <w:ins w:id="1437" w:author="Claire Kouba" w:date="2023-09-12T16:52:00Z">
        <w:r w:rsidR="002573FA" w:rsidRPr="00D753AC">
          <w:rPr>
            <w:rFonts w:cs="Times New Roman"/>
            <w:sz w:val="22"/>
            <w:szCs w:val="22"/>
          </w:rPr>
          <w:t>minima</w:t>
        </w:r>
      </w:ins>
      <w:r w:rsidR="002573FA" w:rsidRPr="00D753AC">
        <w:rPr>
          <w:rFonts w:cs="Times New Roman"/>
          <w:sz w:val="22"/>
          <w:szCs w:val="22"/>
          <w:rPrChange w:id="1438" w:author="Claire Kouba" w:date="2023-09-12T16:52:00Z">
            <w:rPr>
              <w:spacing w:val="-8"/>
            </w:rPr>
          </w:rPrChange>
        </w:rPr>
        <w:t xml:space="preserve"> </w:t>
      </w:r>
      <w:r w:rsidR="002573FA" w:rsidRPr="00D753AC">
        <w:rPr>
          <w:rFonts w:cs="Times New Roman"/>
          <w:sz w:val="22"/>
          <w:szCs w:val="22"/>
        </w:rPr>
        <w:t>(&lt;</w:t>
      </w:r>
      <w:r w:rsidR="002573FA" w:rsidRPr="00D753AC">
        <w:rPr>
          <w:rFonts w:cs="Times New Roman"/>
          <w:sz w:val="22"/>
          <w:szCs w:val="22"/>
          <w:rPrChange w:id="1439" w:author="Claire Kouba" w:date="2023-09-12T16:52:00Z">
            <w:rPr>
              <w:spacing w:val="-8"/>
            </w:rPr>
          </w:rPrChange>
        </w:rPr>
        <w:t xml:space="preserve"> </w:t>
      </w:r>
      <w:r w:rsidR="002573FA" w:rsidRPr="00D753AC">
        <w:rPr>
          <w:rFonts w:cs="Times New Roman"/>
          <w:sz w:val="22"/>
          <w:szCs w:val="22"/>
        </w:rPr>
        <w:t>10</w:t>
      </w:r>
      <w:r w:rsidR="002573FA" w:rsidRPr="00D753AC">
        <w:rPr>
          <w:rFonts w:cs="Times New Roman"/>
          <w:sz w:val="22"/>
          <w:szCs w:val="22"/>
          <w:rPrChange w:id="1440" w:author="Claire Kouba" w:date="2023-09-12T16:52:00Z">
            <w:rPr>
              <w:spacing w:val="-8"/>
            </w:rPr>
          </w:rPrChange>
        </w:rPr>
        <w:t xml:space="preserve"> </w:t>
      </w:r>
      <w:r w:rsidR="002573FA" w:rsidRPr="00D753AC">
        <w:rPr>
          <w:rFonts w:cs="Times New Roman"/>
          <w:sz w:val="22"/>
          <w:szCs w:val="22"/>
        </w:rPr>
        <w:t>cfs</w:t>
      </w:r>
      <w:r w:rsidR="002573FA" w:rsidRPr="00D753AC">
        <w:rPr>
          <w:rFonts w:cs="Times New Roman"/>
          <w:sz w:val="22"/>
          <w:szCs w:val="22"/>
          <w:rPrChange w:id="1441" w:author="Claire Kouba" w:date="2023-09-12T16:52:00Z">
            <w:rPr>
              <w:spacing w:val="-8"/>
            </w:rPr>
          </w:rPrChange>
        </w:rPr>
        <w:t xml:space="preserve"> </w:t>
      </w:r>
      <w:r w:rsidR="002573FA" w:rsidRPr="00D753AC">
        <w:rPr>
          <w:rFonts w:cs="Times New Roman"/>
          <w:sz w:val="22"/>
          <w:szCs w:val="22"/>
        </w:rPr>
        <w:t>or</w:t>
      </w:r>
      <w:r w:rsidR="002573FA" w:rsidRPr="00D753AC">
        <w:rPr>
          <w:rFonts w:cs="Times New Roman"/>
          <w:sz w:val="22"/>
          <w:szCs w:val="22"/>
          <w:rPrChange w:id="1442" w:author="Claire Kouba" w:date="2023-09-12T16:52:00Z">
            <w:rPr>
              <w:spacing w:val="-8"/>
            </w:rPr>
          </w:rPrChange>
        </w:rPr>
        <w:t xml:space="preserve"> </w:t>
      </w:r>
      <w:r w:rsidR="002573FA" w:rsidRPr="00D753AC">
        <w:rPr>
          <w:rFonts w:cs="Times New Roman"/>
          <w:sz w:val="22"/>
          <w:szCs w:val="22"/>
        </w:rPr>
        <w:t>0.7</w:t>
      </w:r>
      <w:r w:rsidR="002573FA" w:rsidRPr="00D753AC">
        <w:rPr>
          <w:rFonts w:cs="Times New Roman"/>
          <w:sz w:val="22"/>
          <w:szCs w:val="22"/>
          <w:rPrChange w:id="1443" w:author="Claire Kouba" w:date="2023-09-12T16:52:00Z">
            <w:rPr>
              <w:spacing w:val="-8"/>
            </w:rPr>
          </w:rPrChange>
        </w:rPr>
        <w:t xml:space="preserve"> </w:t>
      </w:r>
      <w:r w:rsidR="002573FA" w:rsidRPr="00D753AC">
        <w:rPr>
          <w:rFonts w:cs="Times New Roman"/>
          <w:sz w:val="22"/>
          <w:szCs w:val="22"/>
        </w:rPr>
        <w:t>Mm</w:t>
      </w:r>
      <w:r w:rsidR="002573FA" w:rsidRPr="00D753AC">
        <w:rPr>
          <w:rFonts w:cs="Times New Roman"/>
          <w:position w:val="7"/>
          <w:sz w:val="22"/>
          <w:szCs w:val="22"/>
        </w:rPr>
        <w:t>3</w:t>
      </w:r>
      <w:r w:rsidR="002573FA" w:rsidRPr="00D753AC">
        <w:rPr>
          <w:rFonts w:cs="Times New Roman"/>
          <w:position w:val="7"/>
          <w:sz w:val="22"/>
          <w:szCs w:val="22"/>
          <w:rPrChange w:id="1444" w:author="Claire Kouba" w:date="2023-09-12T16:52:00Z">
            <w:rPr>
              <w:spacing w:val="17"/>
              <w:position w:val="7"/>
            </w:rPr>
          </w:rPrChange>
        </w:rPr>
        <w:t xml:space="preserve"> </w:t>
      </w:r>
      <w:r w:rsidR="002573FA" w:rsidRPr="00D753AC">
        <w:rPr>
          <w:rFonts w:cs="Times New Roman"/>
          <w:sz w:val="22"/>
          <w:szCs w:val="22"/>
        </w:rPr>
        <w:t>/</w:t>
      </w:r>
      <w:r w:rsidR="002573FA" w:rsidRPr="00D753AC">
        <w:rPr>
          <w:rFonts w:cs="Times New Roman"/>
          <w:spacing w:val="15"/>
          <w:sz w:val="22"/>
          <w:szCs w:val="22"/>
          <w:rPrChange w:id="1445" w:author="Claire Kouba" w:date="2023-09-12T16:52:00Z">
            <w:rPr>
              <w:spacing w:val="-8"/>
            </w:rPr>
          </w:rPrChange>
        </w:rPr>
        <w:t xml:space="preserve"> </w:t>
      </w:r>
      <w:r w:rsidR="002573FA" w:rsidRPr="00D753AC">
        <w:rPr>
          <w:rFonts w:cs="Times New Roman"/>
          <w:sz w:val="22"/>
          <w:szCs w:val="22"/>
        </w:rPr>
        <w:t>30</w:t>
      </w:r>
      <w:r w:rsidR="002573FA" w:rsidRPr="00D753AC">
        <w:rPr>
          <w:rFonts w:cs="Times New Roman"/>
          <w:w w:val="99"/>
          <w:sz w:val="22"/>
          <w:szCs w:val="22"/>
          <w:rPrChange w:id="1446" w:author="Claire Kouba" w:date="2023-09-12T16:52:00Z">
            <w:rPr>
              <w:spacing w:val="-8"/>
            </w:rPr>
          </w:rPrChange>
        </w:rPr>
        <w:t xml:space="preserve"> </w:t>
      </w:r>
      <w:r w:rsidR="002573FA" w:rsidRPr="00D753AC">
        <w:rPr>
          <w:rFonts w:cs="Times New Roman"/>
          <w:sz w:val="22"/>
          <w:szCs w:val="22"/>
        </w:rPr>
        <w:t>days)</w:t>
      </w:r>
      <w:r w:rsidR="002573FA" w:rsidRPr="00D753AC">
        <w:rPr>
          <w:rFonts w:cs="Times New Roman"/>
          <w:spacing w:val="10"/>
          <w:sz w:val="22"/>
          <w:szCs w:val="22"/>
          <w:rPrChange w:id="1447" w:author="Claire Kouba" w:date="2023-09-12T16:52:00Z">
            <w:rPr>
              <w:spacing w:val="-8"/>
            </w:rPr>
          </w:rPrChange>
        </w:rPr>
        <w:t xml:space="preserve"> </w:t>
      </w:r>
      <w:r w:rsidR="002573FA" w:rsidRPr="00D753AC">
        <w:rPr>
          <w:rFonts w:cs="Times New Roman"/>
          <w:sz w:val="22"/>
          <w:szCs w:val="22"/>
        </w:rPr>
        <w:t>have</w:t>
      </w:r>
      <w:r w:rsidR="002573FA" w:rsidRPr="00D753AC">
        <w:rPr>
          <w:rFonts w:cs="Times New Roman"/>
          <w:spacing w:val="10"/>
          <w:sz w:val="22"/>
          <w:szCs w:val="22"/>
          <w:rPrChange w:id="1448" w:author="Claire Kouba" w:date="2023-09-12T16:52:00Z">
            <w:rPr>
              <w:spacing w:val="-8"/>
            </w:rPr>
          </w:rPrChange>
        </w:rPr>
        <w:t xml:space="preserve"> </w:t>
      </w:r>
      <w:r w:rsidR="002573FA" w:rsidRPr="00D753AC">
        <w:rPr>
          <w:rFonts w:cs="Times New Roman"/>
          <w:sz w:val="22"/>
          <w:szCs w:val="22"/>
        </w:rPr>
        <w:t>been</w:t>
      </w:r>
      <w:r w:rsidR="002573FA" w:rsidRPr="00D753AC">
        <w:rPr>
          <w:rFonts w:cs="Times New Roman"/>
          <w:spacing w:val="10"/>
          <w:sz w:val="22"/>
          <w:szCs w:val="22"/>
          <w:rPrChange w:id="1449" w:author="Claire Kouba" w:date="2023-09-12T16:52:00Z">
            <w:rPr>
              <w:spacing w:val="-8"/>
            </w:rPr>
          </w:rPrChange>
        </w:rPr>
        <w:t xml:space="preserve"> </w:t>
      </w:r>
      <w:r w:rsidR="002573FA" w:rsidRPr="00D753AC">
        <w:rPr>
          <w:rFonts w:cs="Times New Roman"/>
          <w:sz w:val="22"/>
          <w:szCs w:val="22"/>
        </w:rPr>
        <w:t>more</w:t>
      </w:r>
      <w:r w:rsidR="002573FA" w:rsidRPr="00D753AC">
        <w:rPr>
          <w:rFonts w:cs="Times New Roman"/>
          <w:spacing w:val="10"/>
          <w:sz w:val="22"/>
          <w:szCs w:val="22"/>
          <w:rPrChange w:id="1450" w:author="Claire Kouba" w:date="2023-09-12T16:52:00Z">
            <w:rPr>
              <w:spacing w:val="-8"/>
            </w:rPr>
          </w:rPrChange>
        </w:rPr>
        <w:t xml:space="preserve"> </w:t>
      </w:r>
      <w:r w:rsidR="002573FA" w:rsidRPr="00D753AC">
        <w:rPr>
          <w:rFonts w:cs="Times New Roman"/>
          <w:sz w:val="22"/>
          <w:szCs w:val="22"/>
        </w:rPr>
        <w:t>frequent</w:t>
      </w:r>
      <w:r w:rsidR="002573FA" w:rsidRPr="00D753AC">
        <w:rPr>
          <w:rFonts w:cs="Times New Roman"/>
          <w:spacing w:val="10"/>
          <w:sz w:val="22"/>
          <w:szCs w:val="22"/>
          <w:rPrChange w:id="1451" w:author="Claire Kouba" w:date="2023-09-12T16:52:00Z">
            <w:rPr>
              <w:spacing w:val="-8"/>
            </w:rPr>
          </w:rPrChange>
        </w:rPr>
        <w:t xml:space="preserve"> </w:t>
      </w:r>
      <w:r w:rsidR="002573FA" w:rsidRPr="00D753AC">
        <w:rPr>
          <w:rFonts w:cs="Times New Roman"/>
          <w:sz w:val="22"/>
          <w:szCs w:val="22"/>
        </w:rPr>
        <w:t>in</w:t>
      </w:r>
      <w:r w:rsidR="002573FA" w:rsidRPr="00D753AC">
        <w:rPr>
          <w:rFonts w:cs="Times New Roman"/>
          <w:spacing w:val="10"/>
          <w:sz w:val="22"/>
          <w:szCs w:val="22"/>
          <w:rPrChange w:id="1452" w:author="Claire Kouba" w:date="2023-09-12T16:52:00Z">
            <w:rPr>
              <w:spacing w:val="-8"/>
            </w:rPr>
          </w:rPrChange>
        </w:rPr>
        <w:t xml:space="preserve"> </w:t>
      </w:r>
      <w:r w:rsidR="002573FA" w:rsidRPr="00D753AC">
        <w:rPr>
          <w:rFonts w:cs="Times New Roman"/>
          <w:sz w:val="22"/>
          <w:szCs w:val="22"/>
        </w:rPr>
        <w:t>the</w:t>
      </w:r>
      <w:r w:rsidR="002573FA" w:rsidRPr="00D753AC">
        <w:rPr>
          <w:rFonts w:cs="Times New Roman"/>
          <w:spacing w:val="10"/>
          <w:sz w:val="22"/>
          <w:szCs w:val="22"/>
          <w:rPrChange w:id="1453" w:author="Claire Kouba" w:date="2023-09-12T16:52:00Z">
            <w:rPr>
              <w:spacing w:val="-8"/>
            </w:rPr>
          </w:rPrChange>
        </w:rPr>
        <w:t xml:space="preserve"> </w:t>
      </w:r>
      <w:r w:rsidR="002573FA" w:rsidRPr="00D753AC">
        <w:rPr>
          <w:rFonts w:cs="Times New Roman"/>
          <w:sz w:val="22"/>
          <w:szCs w:val="22"/>
        </w:rPr>
        <w:t>past</w:t>
      </w:r>
      <w:r w:rsidR="002573FA" w:rsidRPr="00D753AC">
        <w:rPr>
          <w:rFonts w:cs="Times New Roman"/>
          <w:spacing w:val="10"/>
          <w:sz w:val="22"/>
          <w:szCs w:val="22"/>
          <w:rPrChange w:id="1454" w:author="Claire Kouba" w:date="2023-09-12T16:52:00Z">
            <w:rPr>
              <w:spacing w:val="-8"/>
            </w:rPr>
          </w:rPrChange>
        </w:rPr>
        <w:t xml:space="preserve"> </w:t>
      </w:r>
      <w:r w:rsidR="002573FA" w:rsidRPr="00D753AC">
        <w:rPr>
          <w:rFonts w:cs="Times New Roman"/>
          <w:sz w:val="22"/>
          <w:szCs w:val="22"/>
        </w:rPr>
        <w:t>two</w:t>
      </w:r>
      <w:r w:rsidR="002573FA" w:rsidRPr="00D753AC">
        <w:rPr>
          <w:rFonts w:cs="Times New Roman"/>
          <w:spacing w:val="10"/>
          <w:sz w:val="22"/>
          <w:szCs w:val="22"/>
          <w:rPrChange w:id="1455" w:author="Claire Kouba" w:date="2023-09-12T16:52:00Z">
            <w:rPr>
              <w:spacing w:val="-8"/>
            </w:rPr>
          </w:rPrChange>
        </w:rPr>
        <w:t xml:space="preserve"> </w:t>
      </w:r>
      <w:r w:rsidR="002573FA" w:rsidRPr="00D753AC">
        <w:rPr>
          <w:rFonts w:cs="Times New Roman"/>
          <w:sz w:val="22"/>
          <w:szCs w:val="22"/>
        </w:rPr>
        <w:t>decades</w:t>
      </w:r>
      <w:r w:rsidR="002573FA" w:rsidRPr="00D753AC">
        <w:rPr>
          <w:rFonts w:cs="Times New Roman"/>
          <w:spacing w:val="10"/>
          <w:sz w:val="22"/>
          <w:szCs w:val="22"/>
          <w:rPrChange w:id="1456" w:author="Claire Kouba" w:date="2023-09-12T16:52:00Z">
            <w:rPr>
              <w:w w:val="99"/>
            </w:rPr>
          </w:rPrChange>
        </w:rPr>
        <w:t xml:space="preserve"> </w:t>
      </w:r>
      <w:del w:id="1457"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"_bookmark6" </w:delInstrText>
        </w:r>
        <w:r w:rsidRPr="00D753AC">
          <w:rPr>
            <w:rFonts w:cs="Times New Roman"/>
            <w:sz w:val="22"/>
            <w:szCs w:val="22"/>
          </w:rPr>
          <w:fldChar w:fldCharType="separate"/>
        </w:r>
        <w:r w:rsidRPr="00D753AC">
          <w:rPr>
            <w:rFonts w:cs="Times New Roman"/>
            <w:sz w:val="22"/>
            <w:szCs w:val="22"/>
          </w:rPr>
          <w:delText>(Figure</w:delText>
        </w:r>
        <w:r w:rsidRPr="00D753AC">
          <w:rPr>
            <w:rFonts w:cs="Times New Roman"/>
            <w:sz w:val="22"/>
            <w:szCs w:val="22"/>
          </w:rPr>
          <w:fldChar w:fldCharType="end"/>
        </w:r>
        <w:r w:rsidRPr="00D753AC">
          <w:rPr>
            <w:rFonts w:cs="Times New Roman"/>
            <w:spacing w:val="-6"/>
            <w:sz w:val="22"/>
            <w:szCs w:val="22"/>
          </w:rPr>
          <w:delText xml:space="preserve"> </w:delText>
        </w:r>
        <w:r w:rsidRPr="00D753AC">
          <w:rPr>
            <w:rFonts w:cs="Times New Roman"/>
            <w:sz w:val="22"/>
            <w:szCs w:val="22"/>
          </w:rPr>
          <w:delText>6</w:delText>
        </w:r>
      </w:del>
      <w:ins w:id="1458" w:author="Claire Kouba" w:date="2023-09-12T16:52:00Z">
        <w:r w:rsidR="002573FA" w:rsidRPr="00D753AC">
          <w:rPr>
            <w:rFonts w:cs="Times New Roman"/>
            <w:sz w:val="22"/>
            <w:szCs w:val="22"/>
          </w:rPr>
          <w:t>(see</w:t>
        </w:r>
        <w:r w:rsidR="002573FA" w:rsidRPr="00D753AC">
          <w:rPr>
            <w:rFonts w:cs="Times New Roman"/>
            <w:spacing w:val="10"/>
            <w:sz w:val="22"/>
            <w:szCs w:val="22"/>
          </w:rPr>
          <w:t xml:space="preserve"> </w:t>
        </w:r>
        <w:r w:rsidR="002573FA" w:rsidRPr="00D753AC">
          <w:rPr>
            <w:rFonts w:cs="Times New Roman"/>
            <w:sz w:val="22"/>
            <w:szCs w:val="22"/>
          </w:rPr>
          <w:t>Results,</w:t>
        </w:r>
        <w:r w:rsidR="002573FA" w:rsidRPr="00D753AC">
          <w:rPr>
            <w:rFonts w:cs="Times New Roman"/>
            <w:spacing w:val="10"/>
            <w:sz w:val="22"/>
            <w:szCs w:val="22"/>
          </w:rPr>
          <w:t xml:space="preserve"> </w:t>
        </w:r>
        <w:r w:rsidR="002573FA" w:rsidRPr="00D753AC">
          <w:rPr>
            <w:rFonts w:cs="Times New Roman"/>
            <w:sz w:val="22"/>
            <w:szCs w:val="22"/>
          </w:rPr>
          <w:t>Section</w:t>
        </w:r>
        <w:r w:rsidR="002573FA" w:rsidRPr="00D753AC">
          <w:rPr>
            <w:rFonts w:cs="Times New Roman"/>
            <w:spacing w:val="10"/>
            <w:sz w:val="22"/>
            <w:szCs w:val="22"/>
          </w:rPr>
          <w:t xml:space="preserve"> </w:t>
        </w:r>
        <w:r w:rsidR="002573FA" w:rsidRPr="00D753AC">
          <w:rPr>
            <w:rFonts w:cs="Times New Roman"/>
            <w:sz w:val="22"/>
            <w:szCs w:val="22"/>
          </w:rPr>
          <w:t>3.2.1</w:t>
        </w:r>
      </w:ins>
      <w:r w:rsidR="002573FA" w:rsidRPr="00D753AC">
        <w:rPr>
          <w:rFonts w:cs="Times New Roman"/>
          <w:sz w:val="22"/>
          <w:szCs w:val="22"/>
        </w:rPr>
        <w:t>),</w:t>
      </w:r>
      <w:r w:rsidR="002573FA" w:rsidRPr="00D753AC">
        <w:rPr>
          <w:rFonts w:cs="Times New Roman"/>
          <w:spacing w:val="10"/>
          <w:sz w:val="22"/>
          <w:szCs w:val="22"/>
          <w:rPrChange w:id="1459" w:author="Claire Kouba" w:date="2023-09-12T16:52:00Z">
            <w:rPr>
              <w:spacing w:val="-6"/>
            </w:rPr>
          </w:rPrChange>
        </w:rPr>
        <w:t xml:space="preserve"> </w:t>
      </w:r>
      <w:r w:rsidR="002573FA" w:rsidRPr="00D753AC">
        <w:rPr>
          <w:rFonts w:cs="Times New Roman"/>
          <w:sz w:val="22"/>
          <w:szCs w:val="22"/>
        </w:rPr>
        <w:t>making</w:t>
      </w:r>
      <w:r w:rsidR="002573FA" w:rsidRPr="00D753AC">
        <w:rPr>
          <w:rFonts w:cs="Times New Roman"/>
          <w:spacing w:val="10"/>
          <w:sz w:val="22"/>
          <w:szCs w:val="22"/>
          <w:rPrChange w:id="1460" w:author="Claire Kouba" w:date="2023-09-12T16:52:00Z">
            <w:rPr>
              <w:spacing w:val="-6"/>
            </w:rPr>
          </w:rPrChange>
        </w:rPr>
        <w:t xml:space="preserve"> </w:t>
      </w:r>
      <w:r w:rsidR="002573FA" w:rsidRPr="00D753AC">
        <w:rPr>
          <w:rFonts w:cs="Times New Roman"/>
          <w:sz w:val="22"/>
          <w:szCs w:val="22"/>
        </w:rPr>
        <w:t>the</w:t>
      </w:r>
      <w:r w:rsidR="002573FA" w:rsidRPr="00D753AC">
        <w:rPr>
          <w:rFonts w:cs="Times New Roman"/>
          <w:spacing w:val="10"/>
          <w:sz w:val="22"/>
          <w:szCs w:val="22"/>
          <w:rPrChange w:id="1461" w:author="Claire Kouba" w:date="2023-09-12T16:52:00Z">
            <w:rPr>
              <w:spacing w:val="-6"/>
            </w:rPr>
          </w:rPrChange>
        </w:rPr>
        <w:t xml:space="preserve"> </w:t>
      </w:r>
      <w:r w:rsidR="002573FA" w:rsidRPr="00D753AC">
        <w:rPr>
          <w:rFonts w:cs="Times New Roman"/>
          <w:sz w:val="22"/>
          <w:szCs w:val="22"/>
        </w:rPr>
        <w:t>management</w:t>
      </w:r>
      <w:r w:rsidR="002573FA" w:rsidRPr="00D753AC">
        <w:rPr>
          <w:rFonts w:cs="Times New Roman"/>
          <w:spacing w:val="10"/>
          <w:sz w:val="22"/>
          <w:szCs w:val="22"/>
          <w:rPrChange w:id="1462" w:author="Claire Kouba" w:date="2023-09-12T16:52:00Z">
            <w:rPr>
              <w:spacing w:val="-6"/>
            </w:rPr>
          </w:rPrChange>
        </w:rPr>
        <w:t xml:space="preserve"> </w:t>
      </w:r>
      <w:r w:rsidR="002573FA" w:rsidRPr="00D753AC">
        <w:rPr>
          <w:rFonts w:cs="Times New Roman"/>
          <w:sz w:val="22"/>
          <w:szCs w:val="22"/>
        </w:rPr>
        <w:t>of</w:t>
      </w:r>
      <w:r w:rsidR="002573FA" w:rsidRPr="00D753AC">
        <w:rPr>
          <w:rFonts w:cs="Times New Roman"/>
          <w:spacing w:val="10"/>
          <w:sz w:val="22"/>
          <w:szCs w:val="22"/>
          <w:rPrChange w:id="1463" w:author="Claire Kouba" w:date="2023-09-12T16:52:00Z">
            <w:rPr>
              <w:spacing w:val="-6"/>
            </w:rPr>
          </w:rPrChange>
        </w:rPr>
        <w:t xml:space="preserve"> </w:t>
      </w:r>
      <w:r w:rsidR="002573FA" w:rsidRPr="00D753AC">
        <w:rPr>
          <w:rFonts w:cs="Times New Roman"/>
          <w:sz w:val="22"/>
          <w:szCs w:val="22"/>
        </w:rPr>
        <w:t>these</w:t>
      </w:r>
      <w:r w:rsidR="002573FA" w:rsidRPr="00D753AC">
        <w:rPr>
          <w:rFonts w:cs="Times New Roman"/>
          <w:spacing w:val="10"/>
          <w:sz w:val="22"/>
          <w:szCs w:val="22"/>
          <w:rPrChange w:id="1464" w:author="Claire Kouba" w:date="2023-09-12T16:52:00Z">
            <w:rPr>
              <w:spacing w:val="-6"/>
            </w:rPr>
          </w:rPrChange>
        </w:rPr>
        <w:t xml:space="preserve"> </w:t>
      </w:r>
      <w:r w:rsidR="002573FA" w:rsidRPr="00D753AC">
        <w:rPr>
          <w:rFonts w:cs="Times New Roman"/>
          <w:sz w:val="22"/>
          <w:szCs w:val="22"/>
        </w:rPr>
        <w:t>flows</w:t>
      </w:r>
      <w:r w:rsidR="002573FA" w:rsidRPr="00D753AC">
        <w:rPr>
          <w:rFonts w:cs="Times New Roman"/>
          <w:w w:val="99"/>
          <w:sz w:val="22"/>
          <w:szCs w:val="22"/>
          <w:rPrChange w:id="1465" w:author="Claire Kouba" w:date="2023-09-12T16:52:00Z">
            <w:rPr>
              <w:spacing w:val="-6"/>
            </w:rPr>
          </w:rPrChange>
        </w:rPr>
        <w:t xml:space="preserve"> </w:t>
      </w:r>
      <w:r w:rsidR="002573FA" w:rsidRPr="00D753AC">
        <w:rPr>
          <w:rFonts w:cs="Times New Roman"/>
          <w:sz w:val="22"/>
          <w:szCs w:val="22"/>
        </w:rPr>
        <w:t>more</w:t>
      </w:r>
      <w:r w:rsidR="002573FA" w:rsidRPr="00D753AC">
        <w:rPr>
          <w:rFonts w:cs="Times New Roman"/>
          <w:spacing w:val="-9"/>
          <w:sz w:val="22"/>
          <w:szCs w:val="22"/>
          <w:rPrChange w:id="1466" w:author="Claire Kouba" w:date="2023-09-12T16:52:00Z">
            <w:rPr>
              <w:spacing w:val="-6"/>
            </w:rPr>
          </w:rPrChange>
        </w:rPr>
        <w:t xml:space="preserve"> </w:t>
      </w:r>
      <w:r w:rsidR="002573FA" w:rsidRPr="00D753AC">
        <w:rPr>
          <w:rFonts w:cs="Times New Roman"/>
          <w:sz w:val="22"/>
          <w:szCs w:val="22"/>
        </w:rPr>
        <w:t>urgent.</w:t>
      </w:r>
    </w:p>
    <w:p w:rsidR="00A7616E" w:rsidRPr="00D753AC" w:rsidRDefault="002573FA" w:rsidP="00D753AC">
      <w:pPr>
        <w:pStyle w:val="BodyText"/>
        <w:spacing w:before="3"/>
        <w:ind w:left="173" w:right="130" w:firstLine="158"/>
        <w:rPr>
          <w:del w:id="1467" w:author="Claire Kouba" w:date="2023-09-12T16:52:00Z"/>
          <w:rFonts w:cs="Times New Roman"/>
          <w:sz w:val="22"/>
          <w:szCs w:val="22"/>
        </w:rPr>
      </w:pPr>
      <w:r w:rsidRPr="00D753AC">
        <w:rPr>
          <w:rFonts w:cs="Times New Roman"/>
          <w:sz w:val="22"/>
          <w:szCs w:val="22"/>
        </w:rPr>
        <w:t>This</w:t>
      </w:r>
      <w:r w:rsidRPr="00D753AC">
        <w:rPr>
          <w:rFonts w:cs="Times New Roman"/>
          <w:spacing w:val="-10"/>
          <w:sz w:val="22"/>
          <w:szCs w:val="22"/>
          <w:rPrChange w:id="1468" w:author="Claire Kouba" w:date="2023-09-12T16:52:00Z">
            <w:rPr>
              <w:spacing w:val="-6"/>
            </w:rPr>
          </w:rPrChange>
        </w:rPr>
        <w:t xml:space="preserve"> </w:t>
      </w:r>
      <w:r w:rsidRPr="00D753AC">
        <w:rPr>
          <w:rFonts w:cs="Times New Roman"/>
          <w:sz w:val="22"/>
          <w:szCs w:val="22"/>
        </w:rPr>
        <w:t>study</w:t>
      </w:r>
      <w:r w:rsidRPr="00D753AC">
        <w:rPr>
          <w:rFonts w:cs="Times New Roman"/>
          <w:spacing w:val="-10"/>
          <w:sz w:val="22"/>
          <w:szCs w:val="22"/>
          <w:rPrChange w:id="1469" w:author="Claire Kouba" w:date="2023-09-12T16:52:00Z">
            <w:rPr>
              <w:spacing w:val="-6"/>
            </w:rPr>
          </w:rPrChange>
        </w:rPr>
        <w:t xml:space="preserve"> </w:t>
      </w:r>
      <w:r w:rsidRPr="00D753AC">
        <w:rPr>
          <w:rFonts w:cs="Times New Roman"/>
          <w:sz w:val="22"/>
          <w:szCs w:val="22"/>
        </w:rPr>
        <w:t>focuses</w:t>
      </w:r>
      <w:r w:rsidRPr="00D753AC">
        <w:rPr>
          <w:rFonts w:cs="Times New Roman"/>
          <w:spacing w:val="-10"/>
          <w:sz w:val="22"/>
          <w:szCs w:val="22"/>
          <w:rPrChange w:id="1470" w:author="Claire Kouba" w:date="2023-09-12T16:52:00Z">
            <w:rPr>
              <w:spacing w:val="-6"/>
            </w:rPr>
          </w:rPrChange>
        </w:rPr>
        <w:t xml:space="preserve"> </w:t>
      </w:r>
      <w:r w:rsidRPr="00D753AC">
        <w:rPr>
          <w:rFonts w:cs="Times New Roman"/>
          <w:sz w:val="22"/>
          <w:szCs w:val="22"/>
        </w:rPr>
        <w:t>on</w:t>
      </w:r>
      <w:r w:rsidRPr="00D753AC">
        <w:rPr>
          <w:rFonts w:cs="Times New Roman"/>
          <w:spacing w:val="-10"/>
          <w:sz w:val="22"/>
          <w:szCs w:val="22"/>
          <w:rPrChange w:id="1471" w:author="Claire Kouba" w:date="2023-09-12T16:52:00Z">
            <w:rPr>
              <w:spacing w:val="-6"/>
            </w:rPr>
          </w:rPrChange>
        </w:rPr>
        <w:t xml:space="preserve"> </w:t>
      </w:r>
      <w:r w:rsidRPr="00D753AC">
        <w:rPr>
          <w:rFonts w:cs="Times New Roman"/>
          <w:sz w:val="22"/>
          <w:szCs w:val="22"/>
        </w:rPr>
        <w:t>the</w:t>
      </w:r>
      <w:r w:rsidRPr="00D753AC">
        <w:rPr>
          <w:rFonts w:cs="Times New Roman"/>
          <w:spacing w:val="-10"/>
          <w:sz w:val="22"/>
          <w:szCs w:val="22"/>
          <w:rPrChange w:id="1472" w:author="Claire Kouba" w:date="2023-09-12T16:52:00Z">
            <w:rPr>
              <w:spacing w:val="-6"/>
            </w:rPr>
          </w:rPrChange>
        </w:rPr>
        <w:t xml:space="preserve"> </w:t>
      </w:r>
      <w:r w:rsidRPr="00D753AC">
        <w:rPr>
          <w:rFonts w:cs="Times New Roman"/>
          <w:sz w:val="22"/>
          <w:szCs w:val="22"/>
        </w:rPr>
        <w:t>transition</w:t>
      </w:r>
      <w:r w:rsidRPr="00D753AC">
        <w:rPr>
          <w:rFonts w:cs="Times New Roman"/>
          <w:spacing w:val="-10"/>
          <w:sz w:val="22"/>
          <w:szCs w:val="22"/>
          <w:rPrChange w:id="1473" w:author="Claire Kouba" w:date="2023-09-12T16:52:00Z">
            <w:rPr>
              <w:spacing w:val="-6"/>
            </w:rPr>
          </w:rPrChange>
        </w:rPr>
        <w:t xml:space="preserve"> </w:t>
      </w:r>
      <w:del w:id="1474" w:author="Claire Kouba" w:date="2023-09-12T16:52:00Z">
        <w:r w:rsidR="00505335" w:rsidRPr="00D753AC">
          <w:rPr>
            <w:rFonts w:cs="Times New Roman"/>
            <w:sz w:val="22"/>
            <w:szCs w:val="22"/>
          </w:rPr>
          <w:delText>between</w:delText>
        </w:r>
      </w:del>
      <w:ins w:id="1475" w:author="Claire Kouba" w:date="2023-09-12T16:52:00Z">
        <w:r w:rsidRPr="00D753AC">
          <w:rPr>
            <w:rFonts w:cs="Times New Roman"/>
            <w:sz w:val="22"/>
            <w:szCs w:val="22"/>
          </w:rPr>
          <w:t>from</w:t>
        </w:r>
      </w:ins>
      <w:r w:rsidRPr="00D753AC">
        <w:rPr>
          <w:rFonts w:cs="Times New Roman"/>
          <w:spacing w:val="-10"/>
          <w:sz w:val="22"/>
          <w:szCs w:val="22"/>
          <w:rPrChange w:id="1476" w:author="Claire Kouba" w:date="2023-09-12T16:52:00Z">
            <w:rPr>
              <w:spacing w:val="-7"/>
            </w:rPr>
          </w:rPrChange>
        </w:rPr>
        <w:t xml:space="preserve"> </w:t>
      </w:r>
      <w:r w:rsidRPr="00D753AC">
        <w:rPr>
          <w:rFonts w:cs="Times New Roman"/>
          <w:sz w:val="22"/>
          <w:szCs w:val="22"/>
        </w:rPr>
        <w:t>the</w:t>
      </w:r>
      <w:r w:rsidRPr="00D753AC">
        <w:rPr>
          <w:rFonts w:cs="Times New Roman"/>
          <w:spacing w:val="-10"/>
          <w:sz w:val="22"/>
          <w:szCs w:val="22"/>
          <w:rPrChange w:id="1477" w:author="Claire Kouba" w:date="2023-09-12T16:52:00Z">
            <w:rPr>
              <w:spacing w:val="-6"/>
            </w:rPr>
          </w:rPrChange>
        </w:rPr>
        <w:t xml:space="preserve"> </w:t>
      </w:r>
      <w:r w:rsidRPr="00D753AC">
        <w:rPr>
          <w:rFonts w:cs="Times New Roman"/>
          <w:sz w:val="22"/>
          <w:szCs w:val="22"/>
        </w:rPr>
        <w:t>dry</w:t>
      </w:r>
      <w:r w:rsidRPr="00D753AC">
        <w:rPr>
          <w:rFonts w:cs="Times New Roman"/>
          <w:spacing w:val="-10"/>
          <w:sz w:val="22"/>
          <w:szCs w:val="22"/>
          <w:rPrChange w:id="1478" w:author="Claire Kouba" w:date="2023-09-12T16:52:00Z">
            <w:rPr>
              <w:spacing w:val="-6"/>
            </w:rPr>
          </w:rPrChange>
        </w:rPr>
        <w:t xml:space="preserve"> </w:t>
      </w:r>
      <w:r w:rsidRPr="00D753AC">
        <w:rPr>
          <w:rFonts w:cs="Times New Roman"/>
          <w:sz w:val="22"/>
          <w:szCs w:val="22"/>
        </w:rPr>
        <w:t>season</w:t>
      </w:r>
      <w:r w:rsidRPr="00D753AC">
        <w:rPr>
          <w:rFonts w:cs="Times New Roman"/>
          <w:spacing w:val="-10"/>
          <w:sz w:val="22"/>
          <w:szCs w:val="22"/>
          <w:rPrChange w:id="1479" w:author="Claire Kouba" w:date="2023-09-12T16:52:00Z">
            <w:rPr>
              <w:spacing w:val="-6"/>
            </w:rPr>
          </w:rPrChange>
        </w:rPr>
        <w:t xml:space="preserve"> </w:t>
      </w:r>
      <w:del w:id="1480" w:author="Claire Kouba" w:date="2023-09-12T16:52:00Z">
        <w:r w:rsidR="00505335" w:rsidRPr="00D753AC">
          <w:rPr>
            <w:rFonts w:cs="Times New Roman"/>
            <w:sz w:val="22"/>
            <w:szCs w:val="22"/>
          </w:rPr>
          <w:delText>and</w:delText>
        </w:r>
      </w:del>
      <w:ins w:id="1481" w:author="Claire Kouba" w:date="2023-09-12T16:52:00Z">
        <w:r w:rsidRPr="00D753AC">
          <w:rPr>
            <w:rFonts w:cs="Times New Roman"/>
            <w:sz w:val="22"/>
            <w:szCs w:val="22"/>
          </w:rPr>
          <w:t>to</w:t>
        </w:r>
      </w:ins>
      <w:r w:rsidRPr="00D753AC">
        <w:rPr>
          <w:rFonts w:cs="Times New Roman"/>
          <w:spacing w:val="-10"/>
          <w:sz w:val="22"/>
          <w:szCs w:val="22"/>
          <w:rPrChange w:id="1482" w:author="Claire Kouba" w:date="2023-09-12T16:52:00Z">
            <w:rPr>
              <w:spacing w:val="-6"/>
            </w:rPr>
          </w:rPrChange>
        </w:rPr>
        <w:t xml:space="preserve"> </w:t>
      </w:r>
      <w:r w:rsidRPr="00D753AC">
        <w:rPr>
          <w:rFonts w:cs="Times New Roman"/>
          <w:sz w:val="22"/>
          <w:szCs w:val="22"/>
        </w:rPr>
        <w:t>the</w:t>
      </w:r>
      <w:r w:rsidRPr="00D753AC">
        <w:rPr>
          <w:rFonts w:cs="Times New Roman"/>
          <w:spacing w:val="-10"/>
          <w:sz w:val="22"/>
          <w:szCs w:val="22"/>
          <w:rPrChange w:id="1483" w:author="Claire Kouba" w:date="2023-09-12T16:52:00Z">
            <w:rPr>
              <w:spacing w:val="-6"/>
            </w:rPr>
          </w:rPrChange>
        </w:rPr>
        <w:t xml:space="preserve"> </w:t>
      </w:r>
      <w:r w:rsidRPr="00D753AC">
        <w:rPr>
          <w:rFonts w:cs="Times New Roman"/>
          <w:sz w:val="22"/>
          <w:szCs w:val="22"/>
        </w:rPr>
        <w:t>wet</w:t>
      </w:r>
      <w:r w:rsidRPr="00D753AC">
        <w:rPr>
          <w:rFonts w:cs="Times New Roman"/>
          <w:spacing w:val="-10"/>
          <w:sz w:val="22"/>
          <w:szCs w:val="22"/>
          <w:rPrChange w:id="1484" w:author="Claire Kouba" w:date="2023-09-12T16:52:00Z">
            <w:rPr>
              <w:spacing w:val="-6"/>
            </w:rPr>
          </w:rPrChange>
        </w:rPr>
        <w:t xml:space="preserve"> </w:t>
      </w:r>
      <w:r w:rsidRPr="00D753AC">
        <w:rPr>
          <w:rFonts w:cs="Times New Roman"/>
          <w:sz w:val="22"/>
          <w:szCs w:val="22"/>
        </w:rPr>
        <w:t>season,</w:t>
      </w:r>
      <w:r w:rsidRPr="00D753AC">
        <w:rPr>
          <w:rFonts w:cs="Times New Roman"/>
          <w:spacing w:val="-10"/>
          <w:sz w:val="22"/>
          <w:szCs w:val="22"/>
          <w:rPrChange w:id="1485" w:author="Claire Kouba" w:date="2023-09-12T16:52:00Z">
            <w:rPr>
              <w:spacing w:val="-6"/>
            </w:rPr>
          </w:rPrChange>
        </w:rPr>
        <w:t xml:space="preserve"> </w:t>
      </w:r>
      <w:r w:rsidRPr="00D753AC">
        <w:rPr>
          <w:rFonts w:cs="Times New Roman"/>
          <w:sz w:val="22"/>
          <w:szCs w:val="22"/>
        </w:rPr>
        <w:t>which</w:t>
      </w:r>
      <w:r w:rsidRPr="00D753AC">
        <w:rPr>
          <w:rFonts w:cs="Times New Roman"/>
          <w:spacing w:val="-10"/>
          <w:sz w:val="22"/>
          <w:szCs w:val="22"/>
          <w:rPrChange w:id="1486" w:author="Claire Kouba" w:date="2023-09-12T16:52:00Z">
            <w:rPr>
              <w:spacing w:val="-6"/>
            </w:rPr>
          </w:rPrChange>
        </w:rPr>
        <w:t xml:space="preserve"> </w:t>
      </w:r>
      <w:r w:rsidRPr="00D753AC">
        <w:rPr>
          <w:rFonts w:cs="Times New Roman"/>
          <w:sz w:val="22"/>
          <w:szCs w:val="22"/>
        </w:rPr>
        <w:t>at</w:t>
      </w:r>
      <w:r w:rsidRPr="00D753AC">
        <w:rPr>
          <w:rFonts w:cs="Times New Roman"/>
          <w:spacing w:val="-10"/>
          <w:sz w:val="22"/>
          <w:szCs w:val="22"/>
          <w:rPrChange w:id="1487" w:author="Claire Kouba" w:date="2023-09-12T16:52:00Z">
            <w:rPr>
              <w:spacing w:val="-6"/>
            </w:rPr>
          </w:rPrChange>
        </w:rPr>
        <w:t xml:space="preserve"> </w:t>
      </w:r>
      <w:r w:rsidRPr="00D753AC">
        <w:rPr>
          <w:rFonts w:cs="Times New Roman"/>
          <w:sz w:val="22"/>
          <w:szCs w:val="22"/>
        </w:rPr>
        <w:t>times</w:t>
      </w:r>
      <w:r w:rsidRPr="00D753AC">
        <w:rPr>
          <w:rFonts w:cs="Times New Roman"/>
          <w:spacing w:val="-10"/>
          <w:sz w:val="22"/>
          <w:szCs w:val="22"/>
          <w:rPrChange w:id="1488" w:author="Claire Kouba" w:date="2023-09-12T16:52:00Z">
            <w:rPr>
              <w:spacing w:val="-6"/>
            </w:rPr>
          </w:rPrChange>
        </w:rPr>
        <w:t xml:space="preserve"> </w:t>
      </w:r>
      <w:r w:rsidRPr="00D753AC">
        <w:rPr>
          <w:rFonts w:cs="Times New Roman"/>
          <w:sz w:val="22"/>
          <w:szCs w:val="22"/>
        </w:rPr>
        <w:t>can</w:t>
      </w:r>
      <w:r w:rsidRPr="00D753AC">
        <w:rPr>
          <w:rFonts w:cs="Times New Roman"/>
          <w:spacing w:val="-10"/>
          <w:sz w:val="22"/>
          <w:szCs w:val="22"/>
          <w:rPrChange w:id="1489" w:author="Claire Kouba" w:date="2023-09-12T16:52:00Z">
            <w:rPr>
              <w:spacing w:val="-6"/>
            </w:rPr>
          </w:rPrChange>
        </w:rPr>
        <w:t xml:space="preserve"> </w:t>
      </w:r>
      <w:r w:rsidRPr="00D753AC">
        <w:rPr>
          <w:rFonts w:cs="Times New Roman"/>
          <w:sz w:val="22"/>
          <w:szCs w:val="22"/>
        </w:rPr>
        <w:t>straddle</w:t>
      </w:r>
      <w:r w:rsidRPr="00D753AC">
        <w:rPr>
          <w:rFonts w:cs="Times New Roman"/>
          <w:spacing w:val="-10"/>
          <w:sz w:val="22"/>
          <w:szCs w:val="22"/>
          <w:rPrChange w:id="1490" w:author="Claire Kouba" w:date="2023-09-12T16:52:00Z">
            <w:rPr>
              <w:spacing w:val="-6"/>
            </w:rPr>
          </w:rPrChange>
        </w:rPr>
        <w:t xml:space="preserve"> </w:t>
      </w:r>
      <w:r w:rsidRPr="00D753AC">
        <w:rPr>
          <w:rFonts w:cs="Times New Roman"/>
          <w:sz w:val="22"/>
          <w:szCs w:val="22"/>
        </w:rPr>
        <w:t>the</w:t>
      </w:r>
      <w:r w:rsidRPr="00D753AC">
        <w:rPr>
          <w:rFonts w:cs="Times New Roman"/>
          <w:spacing w:val="-10"/>
          <w:sz w:val="22"/>
          <w:szCs w:val="22"/>
          <w:rPrChange w:id="1491" w:author="Claire Kouba" w:date="2023-09-12T16:52:00Z">
            <w:rPr>
              <w:spacing w:val="-6"/>
            </w:rPr>
          </w:rPrChange>
        </w:rPr>
        <w:t xml:space="preserve"> </w:t>
      </w:r>
      <w:r w:rsidRPr="00D753AC">
        <w:rPr>
          <w:rFonts w:cs="Times New Roman"/>
          <w:sz w:val="22"/>
          <w:szCs w:val="22"/>
        </w:rPr>
        <w:t>conventional</w:t>
      </w:r>
      <w:r w:rsidRPr="00D753AC">
        <w:rPr>
          <w:rFonts w:cs="Times New Roman"/>
          <w:spacing w:val="-10"/>
          <w:sz w:val="22"/>
          <w:szCs w:val="22"/>
          <w:rPrChange w:id="1492" w:author="Claire Kouba" w:date="2023-09-12T16:52:00Z">
            <w:rPr>
              <w:w w:val="99"/>
            </w:rPr>
          </w:rPrChange>
        </w:rPr>
        <w:t xml:space="preserve"> </w:t>
      </w:r>
      <w:r w:rsidRPr="00D753AC">
        <w:rPr>
          <w:rFonts w:cs="Times New Roman"/>
          <w:sz w:val="22"/>
          <w:szCs w:val="22"/>
        </w:rPr>
        <w:t>water</w:t>
      </w:r>
      <w:r w:rsidRPr="00D753AC">
        <w:rPr>
          <w:rFonts w:cs="Times New Roman"/>
          <w:w w:val="99"/>
          <w:sz w:val="22"/>
          <w:szCs w:val="22"/>
          <w:rPrChange w:id="1493" w:author="Claire Kouba" w:date="2023-09-12T16:52:00Z">
            <w:rPr>
              <w:spacing w:val="-5"/>
            </w:rPr>
          </w:rPrChange>
        </w:rPr>
        <w:t xml:space="preserve"> </w:t>
      </w:r>
      <w:r w:rsidRPr="00D753AC">
        <w:rPr>
          <w:rFonts w:cs="Times New Roman"/>
          <w:sz w:val="22"/>
          <w:szCs w:val="22"/>
        </w:rPr>
        <w:t>year</w:t>
      </w:r>
      <w:r w:rsidRPr="00D753AC">
        <w:rPr>
          <w:rFonts w:cs="Times New Roman"/>
          <w:spacing w:val="-6"/>
          <w:sz w:val="22"/>
          <w:szCs w:val="22"/>
          <w:rPrChange w:id="1494" w:author="Claire Kouba" w:date="2023-09-12T16:52:00Z">
            <w:rPr>
              <w:spacing w:val="-5"/>
            </w:rPr>
          </w:rPrChange>
        </w:rPr>
        <w:t xml:space="preserve"> </w:t>
      </w:r>
      <w:r w:rsidRPr="00D753AC">
        <w:rPr>
          <w:rFonts w:cs="Times New Roman"/>
          <w:sz w:val="22"/>
          <w:szCs w:val="22"/>
        </w:rPr>
        <w:t>boundary</w:t>
      </w:r>
      <w:r w:rsidRPr="00D753AC">
        <w:rPr>
          <w:rFonts w:cs="Times New Roman"/>
          <w:spacing w:val="-6"/>
          <w:sz w:val="22"/>
          <w:szCs w:val="22"/>
          <w:rPrChange w:id="1495" w:author="Claire Kouba" w:date="2023-09-12T16:52:00Z">
            <w:rPr>
              <w:spacing w:val="-5"/>
            </w:rPr>
          </w:rPrChange>
        </w:rPr>
        <w:t xml:space="preserve"> </w:t>
      </w:r>
      <w:r w:rsidRPr="00D753AC">
        <w:rPr>
          <w:rFonts w:cs="Times New Roman"/>
          <w:sz w:val="22"/>
          <w:szCs w:val="22"/>
        </w:rPr>
        <w:t>of</w:t>
      </w:r>
      <w:r w:rsidRPr="00D753AC">
        <w:rPr>
          <w:rFonts w:cs="Times New Roman"/>
          <w:spacing w:val="-6"/>
          <w:sz w:val="22"/>
          <w:szCs w:val="22"/>
          <w:rPrChange w:id="1496" w:author="Claire Kouba" w:date="2023-09-12T16:52:00Z">
            <w:rPr>
              <w:spacing w:val="-4"/>
            </w:rPr>
          </w:rPrChange>
        </w:rPr>
        <w:t xml:space="preserve"> </w:t>
      </w:r>
      <w:r w:rsidRPr="00D753AC">
        <w:rPr>
          <w:rFonts w:cs="Times New Roman"/>
          <w:sz w:val="22"/>
          <w:szCs w:val="22"/>
        </w:rPr>
        <w:t>October</w:t>
      </w:r>
      <w:r w:rsidRPr="00D753AC">
        <w:rPr>
          <w:rFonts w:cs="Times New Roman"/>
          <w:spacing w:val="-6"/>
          <w:sz w:val="22"/>
          <w:szCs w:val="22"/>
          <w:rPrChange w:id="1497" w:author="Claire Kouba" w:date="2023-09-12T16:52:00Z">
            <w:rPr>
              <w:spacing w:val="-5"/>
            </w:rPr>
          </w:rPrChange>
        </w:rPr>
        <w:t xml:space="preserve"> </w:t>
      </w:r>
      <w:r w:rsidRPr="00D753AC">
        <w:rPr>
          <w:rFonts w:cs="Times New Roman"/>
          <w:sz w:val="22"/>
          <w:szCs w:val="22"/>
        </w:rPr>
        <w:t>1st,</w:t>
      </w:r>
      <w:r w:rsidRPr="00D753AC">
        <w:rPr>
          <w:rFonts w:cs="Times New Roman"/>
          <w:spacing w:val="-6"/>
          <w:sz w:val="22"/>
          <w:szCs w:val="22"/>
          <w:rPrChange w:id="1498" w:author="Claire Kouba" w:date="2023-09-12T16:52:00Z">
            <w:rPr>
              <w:spacing w:val="-5"/>
            </w:rPr>
          </w:rPrChange>
        </w:rPr>
        <w:t xml:space="preserve"> </w:t>
      </w:r>
      <w:r w:rsidRPr="00D753AC">
        <w:rPr>
          <w:rFonts w:cs="Times New Roman"/>
          <w:sz w:val="22"/>
          <w:szCs w:val="22"/>
        </w:rPr>
        <w:t>and</w:t>
      </w:r>
      <w:r w:rsidRPr="00D753AC">
        <w:rPr>
          <w:rFonts w:cs="Times New Roman"/>
          <w:spacing w:val="-6"/>
          <w:sz w:val="22"/>
          <w:szCs w:val="22"/>
          <w:rPrChange w:id="1499" w:author="Claire Kouba" w:date="2023-09-12T16:52:00Z">
            <w:rPr>
              <w:spacing w:val="-5"/>
            </w:rPr>
          </w:rPrChange>
        </w:rPr>
        <w:t xml:space="preserve"> </w:t>
      </w:r>
      <w:r w:rsidRPr="00D753AC">
        <w:rPr>
          <w:rFonts w:cs="Times New Roman"/>
          <w:sz w:val="22"/>
          <w:szCs w:val="22"/>
        </w:rPr>
        <w:t>cumulative</w:t>
      </w:r>
      <w:r w:rsidRPr="00D753AC">
        <w:rPr>
          <w:rFonts w:cs="Times New Roman"/>
          <w:spacing w:val="-6"/>
          <w:sz w:val="22"/>
          <w:szCs w:val="22"/>
          <w:rPrChange w:id="1500" w:author="Claire Kouba" w:date="2023-09-12T16:52:00Z">
            <w:rPr>
              <w:spacing w:val="-5"/>
            </w:rPr>
          </w:rPrChange>
        </w:rPr>
        <w:t xml:space="preserve"> </w:t>
      </w:r>
      <w:r w:rsidRPr="00D753AC">
        <w:rPr>
          <w:rFonts w:cs="Times New Roman"/>
          <w:sz w:val="22"/>
          <w:szCs w:val="22"/>
        </w:rPr>
        <w:t>precipitation</w:t>
      </w:r>
      <w:r w:rsidRPr="00D753AC">
        <w:rPr>
          <w:rFonts w:cs="Times New Roman"/>
          <w:spacing w:val="-6"/>
          <w:sz w:val="22"/>
          <w:szCs w:val="22"/>
          <w:rPrChange w:id="1501" w:author="Claire Kouba" w:date="2023-09-12T16:52:00Z">
            <w:rPr>
              <w:spacing w:val="-5"/>
            </w:rPr>
          </w:rPrChange>
        </w:rPr>
        <w:t xml:space="preserve"> </w:t>
      </w:r>
      <w:r w:rsidRPr="00D753AC">
        <w:rPr>
          <w:rFonts w:cs="Times New Roman"/>
          <w:sz w:val="22"/>
          <w:szCs w:val="22"/>
        </w:rPr>
        <w:t>is</w:t>
      </w:r>
      <w:r w:rsidRPr="00D753AC">
        <w:rPr>
          <w:rFonts w:cs="Times New Roman"/>
          <w:spacing w:val="-6"/>
          <w:sz w:val="22"/>
          <w:szCs w:val="22"/>
          <w:rPrChange w:id="1502" w:author="Claire Kouba" w:date="2023-09-12T16:52:00Z">
            <w:rPr>
              <w:spacing w:val="-4"/>
            </w:rPr>
          </w:rPrChange>
        </w:rPr>
        <w:t xml:space="preserve"> </w:t>
      </w:r>
      <w:r w:rsidRPr="00D753AC">
        <w:rPr>
          <w:rFonts w:cs="Times New Roman"/>
          <w:sz w:val="22"/>
          <w:szCs w:val="22"/>
        </w:rPr>
        <w:t>used</w:t>
      </w:r>
      <w:r w:rsidRPr="00D753AC">
        <w:rPr>
          <w:rFonts w:cs="Times New Roman"/>
          <w:spacing w:val="-6"/>
          <w:sz w:val="22"/>
          <w:szCs w:val="22"/>
          <w:rPrChange w:id="1503" w:author="Claire Kouba" w:date="2023-09-12T16:52:00Z">
            <w:rPr>
              <w:spacing w:val="-5"/>
            </w:rPr>
          </w:rPrChange>
        </w:rPr>
        <w:t xml:space="preserve"> </w:t>
      </w:r>
      <w:r w:rsidRPr="00D753AC">
        <w:rPr>
          <w:rFonts w:cs="Times New Roman"/>
          <w:sz w:val="22"/>
          <w:szCs w:val="22"/>
        </w:rPr>
        <w:t>both</w:t>
      </w:r>
      <w:r w:rsidRPr="00D753AC">
        <w:rPr>
          <w:rFonts w:cs="Times New Roman"/>
          <w:spacing w:val="-6"/>
          <w:sz w:val="22"/>
          <w:szCs w:val="22"/>
          <w:rPrChange w:id="1504" w:author="Claire Kouba" w:date="2023-09-12T16:52:00Z">
            <w:rPr>
              <w:spacing w:val="-5"/>
            </w:rPr>
          </w:rPrChange>
        </w:rPr>
        <w:t xml:space="preserve"> </w:t>
      </w:r>
      <w:r w:rsidRPr="00D753AC">
        <w:rPr>
          <w:rFonts w:cs="Times New Roman"/>
          <w:sz w:val="22"/>
          <w:szCs w:val="22"/>
        </w:rPr>
        <w:t>as</w:t>
      </w:r>
      <w:r w:rsidRPr="00D753AC">
        <w:rPr>
          <w:rFonts w:cs="Times New Roman"/>
          <w:spacing w:val="-6"/>
          <w:sz w:val="22"/>
          <w:szCs w:val="22"/>
          <w:rPrChange w:id="1505" w:author="Claire Kouba" w:date="2023-09-12T16:52:00Z">
            <w:rPr>
              <w:spacing w:val="-5"/>
            </w:rPr>
          </w:rPrChange>
        </w:rPr>
        <w:t xml:space="preserve"> </w:t>
      </w:r>
      <w:r w:rsidRPr="00D753AC">
        <w:rPr>
          <w:rFonts w:cs="Times New Roman"/>
          <w:sz w:val="22"/>
          <w:szCs w:val="22"/>
        </w:rPr>
        <w:t>a</w:t>
      </w:r>
      <w:r w:rsidRPr="00D753AC">
        <w:rPr>
          <w:rFonts w:cs="Times New Roman"/>
          <w:spacing w:val="-6"/>
          <w:sz w:val="22"/>
          <w:szCs w:val="22"/>
          <w:rPrChange w:id="1506" w:author="Claire Kouba" w:date="2023-09-12T16:52:00Z">
            <w:rPr>
              <w:spacing w:val="-5"/>
            </w:rPr>
          </w:rPrChange>
        </w:rPr>
        <w:t xml:space="preserve"> </w:t>
      </w:r>
      <w:r w:rsidRPr="00D753AC">
        <w:rPr>
          <w:rFonts w:cs="Times New Roman"/>
          <w:sz w:val="22"/>
          <w:szCs w:val="22"/>
        </w:rPr>
        <w:t>predictor</w:t>
      </w:r>
      <w:r w:rsidRPr="00D753AC">
        <w:rPr>
          <w:rFonts w:cs="Times New Roman"/>
          <w:spacing w:val="-6"/>
          <w:sz w:val="22"/>
          <w:szCs w:val="22"/>
          <w:rPrChange w:id="1507" w:author="Claire Kouba" w:date="2023-09-12T16:52:00Z">
            <w:rPr>
              <w:spacing w:val="-5"/>
            </w:rPr>
          </w:rPrChange>
        </w:rPr>
        <w:t xml:space="preserve"> </w:t>
      </w:r>
      <w:r w:rsidRPr="00D753AC">
        <w:rPr>
          <w:rFonts w:cs="Times New Roman"/>
          <w:sz w:val="22"/>
          <w:szCs w:val="22"/>
        </w:rPr>
        <w:t>and</w:t>
      </w:r>
      <w:r w:rsidRPr="00D753AC">
        <w:rPr>
          <w:rFonts w:cs="Times New Roman"/>
          <w:spacing w:val="-6"/>
          <w:sz w:val="22"/>
          <w:szCs w:val="22"/>
          <w:rPrChange w:id="1508" w:author="Claire Kouba" w:date="2023-09-12T16:52:00Z">
            <w:rPr>
              <w:spacing w:val="-5"/>
            </w:rPr>
          </w:rPrChange>
        </w:rPr>
        <w:t xml:space="preserve"> </w:t>
      </w:r>
      <w:r w:rsidRPr="00D753AC">
        <w:rPr>
          <w:rFonts w:cs="Times New Roman"/>
          <w:sz w:val="22"/>
          <w:szCs w:val="22"/>
        </w:rPr>
        <w:t>as</w:t>
      </w:r>
      <w:r w:rsidRPr="00D753AC">
        <w:rPr>
          <w:rFonts w:cs="Times New Roman"/>
          <w:spacing w:val="-6"/>
          <w:sz w:val="22"/>
          <w:szCs w:val="22"/>
          <w:rPrChange w:id="1509" w:author="Claire Kouba" w:date="2023-09-12T16:52:00Z">
            <w:rPr>
              <w:spacing w:val="-4"/>
            </w:rPr>
          </w:rPrChange>
        </w:rPr>
        <w:t xml:space="preserve"> </w:t>
      </w:r>
      <w:r w:rsidRPr="00D753AC">
        <w:rPr>
          <w:rFonts w:cs="Times New Roman"/>
          <w:sz w:val="22"/>
          <w:szCs w:val="22"/>
        </w:rPr>
        <w:t>a</w:t>
      </w:r>
      <w:r w:rsidRPr="00D753AC">
        <w:rPr>
          <w:rFonts w:cs="Times New Roman"/>
          <w:spacing w:val="-6"/>
          <w:sz w:val="22"/>
          <w:szCs w:val="22"/>
          <w:rPrChange w:id="1510" w:author="Claire Kouba" w:date="2023-09-12T16:52:00Z">
            <w:rPr>
              <w:spacing w:val="-5"/>
            </w:rPr>
          </w:rPrChange>
        </w:rPr>
        <w:t xml:space="preserve"> </w:t>
      </w:r>
      <w:r w:rsidRPr="00D753AC">
        <w:rPr>
          <w:rFonts w:cs="Times New Roman"/>
          <w:sz w:val="22"/>
          <w:szCs w:val="22"/>
        </w:rPr>
        <w:t>response</w:t>
      </w:r>
      <w:r w:rsidRPr="00D753AC">
        <w:rPr>
          <w:rFonts w:cs="Times New Roman"/>
          <w:spacing w:val="-6"/>
          <w:sz w:val="22"/>
          <w:szCs w:val="22"/>
          <w:rPrChange w:id="1511" w:author="Claire Kouba" w:date="2023-09-12T16:52:00Z">
            <w:rPr>
              <w:spacing w:val="-5"/>
            </w:rPr>
          </w:rPrChange>
        </w:rPr>
        <w:t xml:space="preserve"> </w:t>
      </w:r>
      <w:r w:rsidRPr="00D753AC">
        <w:rPr>
          <w:rFonts w:cs="Times New Roman"/>
          <w:sz w:val="22"/>
          <w:szCs w:val="22"/>
        </w:rPr>
        <w:t>variable</w:t>
      </w:r>
      <w:r w:rsidRPr="00D753AC">
        <w:rPr>
          <w:rFonts w:cs="Times New Roman"/>
          <w:spacing w:val="-6"/>
          <w:sz w:val="22"/>
          <w:szCs w:val="22"/>
          <w:rPrChange w:id="1512" w:author="Claire Kouba" w:date="2023-09-12T16:52:00Z">
            <w:rPr>
              <w:spacing w:val="-5"/>
            </w:rPr>
          </w:rPrChange>
        </w:rPr>
        <w:t xml:space="preserve"> </w:t>
      </w:r>
      <w:r w:rsidRPr="00D753AC">
        <w:rPr>
          <w:rFonts w:cs="Times New Roman"/>
          <w:sz w:val="22"/>
          <w:szCs w:val="22"/>
        </w:rPr>
        <w:t>(</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6"/>
          <w:sz w:val="22"/>
          <w:szCs w:val="22"/>
          <w:rPrChange w:id="1513" w:author="Claire Kouba" w:date="2023-09-12T16:52:00Z">
            <w:rPr>
              <w:w w:val="99"/>
            </w:rPr>
          </w:rPrChange>
        </w:rPr>
        <w:t xml:space="preserve"> </w:t>
      </w:r>
      <w:r w:rsidRPr="00D753AC">
        <w:rPr>
          <w:rFonts w:cs="Times New Roman"/>
          <w:sz w:val="22"/>
          <w:szCs w:val="22"/>
        </w:rPr>
        <w:t>When</w:t>
      </w:r>
      <w:r w:rsidRPr="00D753AC">
        <w:rPr>
          <w:rFonts w:cs="Times New Roman"/>
          <w:w w:val="99"/>
          <w:sz w:val="22"/>
          <w:szCs w:val="22"/>
          <w:rPrChange w:id="1514" w:author="Claire Kouba" w:date="2023-09-12T16:52:00Z">
            <w:rPr/>
          </w:rPrChange>
        </w:rPr>
        <w:t xml:space="preserve"> </w:t>
      </w:r>
      <w:r w:rsidRPr="00D753AC">
        <w:rPr>
          <w:rFonts w:cs="Times New Roman"/>
          <w:sz w:val="22"/>
          <w:szCs w:val="22"/>
        </w:rPr>
        <w:t>it is a predictor, a traditional October 1st start date is used and it is summed as the cumulative precipitation of</w:t>
      </w:r>
      <w:r w:rsidRPr="00D753AC">
        <w:rPr>
          <w:rFonts w:cs="Times New Roman"/>
          <w:spacing w:val="33"/>
          <w:sz w:val="22"/>
          <w:szCs w:val="22"/>
          <w:rPrChange w:id="1515" w:author="Claire Kouba" w:date="2023-09-12T16:52:00Z">
            <w:rPr>
              <w:spacing w:val="-29"/>
            </w:rPr>
          </w:rPrChange>
        </w:rPr>
        <w:t xml:space="preserve"> </w:t>
      </w:r>
      <w:r w:rsidRPr="00D753AC">
        <w:rPr>
          <w:rFonts w:cs="Times New Roman"/>
          <w:sz w:val="22"/>
          <w:szCs w:val="22"/>
        </w:rPr>
        <w:t>October-</w:t>
      </w:r>
      <w:del w:id="1516" w:author="Claire Kouba" w:date="2023-09-12T16:52:00Z">
        <w:r w:rsidR="00505335" w:rsidRPr="00D753AC">
          <w:rPr>
            <w:rFonts w:cs="Times New Roman"/>
            <w:w w:val="99"/>
            <w:sz w:val="22"/>
            <w:szCs w:val="22"/>
          </w:rPr>
          <w:delText xml:space="preserve"> </w:delText>
        </w:r>
      </w:del>
      <w:r w:rsidRPr="00D753AC">
        <w:rPr>
          <w:rFonts w:cs="Times New Roman"/>
          <w:sz w:val="22"/>
          <w:szCs w:val="22"/>
        </w:rPr>
        <w:t>April,</w:t>
      </w:r>
      <w:r w:rsidRPr="00D753AC">
        <w:rPr>
          <w:rFonts w:cs="Times New Roman"/>
          <w:w w:val="99"/>
          <w:sz w:val="22"/>
          <w:szCs w:val="22"/>
          <w:rPrChange w:id="1517" w:author="Claire Kouba" w:date="2023-09-12T16:52:00Z">
            <w:rPr>
              <w:spacing w:val="30"/>
            </w:rPr>
          </w:rPrChange>
        </w:rPr>
        <w:t xml:space="preserve"> </w:t>
      </w:r>
      <w:r w:rsidRPr="00D753AC">
        <w:rPr>
          <w:rFonts w:cs="Times New Roman"/>
          <w:sz w:val="22"/>
          <w:szCs w:val="22"/>
        </w:rPr>
        <w:t>to</w:t>
      </w:r>
      <w:r w:rsidRPr="00D753AC">
        <w:rPr>
          <w:rFonts w:cs="Times New Roman"/>
          <w:sz w:val="22"/>
          <w:szCs w:val="22"/>
          <w:rPrChange w:id="1518" w:author="Claire Kouba" w:date="2023-09-12T16:52:00Z">
            <w:rPr>
              <w:spacing w:val="30"/>
            </w:rPr>
          </w:rPrChange>
        </w:rPr>
        <w:t xml:space="preserve"> </w:t>
      </w:r>
      <w:r w:rsidRPr="00D753AC">
        <w:rPr>
          <w:rFonts w:cs="Times New Roman"/>
          <w:sz w:val="22"/>
          <w:szCs w:val="22"/>
        </w:rPr>
        <w:t>facilitate</w:t>
      </w:r>
      <w:r w:rsidRPr="00D753AC">
        <w:rPr>
          <w:rFonts w:cs="Times New Roman"/>
          <w:sz w:val="22"/>
          <w:szCs w:val="22"/>
          <w:rPrChange w:id="1519" w:author="Claire Kouba" w:date="2023-09-12T16:52:00Z">
            <w:rPr>
              <w:spacing w:val="30"/>
            </w:rPr>
          </w:rPrChange>
        </w:rPr>
        <w:t xml:space="preserve"> </w:t>
      </w:r>
      <w:r w:rsidRPr="00D753AC">
        <w:rPr>
          <w:rFonts w:cs="Times New Roman"/>
          <w:sz w:val="22"/>
          <w:szCs w:val="22"/>
        </w:rPr>
        <w:t>an</w:t>
      </w:r>
      <w:r w:rsidRPr="00D753AC">
        <w:rPr>
          <w:rFonts w:cs="Times New Roman"/>
          <w:sz w:val="22"/>
          <w:szCs w:val="22"/>
          <w:rPrChange w:id="1520" w:author="Claire Kouba" w:date="2023-09-12T16:52:00Z">
            <w:rPr>
              <w:spacing w:val="30"/>
            </w:rPr>
          </w:rPrChange>
        </w:rPr>
        <w:t xml:space="preserve"> </w:t>
      </w:r>
      <w:r w:rsidRPr="00D753AC">
        <w:rPr>
          <w:rFonts w:cs="Times New Roman"/>
          <w:sz w:val="22"/>
          <w:szCs w:val="22"/>
        </w:rPr>
        <w:t>end-of-April</w:t>
      </w:r>
      <w:r w:rsidRPr="00D753AC">
        <w:rPr>
          <w:rFonts w:cs="Times New Roman"/>
          <w:sz w:val="22"/>
          <w:szCs w:val="22"/>
          <w:rPrChange w:id="1521" w:author="Claire Kouba" w:date="2023-09-12T16:52:00Z">
            <w:rPr>
              <w:spacing w:val="30"/>
            </w:rPr>
          </w:rPrChange>
        </w:rPr>
        <w:t xml:space="preserve"> </w:t>
      </w:r>
      <w:r w:rsidRPr="00D753AC">
        <w:rPr>
          <w:rFonts w:cs="Times New Roman"/>
          <w:sz w:val="22"/>
          <w:szCs w:val="22"/>
        </w:rPr>
        <w:t>prediction</w:t>
      </w:r>
      <w:r w:rsidRPr="00D753AC">
        <w:rPr>
          <w:rFonts w:cs="Times New Roman"/>
          <w:sz w:val="22"/>
          <w:szCs w:val="22"/>
          <w:rPrChange w:id="1522" w:author="Claire Kouba" w:date="2023-09-12T16:52:00Z">
            <w:rPr>
              <w:spacing w:val="30"/>
            </w:rPr>
          </w:rPrChange>
        </w:rPr>
        <w:t xml:space="preserve"> </w:t>
      </w:r>
      <w:r w:rsidRPr="00D753AC">
        <w:rPr>
          <w:rFonts w:cs="Times New Roman"/>
          <w:sz w:val="22"/>
          <w:szCs w:val="22"/>
        </w:rPr>
        <w:t>of</w:t>
      </w:r>
      <w:r w:rsidRPr="00D753AC">
        <w:rPr>
          <w:rFonts w:cs="Times New Roman"/>
          <w:sz w:val="22"/>
          <w:szCs w:val="22"/>
          <w:rPrChange w:id="1523" w:author="Claire Kouba" w:date="2023-09-12T16:52:00Z">
            <w:rPr>
              <w:spacing w:val="30"/>
            </w:rPr>
          </w:rPrChange>
        </w:rPr>
        <w:t xml:space="preserve"> </w:t>
      </w:r>
      <w:r w:rsidRPr="00D753AC">
        <w:rPr>
          <w:rFonts w:cs="Times New Roman"/>
          <w:sz w:val="22"/>
          <w:szCs w:val="22"/>
        </w:rPr>
        <w:t>fall</w:t>
      </w:r>
      <w:r w:rsidRPr="00D753AC">
        <w:rPr>
          <w:rFonts w:cs="Times New Roman"/>
          <w:sz w:val="22"/>
          <w:szCs w:val="22"/>
          <w:rPrChange w:id="1524" w:author="Claire Kouba" w:date="2023-09-12T16:52:00Z">
            <w:rPr>
              <w:spacing w:val="30"/>
            </w:rPr>
          </w:rPrChange>
        </w:rPr>
        <w:t xml:space="preserve"> </w:t>
      </w:r>
      <w:r w:rsidRPr="00D753AC">
        <w:rPr>
          <w:rFonts w:cs="Times New Roman"/>
          <w:sz w:val="22"/>
          <w:szCs w:val="22"/>
        </w:rPr>
        <w:t>conditions.</w:t>
      </w:r>
      <w:r w:rsidRPr="00D753AC">
        <w:rPr>
          <w:rFonts w:cs="Times New Roman"/>
          <w:sz w:val="22"/>
          <w:szCs w:val="22"/>
          <w:rPrChange w:id="1525" w:author="Claire Kouba" w:date="2023-09-12T16:52:00Z">
            <w:rPr>
              <w:spacing w:val="30"/>
            </w:rPr>
          </w:rPrChange>
        </w:rPr>
        <w:t xml:space="preserve"> </w:t>
      </w:r>
      <w:r w:rsidRPr="00D753AC">
        <w:rPr>
          <w:rFonts w:cs="Times New Roman"/>
          <w:sz w:val="22"/>
          <w:szCs w:val="22"/>
        </w:rPr>
        <w:t>When</w:t>
      </w:r>
      <w:r w:rsidRPr="00D753AC">
        <w:rPr>
          <w:rFonts w:cs="Times New Roman"/>
          <w:sz w:val="22"/>
          <w:szCs w:val="22"/>
          <w:rPrChange w:id="1526" w:author="Claire Kouba" w:date="2023-09-12T16:52:00Z">
            <w:rPr>
              <w:spacing w:val="30"/>
            </w:rPr>
          </w:rPrChange>
        </w:rPr>
        <w:t xml:space="preserve"> </w:t>
      </w:r>
      <w:r w:rsidRPr="00D753AC">
        <w:rPr>
          <w:rFonts w:cs="Times New Roman"/>
          <w:sz w:val="22"/>
          <w:szCs w:val="22"/>
        </w:rPr>
        <w:t>it</w:t>
      </w:r>
      <w:r w:rsidRPr="00D753AC">
        <w:rPr>
          <w:rFonts w:cs="Times New Roman"/>
          <w:sz w:val="22"/>
          <w:szCs w:val="22"/>
          <w:rPrChange w:id="1527" w:author="Claire Kouba" w:date="2023-09-12T16:52:00Z">
            <w:rPr>
              <w:spacing w:val="30"/>
            </w:rPr>
          </w:rPrChange>
        </w:rPr>
        <w:t xml:space="preserve"> </w:t>
      </w:r>
      <w:r w:rsidRPr="00D753AC">
        <w:rPr>
          <w:rFonts w:cs="Times New Roman"/>
          <w:sz w:val="22"/>
          <w:szCs w:val="22"/>
        </w:rPr>
        <w:t>is</w:t>
      </w:r>
      <w:r w:rsidRPr="00D753AC">
        <w:rPr>
          <w:rFonts w:cs="Times New Roman"/>
          <w:sz w:val="22"/>
          <w:szCs w:val="22"/>
          <w:rPrChange w:id="1528" w:author="Claire Kouba" w:date="2023-09-12T16:52:00Z">
            <w:rPr>
              <w:spacing w:val="30"/>
            </w:rPr>
          </w:rPrChange>
        </w:rPr>
        <w:t xml:space="preserve"> </w:t>
      </w:r>
      <w:r w:rsidRPr="00D753AC">
        <w:rPr>
          <w:rFonts w:cs="Times New Roman"/>
          <w:sz w:val="22"/>
          <w:szCs w:val="22"/>
        </w:rPr>
        <w:t>the</w:t>
      </w:r>
      <w:r w:rsidRPr="00D753AC">
        <w:rPr>
          <w:rFonts w:cs="Times New Roman"/>
          <w:sz w:val="22"/>
          <w:szCs w:val="22"/>
          <w:rPrChange w:id="1529" w:author="Claire Kouba" w:date="2023-09-12T16:52:00Z">
            <w:rPr>
              <w:spacing w:val="30"/>
            </w:rPr>
          </w:rPrChange>
        </w:rPr>
        <w:t xml:space="preserve"> </w:t>
      </w:r>
      <w:r w:rsidRPr="00D753AC">
        <w:rPr>
          <w:rFonts w:cs="Times New Roman"/>
          <w:sz w:val="22"/>
          <w:szCs w:val="22"/>
        </w:rPr>
        <w:t>response</w:t>
      </w:r>
      <w:r w:rsidRPr="00D753AC">
        <w:rPr>
          <w:rFonts w:cs="Times New Roman"/>
          <w:sz w:val="22"/>
          <w:szCs w:val="22"/>
          <w:rPrChange w:id="1530" w:author="Claire Kouba" w:date="2023-09-12T16:52:00Z">
            <w:rPr>
              <w:spacing w:val="30"/>
            </w:rPr>
          </w:rPrChange>
        </w:rPr>
        <w:t xml:space="preserve"> </w:t>
      </w:r>
      <w:r w:rsidRPr="00D753AC">
        <w:rPr>
          <w:rFonts w:cs="Times New Roman"/>
          <w:sz w:val="22"/>
          <w:szCs w:val="22"/>
        </w:rPr>
        <w:t>variable,</w:t>
      </w:r>
      <w:r w:rsidRPr="00D753AC">
        <w:rPr>
          <w:rFonts w:cs="Times New Roman"/>
          <w:sz w:val="22"/>
          <w:szCs w:val="22"/>
          <w:rPrChange w:id="1531" w:author="Claire Kouba" w:date="2023-09-12T16:52:00Z">
            <w:rPr>
              <w:spacing w:val="30"/>
            </w:rPr>
          </w:rPrChange>
        </w:rPr>
        <w:t xml:space="preserve"> </w:t>
      </w:r>
      <w:r w:rsidRPr="00D753AC">
        <w:rPr>
          <w:rFonts w:cs="Times New Roman"/>
          <w:sz w:val="22"/>
          <w:szCs w:val="22"/>
        </w:rPr>
        <w:t>to</w:t>
      </w:r>
      <w:r w:rsidRPr="00D753AC">
        <w:rPr>
          <w:rFonts w:cs="Times New Roman"/>
          <w:sz w:val="22"/>
          <w:szCs w:val="22"/>
          <w:rPrChange w:id="1532" w:author="Claire Kouba" w:date="2023-09-12T16:52:00Z">
            <w:rPr>
              <w:spacing w:val="30"/>
            </w:rPr>
          </w:rPrChange>
        </w:rPr>
        <w:t xml:space="preserve"> </w:t>
      </w:r>
      <w:r w:rsidRPr="00D753AC">
        <w:rPr>
          <w:rFonts w:cs="Times New Roman"/>
          <w:sz w:val="22"/>
          <w:szCs w:val="22"/>
        </w:rPr>
        <w:t>capture</w:t>
      </w:r>
      <w:r w:rsidRPr="00D753AC">
        <w:rPr>
          <w:rFonts w:cs="Times New Roman"/>
          <w:sz w:val="22"/>
          <w:szCs w:val="22"/>
          <w:rPrChange w:id="1533" w:author="Claire Kouba" w:date="2023-09-12T16:52:00Z">
            <w:rPr>
              <w:spacing w:val="30"/>
            </w:rPr>
          </w:rPrChange>
        </w:rPr>
        <w:t xml:space="preserve"> </w:t>
      </w:r>
      <w:r w:rsidRPr="00D753AC">
        <w:rPr>
          <w:rFonts w:cs="Times New Roman"/>
          <w:sz w:val="22"/>
          <w:szCs w:val="22"/>
        </w:rPr>
        <w:t>uncommon</w:t>
      </w:r>
      <w:r w:rsidRPr="00D753AC">
        <w:rPr>
          <w:rFonts w:cs="Times New Roman"/>
          <w:spacing w:val="29"/>
          <w:sz w:val="22"/>
          <w:szCs w:val="22"/>
          <w:rPrChange w:id="1534" w:author="Claire Kouba" w:date="2023-09-12T16:52:00Z">
            <w:rPr>
              <w:w w:val="99"/>
            </w:rPr>
          </w:rPrChange>
        </w:rPr>
        <w:t xml:space="preserve"> </w:t>
      </w:r>
      <w:r w:rsidRPr="00D753AC">
        <w:rPr>
          <w:rFonts w:cs="Times New Roman"/>
          <w:sz w:val="22"/>
          <w:szCs w:val="22"/>
        </w:rPr>
        <w:t>September</w:t>
      </w:r>
      <w:r w:rsidRPr="00D753AC">
        <w:rPr>
          <w:rFonts w:cs="Times New Roman"/>
          <w:w w:val="99"/>
          <w:sz w:val="22"/>
          <w:szCs w:val="22"/>
          <w:rPrChange w:id="1535" w:author="Claire Kouba" w:date="2023-09-12T16:52:00Z">
            <w:rPr>
              <w:spacing w:val="28"/>
            </w:rPr>
          </w:rPrChange>
        </w:rPr>
        <w:t xml:space="preserve"> </w:t>
      </w:r>
      <w:r w:rsidRPr="00D753AC">
        <w:rPr>
          <w:rFonts w:cs="Times New Roman"/>
          <w:sz w:val="22"/>
          <w:szCs w:val="22"/>
        </w:rPr>
        <w:t>precipitation,</w:t>
      </w:r>
      <w:r w:rsidRPr="00D753AC">
        <w:rPr>
          <w:rFonts w:cs="Times New Roman"/>
          <w:sz w:val="22"/>
          <w:szCs w:val="22"/>
          <w:rPrChange w:id="1536" w:author="Claire Kouba" w:date="2023-09-12T16:52:00Z">
            <w:rPr>
              <w:spacing w:val="28"/>
            </w:rPr>
          </w:rPrChange>
        </w:rPr>
        <w:t xml:space="preserve"> </w:t>
      </w:r>
      <w:r w:rsidRPr="00D753AC">
        <w:rPr>
          <w:rFonts w:cs="Times New Roman"/>
          <w:sz w:val="22"/>
          <w:szCs w:val="22"/>
        </w:rPr>
        <w:t>cumulative</w:t>
      </w:r>
      <w:r w:rsidRPr="00D753AC">
        <w:rPr>
          <w:rFonts w:cs="Times New Roman"/>
          <w:sz w:val="22"/>
          <w:szCs w:val="22"/>
          <w:rPrChange w:id="1537" w:author="Claire Kouba" w:date="2023-09-12T16:52:00Z">
            <w:rPr>
              <w:spacing w:val="28"/>
            </w:rPr>
          </w:rPrChange>
        </w:rPr>
        <w:t xml:space="preserve"> </w:t>
      </w:r>
      <w:r w:rsidRPr="00D753AC">
        <w:rPr>
          <w:rFonts w:cs="Times New Roman"/>
          <w:sz w:val="22"/>
          <w:szCs w:val="22"/>
        </w:rPr>
        <w:t>precipitation</w:t>
      </w:r>
      <w:r w:rsidRPr="00D753AC">
        <w:rPr>
          <w:rFonts w:cs="Times New Roman"/>
          <w:sz w:val="22"/>
          <w:szCs w:val="22"/>
          <w:rPrChange w:id="1538" w:author="Claire Kouba" w:date="2023-09-12T16:52:00Z">
            <w:rPr>
              <w:spacing w:val="28"/>
            </w:rPr>
          </w:rPrChange>
        </w:rPr>
        <w:t xml:space="preserve"> </w:t>
      </w:r>
      <w:r w:rsidRPr="00D753AC">
        <w:rPr>
          <w:rFonts w:cs="Times New Roman"/>
          <w:sz w:val="22"/>
          <w:szCs w:val="22"/>
        </w:rPr>
        <w:t>is</w:t>
      </w:r>
      <w:r w:rsidRPr="00D753AC">
        <w:rPr>
          <w:rFonts w:cs="Times New Roman"/>
          <w:sz w:val="22"/>
          <w:szCs w:val="22"/>
          <w:rPrChange w:id="1539" w:author="Claire Kouba" w:date="2023-09-12T16:52:00Z">
            <w:rPr>
              <w:spacing w:val="28"/>
            </w:rPr>
          </w:rPrChange>
        </w:rPr>
        <w:t xml:space="preserve"> </w:t>
      </w:r>
      <w:r w:rsidRPr="00D753AC">
        <w:rPr>
          <w:rFonts w:cs="Times New Roman"/>
          <w:sz w:val="22"/>
          <w:szCs w:val="22"/>
        </w:rPr>
        <w:t>counted</w:t>
      </w:r>
      <w:r w:rsidRPr="00D753AC">
        <w:rPr>
          <w:rFonts w:cs="Times New Roman"/>
          <w:sz w:val="22"/>
          <w:szCs w:val="22"/>
          <w:rPrChange w:id="1540" w:author="Claire Kouba" w:date="2023-09-12T16:52:00Z">
            <w:rPr>
              <w:spacing w:val="28"/>
            </w:rPr>
          </w:rPrChange>
        </w:rPr>
        <w:t xml:space="preserve"> </w:t>
      </w:r>
      <w:r w:rsidRPr="00D753AC">
        <w:rPr>
          <w:rFonts w:cs="Times New Roman"/>
          <w:sz w:val="22"/>
          <w:szCs w:val="22"/>
        </w:rPr>
        <w:t>starting</w:t>
      </w:r>
      <w:r w:rsidRPr="00D753AC">
        <w:rPr>
          <w:rFonts w:cs="Times New Roman"/>
          <w:sz w:val="22"/>
          <w:szCs w:val="22"/>
          <w:rPrChange w:id="1541" w:author="Claire Kouba" w:date="2023-09-12T16:52:00Z">
            <w:rPr>
              <w:spacing w:val="28"/>
            </w:rPr>
          </w:rPrChange>
        </w:rPr>
        <w:t xml:space="preserve"> </w:t>
      </w:r>
      <w:r w:rsidRPr="00D753AC">
        <w:rPr>
          <w:rFonts w:cs="Times New Roman"/>
          <w:sz w:val="22"/>
          <w:szCs w:val="22"/>
        </w:rPr>
        <w:t>on</w:t>
      </w:r>
      <w:r w:rsidRPr="00D753AC">
        <w:rPr>
          <w:rFonts w:cs="Times New Roman"/>
          <w:sz w:val="22"/>
          <w:szCs w:val="22"/>
          <w:rPrChange w:id="1542" w:author="Claire Kouba" w:date="2023-09-12T16:52:00Z">
            <w:rPr>
              <w:spacing w:val="28"/>
            </w:rPr>
          </w:rPrChange>
        </w:rPr>
        <w:t xml:space="preserve"> </w:t>
      </w:r>
      <w:r w:rsidRPr="00D753AC">
        <w:rPr>
          <w:rFonts w:cs="Times New Roman"/>
          <w:sz w:val="22"/>
          <w:szCs w:val="22"/>
        </w:rPr>
        <w:t>September</w:t>
      </w:r>
      <w:r w:rsidRPr="00D753AC">
        <w:rPr>
          <w:rFonts w:cs="Times New Roman"/>
          <w:sz w:val="22"/>
          <w:szCs w:val="22"/>
          <w:rPrChange w:id="1543" w:author="Claire Kouba" w:date="2023-09-12T16:52:00Z">
            <w:rPr>
              <w:spacing w:val="28"/>
            </w:rPr>
          </w:rPrChange>
        </w:rPr>
        <w:t xml:space="preserve"> </w:t>
      </w:r>
      <w:r w:rsidRPr="00D753AC">
        <w:rPr>
          <w:rFonts w:cs="Times New Roman"/>
          <w:sz w:val="22"/>
          <w:szCs w:val="22"/>
        </w:rPr>
        <w:t>1st</w:t>
      </w:r>
      <w:r w:rsidRPr="00D753AC">
        <w:rPr>
          <w:rFonts w:cs="Times New Roman"/>
          <w:sz w:val="22"/>
          <w:szCs w:val="22"/>
          <w:rPrChange w:id="1544" w:author="Claire Kouba" w:date="2023-09-12T16:52:00Z">
            <w:rPr>
              <w:spacing w:val="28"/>
            </w:rPr>
          </w:rPrChange>
        </w:rPr>
        <w:t xml:space="preserve"> </w:t>
      </w:r>
      <w:r w:rsidRPr="00D753AC">
        <w:rPr>
          <w:rFonts w:cs="Times New Roman"/>
          <w:sz w:val="22"/>
          <w:szCs w:val="22"/>
        </w:rPr>
        <w:t>of</w:t>
      </w:r>
      <w:r w:rsidRPr="00D753AC">
        <w:rPr>
          <w:rFonts w:cs="Times New Roman"/>
          <w:sz w:val="22"/>
          <w:szCs w:val="22"/>
          <w:rPrChange w:id="1545" w:author="Claire Kouba" w:date="2023-09-12T16:52:00Z">
            <w:rPr>
              <w:spacing w:val="28"/>
            </w:rPr>
          </w:rPrChange>
        </w:rPr>
        <w:t xml:space="preserve"> </w:t>
      </w:r>
      <w:r w:rsidRPr="00D753AC">
        <w:rPr>
          <w:rFonts w:cs="Times New Roman"/>
          <w:sz w:val="22"/>
          <w:szCs w:val="22"/>
        </w:rPr>
        <w:t>the</w:t>
      </w:r>
      <w:r w:rsidRPr="00D753AC">
        <w:rPr>
          <w:rFonts w:cs="Times New Roman"/>
          <w:sz w:val="22"/>
          <w:szCs w:val="22"/>
          <w:rPrChange w:id="1546" w:author="Claire Kouba" w:date="2023-09-12T16:52:00Z">
            <w:rPr>
              <w:spacing w:val="28"/>
            </w:rPr>
          </w:rPrChange>
        </w:rPr>
        <w:t xml:space="preserve"> </w:t>
      </w:r>
      <w:r w:rsidRPr="00D753AC">
        <w:rPr>
          <w:rFonts w:cs="Times New Roman"/>
          <w:sz w:val="22"/>
          <w:szCs w:val="22"/>
        </w:rPr>
        <w:t>preceding</w:t>
      </w:r>
      <w:r w:rsidRPr="00D753AC">
        <w:rPr>
          <w:rFonts w:cs="Times New Roman"/>
          <w:sz w:val="22"/>
          <w:szCs w:val="22"/>
          <w:rPrChange w:id="1547" w:author="Claire Kouba" w:date="2023-09-12T16:52:00Z">
            <w:rPr>
              <w:spacing w:val="28"/>
            </w:rPr>
          </w:rPrChange>
        </w:rPr>
        <w:t xml:space="preserve"> </w:t>
      </w:r>
      <w:r w:rsidRPr="00D753AC">
        <w:rPr>
          <w:rFonts w:cs="Times New Roman"/>
          <w:sz w:val="22"/>
          <w:szCs w:val="22"/>
        </w:rPr>
        <w:t>water</w:t>
      </w:r>
      <w:r w:rsidRPr="00D753AC">
        <w:rPr>
          <w:rFonts w:cs="Times New Roman"/>
          <w:sz w:val="22"/>
          <w:szCs w:val="22"/>
          <w:rPrChange w:id="1548" w:author="Claire Kouba" w:date="2023-09-12T16:52:00Z">
            <w:rPr>
              <w:spacing w:val="28"/>
            </w:rPr>
          </w:rPrChange>
        </w:rPr>
        <w:t xml:space="preserve"> </w:t>
      </w:r>
      <w:r w:rsidRPr="00D753AC">
        <w:rPr>
          <w:rFonts w:cs="Times New Roman"/>
          <w:spacing w:val="-3"/>
          <w:sz w:val="22"/>
          <w:szCs w:val="22"/>
        </w:rPr>
        <w:t>year.</w:t>
      </w:r>
      <w:r w:rsidRPr="00D753AC">
        <w:rPr>
          <w:rFonts w:cs="Times New Roman"/>
          <w:spacing w:val="-3"/>
          <w:sz w:val="22"/>
          <w:szCs w:val="22"/>
          <w:rPrChange w:id="1549" w:author="Claire Kouba" w:date="2023-09-12T16:52:00Z">
            <w:rPr>
              <w:spacing w:val="28"/>
            </w:rPr>
          </w:rPrChange>
        </w:rPr>
        <w:t xml:space="preserve"> </w:t>
      </w:r>
      <w:r w:rsidRPr="00D753AC">
        <w:rPr>
          <w:rFonts w:cs="Times New Roman"/>
          <w:sz w:val="22"/>
          <w:szCs w:val="22"/>
        </w:rPr>
        <w:t>This</w:t>
      </w:r>
      <w:r w:rsidRPr="00D753AC">
        <w:rPr>
          <w:rFonts w:cs="Times New Roman"/>
          <w:sz w:val="22"/>
          <w:szCs w:val="22"/>
          <w:rPrChange w:id="1550" w:author="Claire Kouba" w:date="2023-09-12T16:52:00Z">
            <w:rPr>
              <w:w w:val="99"/>
            </w:rPr>
          </w:rPrChange>
        </w:rPr>
        <w:t xml:space="preserve"> </w:t>
      </w:r>
      <w:r w:rsidRPr="00D753AC">
        <w:rPr>
          <w:rFonts w:cs="Times New Roman"/>
          <w:sz w:val="22"/>
          <w:szCs w:val="22"/>
        </w:rPr>
        <w:t>September</w:t>
      </w:r>
      <w:r w:rsidRPr="00D753AC">
        <w:rPr>
          <w:rFonts w:cs="Times New Roman"/>
          <w:spacing w:val="41"/>
          <w:sz w:val="22"/>
          <w:szCs w:val="22"/>
          <w:rPrChange w:id="1551" w:author="Claire Kouba" w:date="2023-09-12T16:52:00Z">
            <w:rPr>
              <w:spacing w:val="-5"/>
            </w:rPr>
          </w:rPrChange>
        </w:rPr>
        <w:t xml:space="preserve"> </w:t>
      </w:r>
      <w:r w:rsidRPr="00D753AC">
        <w:rPr>
          <w:rFonts w:cs="Times New Roman"/>
          <w:sz w:val="22"/>
          <w:szCs w:val="22"/>
        </w:rPr>
        <w:t>1st</w:t>
      </w:r>
      <w:r w:rsidRPr="00D753AC">
        <w:rPr>
          <w:rFonts w:cs="Times New Roman"/>
          <w:w w:val="99"/>
          <w:sz w:val="22"/>
          <w:szCs w:val="22"/>
          <w:rPrChange w:id="1552" w:author="Claire Kouba" w:date="2023-09-12T16:52:00Z">
            <w:rPr>
              <w:spacing w:val="-5"/>
            </w:rPr>
          </w:rPrChange>
        </w:rPr>
        <w:t xml:space="preserve"> </w:t>
      </w:r>
      <w:r w:rsidRPr="00D753AC">
        <w:rPr>
          <w:rFonts w:cs="Times New Roman"/>
          <w:sz w:val="22"/>
          <w:szCs w:val="22"/>
        </w:rPr>
        <w:t>start</w:t>
      </w:r>
      <w:r w:rsidRPr="00D753AC">
        <w:rPr>
          <w:rFonts w:cs="Times New Roman"/>
          <w:sz w:val="22"/>
          <w:szCs w:val="22"/>
          <w:rPrChange w:id="1553" w:author="Claire Kouba" w:date="2023-09-12T16:52:00Z">
            <w:rPr>
              <w:spacing w:val="-5"/>
            </w:rPr>
          </w:rPrChange>
        </w:rPr>
        <w:t xml:space="preserve"> </w:t>
      </w:r>
      <w:r w:rsidRPr="00D753AC">
        <w:rPr>
          <w:rFonts w:cs="Times New Roman"/>
          <w:sz w:val="22"/>
          <w:szCs w:val="22"/>
        </w:rPr>
        <w:t>date</w:t>
      </w:r>
      <w:r w:rsidRPr="00D753AC">
        <w:rPr>
          <w:rFonts w:cs="Times New Roman"/>
          <w:sz w:val="22"/>
          <w:szCs w:val="22"/>
          <w:rPrChange w:id="1554" w:author="Claire Kouba" w:date="2023-09-12T16:52:00Z">
            <w:rPr>
              <w:spacing w:val="-5"/>
            </w:rPr>
          </w:rPrChange>
        </w:rPr>
        <w:t xml:space="preserve"> </w:t>
      </w:r>
      <w:r w:rsidRPr="00D753AC">
        <w:rPr>
          <w:rFonts w:cs="Times New Roman"/>
          <w:sz w:val="22"/>
          <w:szCs w:val="22"/>
        </w:rPr>
        <w:t>is</w:t>
      </w:r>
      <w:r w:rsidRPr="00D753AC">
        <w:rPr>
          <w:rFonts w:cs="Times New Roman"/>
          <w:sz w:val="22"/>
          <w:szCs w:val="22"/>
          <w:rPrChange w:id="1555" w:author="Claire Kouba" w:date="2023-09-12T16:52:00Z">
            <w:rPr>
              <w:spacing w:val="-5"/>
            </w:rPr>
          </w:rPrChange>
        </w:rPr>
        <w:t xml:space="preserve"> </w:t>
      </w:r>
      <w:r w:rsidRPr="00D753AC">
        <w:rPr>
          <w:rFonts w:cs="Times New Roman"/>
          <w:sz w:val="22"/>
          <w:szCs w:val="22"/>
        </w:rPr>
        <w:t>also</w:t>
      </w:r>
      <w:r w:rsidRPr="00D753AC">
        <w:rPr>
          <w:rFonts w:cs="Times New Roman"/>
          <w:sz w:val="22"/>
          <w:szCs w:val="22"/>
          <w:rPrChange w:id="1556" w:author="Claire Kouba" w:date="2023-09-12T16:52:00Z">
            <w:rPr>
              <w:spacing w:val="-5"/>
            </w:rPr>
          </w:rPrChange>
        </w:rPr>
        <w:t xml:space="preserve"> </w:t>
      </w:r>
      <w:r w:rsidRPr="00D753AC">
        <w:rPr>
          <w:rFonts w:cs="Times New Roman"/>
          <w:sz w:val="22"/>
          <w:szCs w:val="22"/>
        </w:rPr>
        <w:t>used</w:t>
      </w:r>
      <w:r w:rsidRPr="00D753AC">
        <w:rPr>
          <w:rFonts w:cs="Times New Roman"/>
          <w:sz w:val="22"/>
          <w:szCs w:val="22"/>
          <w:rPrChange w:id="1557" w:author="Claire Kouba" w:date="2023-09-12T16:52:00Z">
            <w:rPr>
              <w:spacing w:val="-5"/>
            </w:rPr>
          </w:rPrChange>
        </w:rPr>
        <w:t xml:space="preserve"> </w:t>
      </w:r>
      <w:r w:rsidRPr="00D753AC">
        <w:rPr>
          <w:rFonts w:cs="Times New Roman"/>
          <w:sz w:val="22"/>
          <w:szCs w:val="22"/>
        </w:rPr>
        <w:t>in</w:t>
      </w:r>
      <w:r w:rsidRPr="00D753AC">
        <w:rPr>
          <w:rFonts w:cs="Times New Roman"/>
          <w:sz w:val="22"/>
          <w:szCs w:val="22"/>
          <w:rPrChange w:id="1558" w:author="Claire Kouba" w:date="2023-09-12T16:52:00Z">
            <w:rPr>
              <w:spacing w:val="-5"/>
            </w:rPr>
          </w:rPrChange>
        </w:rPr>
        <w:t xml:space="preserve"> </w:t>
      </w:r>
      <w:r w:rsidRPr="00D753AC">
        <w:rPr>
          <w:rFonts w:cs="Times New Roman"/>
          <w:sz w:val="22"/>
          <w:szCs w:val="22"/>
        </w:rPr>
        <w:t>some</w:t>
      </w:r>
      <w:r w:rsidRPr="00D753AC">
        <w:rPr>
          <w:rFonts w:cs="Times New Roman"/>
          <w:sz w:val="22"/>
          <w:szCs w:val="22"/>
          <w:rPrChange w:id="1559" w:author="Claire Kouba" w:date="2023-09-12T16:52:00Z">
            <w:rPr>
              <w:spacing w:val="-5"/>
            </w:rPr>
          </w:rPrChange>
        </w:rPr>
        <w:t xml:space="preserve"> </w:t>
      </w:r>
      <w:r w:rsidRPr="00D753AC">
        <w:rPr>
          <w:rFonts w:cs="Times New Roman"/>
          <w:sz w:val="22"/>
          <w:szCs w:val="22"/>
        </w:rPr>
        <w:t>graphs</w:t>
      </w:r>
      <w:r w:rsidRPr="00D753AC">
        <w:rPr>
          <w:rFonts w:cs="Times New Roman"/>
          <w:sz w:val="22"/>
          <w:szCs w:val="22"/>
          <w:rPrChange w:id="1560" w:author="Claire Kouba" w:date="2023-09-12T16:52:00Z">
            <w:rPr>
              <w:spacing w:val="-5"/>
            </w:rPr>
          </w:rPrChange>
        </w:rPr>
        <w:t xml:space="preserve"> </w:t>
      </w:r>
      <w:r w:rsidRPr="00D753AC">
        <w:rPr>
          <w:rFonts w:cs="Times New Roman"/>
          <w:sz w:val="22"/>
          <w:szCs w:val="22"/>
        </w:rPr>
        <w:t>of</w:t>
      </w:r>
      <w:r w:rsidRPr="00D753AC">
        <w:rPr>
          <w:rFonts w:cs="Times New Roman"/>
          <w:sz w:val="22"/>
          <w:szCs w:val="22"/>
          <w:rPrChange w:id="1561" w:author="Claire Kouba" w:date="2023-09-12T16:52:00Z">
            <w:rPr>
              <w:spacing w:val="-5"/>
            </w:rPr>
          </w:rPrChange>
        </w:rPr>
        <w:t xml:space="preserve"> </w:t>
      </w:r>
      <w:r w:rsidRPr="00D753AC">
        <w:rPr>
          <w:rFonts w:cs="Times New Roman"/>
          <w:sz w:val="22"/>
          <w:szCs w:val="22"/>
        </w:rPr>
        <w:t>climate</w:t>
      </w:r>
      <w:r w:rsidRPr="00D753AC">
        <w:rPr>
          <w:rFonts w:cs="Times New Roman"/>
          <w:sz w:val="22"/>
          <w:szCs w:val="22"/>
          <w:rPrChange w:id="1562" w:author="Claire Kouba" w:date="2023-09-12T16:52:00Z">
            <w:rPr>
              <w:spacing w:val="-5"/>
            </w:rPr>
          </w:rPrChange>
        </w:rPr>
        <w:t xml:space="preserve"> </w:t>
      </w:r>
      <w:r w:rsidRPr="00D753AC">
        <w:rPr>
          <w:rFonts w:cs="Times New Roman"/>
          <w:sz w:val="22"/>
          <w:szCs w:val="22"/>
        </w:rPr>
        <w:t>and</w:t>
      </w:r>
      <w:r w:rsidRPr="00D753AC">
        <w:rPr>
          <w:rFonts w:cs="Times New Roman"/>
          <w:sz w:val="22"/>
          <w:szCs w:val="22"/>
          <w:rPrChange w:id="1563" w:author="Claire Kouba" w:date="2023-09-12T16:52:00Z">
            <w:rPr>
              <w:spacing w:val="-5"/>
            </w:rPr>
          </w:rPrChange>
        </w:rPr>
        <w:t xml:space="preserve"> </w:t>
      </w:r>
      <w:r w:rsidRPr="00D753AC">
        <w:rPr>
          <w:rFonts w:cs="Times New Roman"/>
          <w:sz w:val="22"/>
          <w:szCs w:val="22"/>
        </w:rPr>
        <w:t>flow</w:t>
      </w:r>
      <w:r w:rsidRPr="00D753AC">
        <w:rPr>
          <w:rFonts w:cs="Times New Roman"/>
          <w:sz w:val="22"/>
          <w:szCs w:val="22"/>
          <w:rPrChange w:id="1564" w:author="Claire Kouba" w:date="2023-09-12T16:52:00Z">
            <w:rPr>
              <w:spacing w:val="-5"/>
            </w:rPr>
          </w:rPrChange>
        </w:rPr>
        <w:t xml:space="preserve"> </w:t>
      </w:r>
      <w:r w:rsidRPr="00D753AC">
        <w:rPr>
          <w:rFonts w:cs="Times New Roman"/>
          <w:sz w:val="22"/>
          <w:szCs w:val="22"/>
        </w:rPr>
        <w:t>data</w:t>
      </w:r>
      <w:r w:rsidRPr="00D753AC">
        <w:rPr>
          <w:rFonts w:cs="Times New Roman"/>
          <w:sz w:val="22"/>
          <w:szCs w:val="22"/>
          <w:rPrChange w:id="1565" w:author="Claire Kouba" w:date="2023-09-12T16:52:00Z">
            <w:rPr>
              <w:spacing w:val="-5"/>
            </w:rPr>
          </w:rPrChange>
        </w:rPr>
        <w:t xml:space="preserve"> </w:t>
      </w:r>
      <w:r w:rsidRPr="00D753AC">
        <w:rPr>
          <w:rFonts w:cs="Times New Roman"/>
          <w:sz w:val="22"/>
          <w:szCs w:val="22"/>
        </w:rPr>
        <w:t>(e.g.</w:t>
      </w:r>
      <w:r w:rsidRPr="00D753AC">
        <w:rPr>
          <w:rFonts w:cs="Times New Roman"/>
          <w:sz w:val="22"/>
          <w:szCs w:val="22"/>
          <w:rPrChange w:id="1566" w:author="Claire Kouba" w:date="2023-09-12T16:52:00Z">
            <w:rPr>
              <w:spacing w:val="-5"/>
            </w:rPr>
          </w:rPrChange>
        </w:rPr>
        <w:t xml:space="preserve"> </w:t>
      </w:r>
      <w:del w:id="1567"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"_bookmark4"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rPr>
          <w:fldChar w:fldCharType="end"/>
        </w:r>
        <w:r w:rsidR="00505335" w:rsidRPr="00D753AC">
          <w:rPr>
            <w:rFonts w:cs="Times New Roman"/>
            <w:spacing w:val="-5"/>
            <w:sz w:val="22"/>
            <w:szCs w:val="22"/>
          </w:rPr>
          <w:delText xml:space="preserve"> </w:delText>
        </w:r>
        <w:r w:rsidR="00505335" w:rsidRPr="00D753AC">
          <w:rPr>
            <w:rFonts w:cs="Times New Roman"/>
            <w:sz w:val="22"/>
            <w:szCs w:val="22"/>
          </w:rPr>
          <w:delText>4</w:delText>
        </w:r>
      </w:del>
      <w:ins w:id="1568" w:author="Claire Kouba" w:date="2023-09-12T16:52:00Z">
        <w:r w:rsidRPr="00D753AC">
          <w:rPr>
            <w:rFonts w:cs="Times New Roman"/>
            <w:sz w:val="22"/>
            <w:szCs w:val="22"/>
          </w:rPr>
          <w:t>in Section 3.2 below</w:t>
        </w:r>
      </w:ins>
      <w:r w:rsidRPr="00D753AC">
        <w:rPr>
          <w:rFonts w:cs="Times New Roman"/>
          <w:sz w:val="22"/>
          <w:szCs w:val="22"/>
        </w:rPr>
        <w:t>),</w:t>
      </w:r>
      <w:r w:rsidRPr="00D753AC">
        <w:rPr>
          <w:rFonts w:cs="Times New Roman"/>
          <w:sz w:val="22"/>
          <w:szCs w:val="22"/>
          <w:rPrChange w:id="1569" w:author="Claire Kouba" w:date="2023-09-12T16:52:00Z">
            <w:rPr>
              <w:spacing w:val="-5"/>
            </w:rPr>
          </w:rPrChange>
        </w:rPr>
        <w:t xml:space="preserve"> </w:t>
      </w:r>
      <w:r w:rsidRPr="00D753AC">
        <w:rPr>
          <w:rFonts w:cs="Times New Roman"/>
          <w:sz w:val="22"/>
          <w:szCs w:val="22"/>
        </w:rPr>
        <w:t>to</w:t>
      </w:r>
      <w:r w:rsidRPr="00D753AC">
        <w:rPr>
          <w:rFonts w:cs="Times New Roman"/>
          <w:sz w:val="22"/>
          <w:szCs w:val="22"/>
          <w:rPrChange w:id="1570" w:author="Claire Kouba" w:date="2023-09-12T16:52:00Z">
            <w:rPr>
              <w:spacing w:val="-5"/>
            </w:rPr>
          </w:rPrChange>
        </w:rPr>
        <w:t xml:space="preserve"> </w:t>
      </w:r>
      <w:r w:rsidRPr="00D753AC">
        <w:rPr>
          <w:rFonts w:cs="Times New Roman"/>
          <w:sz w:val="22"/>
          <w:szCs w:val="22"/>
        </w:rPr>
        <w:t>establish</w:t>
      </w:r>
      <w:r w:rsidRPr="00D753AC">
        <w:rPr>
          <w:rFonts w:cs="Times New Roman"/>
          <w:sz w:val="22"/>
          <w:szCs w:val="22"/>
          <w:rPrChange w:id="1571" w:author="Claire Kouba" w:date="2023-09-12T16:52:00Z">
            <w:rPr>
              <w:spacing w:val="-5"/>
            </w:rPr>
          </w:rPrChange>
        </w:rPr>
        <w:t xml:space="preserve"> </w:t>
      </w:r>
      <w:r w:rsidRPr="00D753AC">
        <w:rPr>
          <w:rFonts w:cs="Times New Roman"/>
          <w:sz w:val="22"/>
          <w:szCs w:val="22"/>
        </w:rPr>
        <w:t>and</w:t>
      </w:r>
      <w:r w:rsidRPr="00D753AC">
        <w:rPr>
          <w:rFonts w:cs="Times New Roman"/>
          <w:sz w:val="22"/>
          <w:szCs w:val="22"/>
          <w:rPrChange w:id="1572" w:author="Claire Kouba" w:date="2023-09-12T16:52:00Z">
            <w:rPr>
              <w:spacing w:val="-5"/>
            </w:rPr>
          </w:rPrChange>
        </w:rPr>
        <w:t xml:space="preserve"> </w:t>
      </w:r>
      <w:r w:rsidRPr="00D753AC">
        <w:rPr>
          <w:rFonts w:cs="Times New Roman"/>
          <w:sz w:val="22"/>
          <w:szCs w:val="22"/>
        </w:rPr>
        <w:t>visualize</w:t>
      </w:r>
      <w:r w:rsidRPr="00D753AC">
        <w:rPr>
          <w:rFonts w:cs="Times New Roman"/>
          <w:spacing w:val="18"/>
          <w:sz w:val="22"/>
          <w:szCs w:val="22"/>
          <w:rPrChange w:id="1573" w:author="Claire Kouba" w:date="2023-09-12T16:52:00Z">
            <w:rPr>
              <w:spacing w:val="-5"/>
            </w:rPr>
          </w:rPrChange>
        </w:rPr>
        <w:t xml:space="preserve"> </w:t>
      </w:r>
      <w:r w:rsidRPr="00D753AC">
        <w:rPr>
          <w:rFonts w:cs="Times New Roman"/>
          <w:sz w:val="22"/>
          <w:szCs w:val="22"/>
        </w:rPr>
        <w:t>baseline</w:t>
      </w:r>
      <w:r w:rsidRPr="00D753AC">
        <w:rPr>
          <w:rFonts w:cs="Times New Roman"/>
          <w:w w:val="99"/>
          <w:sz w:val="22"/>
          <w:szCs w:val="22"/>
        </w:rPr>
        <w:t xml:space="preserve"> </w:t>
      </w:r>
      <w:r w:rsidRPr="00D753AC">
        <w:rPr>
          <w:rFonts w:cs="Times New Roman"/>
          <w:sz w:val="22"/>
          <w:szCs w:val="22"/>
        </w:rPr>
        <w:t>dry</w:t>
      </w:r>
      <w:r w:rsidRPr="00D753AC">
        <w:rPr>
          <w:rFonts w:cs="Times New Roman"/>
          <w:spacing w:val="-9"/>
          <w:sz w:val="22"/>
          <w:szCs w:val="22"/>
          <w:rPrChange w:id="1574" w:author="Claire Kouba" w:date="2023-09-12T16:52:00Z">
            <w:rPr/>
          </w:rPrChange>
        </w:rPr>
        <w:t xml:space="preserve"> </w:t>
      </w:r>
      <w:r w:rsidRPr="00D753AC">
        <w:rPr>
          <w:rFonts w:cs="Times New Roman"/>
          <w:sz w:val="22"/>
          <w:szCs w:val="22"/>
        </w:rPr>
        <w:t>season</w:t>
      </w:r>
      <w:r w:rsidRPr="00D753AC">
        <w:rPr>
          <w:rFonts w:cs="Times New Roman"/>
          <w:spacing w:val="-9"/>
          <w:sz w:val="22"/>
          <w:szCs w:val="22"/>
        </w:rPr>
        <w:t xml:space="preserve"> </w:t>
      </w:r>
      <w:r w:rsidRPr="00D753AC">
        <w:rPr>
          <w:rFonts w:cs="Times New Roman"/>
          <w:sz w:val="22"/>
          <w:szCs w:val="22"/>
        </w:rPr>
        <w:t>conditions.</w:t>
      </w:r>
    </w:p>
    <w:p w:rsidR="002153D1" w:rsidRPr="00D753AC" w:rsidRDefault="002573FA">
      <w:pPr>
        <w:pStyle w:val="BodyText"/>
        <w:spacing w:before="5"/>
        <w:ind w:left="173" w:right="158" w:firstLine="160"/>
        <w:rPr>
          <w:rFonts w:cs="Times New Roman"/>
          <w:sz w:val="22"/>
          <w:szCs w:val="22"/>
        </w:rPr>
        <w:pPrChange w:id="1575" w:author="Claire Kouba" w:date="2023-09-12T16:52:00Z">
          <w:pPr>
            <w:pStyle w:val="BodyText"/>
            <w:spacing w:before="7" w:line="345" w:lineRule="auto"/>
            <w:ind w:left="173" w:right="158" w:firstLine="201"/>
          </w:pPr>
        </w:pPrChange>
      </w:pPr>
      <w:ins w:id="1576" w:author="Claire Kouba" w:date="2023-09-12T16:52:00Z">
        <w:r w:rsidRPr="00D753AC">
          <w:rPr>
            <w:rFonts w:cs="Times New Roman"/>
            <w:spacing w:val="-9"/>
            <w:sz w:val="22"/>
            <w:szCs w:val="22"/>
          </w:rPr>
          <w:t xml:space="preserve"> </w:t>
        </w:r>
      </w:ins>
      <w:r w:rsidRPr="00D753AC">
        <w:rPr>
          <w:rFonts w:cs="Times New Roman"/>
          <w:sz w:val="22"/>
          <w:szCs w:val="22"/>
        </w:rPr>
        <w:t>Additionally,</w:t>
      </w:r>
      <w:r w:rsidRPr="00D753AC">
        <w:rPr>
          <w:rFonts w:cs="Times New Roman"/>
          <w:spacing w:val="-9"/>
          <w:sz w:val="22"/>
          <w:szCs w:val="22"/>
          <w:rPrChange w:id="1577" w:author="Claire Kouba" w:date="2023-09-12T16:52:00Z">
            <w:rPr/>
          </w:rPrChange>
        </w:rPr>
        <w:t xml:space="preserve"> </w:t>
      </w:r>
      <w:r w:rsidRPr="00D753AC">
        <w:rPr>
          <w:rFonts w:cs="Times New Roman"/>
          <w:sz w:val="22"/>
          <w:szCs w:val="22"/>
        </w:rPr>
        <w:t>all</w:t>
      </w:r>
      <w:r w:rsidRPr="00D753AC">
        <w:rPr>
          <w:rFonts w:cs="Times New Roman"/>
          <w:spacing w:val="-9"/>
          <w:sz w:val="22"/>
          <w:szCs w:val="22"/>
          <w:rPrChange w:id="1578" w:author="Claire Kouba" w:date="2023-09-12T16:52:00Z">
            <w:rPr/>
          </w:rPrChange>
        </w:rPr>
        <w:t xml:space="preserve"> </w:t>
      </w:r>
      <w:r w:rsidRPr="00D753AC">
        <w:rPr>
          <w:rFonts w:cs="Times New Roman"/>
          <w:sz w:val="22"/>
          <w:szCs w:val="22"/>
        </w:rPr>
        <w:t>flows</w:t>
      </w:r>
      <w:r w:rsidRPr="00D753AC">
        <w:rPr>
          <w:rFonts w:cs="Times New Roman"/>
          <w:spacing w:val="-9"/>
          <w:sz w:val="22"/>
          <w:szCs w:val="22"/>
          <w:rPrChange w:id="1579" w:author="Claire Kouba" w:date="2023-09-12T16:52:00Z">
            <w:rPr/>
          </w:rPrChange>
        </w:rPr>
        <w:t xml:space="preserve"> </w:t>
      </w:r>
      <w:r w:rsidRPr="00D753AC">
        <w:rPr>
          <w:rFonts w:cs="Times New Roman"/>
          <w:sz w:val="22"/>
          <w:szCs w:val="22"/>
        </w:rPr>
        <w:t>in</w:t>
      </w:r>
      <w:r w:rsidRPr="00D753AC">
        <w:rPr>
          <w:rFonts w:cs="Times New Roman"/>
          <w:spacing w:val="-9"/>
          <w:sz w:val="22"/>
          <w:szCs w:val="22"/>
          <w:rPrChange w:id="1580" w:author="Claire Kouba" w:date="2023-09-12T16:52:00Z">
            <w:rPr/>
          </w:rPrChange>
        </w:rPr>
        <w:t xml:space="preserve"> </w:t>
      </w:r>
      <w:r w:rsidRPr="00D753AC">
        <w:rPr>
          <w:rFonts w:cs="Times New Roman"/>
          <w:sz w:val="22"/>
          <w:szCs w:val="22"/>
        </w:rPr>
        <w:t>this</w:t>
      </w:r>
      <w:r w:rsidRPr="00D753AC">
        <w:rPr>
          <w:rFonts w:cs="Times New Roman"/>
          <w:spacing w:val="-9"/>
          <w:sz w:val="22"/>
          <w:szCs w:val="22"/>
          <w:rPrChange w:id="1581" w:author="Claire Kouba" w:date="2023-09-12T16:52:00Z">
            <w:rPr/>
          </w:rPrChange>
        </w:rPr>
        <w:t xml:space="preserve"> </w:t>
      </w:r>
      <w:r w:rsidRPr="00D753AC">
        <w:rPr>
          <w:rFonts w:cs="Times New Roman"/>
          <w:sz w:val="22"/>
          <w:szCs w:val="22"/>
        </w:rPr>
        <w:t>study</w:t>
      </w:r>
      <w:r w:rsidRPr="00D753AC">
        <w:rPr>
          <w:rFonts w:cs="Times New Roman"/>
          <w:spacing w:val="-9"/>
          <w:sz w:val="22"/>
          <w:szCs w:val="22"/>
          <w:rPrChange w:id="1582" w:author="Claire Kouba" w:date="2023-09-12T16:52:00Z">
            <w:rPr/>
          </w:rPrChange>
        </w:rPr>
        <w:t xml:space="preserve"> </w:t>
      </w:r>
      <w:r w:rsidRPr="00D753AC">
        <w:rPr>
          <w:rFonts w:cs="Times New Roman"/>
          <w:sz w:val="22"/>
          <w:szCs w:val="22"/>
        </w:rPr>
        <w:t>are</w:t>
      </w:r>
      <w:r w:rsidRPr="00D753AC">
        <w:rPr>
          <w:rFonts w:cs="Times New Roman"/>
          <w:spacing w:val="-9"/>
          <w:sz w:val="22"/>
          <w:szCs w:val="22"/>
          <w:rPrChange w:id="1583" w:author="Claire Kouba" w:date="2023-09-12T16:52:00Z">
            <w:rPr/>
          </w:rPrChange>
        </w:rPr>
        <w:t xml:space="preserve"> </w:t>
      </w:r>
      <w:r w:rsidRPr="00D753AC">
        <w:rPr>
          <w:rFonts w:cs="Times New Roman"/>
          <w:sz w:val="22"/>
          <w:szCs w:val="22"/>
        </w:rPr>
        <w:t>observed</w:t>
      </w:r>
      <w:r w:rsidRPr="00D753AC">
        <w:rPr>
          <w:rFonts w:cs="Times New Roman"/>
          <w:spacing w:val="-9"/>
          <w:sz w:val="22"/>
          <w:szCs w:val="22"/>
          <w:rPrChange w:id="1584" w:author="Claire Kouba" w:date="2023-09-12T16:52:00Z">
            <w:rPr/>
          </w:rPrChange>
        </w:rPr>
        <w:t xml:space="preserve"> </w:t>
      </w:r>
      <w:r w:rsidRPr="00D753AC">
        <w:rPr>
          <w:rFonts w:cs="Times New Roman"/>
          <w:sz w:val="22"/>
          <w:szCs w:val="22"/>
        </w:rPr>
        <w:t>or</w:t>
      </w:r>
      <w:r w:rsidRPr="00D753AC">
        <w:rPr>
          <w:rFonts w:cs="Times New Roman"/>
          <w:spacing w:val="-9"/>
          <w:sz w:val="22"/>
          <w:szCs w:val="22"/>
          <w:rPrChange w:id="1585" w:author="Claire Kouba" w:date="2023-09-12T16:52:00Z">
            <w:rPr/>
          </w:rPrChange>
        </w:rPr>
        <w:t xml:space="preserve"> </w:t>
      </w:r>
      <w:r w:rsidRPr="00D753AC">
        <w:rPr>
          <w:rFonts w:cs="Times New Roman"/>
          <w:sz w:val="22"/>
          <w:szCs w:val="22"/>
        </w:rPr>
        <w:t>simulated</w:t>
      </w:r>
      <w:r w:rsidRPr="00D753AC">
        <w:rPr>
          <w:rFonts w:cs="Times New Roman"/>
          <w:spacing w:val="-9"/>
          <w:sz w:val="22"/>
          <w:szCs w:val="22"/>
          <w:rPrChange w:id="1586" w:author="Claire Kouba" w:date="2023-09-12T16:52:00Z">
            <w:rPr/>
          </w:rPrChange>
        </w:rPr>
        <w:t xml:space="preserve"> </w:t>
      </w:r>
      <w:r w:rsidRPr="00D753AC">
        <w:rPr>
          <w:rFonts w:cs="Times New Roman"/>
          <w:sz w:val="22"/>
          <w:szCs w:val="22"/>
        </w:rPr>
        <w:t>at</w:t>
      </w:r>
      <w:r w:rsidRPr="00D753AC">
        <w:rPr>
          <w:rFonts w:cs="Times New Roman"/>
          <w:spacing w:val="-9"/>
          <w:sz w:val="22"/>
          <w:szCs w:val="22"/>
          <w:rPrChange w:id="1587" w:author="Claire Kouba" w:date="2023-09-12T16:52:00Z">
            <w:rPr/>
          </w:rPrChange>
        </w:rPr>
        <w:t xml:space="preserve"> </w:t>
      </w:r>
      <w:r w:rsidRPr="00D753AC">
        <w:rPr>
          <w:rFonts w:cs="Times New Roman"/>
          <w:sz w:val="22"/>
          <w:szCs w:val="22"/>
        </w:rPr>
        <w:t>the</w:t>
      </w:r>
      <w:r w:rsidRPr="00D753AC">
        <w:rPr>
          <w:rFonts w:cs="Times New Roman"/>
          <w:spacing w:val="-9"/>
          <w:sz w:val="22"/>
          <w:szCs w:val="22"/>
          <w:rPrChange w:id="1588" w:author="Claire Kouba" w:date="2023-09-12T16:52:00Z">
            <w:rPr/>
          </w:rPrChange>
        </w:rPr>
        <w:t xml:space="preserve"> </w:t>
      </w:r>
      <w:r w:rsidRPr="00D753AC">
        <w:rPr>
          <w:rFonts w:cs="Times New Roman"/>
          <w:sz w:val="22"/>
          <w:szCs w:val="22"/>
        </w:rPr>
        <w:t>USGS</w:t>
      </w:r>
      <w:r w:rsidRPr="00D753AC">
        <w:rPr>
          <w:rFonts w:cs="Times New Roman"/>
          <w:spacing w:val="-9"/>
          <w:sz w:val="22"/>
          <w:szCs w:val="22"/>
          <w:rPrChange w:id="1589" w:author="Claire Kouba" w:date="2023-09-12T16:52:00Z">
            <w:rPr/>
          </w:rPrChange>
        </w:rPr>
        <w:t xml:space="preserve"> </w:t>
      </w:r>
      <w:r w:rsidRPr="00D753AC">
        <w:rPr>
          <w:rFonts w:cs="Times New Roman"/>
          <w:sz w:val="22"/>
          <w:szCs w:val="22"/>
        </w:rPr>
        <w:t>Fort</w:t>
      </w:r>
      <w:r w:rsidRPr="00D753AC">
        <w:rPr>
          <w:rFonts w:cs="Times New Roman"/>
          <w:spacing w:val="-9"/>
          <w:sz w:val="22"/>
          <w:szCs w:val="22"/>
          <w:rPrChange w:id="1590" w:author="Claire Kouba" w:date="2023-09-12T16:52:00Z">
            <w:rPr/>
          </w:rPrChange>
        </w:rPr>
        <w:t xml:space="preserve"> </w:t>
      </w:r>
      <w:r w:rsidRPr="00D753AC">
        <w:rPr>
          <w:rFonts w:cs="Times New Roman"/>
          <w:sz w:val="22"/>
          <w:szCs w:val="22"/>
        </w:rPr>
        <w:t>Jones</w:t>
      </w:r>
      <w:r w:rsidRPr="00D753AC">
        <w:rPr>
          <w:rFonts w:cs="Times New Roman"/>
          <w:spacing w:val="-9"/>
          <w:sz w:val="22"/>
          <w:szCs w:val="22"/>
          <w:rPrChange w:id="1591" w:author="Claire Kouba" w:date="2023-09-12T16:52:00Z">
            <w:rPr/>
          </w:rPrChange>
        </w:rPr>
        <w:t xml:space="preserve"> </w:t>
      </w:r>
      <w:r w:rsidRPr="00D753AC">
        <w:rPr>
          <w:rFonts w:cs="Times New Roman"/>
          <w:sz w:val="22"/>
          <w:szCs w:val="22"/>
        </w:rPr>
        <w:t>streamflow</w:t>
      </w:r>
      <w:r w:rsidRPr="00D753AC">
        <w:rPr>
          <w:rFonts w:cs="Times New Roman"/>
          <w:spacing w:val="-9"/>
          <w:sz w:val="22"/>
          <w:szCs w:val="22"/>
          <w:rPrChange w:id="1592" w:author="Claire Kouba" w:date="2023-09-12T16:52:00Z">
            <w:rPr/>
          </w:rPrChange>
        </w:rPr>
        <w:t xml:space="preserve"> </w:t>
      </w:r>
      <w:r w:rsidRPr="00D753AC">
        <w:rPr>
          <w:rFonts w:cs="Times New Roman"/>
          <w:sz w:val="22"/>
          <w:szCs w:val="22"/>
        </w:rPr>
        <w:t>gauge</w:t>
      </w:r>
      <w:r w:rsidRPr="00D753AC">
        <w:rPr>
          <w:rFonts w:cs="Times New Roman"/>
          <w:w w:val="99"/>
          <w:sz w:val="22"/>
          <w:szCs w:val="22"/>
          <w:rPrChange w:id="1593" w:author="Claire Kouba" w:date="2023-09-12T16:52:00Z">
            <w:rPr/>
          </w:rPrChange>
        </w:rPr>
        <w:t xml:space="preserve"> </w:t>
      </w:r>
      <w:r w:rsidRPr="00D753AC">
        <w:rPr>
          <w:rFonts w:cs="Times New Roman"/>
          <w:sz w:val="22"/>
          <w:szCs w:val="22"/>
        </w:rPr>
        <w:t>(</w:t>
      </w:r>
      <w:del w:id="1594" w:author="Claire Kouba" w:date="2023-09-12T16:52:00Z">
        <w:r w:rsidR="00505335" w:rsidRPr="00D753AC">
          <w:rPr>
            <w:rFonts w:cs="Times New Roman"/>
            <w:sz w:val="22"/>
            <w:szCs w:val="22"/>
          </w:rPr>
          <w:delText>ID</w:delText>
        </w:r>
      </w:del>
      <w:ins w:id="1595" w:author="Claire Kouba" w:date="2023-09-12T16:52:00Z">
        <w:r w:rsidRPr="00D753AC">
          <w:rPr>
            <w:rFonts w:cs="Times New Roman"/>
            <w:sz w:val="22"/>
            <w:szCs w:val="22"/>
          </w:rPr>
          <w:t>station</w:t>
        </w:r>
      </w:ins>
      <w:r w:rsidRPr="00D753AC">
        <w:rPr>
          <w:rFonts w:cs="Times New Roman"/>
          <w:sz w:val="22"/>
          <w:szCs w:val="22"/>
        </w:rPr>
        <w:t xml:space="preserve"> 11519500),</w:t>
      </w:r>
      <w:r w:rsidRPr="00D753AC">
        <w:rPr>
          <w:rFonts w:cs="Times New Roman"/>
          <w:sz w:val="22"/>
          <w:szCs w:val="22"/>
          <w:rPrChange w:id="1596" w:author="Claire Kouba" w:date="2023-09-12T16:52:00Z">
            <w:rPr>
              <w:spacing w:val="49"/>
            </w:rPr>
          </w:rPrChange>
        </w:rPr>
        <w:t xml:space="preserve"> </w:t>
      </w:r>
      <w:r w:rsidRPr="00D753AC">
        <w:rPr>
          <w:rFonts w:cs="Times New Roman"/>
          <w:sz w:val="22"/>
          <w:szCs w:val="22"/>
        </w:rPr>
        <w:t>a</w:t>
      </w:r>
      <w:r w:rsidRPr="00D753AC">
        <w:rPr>
          <w:rFonts w:cs="Times New Roman"/>
          <w:sz w:val="22"/>
          <w:szCs w:val="22"/>
          <w:rPrChange w:id="1597" w:author="Claire Kouba" w:date="2023-09-12T16:52:00Z">
            <w:rPr>
              <w:w w:val="99"/>
            </w:rPr>
          </w:rPrChange>
        </w:rPr>
        <w:t xml:space="preserve"> </w:t>
      </w:r>
      <w:r w:rsidRPr="00D753AC">
        <w:rPr>
          <w:rFonts w:cs="Times New Roman"/>
          <w:sz w:val="22"/>
          <w:szCs w:val="22"/>
        </w:rPr>
        <w:t>key</w:t>
      </w:r>
      <w:r w:rsidRPr="00D753AC">
        <w:rPr>
          <w:rFonts w:cs="Times New Roman"/>
          <w:sz w:val="22"/>
          <w:szCs w:val="22"/>
          <w:rPrChange w:id="1598" w:author="Claire Kouba" w:date="2023-09-12T16:52:00Z">
            <w:rPr>
              <w:spacing w:val="10"/>
            </w:rPr>
          </w:rPrChange>
        </w:rPr>
        <w:t xml:space="preserve"> </w:t>
      </w:r>
      <w:r w:rsidRPr="00D753AC">
        <w:rPr>
          <w:rFonts w:cs="Times New Roman"/>
          <w:sz w:val="22"/>
          <w:szCs w:val="22"/>
        </w:rPr>
        <w:t>monitoring</w:t>
      </w:r>
      <w:r w:rsidRPr="00D753AC">
        <w:rPr>
          <w:rFonts w:cs="Times New Roman"/>
          <w:sz w:val="22"/>
          <w:szCs w:val="22"/>
          <w:rPrChange w:id="1599" w:author="Claire Kouba" w:date="2023-09-12T16:52:00Z">
            <w:rPr>
              <w:spacing w:val="10"/>
            </w:rPr>
          </w:rPrChange>
        </w:rPr>
        <w:t xml:space="preserve"> </w:t>
      </w:r>
      <w:r w:rsidRPr="00D753AC">
        <w:rPr>
          <w:rFonts w:cs="Times New Roman"/>
          <w:sz w:val="22"/>
          <w:szCs w:val="22"/>
        </w:rPr>
        <w:t>location</w:t>
      </w:r>
      <w:r w:rsidRPr="00D753AC">
        <w:rPr>
          <w:rFonts w:cs="Times New Roman"/>
          <w:sz w:val="22"/>
          <w:szCs w:val="22"/>
          <w:rPrChange w:id="1600" w:author="Claire Kouba" w:date="2023-09-12T16:52:00Z">
            <w:rPr>
              <w:spacing w:val="10"/>
            </w:rPr>
          </w:rPrChange>
        </w:rPr>
        <w:t xml:space="preserve"> </w:t>
      </w:r>
      <w:r w:rsidRPr="00D753AC">
        <w:rPr>
          <w:rFonts w:cs="Times New Roman"/>
          <w:sz w:val="22"/>
          <w:szCs w:val="22"/>
        </w:rPr>
        <w:t>downstream</w:t>
      </w:r>
      <w:r w:rsidRPr="00D753AC">
        <w:rPr>
          <w:rFonts w:cs="Times New Roman"/>
          <w:sz w:val="22"/>
          <w:szCs w:val="22"/>
          <w:rPrChange w:id="1601" w:author="Claire Kouba" w:date="2023-09-12T16:52:00Z">
            <w:rPr>
              <w:spacing w:val="10"/>
            </w:rPr>
          </w:rPrChange>
        </w:rPr>
        <w:t xml:space="preserve"> </w:t>
      </w:r>
      <w:r w:rsidRPr="00D753AC">
        <w:rPr>
          <w:rFonts w:cs="Times New Roman"/>
          <w:sz w:val="22"/>
          <w:szCs w:val="22"/>
        </w:rPr>
        <w:t>of</w:t>
      </w:r>
      <w:r w:rsidRPr="00D753AC">
        <w:rPr>
          <w:rFonts w:cs="Times New Roman"/>
          <w:sz w:val="22"/>
          <w:szCs w:val="22"/>
          <w:rPrChange w:id="1602" w:author="Claire Kouba" w:date="2023-09-12T16:52:00Z">
            <w:rPr>
              <w:spacing w:val="10"/>
            </w:rPr>
          </w:rPrChange>
        </w:rPr>
        <w:t xml:space="preserve"> </w:t>
      </w:r>
      <w:r w:rsidRPr="00D753AC">
        <w:rPr>
          <w:rFonts w:cs="Times New Roman"/>
          <w:sz w:val="22"/>
          <w:szCs w:val="22"/>
        </w:rPr>
        <w:t>nearly</w:t>
      </w:r>
      <w:r w:rsidRPr="00D753AC">
        <w:rPr>
          <w:rFonts w:cs="Times New Roman"/>
          <w:sz w:val="22"/>
          <w:szCs w:val="22"/>
          <w:rPrChange w:id="1603" w:author="Claire Kouba" w:date="2023-09-12T16:52:00Z">
            <w:rPr>
              <w:spacing w:val="10"/>
            </w:rPr>
          </w:rPrChange>
        </w:rPr>
        <w:t xml:space="preserve"> </w:t>
      </w:r>
      <w:r w:rsidRPr="00D753AC">
        <w:rPr>
          <w:rFonts w:cs="Times New Roman"/>
          <w:sz w:val="22"/>
          <w:szCs w:val="22"/>
        </w:rPr>
        <w:t>all</w:t>
      </w:r>
      <w:r w:rsidRPr="00D753AC">
        <w:rPr>
          <w:rFonts w:cs="Times New Roman"/>
          <w:sz w:val="22"/>
          <w:szCs w:val="22"/>
          <w:rPrChange w:id="1604" w:author="Claire Kouba" w:date="2023-09-12T16:52:00Z">
            <w:rPr>
              <w:spacing w:val="10"/>
            </w:rPr>
          </w:rPrChange>
        </w:rPr>
        <w:t xml:space="preserve"> </w:t>
      </w:r>
      <w:r w:rsidRPr="00D753AC">
        <w:rPr>
          <w:rFonts w:cs="Times New Roman"/>
          <w:sz w:val="22"/>
          <w:szCs w:val="22"/>
        </w:rPr>
        <w:t>water</w:t>
      </w:r>
      <w:r w:rsidRPr="00D753AC">
        <w:rPr>
          <w:rFonts w:cs="Times New Roman"/>
          <w:sz w:val="22"/>
          <w:szCs w:val="22"/>
          <w:rPrChange w:id="1605" w:author="Claire Kouba" w:date="2023-09-12T16:52:00Z">
            <w:rPr>
              <w:spacing w:val="10"/>
            </w:rPr>
          </w:rPrChange>
        </w:rPr>
        <w:t xml:space="preserve"> </w:t>
      </w:r>
      <w:r w:rsidRPr="00D753AC">
        <w:rPr>
          <w:rFonts w:cs="Times New Roman"/>
          <w:sz w:val="22"/>
          <w:szCs w:val="22"/>
        </w:rPr>
        <w:t>use</w:t>
      </w:r>
      <w:r w:rsidRPr="00D753AC">
        <w:rPr>
          <w:rFonts w:cs="Times New Roman"/>
          <w:sz w:val="22"/>
          <w:szCs w:val="22"/>
          <w:rPrChange w:id="1606"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1607" w:author="Claire Kouba" w:date="2023-09-12T16:52:00Z">
            <w:rPr>
              <w:spacing w:val="10"/>
            </w:rPr>
          </w:rPrChange>
        </w:rPr>
        <w:t xml:space="preserve"> </w:t>
      </w:r>
      <w:r w:rsidRPr="00D753AC">
        <w:rPr>
          <w:rFonts w:cs="Times New Roman"/>
          <w:sz w:val="22"/>
          <w:szCs w:val="22"/>
        </w:rPr>
        <w:t>cultivated</w:t>
      </w:r>
      <w:r w:rsidRPr="00D753AC">
        <w:rPr>
          <w:rFonts w:cs="Times New Roman"/>
          <w:sz w:val="22"/>
          <w:szCs w:val="22"/>
          <w:rPrChange w:id="1608" w:author="Claire Kouba" w:date="2023-09-12T16:52:00Z">
            <w:rPr>
              <w:spacing w:val="10"/>
            </w:rPr>
          </w:rPrChange>
        </w:rPr>
        <w:t xml:space="preserve"> </w:t>
      </w:r>
      <w:r w:rsidRPr="00D753AC">
        <w:rPr>
          <w:rFonts w:cs="Times New Roman"/>
          <w:sz w:val="22"/>
          <w:szCs w:val="22"/>
        </w:rPr>
        <w:t>land</w:t>
      </w:r>
      <w:r w:rsidRPr="00D753AC">
        <w:rPr>
          <w:rFonts w:cs="Times New Roman"/>
          <w:sz w:val="22"/>
          <w:szCs w:val="22"/>
          <w:rPrChange w:id="1609" w:author="Claire Kouba" w:date="2023-09-12T16:52:00Z">
            <w:rPr>
              <w:spacing w:val="10"/>
            </w:rPr>
          </w:rPrChange>
        </w:rPr>
        <w:t xml:space="preserve"> </w:t>
      </w:r>
      <w:r w:rsidRPr="00D753AC">
        <w:rPr>
          <w:rFonts w:cs="Times New Roman"/>
          <w:sz w:val="22"/>
          <w:szCs w:val="22"/>
        </w:rPr>
        <w:t>in</w:t>
      </w:r>
      <w:r w:rsidRPr="00D753AC">
        <w:rPr>
          <w:rFonts w:cs="Times New Roman"/>
          <w:sz w:val="22"/>
          <w:szCs w:val="22"/>
          <w:rPrChange w:id="1610"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1611" w:author="Claire Kouba" w:date="2023-09-12T16:52:00Z">
            <w:rPr>
              <w:spacing w:val="10"/>
            </w:rPr>
          </w:rPrChange>
        </w:rPr>
        <w:t xml:space="preserve"> </w:t>
      </w:r>
      <w:r w:rsidRPr="00D753AC">
        <w:rPr>
          <w:rFonts w:cs="Times New Roman"/>
          <w:sz w:val="22"/>
          <w:szCs w:val="22"/>
        </w:rPr>
        <w:t>HUC8</w:t>
      </w:r>
      <w:r w:rsidRPr="00D753AC">
        <w:rPr>
          <w:rFonts w:cs="Times New Roman"/>
          <w:spacing w:val="-3"/>
          <w:sz w:val="22"/>
          <w:szCs w:val="22"/>
          <w:rPrChange w:id="1612" w:author="Claire Kouba" w:date="2023-09-12T16:52:00Z">
            <w:rPr>
              <w:spacing w:val="10"/>
            </w:rPr>
          </w:rPrChange>
        </w:rPr>
        <w:t xml:space="preserve"> </w:t>
      </w:r>
      <w:r w:rsidRPr="00D753AC">
        <w:rPr>
          <w:rFonts w:cs="Times New Roman"/>
          <w:sz w:val="22"/>
          <w:szCs w:val="22"/>
        </w:rPr>
        <w:t>watershed</w:t>
      </w:r>
      <w:del w:id="1613" w:author="Claire Kouba" w:date="2023-09-12T16:52:00Z">
        <w:r w:rsidR="00505335" w:rsidRPr="00D753AC">
          <w:rPr>
            <w:rFonts w:cs="Times New Roman"/>
            <w:spacing w:val="1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10"/>
            <w:sz w:val="22"/>
            <w:szCs w:val="22"/>
          </w:rPr>
          <w:delText xml:space="preserve"> </w:delText>
        </w:r>
        <w:r w:rsidR="00505335" w:rsidRPr="00D753AC">
          <w:rPr>
            <w:rFonts w:cs="Times New Roman"/>
            <w:sz w:val="22"/>
            <w:szCs w:val="22"/>
          </w:rPr>
          <w:delText>3</w:delText>
        </w:r>
      </w:del>
      <w:ins w:id="1614"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z w:val="22"/>
            <w:szCs w:val="22"/>
          </w:rPr>
          <w:t>(Figure</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t>1</w:t>
        </w:r>
      </w:ins>
      <w:r w:rsidRPr="00D753AC">
        <w:rPr>
          <w:rFonts w:cs="Times New Roman"/>
          <w:sz w:val="22"/>
          <w:szCs w:val="22"/>
        </w:rPr>
        <w:t>),</w:t>
      </w:r>
      <w:r w:rsidRPr="00D753AC">
        <w:rPr>
          <w:rFonts w:cs="Times New Roman"/>
          <w:spacing w:val="-5"/>
          <w:sz w:val="22"/>
          <w:szCs w:val="22"/>
          <w:rPrChange w:id="1615" w:author="Claire Kouba" w:date="2023-09-12T16:52:00Z">
            <w:rPr>
              <w:spacing w:val="10"/>
            </w:rPr>
          </w:rPrChange>
        </w:rPr>
        <w:t xml:space="preserve"> </w:t>
      </w:r>
      <w:r w:rsidRPr="00D753AC">
        <w:rPr>
          <w:rFonts w:cs="Times New Roman"/>
          <w:sz w:val="22"/>
          <w:szCs w:val="22"/>
        </w:rPr>
        <w:t>with</w:t>
      </w:r>
      <w:r w:rsidRPr="00D753AC">
        <w:rPr>
          <w:rFonts w:cs="Times New Roman"/>
          <w:spacing w:val="-5"/>
          <w:sz w:val="22"/>
          <w:szCs w:val="22"/>
          <w:rPrChange w:id="1616" w:author="Claire Kouba" w:date="2023-09-12T16:52:00Z">
            <w:rPr>
              <w:spacing w:val="10"/>
            </w:rPr>
          </w:rPrChange>
        </w:rPr>
        <w:t xml:space="preserve"> </w:t>
      </w:r>
      <w:r w:rsidRPr="00D753AC">
        <w:rPr>
          <w:rFonts w:cs="Times New Roman"/>
          <w:sz w:val="22"/>
          <w:szCs w:val="22"/>
        </w:rPr>
        <w:t>an</w:t>
      </w:r>
      <w:r w:rsidRPr="00D753AC">
        <w:rPr>
          <w:rFonts w:cs="Times New Roman"/>
          <w:spacing w:val="-5"/>
          <w:sz w:val="22"/>
          <w:szCs w:val="22"/>
          <w:rPrChange w:id="1617" w:author="Claire Kouba" w:date="2023-09-12T16:52:00Z">
            <w:rPr>
              <w:w w:val="99"/>
            </w:rPr>
          </w:rPrChange>
        </w:rPr>
        <w:t xml:space="preserve"> </w:t>
      </w:r>
      <w:r w:rsidRPr="00D753AC">
        <w:rPr>
          <w:rFonts w:cs="Times New Roman"/>
          <w:sz w:val="22"/>
          <w:szCs w:val="22"/>
        </w:rPr>
        <w:t>observation</w:t>
      </w:r>
      <w:r w:rsidRPr="00D753AC">
        <w:rPr>
          <w:rFonts w:cs="Times New Roman"/>
          <w:spacing w:val="-5"/>
          <w:sz w:val="22"/>
          <w:szCs w:val="22"/>
          <w:rPrChange w:id="1618" w:author="Claire Kouba" w:date="2023-09-12T16:52:00Z">
            <w:rPr/>
          </w:rPrChange>
        </w:rPr>
        <w:t xml:space="preserve"> </w:t>
      </w:r>
      <w:r w:rsidRPr="00D753AC">
        <w:rPr>
          <w:rFonts w:cs="Times New Roman"/>
          <w:sz w:val="22"/>
          <w:szCs w:val="22"/>
        </w:rPr>
        <w:t>record</w:t>
      </w:r>
      <w:r w:rsidRPr="00D753AC">
        <w:rPr>
          <w:rFonts w:cs="Times New Roman"/>
          <w:spacing w:val="-5"/>
          <w:sz w:val="22"/>
          <w:szCs w:val="22"/>
          <w:rPrChange w:id="1619" w:author="Claire Kouba" w:date="2023-09-12T16:52:00Z">
            <w:rPr/>
          </w:rPrChange>
        </w:rPr>
        <w:t xml:space="preserve"> </w:t>
      </w:r>
      <w:r w:rsidRPr="00D753AC">
        <w:rPr>
          <w:rFonts w:cs="Times New Roman"/>
          <w:sz w:val="22"/>
          <w:szCs w:val="22"/>
        </w:rPr>
        <w:t>covering</w:t>
      </w:r>
      <w:r w:rsidRPr="00D753AC">
        <w:rPr>
          <w:rFonts w:cs="Times New Roman"/>
          <w:spacing w:val="-5"/>
          <w:sz w:val="22"/>
          <w:szCs w:val="22"/>
          <w:rPrChange w:id="1620" w:author="Claire Kouba" w:date="2023-09-12T16:52:00Z">
            <w:rPr/>
          </w:rPrChange>
        </w:rPr>
        <w:t xml:space="preserve"> </w:t>
      </w:r>
      <w:r w:rsidRPr="00D753AC">
        <w:rPr>
          <w:rFonts w:cs="Times New Roman"/>
          <w:sz w:val="22"/>
          <w:szCs w:val="22"/>
        </w:rPr>
        <w:t>water</w:t>
      </w:r>
      <w:r w:rsidRPr="00D753AC">
        <w:rPr>
          <w:rFonts w:cs="Times New Roman"/>
          <w:spacing w:val="-5"/>
          <w:sz w:val="22"/>
          <w:szCs w:val="22"/>
          <w:rPrChange w:id="1621" w:author="Claire Kouba" w:date="2023-09-12T16:52:00Z">
            <w:rPr/>
          </w:rPrChange>
        </w:rPr>
        <w:t xml:space="preserve"> </w:t>
      </w:r>
      <w:r w:rsidRPr="00D753AC">
        <w:rPr>
          <w:rFonts w:cs="Times New Roman"/>
          <w:sz w:val="22"/>
          <w:szCs w:val="22"/>
        </w:rPr>
        <w:t>years</w:t>
      </w:r>
      <w:r w:rsidRPr="00D753AC">
        <w:rPr>
          <w:rFonts w:cs="Times New Roman"/>
          <w:spacing w:val="-5"/>
          <w:sz w:val="22"/>
          <w:szCs w:val="22"/>
          <w:rPrChange w:id="1622" w:author="Claire Kouba" w:date="2023-09-12T16:52:00Z">
            <w:rPr>
              <w:spacing w:val="-20"/>
            </w:rPr>
          </w:rPrChange>
        </w:rPr>
        <w:t xml:space="preserve"> </w:t>
      </w:r>
      <w:r w:rsidRPr="00D753AC">
        <w:rPr>
          <w:rFonts w:cs="Times New Roman"/>
          <w:sz w:val="22"/>
          <w:szCs w:val="22"/>
        </w:rPr>
        <w:t>1942-2021.</w:t>
      </w:r>
    </w:p>
    <w:p w:rsidR="002153D1" w:rsidRPr="00D753AC" w:rsidRDefault="002153D1" w:rsidP="00D753AC">
      <w:pPr>
        <w:spacing w:before="11"/>
        <w:ind w:left="173"/>
        <w:rPr>
          <w:ins w:id="1623" w:author="Claire Kouba" w:date="2023-09-12T16:52:00Z"/>
          <w:rFonts w:ascii="Times New Roman" w:eastAsia="Times New Roman" w:hAnsi="Times New Roman" w:cs="Times New Roman"/>
        </w:rPr>
      </w:pPr>
    </w:p>
    <w:p w:rsidR="002153D1" w:rsidRPr="00D753AC" w:rsidRDefault="002573FA" w:rsidP="00D753AC">
      <w:pPr>
        <w:pStyle w:val="Heading2"/>
        <w:numPr>
          <w:ilvl w:val="1"/>
          <w:numId w:val="9"/>
        </w:numPr>
        <w:tabs>
          <w:tab w:val="left" w:pos="639"/>
        </w:tabs>
        <w:ind w:left="173"/>
        <w:rPr>
          <w:ins w:id="1624" w:author="Claire Kouba" w:date="2023-09-12T16:52:00Z"/>
          <w:rFonts w:cs="Times New Roman"/>
          <w:b w:val="0"/>
          <w:bCs w:val="0"/>
          <w:sz w:val="22"/>
          <w:szCs w:val="22"/>
        </w:rPr>
      </w:pPr>
      <w:moveToRangeStart w:id="1625" w:author="Claire Kouba" w:date="2023-09-12T16:52:00Z" w:name="move145429982"/>
      <w:moveTo w:id="1626" w:author="Claire Kouba" w:date="2023-09-12T16:52:00Z">
        <w:r w:rsidRPr="00D753AC">
          <w:rPr>
            <w:rFonts w:cs="Times New Roman"/>
            <w:sz w:val="22"/>
            <w:szCs w:val="22"/>
            <w:rPrChange w:id="1627" w:author="Claire Kouba" w:date="2023-09-12T16:52:00Z">
              <w:rPr>
                <w:w w:val="105"/>
              </w:rPr>
            </w:rPrChange>
          </w:rPr>
          <w:t>Scott</w:t>
        </w:r>
        <w:r w:rsidRPr="00D753AC">
          <w:rPr>
            <w:rFonts w:cs="Times New Roman"/>
            <w:sz w:val="22"/>
            <w:szCs w:val="22"/>
            <w:rPrChange w:id="1628" w:author="Claire Kouba" w:date="2023-09-12T16:52:00Z">
              <w:rPr>
                <w:spacing w:val="-23"/>
                <w:w w:val="105"/>
              </w:rPr>
            </w:rPrChange>
          </w:rPr>
          <w:t xml:space="preserve"> </w:t>
        </w:r>
        <w:r w:rsidRPr="00D753AC">
          <w:rPr>
            <w:rFonts w:cs="Times New Roman"/>
            <w:sz w:val="22"/>
            <w:szCs w:val="22"/>
            <w:rPrChange w:id="1629" w:author="Claire Kouba" w:date="2023-09-12T16:52:00Z">
              <w:rPr>
                <w:w w:val="105"/>
              </w:rPr>
            </w:rPrChange>
          </w:rPr>
          <w:t>River</w:t>
        </w:r>
        <w:r w:rsidRPr="00D753AC">
          <w:rPr>
            <w:rFonts w:cs="Times New Roman"/>
            <w:sz w:val="22"/>
            <w:szCs w:val="22"/>
            <w:rPrChange w:id="1630" w:author="Claire Kouba" w:date="2023-09-12T16:52:00Z">
              <w:rPr>
                <w:spacing w:val="-23"/>
                <w:w w:val="105"/>
              </w:rPr>
            </w:rPrChange>
          </w:rPr>
          <w:t xml:space="preserve"> </w:t>
        </w:r>
        <w:r w:rsidRPr="00D753AC">
          <w:rPr>
            <w:rFonts w:cs="Times New Roman"/>
            <w:sz w:val="22"/>
            <w:szCs w:val="22"/>
            <w:rPrChange w:id="1631" w:author="Claire Kouba" w:date="2023-09-12T16:52:00Z">
              <w:rPr>
                <w:w w:val="105"/>
              </w:rPr>
            </w:rPrChange>
          </w:rPr>
          <w:t>watershed</w:t>
        </w:r>
        <w:r w:rsidRPr="00D753AC">
          <w:rPr>
            <w:rFonts w:cs="Times New Roman"/>
            <w:sz w:val="22"/>
            <w:szCs w:val="22"/>
            <w:rPrChange w:id="1632" w:author="Claire Kouba" w:date="2023-09-12T16:52:00Z">
              <w:rPr>
                <w:spacing w:val="-23"/>
                <w:w w:val="105"/>
              </w:rPr>
            </w:rPrChange>
          </w:rPr>
          <w:t xml:space="preserve"> </w:t>
        </w:r>
        <w:r w:rsidRPr="00D753AC">
          <w:rPr>
            <w:rFonts w:cs="Times New Roman"/>
            <w:sz w:val="22"/>
            <w:szCs w:val="22"/>
            <w:rPrChange w:id="1633" w:author="Claire Kouba" w:date="2023-09-12T16:52:00Z">
              <w:rPr>
                <w:w w:val="105"/>
              </w:rPr>
            </w:rPrChange>
          </w:rPr>
          <w:t>precipitation-runoff</w:t>
        </w:r>
        <w:r w:rsidRPr="00D753AC">
          <w:rPr>
            <w:rFonts w:cs="Times New Roman"/>
            <w:spacing w:val="-5"/>
            <w:sz w:val="22"/>
            <w:szCs w:val="22"/>
            <w:rPrChange w:id="1634" w:author="Claire Kouba" w:date="2023-09-12T16:52:00Z">
              <w:rPr>
                <w:spacing w:val="-23"/>
                <w:w w:val="105"/>
              </w:rPr>
            </w:rPrChange>
          </w:rPr>
          <w:t xml:space="preserve"> </w:t>
        </w:r>
        <w:r w:rsidRPr="00D753AC">
          <w:rPr>
            <w:rFonts w:cs="Times New Roman"/>
            <w:sz w:val="22"/>
            <w:szCs w:val="22"/>
            <w:rPrChange w:id="1635" w:author="Claire Kouba" w:date="2023-09-12T16:52:00Z">
              <w:rPr>
                <w:w w:val="105"/>
              </w:rPr>
            </w:rPrChange>
          </w:rPr>
          <w:t>behavior</w:t>
        </w:r>
      </w:moveTo>
      <w:moveToRangeEnd w:id="1625"/>
    </w:p>
    <w:p w:rsidR="002153D1" w:rsidRPr="00D753AC" w:rsidRDefault="002153D1" w:rsidP="00D753AC">
      <w:pPr>
        <w:spacing w:before="3"/>
        <w:ind w:left="173"/>
        <w:rPr>
          <w:ins w:id="1636" w:author="Claire Kouba" w:date="2023-09-12T16:52:00Z"/>
          <w:rFonts w:ascii="Times New Roman" w:eastAsia="Times New Roman" w:hAnsi="Times New Roman" w:cs="Times New Roman"/>
          <w:b/>
          <w:bCs/>
        </w:rPr>
      </w:pPr>
    </w:p>
    <w:p w:rsidR="00A7616E" w:rsidRPr="00D753AC" w:rsidRDefault="002573FA" w:rsidP="00D753AC">
      <w:pPr>
        <w:pStyle w:val="BodyText"/>
        <w:ind w:left="173" w:firstLine="191"/>
        <w:rPr>
          <w:del w:id="1637" w:author="Claire Kouba" w:date="2023-09-12T16:52:00Z"/>
          <w:rFonts w:cs="Times New Roman"/>
          <w:sz w:val="22"/>
          <w:szCs w:val="22"/>
        </w:rPr>
      </w:pPr>
      <w:r w:rsidRPr="00D753AC">
        <w:rPr>
          <w:rFonts w:cs="Times New Roman"/>
          <w:spacing w:val="-9"/>
          <w:sz w:val="22"/>
          <w:szCs w:val="22"/>
          <w:rPrChange w:id="1638" w:author="Claire Kouba" w:date="2023-09-12T16:52:00Z">
            <w:rPr>
              <w:spacing w:val="-8"/>
            </w:rPr>
          </w:rPrChange>
        </w:rPr>
        <w:t>To</w:t>
      </w:r>
      <w:r w:rsidRPr="00D753AC">
        <w:rPr>
          <w:rFonts w:cs="Times New Roman"/>
          <w:spacing w:val="-9"/>
          <w:sz w:val="22"/>
          <w:szCs w:val="22"/>
          <w:rPrChange w:id="1639" w:author="Claire Kouba" w:date="2023-09-12T16:52:00Z">
            <w:rPr>
              <w:spacing w:val="10"/>
            </w:rPr>
          </w:rPrChange>
        </w:rPr>
        <w:t xml:space="preserve"> </w:t>
      </w:r>
      <w:r w:rsidRPr="00D753AC">
        <w:rPr>
          <w:rFonts w:cs="Times New Roman"/>
          <w:sz w:val="22"/>
          <w:szCs w:val="22"/>
        </w:rPr>
        <w:t>establish</w:t>
      </w:r>
      <w:r w:rsidRPr="00D753AC">
        <w:rPr>
          <w:rFonts w:cs="Times New Roman"/>
          <w:sz w:val="22"/>
          <w:szCs w:val="22"/>
          <w:rPrChange w:id="1640"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1641" w:author="Claire Kouba" w:date="2023-09-12T16:52:00Z">
            <w:rPr>
              <w:spacing w:val="10"/>
            </w:rPr>
          </w:rPrChange>
        </w:rPr>
        <w:t xml:space="preserve"> </w:t>
      </w:r>
      <w:r w:rsidRPr="00D753AC">
        <w:rPr>
          <w:rFonts w:cs="Times New Roman"/>
          <w:sz w:val="22"/>
          <w:szCs w:val="22"/>
        </w:rPr>
        <w:t>context</w:t>
      </w:r>
      <w:r w:rsidRPr="00D753AC">
        <w:rPr>
          <w:rFonts w:cs="Times New Roman"/>
          <w:sz w:val="22"/>
          <w:szCs w:val="22"/>
          <w:rPrChange w:id="1642"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1643" w:author="Claire Kouba" w:date="2023-09-12T16:52:00Z">
            <w:rPr>
              <w:spacing w:val="9"/>
            </w:rPr>
          </w:rPrChange>
        </w:rPr>
        <w:t xml:space="preserve"> </w:t>
      </w:r>
      <w:del w:id="1644" w:author="Claire Kouba" w:date="2023-09-22T16:24:00Z">
        <w:r w:rsidRPr="00D753AC" w:rsidDel="00992BC3">
          <w:rPr>
            <w:rFonts w:cs="Times New Roman"/>
            <w:sz w:val="22"/>
            <w:szCs w:val="22"/>
          </w:rPr>
          <w:delText>meaning</w:delText>
        </w:r>
        <w:r w:rsidRPr="00D753AC" w:rsidDel="00992BC3">
          <w:rPr>
            <w:rFonts w:cs="Times New Roman"/>
            <w:sz w:val="22"/>
            <w:szCs w:val="22"/>
            <w:rPrChange w:id="1645" w:author="Claire Kouba" w:date="2023-09-12T16:52:00Z">
              <w:rPr>
                <w:spacing w:val="10"/>
              </w:rPr>
            </w:rPrChange>
          </w:rPr>
          <w:delText xml:space="preserve"> </w:delText>
        </w:r>
      </w:del>
      <w:ins w:id="1646" w:author="Claire Kouba" w:date="2023-09-22T16:24:00Z">
        <w:r w:rsidR="00992BC3">
          <w:rPr>
            <w:rFonts w:cs="Times New Roman"/>
            <w:sz w:val="22"/>
            <w:szCs w:val="22"/>
          </w:rPr>
          <w:t>hydrologic relevance</w:t>
        </w:r>
        <w:r w:rsidR="00992BC3" w:rsidRPr="00D753AC">
          <w:rPr>
            <w:rFonts w:cs="Times New Roman"/>
            <w:sz w:val="22"/>
            <w:szCs w:val="22"/>
            <w:rPrChange w:id="1647" w:author="Claire Kouba" w:date="2023-09-12T16:52:00Z">
              <w:rPr>
                <w:spacing w:val="10"/>
              </w:rPr>
            </w:rPrChange>
          </w:rPr>
          <w:t xml:space="preserve"> </w:t>
        </w:r>
      </w:ins>
      <w:r w:rsidRPr="00D753AC">
        <w:rPr>
          <w:rFonts w:cs="Times New Roman"/>
          <w:sz w:val="22"/>
          <w:szCs w:val="22"/>
        </w:rPr>
        <w:t>of</w:t>
      </w:r>
      <w:r w:rsidRPr="00D753AC">
        <w:rPr>
          <w:rFonts w:cs="Times New Roman"/>
          <w:sz w:val="22"/>
          <w:szCs w:val="22"/>
          <w:rPrChange w:id="1648"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1649" w:author="Claire Kouba" w:date="2023-09-12T16:52:00Z">
            <w:rPr>
              <w:spacing w:val="10"/>
            </w:rPr>
          </w:rPrChange>
        </w:rPr>
        <w:t xml:space="preserve"> </w:t>
      </w:r>
      <w:r w:rsidRPr="00D753AC">
        <w:rPr>
          <w:rFonts w:cs="Times New Roman"/>
          <w:sz w:val="22"/>
          <w:szCs w:val="22"/>
        </w:rPr>
        <w:t>two</w:t>
      </w:r>
      <w:r w:rsidRPr="00D753AC">
        <w:rPr>
          <w:rFonts w:cs="Times New Roman"/>
          <w:sz w:val="22"/>
          <w:szCs w:val="22"/>
          <w:rPrChange w:id="1650" w:author="Claire Kouba" w:date="2023-09-12T16:52:00Z">
            <w:rPr>
              <w:spacing w:val="10"/>
            </w:rPr>
          </w:rPrChange>
        </w:rPr>
        <w:t xml:space="preserve"> </w:t>
      </w:r>
      <w:r w:rsidRPr="00D753AC">
        <w:rPr>
          <w:rFonts w:cs="Times New Roman"/>
          <w:sz w:val="22"/>
          <w:szCs w:val="22"/>
        </w:rPr>
        <w:t>proposed</w:t>
      </w:r>
      <w:r w:rsidRPr="00D753AC">
        <w:rPr>
          <w:rFonts w:cs="Times New Roman"/>
          <w:sz w:val="22"/>
          <w:szCs w:val="22"/>
          <w:rPrChange w:id="1651" w:author="Claire Kouba" w:date="2023-09-12T16:52:00Z">
            <w:rPr>
              <w:spacing w:val="10"/>
            </w:rPr>
          </w:rPrChange>
        </w:rPr>
        <w:t xml:space="preserve"> </w:t>
      </w:r>
      <w:r w:rsidRPr="00D753AC">
        <w:rPr>
          <w:rFonts w:cs="Times New Roman"/>
          <w:sz w:val="22"/>
          <w:szCs w:val="22"/>
        </w:rPr>
        <w:t>predictive</w:t>
      </w:r>
      <w:r w:rsidRPr="00D753AC">
        <w:rPr>
          <w:rFonts w:cs="Times New Roman"/>
          <w:sz w:val="22"/>
          <w:szCs w:val="22"/>
          <w:rPrChange w:id="1652" w:author="Claire Kouba" w:date="2023-09-12T16:52:00Z">
            <w:rPr>
              <w:spacing w:val="10"/>
            </w:rPr>
          </w:rPrChange>
        </w:rPr>
        <w:t xml:space="preserve"> </w:t>
      </w:r>
      <w:r w:rsidRPr="00D753AC">
        <w:rPr>
          <w:rFonts w:cs="Times New Roman"/>
          <w:sz w:val="22"/>
          <w:szCs w:val="22"/>
        </w:rPr>
        <w:t>indices</w:t>
      </w:r>
      <w:r w:rsidRPr="00D753AC">
        <w:rPr>
          <w:rFonts w:cs="Times New Roman"/>
          <w:sz w:val="22"/>
          <w:szCs w:val="22"/>
          <w:rPrChange w:id="1653" w:author="Claire Kouba" w:date="2023-09-12T16:52:00Z">
            <w:rPr>
              <w:spacing w:val="10"/>
            </w:rPr>
          </w:rPrChange>
        </w:rPr>
        <w:t xml:space="preserve"> </w:t>
      </w:r>
      <w:r w:rsidRPr="00D753AC">
        <w:rPr>
          <w:rFonts w:cs="Times New Roman"/>
          <w:i/>
          <w:sz w:val="22"/>
          <w:szCs w:val="22"/>
        </w:rPr>
        <w:t>V</w:t>
      </w:r>
      <w:r w:rsidRPr="00D753AC">
        <w:rPr>
          <w:rFonts w:cs="Times New Roman"/>
          <w:i/>
          <w:position w:val="-2"/>
          <w:sz w:val="22"/>
          <w:szCs w:val="22"/>
        </w:rPr>
        <w:t>min</w:t>
      </w:r>
      <w:del w:id="1654" w:author="Claire Kouba" w:date="2023-09-12T16:52:00Z">
        <w:r w:rsidR="00505335" w:rsidRPr="00D753AC">
          <w:rPr>
            <w:rFonts w:cs="Times New Roman"/>
            <w:i/>
            <w:position w:val="-2"/>
            <w:sz w:val="22"/>
            <w:szCs w:val="22"/>
          </w:rPr>
          <w:delText>,</w:delText>
        </w:r>
        <w:r w:rsidR="00505335" w:rsidRPr="00D753AC">
          <w:rPr>
            <w:rFonts w:cs="Times New Roman"/>
            <w:i/>
            <w:spacing w:val="15"/>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9"/>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position w:val="-2"/>
          <w:sz w:val="22"/>
          <w:szCs w:val="22"/>
          <w:rPrChange w:id="1655" w:author="Claire Kouba" w:date="2023-09-12T16:52:00Z">
            <w:rPr>
              <w:i/>
              <w:spacing w:val="31"/>
              <w:position w:val="-2"/>
            </w:rPr>
          </w:rPrChange>
        </w:rPr>
        <w:t xml:space="preserve"> </w:t>
      </w:r>
      <w:r w:rsidRPr="00D753AC">
        <w:rPr>
          <w:rFonts w:cs="Times New Roman"/>
          <w:sz w:val="22"/>
          <w:szCs w:val="22"/>
        </w:rPr>
        <w:t>and</w:t>
      </w:r>
      <w:r w:rsidRPr="00D753AC">
        <w:rPr>
          <w:rFonts w:cs="Times New Roman"/>
          <w:sz w:val="22"/>
          <w:szCs w:val="22"/>
          <w:rPrChange w:id="1656" w:author="Claire Kouba" w:date="2023-09-12T16:52:00Z">
            <w:rPr>
              <w:spacing w:val="10"/>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z w:val="22"/>
          <w:szCs w:val="22"/>
          <w:rPrChange w:id="1657" w:author="Claire Kouba" w:date="2023-09-12T16:52:00Z">
            <w:rPr>
              <w:spacing w:val="10"/>
            </w:rPr>
          </w:rPrChange>
        </w:rPr>
        <w:t xml:space="preserve"> </w:t>
      </w:r>
      <w:r w:rsidRPr="00D753AC">
        <w:rPr>
          <w:rFonts w:cs="Times New Roman"/>
          <w:sz w:val="22"/>
          <w:szCs w:val="22"/>
        </w:rPr>
        <w:t>a</w:t>
      </w:r>
      <w:r w:rsidRPr="00D753AC">
        <w:rPr>
          <w:rFonts w:cs="Times New Roman"/>
          <w:sz w:val="22"/>
          <w:szCs w:val="22"/>
          <w:rPrChange w:id="1658" w:author="Claire Kouba" w:date="2023-09-12T16:52:00Z">
            <w:rPr>
              <w:spacing w:val="10"/>
            </w:rPr>
          </w:rPrChange>
        </w:rPr>
        <w:t xml:space="preserve"> </w:t>
      </w:r>
      <w:r w:rsidRPr="00D753AC">
        <w:rPr>
          <w:rFonts w:cs="Times New Roman"/>
          <w:sz w:val="22"/>
          <w:szCs w:val="22"/>
        </w:rPr>
        <w:t>brief</w:t>
      </w:r>
      <w:r w:rsidRPr="00D753AC">
        <w:rPr>
          <w:rFonts w:cs="Times New Roman"/>
          <w:sz w:val="22"/>
          <w:szCs w:val="22"/>
          <w:rPrChange w:id="1659" w:author="Claire Kouba" w:date="2023-09-12T16:52:00Z">
            <w:rPr>
              <w:spacing w:val="10"/>
            </w:rPr>
          </w:rPrChange>
        </w:rPr>
        <w:t xml:space="preserve"> </w:t>
      </w:r>
      <w:r w:rsidRPr="00D753AC">
        <w:rPr>
          <w:rFonts w:cs="Times New Roman"/>
          <w:sz w:val="22"/>
          <w:szCs w:val="22"/>
        </w:rPr>
        <w:t>description</w:t>
      </w:r>
      <w:r w:rsidRPr="00D753AC">
        <w:rPr>
          <w:rFonts w:cs="Times New Roman"/>
          <w:sz w:val="22"/>
          <w:szCs w:val="22"/>
          <w:rPrChange w:id="1660" w:author="Claire Kouba" w:date="2023-09-12T16:52:00Z">
            <w:rPr>
              <w:spacing w:val="10"/>
            </w:rPr>
          </w:rPrChange>
        </w:rPr>
        <w:t xml:space="preserve"> </w:t>
      </w:r>
      <w:r w:rsidRPr="00D753AC">
        <w:rPr>
          <w:rFonts w:cs="Times New Roman"/>
          <w:sz w:val="22"/>
          <w:szCs w:val="22"/>
        </w:rPr>
        <w:t>of the</w:t>
      </w:r>
      <w:r w:rsidRPr="00D753AC">
        <w:rPr>
          <w:rFonts w:cs="Times New Roman"/>
          <w:spacing w:val="-22"/>
          <w:sz w:val="22"/>
          <w:szCs w:val="22"/>
          <w:rPrChange w:id="1661" w:author="Claire Kouba" w:date="2023-09-12T16:52:00Z">
            <w:rPr>
              <w:spacing w:val="-7"/>
            </w:rPr>
          </w:rPrChange>
        </w:rPr>
        <w:t xml:space="preserve"> </w:t>
      </w:r>
      <w:r w:rsidRPr="00D753AC">
        <w:rPr>
          <w:rFonts w:cs="Times New Roman"/>
          <w:sz w:val="22"/>
          <w:szCs w:val="22"/>
        </w:rPr>
        <w:t>behavior</w:t>
      </w:r>
      <w:r w:rsidRPr="00D753AC">
        <w:rPr>
          <w:rFonts w:cs="Times New Roman"/>
          <w:w w:val="99"/>
          <w:sz w:val="22"/>
          <w:szCs w:val="22"/>
          <w:rPrChange w:id="1662" w:author="Claire Kouba" w:date="2023-09-12T16:52:00Z">
            <w:rPr>
              <w:spacing w:val="-7"/>
            </w:rPr>
          </w:rPrChange>
        </w:rPr>
        <w:t xml:space="preserve"> </w:t>
      </w:r>
      <w:r w:rsidRPr="00D753AC">
        <w:rPr>
          <w:rFonts w:cs="Times New Roman"/>
          <w:sz w:val="22"/>
          <w:szCs w:val="22"/>
        </w:rPr>
        <w:t>of</w:t>
      </w:r>
      <w:r w:rsidRPr="00D753AC">
        <w:rPr>
          <w:rFonts w:cs="Times New Roman"/>
          <w:sz w:val="22"/>
          <w:szCs w:val="22"/>
          <w:rPrChange w:id="1663" w:author="Claire Kouba" w:date="2023-09-12T16:52:00Z">
            <w:rPr>
              <w:spacing w:val="-7"/>
            </w:rPr>
          </w:rPrChange>
        </w:rPr>
        <w:t xml:space="preserve"> </w:t>
      </w:r>
      <w:r w:rsidRPr="00D753AC">
        <w:rPr>
          <w:rFonts w:cs="Times New Roman"/>
          <w:sz w:val="22"/>
          <w:szCs w:val="22"/>
        </w:rPr>
        <w:t>the</w:t>
      </w:r>
      <w:r w:rsidRPr="00D753AC">
        <w:rPr>
          <w:rFonts w:cs="Times New Roman"/>
          <w:sz w:val="22"/>
          <w:szCs w:val="22"/>
          <w:rPrChange w:id="1664" w:author="Claire Kouba" w:date="2023-09-12T16:52:00Z">
            <w:rPr>
              <w:spacing w:val="-7"/>
            </w:rPr>
          </w:rPrChange>
        </w:rPr>
        <w:t xml:space="preserve"> </w:t>
      </w:r>
      <w:r w:rsidRPr="00D753AC">
        <w:rPr>
          <w:rFonts w:cs="Times New Roman"/>
          <w:sz w:val="22"/>
          <w:szCs w:val="22"/>
        </w:rPr>
        <w:t>watershed</w:t>
      </w:r>
      <w:r w:rsidRPr="00D753AC">
        <w:rPr>
          <w:rFonts w:cs="Times New Roman"/>
          <w:sz w:val="22"/>
          <w:szCs w:val="22"/>
          <w:rPrChange w:id="1665" w:author="Claire Kouba" w:date="2023-09-12T16:52:00Z">
            <w:rPr>
              <w:spacing w:val="-7"/>
            </w:rPr>
          </w:rPrChange>
        </w:rPr>
        <w:t xml:space="preserve"> </w:t>
      </w:r>
      <w:r w:rsidRPr="00D753AC">
        <w:rPr>
          <w:rFonts w:cs="Times New Roman"/>
          <w:sz w:val="22"/>
          <w:szCs w:val="22"/>
        </w:rPr>
        <w:t>is</w:t>
      </w:r>
      <w:r w:rsidRPr="00D753AC">
        <w:rPr>
          <w:rFonts w:cs="Times New Roman"/>
          <w:sz w:val="22"/>
          <w:szCs w:val="22"/>
          <w:rPrChange w:id="1666" w:author="Claire Kouba" w:date="2023-09-12T16:52:00Z">
            <w:rPr>
              <w:spacing w:val="-7"/>
            </w:rPr>
          </w:rPrChange>
        </w:rPr>
        <w:t xml:space="preserve"> </w:t>
      </w:r>
      <w:r w:rsidRPr="00D753AC">
        <w:rPr>
          <w:rFonts w:cs="Times New Roman"/>
          <w:sz w:val="22"/>
          <w:szCs w:val="22"/>
        </w:rPr>
        <w:t>necessary.</w:t>
      </w:r>
    </w:p>
    <w:p w:rsidR="00A7616E" w:rsidRPr="00D753AC" w:rsidRDefault="00A7616E" w:rsidP="00D753AC">
      <w:pPr>
        <w:spacing w:before="2"/>
        <w:ind w:left="173"/>
        <w:rPr>
          <w:del w:id="1667" w:author="Claire Kouba" w:date="2023-09-12T16:52:00Z"/>
          <w:rFonts w:ascii="Times New Roman" w:eastAsia="Times New Roman" w:hAnsi="Times New Roman" w:cs="Times New Roman"/>
        </w:rPr>
      </w:pPr>
    </w:p>
    <w:p w:rsidR="00A7616E" w:rsidRPr="00D753AC" w:rsidRDefault="00505335" w:rsidP="00D753AC">
      <w:pPr>
        <w:pStyle w:val="Heading1"/>
        <w:ind w:left="173"/>
        <w:rPr>
          <w:del w:id="1668" w:author="Claire Kouba" w:date="2023-09-12T16:52:00Z"/>
          <w:rFonts w:ascii="Times New Roman" w:hAnsi="Times New Roman" w:cs="Times New Roman"/>
          <w:b/>
          <w:bCs/>
          <w:sz w:val="22"/>
          <w:szCs w:val="22"/>
        </w:rPr>
      </w:pPr>
      <w:del w:id="1669" w:author="Claire Kouba" w:date="2023-09-12T16:52:00Z">
        <w:r w:rsidRPr="00D753AC">
          <w:rPr>
            <w:rFonts w:ascii="Times New Roman" w:hAnsi="Times New Roman" w:cs="Times New Roman"/>
            <w:w w:val="105"/>
            <w:sz w:val="22"/>
            <w:szCs w:val="22"/>
          </w:rPr>
          <w:delText xml:space="preserve">2.1 </w:delText>
        </w:r>
        <w:r w:rsidRPr="00D753AC">
          <w:rPr>
            <w:rFonts w:ascii="Times New Roman" w:hAnsi="Times New Roman" w:cs="Times New Roman"/>
            <w:spacing w:val="15"/>
            <w:w w:val="105"/>
            <w:sz w:val="22"/>
            <w:szCs w:val="22"/>
          </w:rPr>
          <w:delText xml:space="preserve"> </w:delText>
        </w:r>
      </w:del>
      <w:ins w:id="1670" w:author="Claire Kouba" w:date="2023-09-12T16:52:00Z">
        <w:r w:rsidR="002573FA" w:rsidRPr="00D753AC">
          <w:rPr>
            <w:rFonts w:ascii="Times New Roman" w:hAnsi="Times New Roman" w:cs="Times New Roman"/>
            <w:sz w:val="22"/>
            <w:szCs w:val="22"/>
          </w:rPr>
          <w:t xml:space="preserve"> </w:t>
        </w:r>
      </w:ins>
      <w:moveFromRangeStart w:id="1671" w:author="Claire Kouba" w:date="2023-09-12T16:52:00Z" w:name="move145429982"/>
      <w:moveFrom w:id="1672" w:author="Claire Kouba" w:date="2023-09-12T16:52:00Z">
        <w:r w:rsidR="002573FA" w:rsidRPr="00D753AC">
          <w:rPr>
            <w:rFonts w:ascii="Times New Roman" w:hAnsi="Times New Roman" w:cs="Times New Roman"/>
            <w:sz w:val="22"/>
            <w:szCs w:val="22"/>
            <w:rPrChange w:id="1673" w:author="Claire Kouba" w:date="2023-09-12T16:52:00Z">
              <w:rPr>
                <w:rFonts w:ascii="Arial" w:eastAsia="Arial" w:hAnsi="Arial"/>
                <w:w w:val="105"/>
                <w:sz w:val="25"/>
                <w:szCs w:val="25"/>
              </w:rPr>
            </w:rPrChange>
          </w:rPr>
          <w:t>Scott</w:t>
        </w:r>
        <w:r w:rsidR="002573FA" w:rsidRPr="00D753AC">
          <w:rPr>
            <w:rFonts w:ascii="Times New Roman" w:hAnsi="Times New Roman" w:cs="Times New Roman"/>
            <w:sz w:val="22"/>
            <w:szCs w:val="22"/>
            <w:rPrChange w:id="1674"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675" w:author="Claire Kouba" w:date="2023-09-12T16:52:00Z">
              <w:rPr>
                <w:rFonts w:ascii="Arial" w:eastAsia="Arial" w:hAnsi="Arial"/>
                <w:w w:val="105"/>
                <w:sz w:val="25"/>
                <w:szCs w:val="25"/>
              </w:rPr>
            </w:rPrChange>
          </w:rPr>
          <w:t>River</w:t>
        </w:r>
        <w:r w:rsidR="002573FA" w:rsidRPr="00D753AC">
          <w:rPr>
            <w:rFonts w:ascii="Times New Roman" w:hAnsi="Times New Roman" w:cs="Times New Roman"/>
            <w:sz w:val="22"/>
            <w:szCs w:val="22"/>
            <w:rPrChange w:id="1676"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677" w:author="Claire Kouba" w:date="2023-09-12T16:52:00Z">
              <w:rPr>
                <w:rFonts w:ascii="Arial" w:eastAsia="Arial" w:hAnsi="Arial"/>
                <w:w w:val="105"/>
                <w:sz w:val="25"/>
                <w:szCs w:val="25"/>
              </w:rPr>
            </w:rPrChange>
          </w:rPr>
          <w:t>watershed</w:t>
        </w:r>
        <w:r w:rsidR="002573FA" w:rsidRPr="00D753AC">
          <w:rPr>
            <w:rFonts w:ascii="Times New Roman" w:hAnsi="Times New Roman" w:cs="Times New Roman"/>
            <w:sz w:val="22"/>
            <w:szCs w:val="22"/>
            <w:rPrChange w:id="1678"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679" w:author="Claire Kouba" w:date="2023-09-12T16:52:00Z">
              <w:rPr>
                <w:rFonts w:ascii="Arial" w:eastAsia="Arial" w:hAnsi="Arial"/>
                <w:w w:val="105"/>
                <w:sz w:val="25"/>
                <w:szCs w:val="25"/>
              </w:rPr>
            </w:rPrChange>
          </w:rPr>
          <w:t>precipitation-runoff</w:t>
        </w:r>
        <w:r w:rsidR="002573FA" w:rsidRPr="00D753AC">
          <w:rPr>
            <w:rFonts w:ascii="Times New Roman" w:hAnsi="Times New Roman" w:cs="Times New Roman"/>
            <w:spacing w:val="-5"/>
            <w:sz w:val="22"/>
            <w:szCs w:val="22"/>
            <w:rPrChange w:id="1680" w:author="Claire Kouba" w:date="2023-09-12T16:52:00Z">
              <w:rPr>
                <w:rFonts w:ascii="Arial" w:eastAsia="Arial" w:hAnsi="Arial"/>
                <w:spacing w:val="-23"/>
                <w:w w:val="105"/>
                <w:sz w:val="25"/>
                <w:szCs w:val="25"/>
              </w:rPr>
            </w:rPrChange>
          </w:rPr>
          <w:t xml:space="preserve"> </w:t>
        </w:r>
        <w:r w:rsidR="002573FA" w:rsidRPr="00D753AC">
          <w:rPr>
            <w:rFonts w:ascii="Times New Roman" w:hAnsi="Times New Roman" w:cs="Times New Roman"/>
            <w:sz w:val="22"/>
            <w:szCs w:val="22"/>
            <w:rPrChange w:id="1681" w:author="Claire Kouba" w:date="2023-09-12T16:52:00Z">
              <w:rPr>
                <w:rFonts w:ascii="Arial" w:eastAsia="Arial" w:hAnsi="Arial"/>
                <w:w w:val="105"/>
                <w:sz w:val="25"/>
                <w:szCs w:val="25"/>
              </w:rPr>
            </w:rPrChange>
          </w:rPr>
          <w:t>behavior</w:t>
        </w:r>
      </w:moveFrom>
      <w:moveFromRangeEnd w:id="1671"/>
      <w:del w:id="1682" w:author="Claire Kouba" w:date="2023-09-12T16:52:00Z">
        <w:r w:rsidRPr="00D753AC">
          <w:rPr>
            <w:rFonts w:ascii="Times New Roman" w:hAnsi="Times New Roman" w:cs="Times New Roman"/>
            <w:spacing w:val="-23"/>
            <w:w w:val="105"/>
            <w:sz w:val="22"/>
            <w:szCs w:val="22"/>
          </w:rPr>
          <w:delText xml:space="preserve"> </w:delText>
        </w:r>
        <w:r w:rsidRPr="00D753AC">
          <w:rPr>
            <w:rFonts w:ascii="Times New Roman" w:hAnsi="Times New Roman" w:cs="Times New Roman"/>
            <w:w w:val="105"/>
            <w:sz w:val="22"/>
            <w:szCs w:val="22"/>
          </w:rPr>
          <w:delText>and</w:delText>
        </w:r>
        <w:r w:rsidRPr="00D753AC">
          <w:rPr>
            <w:rFonts w:ascii="Times New Roman" w:hAnsi="Times New Roman" w:cs="Times New Roman"/>
            <w:spacing w:val="-23"/>
            <w:w w:val="105"/>
            <w:sz w:val="22"/>
            <w:szCs w:val="22"/>
          </w:rPr>
          <w:delText xml:space="preserve"> </w:delText>
        </w:r>
        <w:r w:rsidRPr="00D753AC">
          <w:rPr>
            <w:rFonts w:ascii="Times New Roman" w:hAnsi="Times New Roman" w:cs="Times New Roman"/>
            <w:i/>
            <w:w w:val="110"/>
            <w:sz w:val="22"/>
            <w:szCs w:val="22"/>
          </w:rPr>
          <w:delText>Q</w:delText>
        </w:r>
        <w:r w:rsidRPr="00D753AC">
          <w:rPr>
            <w:rFonts w:ascii="Times New Roman" w:hAnsi="Times New Roman" w:cs="Times New Roman"/>
            <w:i/>
            <w:w w:val="110"/>
            <w:position w:val="-2"/>
            <w:sz w:val="22"/>
            <w:szCs w:val="22"/>
          </w:rPr>
          <w:delText>spill</w:delText>
        </w:r>
      </w:del>
    </w:p>
    <w:p w:rsidR="00A7616E" w:rsidRPr="00D753AC" w:rsidRDefault="00A7616E" w:rsidP="00D753AC">
      <w:pPr>
        <w:spacing w:before="1"/>
        <w:ind w:left="173"/>
        <w:rPr>
          <w:del w:id="1683" w:author="Claire Kouba" w:date="2023-09-12T16:52:00Z"/>
          <w:rFonts w:ascii="Times New Roman" w:eastAsia="Times New Roman" w:hAnsi="Times New Roman" w:cs="Times New Roman"/>
          <w:b/>
          <w:bCs/>
          <w:i/>
        </w:rPr>
      </w:pPr>
    </w:p>
    <w:p w:rsidR="002153D1" w:rsidRPr="00D753AC" w:rsidRDefault="002573FA" w:rsidP="00CC5B2B">
      <w:pPr>
        <w:pStyle w:val="BodyText"/>
        <w:ind w:left="173" w:right="111" w:firstLine="32"/>
        <w:rPr>
          <w:rFonts w:cs="Times New Roman"/>
          <w:sz w:val="22"/>
          <w:szCs w:val="22"/>
        </w:rPr>
      </w:pPr>
      <w:r w:rsidRPr="00D753AC">
        <w:rPr>
          <w:rFonts w:cs="Times New Roman"/>
          <w:sz w:val="22"/>
          <w:szCs w:val="22"/>
        </w:rPr>
        <w:t>In an undammed catchment, the runoff response to one (or a series of) precipitation event(s)</w:t>
      </w:r>
      <w:r w:rsidRPr="00D753AC">
        <w:rPr>
          <w:rFonts w:cs="Times New Roman"/>
          <w:spacing w:val="16"/>
          <w:sz w:val="22"/>
          <w:szCs w:val="22"/>
          <w:rPrChange w:id="1684" w:author="Claire Kouba" w:date="2023-09-12T16:52:00Z">
            <w:rPr/>
          </w:rPrChange>
        </w:rPr>
        <w:t xml:space="preserve"> </w:t>
      </w:r>
      <w:r w:rsidRPr="00D753AC">
        <w:rPr>
          <w:rFonts w:cs="Times New Roman"/>
          <w:sz w:val="22"/>
          <w:szCs w:val="22"/>
        </w:rPr>
        <w:t>is</w:t>
      </w:r>
      <w:r w:rsidR="00B6105C" w:rsidRPr="00D753AC">
        <w:rPr>
          <w:rFonts w:cs="Times New Roman"/>
          <w:sz w:val="22"/>
          <w:szCs w:val="22"/>
        </w:rPr>
        <w:t xml:space="preserve"> </w:t>
      </w:r>
      <w:r w:rsidRPr="00D753AC">
        <w:rPr>
          <w:rFonts w:cs="Times New Roman"/>
          <w:sz w:val="22"/>
          <w:szCs w:val="22"/>
        </w:rPr>
        <w:t>dependent on multiple</w:t>
      </w:r>
      <w:r w:rsidRPr="00D753AC">
        <w:rPr>
          <w:rFonts w:cs="Times New Roman"/>
          <w:sz w:val="22"/>
          <w:szCs w:val="22"/>
          <w:rPrChange w:id="1685" w:author="Claire Kouba" w:date="2023-09-12T16:52:00Z">
            <w:rPr>
              <w:spacing w:val="4"/>
            </w:rPr>
          </w:rPrChange>
        </w:rPr>
        <w:t xml:space="preserve"> </w:t>
      </w:r>
      <w:r w:rsidRPr="00D753AC">
        <w:rPr>
          <w:rFonts w:cs="Times New Roman"/>
          <w:sz w:val="22"/>
          <w:szCs w:val="22"/>
        </w:rPr>
        <w:t>factors,</w:t>
      </w:r>
      <w:r w:rsidRPr="00D753AC">
        <w:rPr>
          <w:rFonts w:cs="Times New Roman"/>
          <w:sz w:val="22"/>
          <w:szCs w:val="22"/>
          <w:rPrChange w:id="1686" w:author="Claire Kouba" w:date="2023-09-12T16:52:00Z">
            <w:rPr>
              <w:w w:val="99"/>
            </w:rPr>
          </w:rPrChange>
        </w:rPr>
        <w:t xml:space="preserve"> </w:t>
      </w:r>
      <w:r w:rsidRPr="00D753AC">
        <w:rPr>
          <w:rFonts w:cs="Times New Roman"/>
          <w:sz w:val="22"/>
          <w:szCs w:val="22"/>
        </w:rPr>
        <w:t>including</w:t>
      </w:r>
      <w:r w:rsidRPr="00D753AC">
        <w:rPr>
          <w:rFonts w:cs="Times New Roman"/>
          <w:sz w:val="22"/>
          <w:szCs w:val="22"/>
          <w:rPrChange w:id="1687" w:author="Claire Kouba" w:date="2023-09-12T16:52:00Z">
            <w:rPr>
              <w:spacing w:val="15"/>
            </w:rPr>
          </w:rPrChange>
        </w:rPr>
        <w:t xml:space="preserve"> </w:t>
      </w:r>
      <w:r w:rsidRPr="00D753AC">
        <w:rPr>
          <w:rFonts w:cs="Times New Roman"/>
          <w:sz w:val="22"/>
          <w:szCs w:val="22"/>
        </w:rPr>
        <w:t>antecedent</w:t>
      </w:r>
      <w:r w:rsidRPr="00D753AC">
        <w:rPr>
          <w:rFonts w:cs="Times New Roman"/>
          <w:sz w:val="22"/>
          <w:szCs w:val="22"/>
          <w:rPrChange w:id="1688" w:author="Claire Kouba" w:date="2023-09-12T16:52:00Z">
            <w:rPr>
              <w:spacing w:val="15"/>
            </w:rPr>
          </w:rPrChange>
        </w:rPr>
        <w:t xml:space="preserve"> </w:t>
      </w:r>
      <w:r w:rsidRPr="00D753AC">
        <w:rPr>
          <w:rFonts w:cs="Times New Roman"/>
          <w:sz w:val="22"/>
          <w:szCs w:val="22"/>
        </w:rPr>
        <w:t>soil</w:t>
      </w:r>
      <w:r w:rsidRPr="00D753AC">
        <w:rPr>
          <w:rFonts w:cs="Times New Roman"/>
          <w:sz w:val="22"/>
          <w:szCs w:val="22"/>
          <w:rPrChange w:id="1689" w:author="Claire Kouba" w:date="2023-09-12T16:52:00Z">
            <w:rPr>
              <w:spacing w:val="15"/>
            </w:rPr>
          </w:rPrChange>
        </w:rPr>
        <w:t xml:space="preserve"> </w:t>
      </w:r>
      <w:r w:rsidRPr="00D753AC">
        <w:rPr>
          <w:rFonts w:cs="Times New Roman"/>
          <w:sz w:val="22"/>
          <w:szCs w:val="22"/>
        </w:rPr>
        <w:t>moisture</w:t>
      </w:r>
      <w:r w:rsidRPr="00D753AC">
        <w:rPr>
          <w:rFonts w:cs="Times New Roman"/>
          <w:sz w:val="22"/>
          <w:szCs w:val="22"/>
          <w:rPrChange w:id="1690" w:author="Claire Kouba" w:date="2023-09-12T16:52:00Z">
            <w:rPr>
              <w:spacing w:val="15"/>
            </w:rPr>
          </w:rPrChange>
        </w:rPr>
        <w:t xml:space="preserve"> </w:t>
      </w:r>
      <w:r w:rsidRPr="00D753AC">
        <w:rPr>
          <w:rFonts w:cs="Times New Roman"/>
          <w:sz w:val="22"/>
          <w:szCs w:val="22"/>
        </w:rPr>
        <w:t>conditions,</w:t>
      </w:r>
      <w:r w:rsidRPr="00D753AC">
        <w:rPr>
          <w:rFonts w:cs="Times New Roman"/>
          <w:sz w:val="22"/>
          <w:szCs w:val="22"/>
          <w:rPrChange w:id="1691" w:author="Claire Kouba" w:date="2023-09-12T16:52:00Z">
            <w:rPr>
              <w:spacing w:val="15"/>
            </w:rPr>
          </w:rPrChange>
        </w:rPr>
        <w:t xml:space="preserve"> </w:t>
      </w:r>
      <w:r w:rsidRPr="00D753AC">
        <w:rPr>
          <w:rFonts w:cs="Times New Roman"/>
          <w:sz w:val="22"/>
          <w:szCs w:val="22"/>
        </w:rPr>
        <w:t>the</w:t>
      </w:r>
      <w:r w:rsidRPr="00D753AC">
        <w:rPr>
          <w:rFonts w:cs="Times New Roman"/>
          <w:sz w:val="22"/>
          <w:szCs w:val="22"/>
          <w:rPrChange w:id="1692" w:author="Claire Kouba" w:date="2023-09-12T16:52:00Z">
            <w:rPr>
              <w:spacing w:val="15"/>
            </w:rPr>
          </w:rPrChange>
        </w:rPr>
        <w:t xml:space="preserve"> </w:t>
      </w:r>
      <w:r w:rsidRPr="00D753AC">
        <w:rPr>
          <w:rFonts w:cs="Times New Roman"/>
          <w:sz w:val="22"/>
          <w:szCs w:val="22"/>
        </w:rPr>
        <w:t>intensity</w:t>
      </w:r>
      <w:r w:rsidRPr="00D753AC">
        <w:rPr>
          <w:rFonts w:cs="Times New Roman"/>
          <w:sz w:val="22"/>
          <w:szCs w:val="22"/>
          <w:rPrChange w:id="1693" w:author="Claire Kouba" w:date="2023-09-12T16:52:00Z">
            <w:rPr>
              <w:spacing w:val="15"/>
            </w:rPr>
          </w:rPrChange>
        </w:rPr>
        <w:t xml:space="preserve"> </w:t>
      </w:r>
      <w:r w:rsidRPr="00D753AC">
        <w:rPr>
          <w:rFonts w:cs="Times New Roman"/>
          <w:sz w:val="22"/>
          <w:szCs w:val="22"/>
        </w:rPr>
        <w:t>and</w:t>
      </w:r>
      <w:r w:rsidRPr="00D753AC">
        <w:rPr>
          <w:rFonts w:cs="Times New Roman"/>
          <w:sz w:val="22"/>
          <w:szCs w:val="22"/>
          <w:rPrChange w:id="1694" w:author="Claire Kouba" w:date="2023-09-12T16:52:00Z">
            <w:rPr>
              <w:spacing w:val="15"/>
            </w:rPr>
          </w:rPrChange>
        </w:rPr>
        <w:t xml:space="preserve"> </w:t>
      </w:r>
      <w:r w:rsidRPr="00D753AC">
        <w:rPr>
          <w:rFonts w:cs="Times New Roman"/>
          <w:sz w:val="22"/>
          <w:szCs w:val="22"/>
        </w:rPr>
        <w:t>magnitude</w:t>
      </w:r>
      <w:r w:rsidRPr="00D753AC">
        <w:rPr>
          <w:rFonts w:cs="Times New Roman"/>
          <w:sz w:val="22"/>
          <w:szCs w:val="22"/>
          <w:rPrChange w:id="1695" w:author="Claire Kouba" w:date="2023-09-12T16:52:00Z">
            <w:rPr>
              <w:spacing w:val="15"/>
            </w:rPr>
          </w:rPrChange>
        </w:rPr>
        <w:t xml:space="preserve"> </w:t>
      </w:r>
      <w:r w:rsidRPr="00D753AC">
        <w:rPr>
          <w:rFonts w:cs="Times New Roman"/>
          <w:sz w:val="22"/>
          <w:szCs w:val="22"/>
        </w:rPr>
        <w:t>of</w:t>
      </w:r>
      <w:r w:rsidRPr="00D753AC">
        <w:rPr>
          <w:rFonts w:cs="Times New Roman"/>
          <w:sz w:val="22"/>
          <w:szCs w:val="22"/>
          <w:rPrChange w:id="1696" w:author="Claire Kouba" w:date="2023-09-12T16:52:00Z">
            <w:rPr>
              <w:spacing w:val="15"/>
            </w:rPr>
          </w:rPrChange>
        </w:rPr>
        <w:t xml:space="preserve"> </w:t>
      </w:r>
      <w:r w:rsidRPr="00D753AC">
        <w:rPr>
          <w:rFonts w:cs="Times New Roman"/>
          <w:sz w:val="22"/>
          <w:szCs w:val="22"/>
        </w:rPr>
        <w:t>the</w:t>
      </w:r>
      <w:r w:rsidRPr="00D753AC">
        <w:rPr>
          <w:rFonts w:cs="Times New Roman"/>
          <w:spacing w:val="-19"/>
          <w:sz w:val="22"/>
          <w:szCs w:val="22"/>
          <w:rPrChange w:id="1697" w:author="Claire Kouba" w:date="2023-09-12T16:52:00Z">
            <w:rPr>
              <w:spacing w:val="15"/>
            </w:rPr>
          </w:rPrChange>
        </w:rPr>
        <w:t xml:space="preserve"> </w:t>
      </w:r>
      <w:r w:rsidRPr="00D753AC">
        <w:rPr>
          <w:rFonts w:cs="Times New Roman"/>
          <w:sz w:val="22"/>
          <w:szCs w:val="22"/>
        </w:rPr>
        <w:t>precipitation,</w:t>
      </w:r>
      <w:r w:rsidRPr="00D753AC">
        <w:rPr>
          <w:rFonts w:cs="Times New Roman"/>
          <w:w w:val="99"/>
          <w:sz w:val="22"/>
          <w:szCs w:val="22"/>
          <w:rPrChange w:id="1698" w:author="Claire Kouba" w:date="2023-09-12T16:52:00Z">
            <w:rPr>
              <w:spacing w:val="15"/>
            </w:rPr>
          </w:rPrChange>
        </w:rPr>
        <w:t xml:space="preserve"> </w:t>
      </w:r>
      <w:ins w:id="1699" w:author="Claire Kouba" w:date="2023-09-22T17:13:00Z">
        <w:r w:rsidR="00F255DC" w:rsidRPr="00F255DC">
          <w:rPr>
            <w:rFonts w:cs="Times New Roman"/>
            <w:sz w:val="22"/>
            <w:szCs w:val="22"/>
          </w:rPr>
          <w:t>and on the dampening and delay of runoff</w:t>
        </w:r>
        <w:r w:rsidR="00CC5B2B">
          <w:rPr>
            <w:rFonts w:cs="Times New Roman"/>
            <w:sz w:val="22"/>
            <w:szCs w:val="22"/>
          </w:rPr>
          <w:t>; t</w:t>
        </w:r>
        <w:r w:rsidR="00F255DC" w:rsidRPr="00F255DC">
          <w:rPr>
            <w:rFonts w:cs="Times New Roman"/>
            <w:sz w:val="22"/>
            <w:szCs w:val="22"/>
          </w:rPr>
          <w:t>he latter is due to interflow, snow storage and recharge to groundwater storage that later returns as stream baseflow</w:t>
        </w:r>
      </w:ins>
      <w:del w:id="1700" w:author="Claire Kouba" w:date="2023-09-22T17:13:00Z">
        <w:r w:rsidRPr="00D753AC" w:rsidDel="00F255DC">
          <w:rPr>
            <w:rFonts w:cs="Times New Roman"/>
            <w:sz w:val="22"/>
            <w:szCs w:val="22"/>
          </w:rPr>
          <w:delText>and</w:delText>
        </w:r>
        <w:r w:rsidRPr="00D753AC" w:rsidDel="00F255DC">
          <w:rPr>
            <w:rFonts w:cs="Times New Roman"/>
            <w:spacing w:val="32"/>
            <w:sz w:val="22"/>
            <w:szCs w:val="22"/>
            <w:rPrChange w:id="1701" w:author="Claire Kouba" w:date="2023-09-12T16:52:00Z">
              <w:rPr>
                <w:spacing w:val="15"/>
              </w:rPr>
            </w:rPrChange>
          </w:rPr>
          <w:delText xml:space="preserve"> </w:delText>
        </w:r>
        <w:r w:rsidRPr="00D753AC" w:rsidDel="00F255DC">
          <w:rPr>
            <w:rFonts w:cs="Times New Roman"/>
            <w:sz w:val="22"/>
            <w:szCs w:val="22"/>
          </w:rPr>
          <w:delText>the</w:delText>
        </w:r>
        <w:r w:rsidRPr="00D753AC" w:rsidDel="00F255DC">
          <w:rPr>
            <w:rFonts w:cs="Times New Roman"/>
            <w:spacing w:val="32"/>
            <w:sz w:val="22"/>
            <w:szCs w:val="22"/>
            <w:rPrChange w:id="1702" w:author="Claire Kouba" w:date="2023-09-12T16:52:00Z">
              <w:rPr>
                <w:spacing w:val="15"/>
              </w:rPr>
            </w:rPrChange>
          </w:rPr>
          <w:delText xml:space="preserve"> </w:delText>
        </w:r>
        <w:r w:rsidRPr="00D753AC" w:rsidDel="00F255DC">
          <w:rPr>
            <w:rFonts w:cs="Times New Roman"/>
            <w:sz w:val="22"/>
            <w:szCs w:val="22"/>
          </w:rPr>
          <w:delText>volume</w:delText>
        </w:r>
        <w:r w:rsidRPr="00D753AC" w:rsidDel="00F255DC">
          <w:rPr>
            <w:rFonts w:cs="Times New Roman"/>
            <w:spacing w:val="32"/>
            <w:sz w:val="22"/>
            <w:szCs w:val="22"/>
            <w:rPrChange w:id="1703" w:author="Claire Kouba" w:date="2023-09-12T16:52:00Z">
              <w:rPr>
                <w:spacing w:val="15"/>
              </w:rPr>
            </w:rPrChange>
          </w:rPr>
          <w:delText xml:space="preserve"> </w:delText>
        </w:r>
        <w:r w:rsidRPr="00D753AC" w:rsidDel="00F255DC">
          <w:rPr>
            <w:rFonts w:cs="Times New Roman"/>
            <w:sz w:val="22"/>
            <w:szCs w:val="22"/>
          </w:rPr>
          <w:delText>of</w:delText>
        </w:r>
        <w:r w:rsidRPr="00D753AC" w:rsidDel="00F255DC">
          <w:rPr>
            <w:rFonts w:cs="Times New Roman"/>
            <w:spacing w:val="32"/>
            <w:sz w:val="22"/>
            <w:szCs w:val="22"/>
            <w:rPrChange w:id="1704" w:author="Claire Kouba" w:date="2023-09-12T16:52:00Z">
              <w:rPr>
                <w:spacing w:val="15"/>
              </w:rPr>
            </w:rPrChange>
          </w:rPr>
          <w:delText xml:space="preserve"> </w:delText>
        </w:r>
        <w:r w:rsidRPr="00D753AC" w:rsidDel="00F255DC">
          <w:rPr>
            <w:rFonts w:cs="Times New Roman"/>
            <w:sz w:val="22"/>
            <w:szCs w:val="22"/>
          </w:rPr>
          <w:delText>water</w:delText>
        </w:r>
        <w:r w:rsidRPr="00D753AC" w:rsidDel="00F255DC">
          <w:rPr>
            <w:rFonts w:cs="Times New Roman"/>
            <w:spacing w:val="32"/>
            <w:sz w:val="22"/>
            <w:szCs w:val="22"/>
            <w:rPrChange w:id="1705" w:author="Claire Kouba" w:date="2023-09-12T16:52:00Z">
              <w:rPr>
                <w:spacing w:val="15"/>
              </w:rPr>
            </w:rPrChange>
          </w:rPr>
          <w:delText xml:space="preserve"> </w:delText>
        </w:r>
        <w:r w:rsidRPr="00D753AC" w:rsidDel="00F255DC">
          <w:rPr>
            <w:rFonts w:cs="Times New Roman"/>
            <w:sz w:val="22"/>
            <w:szCs w:val="22"/>
          </w:rPr>
          <w:delText>in</w:delText>
        </w:r>
        <w:r w:rsidRPr="00D753AC" w:rsidDel="00F255DC">
          <w:rPr>
            <w:rFonts w:cs="Times New Roman"/>
            <w:spacing w:val="32"/>
            <w:sz w:val="22"/>
            <w:szCs w:val="22"/>
            <w:rPrChange w:id="1706" w:author="Claire Kouba" w:date="2023-09-12T16:52:00Z">
              <w:rPr>
                <w:w w:val="99"/>
              </w:rPr>
            </w:rPrChange>
          </w:rPr>
          <w:delText xml:space="preserve"> </w:delText>
        </w:r>
        <w:r w:rsidRPr="00D753AC" w:rsidDel="00F255DC">
          <w:rPr>
            <w:rFonts w:cs="Times New Roman"/>
            <w:sz w:val="22"/>
            <w:szCs w:val="22"/>
          </w:rPr>
          <w:delText>aquifer</w:delText>
        </w:r>
        <w:r w:rsidRPr="00D753AC" w:rsidDel="00F255DC">
          <w:rPr>
            <w:rFonts w:cs="Times New Roman"/>
            <w:spacing w:val="32"/>
            <w:sz w:val="22"/>
            <w:szCs w:val="22"/>
            <w:rPrChange w:id="1707" w:author="Claire Kouba" w:date="2023-09-12T16:52:00Z">
              <w:rPr/>
            </w:rPrChange>
          </w:rPr>
          <w:delText xml:space="preserve"> </w:delText>
        </w:r>
        <w:r w:rsidRPr="00D753AC" w:rsidDel="00F255DC">
          <w:rPr>
            <w:rFonts w:cs="Times New Roman"/>
            <w:sz w:val="22"/>
            <w:szCs w:val="22"/>
          </w:rPr>
          <w:delText>storage</w:delText>
        </w:r>
      </w:del>
      <w:r w:rsidRPr="00D753AC">
        <w:rPr>
          <w:rFonts w:cs="Times New Roman"/>
          <w:sz w:val="22"/>
          <w:szCs w:val="22"/>
        </w:rPr>
        <w:t xml:space="preserve"> </w:t>
      </w:r>
      <w:hyperlink w:anchor="_bookmark36" w:history="1">
        <w:r w:rsidR="00505335" w:rsidRPr="00D753AC">
          <w:rPr>
            <w:rFonts w:cs="Times New Roman"/>
            <w:sz w:val="22"/>
            <w:szCs w:val="22"/>
          </w:rPr>
          <w:t>(Tarboton,</w:t>
        </w:r>
      </w:hyperlink>
      <w:r w:rsidR="00505335" w:rsidRPr="00D753AC">
        <w:rPr>
          <w:rFonts w:cs="Times New Roman"/>
          <w:sz w:val="22"/>
          <w:szCs w:val="22"/>
        </w:rPr>
        <w:t xml:space="preserve"> </w:t>
      </w:r>
      <w:hyperlink w:anchor="_bookmark36" w:history="1">
        <w:r w:rsidR="00505335" w:rsidRPr="00D753AC">
          <w:rPr>
            <w:rFonts w:cs="Times New Roman"/>
            <w:sz w:val="22"/>
            <w:szCs w:val="22"/>
          </w:rPr>
          <w:t>2003).</w:t>
        </w:r>
      </w:hyperlink>
      <w:r w:rsidRPr="00D753AC">
        <w:rPr>
          <w:rFonts w:cs="Times New Roman"/>
          <w:sz w:val="22"/>
          <w:szCs w:val="22"/>
        </w:rPr>
        <w:t xml:space="preserve"> </w:t>
      </w:r>
      <w:ins w:id="1708" w:author="Claire Kouba" w:date="2023-09-22T17:15:00Z">
        <w:r w:rsidR="00CC5B2B" w:rsidRPr="00CC5B2B">
          <w:rPr>
            <w:rFonts w:cs="Times New Roman"/>
            <w:sz w:val="22"/>
            <w:szCs w:val="22"/>
          </w:rPr>
          <w:t>A threshold runoff response to individual storm</w:t>
        </w:r>
        <w:r w:rsidR="00CC5B2B">
          <w:rPr>
            <w:rFonts w:cs="Times New Roman"/>
            <w:sz w:val="22"/>
            <w:szCs w:val="22"/>
          </w:rPr>
          <w:t xml:space="preserve"> </w:t>
        </w:r>
        <w:r w:rsidR="00CC5B2B" w:rsidRPr="00CC5B2B">
          <w:rPr>
            <w:rFonts w:cs="Times New Roman"/>
            <w:sz w:val="22"/>
            <w:szCs w:val="22"/>
          </w:rPr>
          <w:t>events has been observed at the hillslope scale where soil directly overlays</w:t>
        </w:r>
        <w:r w:rsidR="00CC5B2B">
          <w:rPr>
            <w:rFonts w:cs="Times New Roman"/>
            <w:sz w:val="22"/>
            <w:szCs w:val="22"/>
          </w:rPr>
          <w:t xml:space="preserve"> </w:t>
        </w:r>
        <w:r w:rsidR="00CC5B2B" w:rsidRPr="00CC5B2B">
          <w:rPr>
            <w:rFonts w:cs="Times New Roman"/>
            <w:sz w:val="22"/>
            <w:szCs w:val="22"/>
          </w:rPr>
          <w:t xml:space="preserve">(relatively) impermeable bedrock: </w:t>
        </w:r>
      </w:ins>
      <w:ins w:id="1709" w:author="Claire Kouba" w:date="2023-09-22T17:16:00Z">
        <w:r w:rsidR="00CC5B2B">
          <w:rPr>
            <w:rFonts w:cs="Times New Roman"/>
            <w:sz w:val="22"/>
            <w:szCs w:val="22"/>
          </w:rPr>
          <w:t>a</w:t>
        </w:r>
      </w:ins>
      <w:ins w:id="1710" w:author="Claire Kouba" w:date="2023-09-22T17:15:00Z">
        <w:r w:rsidR="00CC5B2B" w:rsidRPr="00CC5B2B">
          <w:rPr>
            <w:rFonts w:cs="Times New Roman"/>
            <w:sz w:val="22"/>
            <w:szCs w:val="22"/>
          </w:rPr>
          <w:t>bsent significant aquifer storage, subsurface flow increases dramatically after a quantifiable threshold of precipitation is reached</w:t>
        </w:r>
      </w:ins>
      <w:del w:id="1711" w:author="Claire Kouba" w:date="2023-09-22T17:15:00Z">
        <w:r w:rsidRPr="00D753AC" w:rsidDel="00CC5B2B">
          <w:rPr>
            <w:rFonts w:cs="Times New Roman"/>
            <w:sz w:val="22"/>
            <w:szCs w:val="22"/>
          </w:rPr>
          <w:delText>At a hillslope</w:delText>
        </w:r>
        <w:r w:rsidRPr="00D753AC" w:rsidDel="00CC5B2B">
          <w:rPr>
            <w:rFonts w:cs="Times New Roman"/>
            <w:spacing w:val="32"/>
            <w:sz w:val="22"/>
            <w:szCs w:val="22"/>
            <w:rPrChange w:id="1712" w:author="Claire Kouba" w:date="2023-09-12T16:52:00Z">
              <w:rPr/>
            </w:rPrChange>
          </w:rPr>
          <w:delText xml:space="preserve"> </w:delText>
        </w:r>
        <w:r w:rsidRPr="00D753AC" w:rsidDel="00CC5B2B">
          <w:rPr>
            <w:rFonts w:cs="Times New Roman"/>
            <w:sz w:val="22"/>
            <w:szCs w:val="22"/>
          </w:rPr>
          <w:delText>scale,</w:delText>
        </w:r>
        <w:r w:rsidRPr="00D753AC" w:rsidDel="00CC5B2B">
          <w:rPr>
            <w:rFonts w:cs="Times New Roman"/>
            <w:spacing w:val="32"/>
            <w:sz w:val="22"/>
            <w:szCs w:val="22"/>
            <w:rPrChange w:id="1713" w:author="Claire Kouba" w:date="2023-09-12T16:52:00Z">
              <w:rPr/>
            </w:rPrChange>
          </w:rPr>
          <w:delText xml:space="preserve"> </w:delText>
        </w:r>
        <w:r w:rsidRPr="00D753AC" w:rsidDel="00CC5B2B">
          <w:rPr>
            <w:rFonts w:cs="Times New Roman"/>
            <w:sz w:val="22"/>
            <w:szCs w:val="22"/>
          </w:rPr>
          <w:delText>in</w:delText>
        </w:r>
        <w:r w:rsidRPr="00D753AC" w:rsidDel="00CC5B2B">
          <w:rPr>
            <w:rFonts w:cs="Times New Roman"/>
            <w:spacing w:val="32"/>
            <w:sz w:val="22"/>
            <w:szCs w:val="22"/>
            <w:rPrChange w:id="1714" w:author="Claire Kouba" w:date="2023-09-12T16:52:00Z">
              <w:rPr/>
            </w:rPrChange>
          </w:rPr>
          <w:delText xml:space="preserve"> </w:delText>
        </w:r>
        <w:r w:rsidRPr="00D753AC" w:rsidDel="00CC5B2B">
          <w:rPr>
            <w:rFonts w:cs="Times New Roman"/>
            <w:sz w:val="22"/>
            <w:szCs w:val="22"/>
          </w:rPr>
          <w:delText>areas</w:delText>
        </w:r>
        <w:r w:rsidRPr="00D753AC" w:rsidDel="00CC5B2B">
          <w:rPr>
            <w:rFonts w:cs="Times New Roman"/>
            <w:spacing w:val="32"/>
            <w:sz w:val="22"/>
            <w:szCs w:val="22"/>
            <w:rPrChange w:id="1715" w:author="Claire Kouba" w:date="2023-09-12T16:52:00Z">
              <w:rPr/>
            </w:rPrChange>
          </w:rPr>
          <w:delText xml:space="preserve"> </w:delText>
        </w:r>
        <w:r w:rsidRPr="00D753AC" w:rsidDel="00CC5B2B">
          <w:rPr>
            <w:rFonts w:cs="Times New Roman"/>
            <w:sz w:val="22"/>
            <w:szCs w:val="22"/>
          </w:rPr>
          <w:delText>where</w:delText>
        </w:r>
        <w:r w:rsidRPr="00D753AC" w:rsidDel="00CC5B2B">
          <w:rPr>
            <w:rFonts w:cs="Times New Roman"/>
            <w:spacing w:val="32"/>
            <w:sz w:val="22"/>
            <w:szCs w:val="22"/>
            <w:rPrChange w:id="1716" w:author="Claire Kouba" w:date="2023-09-12T16:52:00Z">
              <w:rPr/>
            </w:rPrChange>
          </w:rPr>
          <w:delText xml:space="preserve"> </w:delText>
        </w:r>
        <w:r w:rsidRPr="00D753AC" w:rsidDel="00CC5B2B">
          <w:rPr>
            <w:rFonts w:cs="Times New Roman"/>
            <w:sz w:val="22"/>
            <w:szCs w:val="22"/>
          </w:rPr>
          <w:delText>soil</w:delText>
        </w:r>
        <w:r w:rsidRPr="00D753AC" w:rsidDel="00CC5B2B">
          <w:rPr>
            <w:rFonts w:cs="Times New Roman"/>
            <w:spacing w:val="32"/>
            <w:sz w:val="22"/>
            <w:szCs w:val="22"/>
            <w:rPrChange w:id="1717" w:author="Claire Kouba" w:date="2023-09-12T16:52:00Z">
              <w:rPr/>
            </w:rPrChange>
          </w:rPr>
          <w:delText xml:space="preserve"> </w:delText>
        </w:r>
        <w:r w:rsidRPr="00D753AC" w:rsidDel="00CC5B2B">
          <w:rPr>
            <w:rFonts w:cs="Times New Roman"/>
            <w:sz w:val="22"/>
            <w:szCs w:val="22"/>
          </w:rPr>
          <w:delText>directly</w:delText>
        </w:r>
        <w:r w:rsidRPr="00D753AC" w:rsidDel="00CC5B2B">
          <w:rPr>
            <w:rFonts w:cs="Times New Roman"/>
            <w:spacing w:val="32"/>
            <w:sz w:val="22"/>
            <w:szCs w:val="22"/>
            <w:rPrChange w:id="1718" w:author="Claire Kouba" w:date="2023-09-12T16:52:00Z">
              <w:rPr/>
            </w:rPrChange>
          </w:rPr>
          <w:delText xml:space="preserve"> </w:delText>
        </w:r>
        <w:r w:rsidRPr="00D753AC" w:rsidDel="00CC5B2B">
          <w:rPr>
            <w:rFonts w:cs="Times New Roman"/>
            <w:sz w:val="22"/>
            <w:szCs w:val="22"/>
          </w:rPr>
          <w:delText>overlays</w:delText>
        </w:r>
        <w:r w:rsidRPr="00D753AC" w:rsidDel="00CC5B2B">
          <w:rPr>
            <w:rFonts w:cs="Times New Roman"/>
            <w:w w:val="99"/>
            <w:sz w:val="22"/>
            <w:szCs w:val="22"/>
            <w:rPrChange w:id="1719" w:author="Claire Kouba" w:date="2023-09-12T16:52:00Z">
              <w:rPr/>
            </w:rPrChange>
          </w:rPr>
          <w:delText xml:space="preserve"> </w:delText>
        </w:r>
        <w:r w:rsidRPr="00D753AC" w:rsidDel="00CC5B2B">
          <w:rPr>
            <w:rFonts w:cs="Times New Roman"/>
            <w:sz w:val="22"/>
            <w:szCs w:val="22"/>
          </w:rPr>
          <w:delText>(relatively)</w:delText>
        </w:r>
        <w:r w:rsidRPr="00D753AC" w:rsidDel="00CC5B2B">
          <w:rPr>
            <w:rFonts w:cs="Times New Roman"/>
            <w:spacing w:val="-11"/>
            <w:sz w:val="22"/>
            <w:szCs w:val="22"/>
            <w:rPrChange w:id="1720" w:author="Claire Kouba" w:date="2023-09-12T16:52:00Z">
              <w:rPr/>
            </w:rPrChange>
          </w:rPr>
          <w:delText xml:space="preserve"> </w:delText>
        </w:r>
        <w:r w:rsidRPr="00D753AC" w:rsidDel="00CC5B2B">
          <w:rPr>
            <w:rFonts w:cs="Times New Roman"/>
            <w:sz w:val="22"/>
            <w:szCs w:val="22"/>
          </w:rPr>
          <w:delText>impermeable</w:delText>
        </w:r>
        <w:r w:rsidRPr="00D753AC" w:rsidDel="00CC5B2B">
          <w:rPr>
            <w:rFonts w:cs="Times New Roman"/>
            <w:spacing w:val="-11"/>
            <w:sz w:val="22"/>
            <w:szCs w:val="22"/>
            <w:rPrChange w:id="1721" w:author="Claire Kouba" w:date="2023-09-12T16:52:00Z">
              <w:rPr>
                <w:spacing w:val="46"/>
              </w:rPr>
            </w:rPrChange>
          </w:rPr>
          <w:delText xml:space="preserve"> </w:delText>
        </w:r>
        <w:r w:rsidRPr="00D753AC" w:rsidDel="00CC5B2B">
          <w:rPr>
            <w:rFonts w:cs="Times New Roman"/>
            <w:sz w:val="22"/>
            <w:szCs w:val="22"/>
          </w:rPr>
          <w:delText>bedrock</w:delText>
        </w:r>
        <w:r w:rsidRPr="00D753AC" w:rsidDel="00CC5B2B">
          <w:rPr>
            <w:rFonts w:cs="Times New Roman"/>
            <w:spacing w:val="-11"/>
            <w:sz w:val="22"/>
            <w:szCs w:val="22"/>
            <w:rPrChange w:id="1722" w:author="Claire Kouba" w:date="2023-09-12T16:52:00Z">
              <w:rPr>
                <w:w w:val="99"/>
              </w:rPr>
            </w:rPrChange>
          </w:rPr>
          <w:delText xml:space="preserve"> </w:delText>
        </w:r>
        <w:r w:rsidRPr="00D753AC" w:rsidDel="00CC5B2B">
          <w:rPr>
            <w:rFonts w:cs="Times New Roman"/>
            <w:sz w:val="22"/>
            <w:szCs w:val="22"/>
          </w:rPr>
          <w:delText>and</w:delText>
        </w:r>
        <w:r w:rsidRPr="00D753AC" w:rsidDel="00CC5B2B">
          <w:rPr>
            <w:rFonts w:cs="Times New Roman"/>
            <w:spacing w:val="-11"/>
            <w:sz w:val="22"/>
            <w:szCs w:val="22"/>
            <w:rPrChange w:id="1723" w:author="Claire Kouba" w:date="2023-09-12T16:52:00Z">
              <w:rPr>
                <w:spacing w:val="23"/>
              </w:rPr>
            </w:rPrChange>
          </w:rPr>
          <w:delText xml:space="preserve"> </w:delText>
        </w:r>
        <w:r w:rsidRPr="00D753AC" w:rsidDel="00CC5B2B">
          <w:rPr>
            <w:rFonts w:cs="Times New Roman"/>
            <w:sz w:val="22"/>
            <w:szCs w:val="22"/>
          </w:rPr>
          <w:delText>aquifer</w:delText>
        </w:r>
        <w:r w:rsidRPr="00D753AC" w:rsidDel="00CC5B2B">
          <w:rPr>
            <w:rFonts w:cs="Times New Roman"/>
            <w:spacing w:val="-11"/>
            <w:sz w:val="22"/>
            <w:szCs w:val="22"/>
            <w:rPrChange w:id="1724" w:author="Claire Kouba" w:date="2023-09-12T16:52:00Z">
              <w:rPr>
                <w:spacing w:val="23"/>
              </w:rPr>
            </w:rPrChange>
          </w:rPr>
          <w:delText xml:space="preserve"> </w:delText>
        </w:r>
        <w:r w:rsidRPr="00D753AC" w:rsidDel="00CC5B2B">
          <w:rPr>
            <w:rFonts w:cs="Times New Roman"/>
            <w:sz w:val="22"/>
            <w:szCs w:val="22"/>
          </w:rPr>
          <w:delText>storage</w:delText>
        </w:r>
        <w:r w:rsidRPr="00D753AC" w:rsidDel="00CC5B2B">
          <w:rPr>
            <w:rFonts w:cs="Times New Roman"/>
            <w:spacing w:val="-11"/>
            <w:sz w:val="22"/>
            <w:szCs w:val="22"/>
            <w:rPrChange w:id="1725" w:author="Claire Kouba" w:date="2023-09-12T16:52:00Z">
              <w:rPr>
                <w:spacing w:val="23"/>
              </w:rPr>
            </w:rPrChange>
          </w:rPr>
          <w:delText xml:space="preserve"> </w:delText>
        </w:r>
        <w:r w:rsidRPr="00D753AC" w:rsidDel="00CC5B2B">
          <w:rPr>
            <w:rFonts w:cs="Times New Roman"/>
            <w:sz w:val="22"/>
            <w:szCs w:val="22"/>
          </w:rPr>
          <w:delText>is</w:delText>
        </w:r>
        <w:r w:rsidRPr="00D753AC" w:rsidDel="00CC5B2B">
          <w:rPr>
            <w:rFonts w:cs="Times New Roman"/>
            <w:spacing w:val="-11"/>
            <w:sz w:val="22"/>
            <w:szCs w:val="22"/>
            <w:rPrChange w:id="1726" w:author="Claire Kouba" w:date="2023-09-12T16:52:00Z">
              <w:rPr>
                <w:spacing w:val="23"/>
              </w:rPr>
            </w:rPrChange>
          </w:rPr>
          <w:delText xml:space="preserve"> </w:delText>
        </w:r>
        <w:r w:rsidRPr="00D753AC" w:rsidDel="00CC5B2B">
          <w:rPr>
            <w:rFonts w:cs="Times New Roman"/>
            <w:sz w:val="22"/>
            <w:szCs w:val="22"/>
          </w:rPr>
          <w:delText>not</w:delText>
        </w:r>
        <w:r w:rsidRPr="00D753AC" w:rsidDel="00CC5B2B">
          <w:rPr>
            <w:rFonts w:cs="Times New Roman"/>
            <w:spacing w:val="-11"/>
            <w:sz w:val="22"/>
            <w:szCs w:val="22"/>
            <w:rPrChange w:id="1727" w:author="Claire Kouba" w:date="2023-09-12T16:52:00Z">
              <w:rPr>
                <w:spacing w:val="23"/>
              </w:rPr>
            </w:rPrChange>
          </w:rPr>
          <w:delText xml:space="preserve"> </w:delText>
        </w:r>
        <w:r w:rsidRPr="00D753AC" w:rsidDel="00CC5B2B">
          <w:rPr>
            <w:rFonts w:cs="Times New Roman"/>
            <w:sz w:val="22"/>
            <w:szCs w:val="22"/>
          </w:rPr>
          <w:delText>appreciably</w:delText>
        </w:r>
        <w:r w:rsidRPr="00D753AC" w:rsidDel="00CC5B2B">
          <w:rPr>
            <w:rFonts w:cs="Times New Roman"/>
            <w:spacing w:val="-11"/>
            <w:sz w:val="22"/>
            <w:szCs w:val="22"/>
            <w:rPrChange w:id="1728" w:author="Claire Kouba" w:date="2023-09-12T16:52:00Z">
              <w:rPr>
                <w:spacing w:val="23"/>
              </w:rPr>
            </w:rPrChange>
          </w:rPr>
          <w:delText xml:space="preserve"> </w:delText>
        </w:r>
        <w:r w:rsidRPr="00D753AC" w:rsidDel="00CC5B2B">
          <w:rPr>
            <w:rFonts w:cs="Times New Roman"/>
            <w:sz w:val="22"/>
            <w:szCs w:val="22"/>
          </w:rPr>
          <w:delText>present,</w:delText>
        </w:r>
        <w:r w:rsidRPr="00D753AC" w:rsidDel="00CC5B2B">
          <w:rPr>
            <w:rFonts w:cs="Times New Roman"/>
            <w:spacing w:val="-11"/>
            <w:sz w:val="22"/>
            <w:szCs w:val="22"/>
            <w:rPrChange w:id="1729" w:author="Claire Kouba" w:date="2023-09-12T16:52:00Z">
              <w:rPr>
                <w:spacing w:val="23"/>
              </w:rPr>
            </w:rPrChange>
          </w:rPr>
          <w:delText xml:space="preserve"> </w:delText>
        </w:r>
        <w:r w:rsidRPr="00D753AC" w:rsidDel="00CC5B2B">
          <w:rPr>
            <w:rFonts w:cs="Times New Roman"/>
            <w:sz w:val="22"/>
            <w:szCs w:val="22"/>
          </w:rPr>
          <w:delText>a</w:delText>
        </w:r>
        <w:r w:rsidRPr="00D753AC" w:rsidDel="00CC5B2B">
          <w:rPr>
            <w:rFonts w:cs="Times New Roman"/>
            <w:spacing w:val="-11"/>
            <w:sz w:val="22"/>
            <w:szCs w:val="22"/>
            <w:rPrChange w:id="1730" w:author="Claire Kouba" w:date="2023-09-12T16:52:00Z">
              <w:rPr>
                <w:spacing w:val="23"/>
              </w:rPr>
            </w:rPrChange>
          </w:rPr>
          <w:delText xml:space="preserve"> </w:delText>
        </w:r>
        <w:r w:rsidRPr="00D753AC" w:rsidDel="00CC5B2B">
          <w:rPr>
            <w:rFonts w:cs="Times New Roman"/>
            <w:sz w:val="22"/>
            <w:szCs w:val="22"/>
          </w:rPr>
          <w:delText>threshold</w:delText>
        </w:r>
        <w:r w:rsidRPr="00D753AC" w:rsidDel="00CC5B2B">
          <w:rPr>
            <w:rFonts w:cs="Times New Roman"/>
            <w:spacing w:val="-11"/>
            <w:sz w:val="22"/>
            <w:szCs w:val="22"/>
            <w:rPrChange w:id="1731" w:author="Claire Kouba" w:date="2023-09-12T16:52:00Z">
              <w:rPr>
                <w:spacing w:val="23"/>
              </w:rPr>
            </w:rPrChange>
          </w:rPr>
          <w:delText xml:space="preserve"> </w:delText>
        </w:r>
        <w:r w:rsidRPr="00D753AC" w:rsidDel="00CC5B2B">
          <w:rPr>
            <w:rFonts w:cs="Times New Roman"/>
            <w:sz w:val="22"/>
            <w:szCs w:val="22"/>
          </w:rPr>
          <w:delText>response</w:delText>
        </w:r>
        <w:r w:rsidRPr="00D753AC" w:rsidDel="00CC5B2B">
          <w:rPr>
            <w:rFonts w:cs="Times New Roman"/>
            <w:spacing w:val="-11"/>
            <w:sz w:val="22"/>
            <w:szCs w:val="22"/>
            <w:rPrChange w:id="1732" w:author="Claire Kouba" w:date="2023-09-12T16:52:00Z">
              <w:rPr>
                <w:spacing w:val="23"/>
              </w:rPr>
            </w:rPrChange>
          </w:rPr>
          <w:delText xml:space="preserve"> </w:delText>
        </w:r>
        <w:r w:rsidRPr="00D753AC" w:rsidDel="00CC5B2B">
          <w:rPr>
            <w:rFonts w:cs="Times New Roman"/>
            <w:sz w:val="22"/>
            <w:szCs w:val="22"/>
          </w:rPr>
          <w:delText>to</w:delText>
        </w:r>
        <w:r w:rsidRPr="00D753AC" w:rsidDel="00CC5B2B">
          <w:rPr>
            <w:rFonts w:cs="Times New Roman"/>
            <w:spacing w:val="-11"/>
            <w:sz w:val="22"/>
            <w:szCs w:val="22"/>
            <w:rPrChange w:id="1733" w:author="Claire Kouba" w:date="2023-09-12T16:52:00Z">
              <w:rPr>
                <w:spacing w:val="23"/>
              </w:rPr>
            </w:rPrChange>
          </w:rPr>
          <w:delText xml:space="preserve"> </w:delText>
        </w:r>
        <w:r w:rsidRPr="00D753AC" w:rsidDel="00CC5B2B">
          <w:rPr>
            <w:rFonts w:cs="Times New Roman"/>
            <w:sz w:val="22"/>
            <w:szCs w:val="22"/>
          </w:rPr>
          <w:delText>individual</w:delText>
        </w:r>
        <w:r w:rsidRPr="00D753AC" w:rsidDel="00CC5B2B">
          <w:rPr>
            <w:rFonts w:cs="Times New Roman"/>
            <w:spacing w:val="-11"/>
            <w:sz w:val="22"/>
            <w:szCs w:val="22"/>
            <w:rPrChange w:id="1734" w:author="Claire Kouba" w:date="2023-09-12T16:52:00Z">
              <w:rPr>
                <w:spacing w:val="23"/>
              </w:rPr>
            </w:rPrChange>
          </w:rPr>
          <w:delText xml:space="preserve"> </w:delText>
        </w:r>
        <w:r w:rsidRPr="00D753AC" w:rsidDel="00CC5B2B">
          <w:rPr>
            <w:rFonts w:cs="Times New Roman"/>
            <w:sz w:val="22"/>
            <w:szCs w:val="22"/>
          </w:rPr>
          <w:delText>storm</w:delText>
        </w:r>
        <w:r w:rsidRPr="00D753AC" w:rsidDel="00CC5B2B">
          <w:rPr>
            <w:rFonts w:cs="Times New Roman"/>
            <w:w w:val="99"/>
            <w:sz w:val="22"/>
            <w:szCs w:val="22"/>
            <w:rPrChange w:id="1735" w:author="Claire Kouba" w:date="2023-09-12T16:52:00Z">
              <w:rPr>
                <w:spacing w:val="23"/>
              </w:rPr>
            </w:rPrChange>
          </w:rPr>
          <w:delText xml:space="preserve"> </w:delText>
        </w:r>
        <w:r w:rsidRPr="00D753AC" w:rsidDel="00CC5B2B">
          <w:rPr>
            <w:rFonts w:cs="Times New Roman"/>
            <w:sz w:val="22"/>
            <w:szCs w:val="22"/>
          </w:rPr>
          <w:delText>events</w:delText>
        </w:r>
        <w:r w:rsidRPr="00D753AC" w:rsidDel="00CC5B2B">
          <w:rPr>
            <w:rFonts w:cs="Times New Roman"/>
            <w:spacing w:val="-7"/>
            <w:sz w:val="22"/>
            <w:szCs w:val="22"/>
            <w:rPrChange w:id="1736" w:author="Claire Kouba" w:date="2023-09-12T16:52:00Z">
              <w:rPr>
                <w:spacing w:val="23"/>
              </w:rPr>
            </w:rPrChange>
          </w:rPr>
          <w:delText xml:space="preserve"> </w:delText>
        </w:r>
        <w:r w:rsidRPr="00D753AC" w:rsidDel="00CC5B2B">
          <w:rPr>
            <w:rFonts w:cs="Times New Roman"/>
            <w:sz w:val="22"/>
            <w:szCs w:val="22"/>
          </w:rPr>
          <w:delText>has</w:delText>
        </w:r>
        <w:r w:rsidRPr="00D753AC" w:rsidDel="00CC5B2B">
          <w:rPr>
            <w:rFonts w:cs="Times New Roman"/>
            <w:spacing w:val="-7"/>
            <w:sz w:val="22"/>
            <w:szCs w:val="22"/>
            <w:rPrChange w:id="1737" w:author="Claire Kouba" w:date="2023-09-12T16:52:00Z">
              <w:rPr>
                <w:spacing w:val="23"/>
              </w:rPr>
            </w:rPrChange>
          </w:rPr>
          <w:delText xml:space="preserve"> </w:delText>
        </w:r>
        <w:r w:rsidRPr="00D753AC" w:rsidDel="00CC5B2B">
          <w:rPr>
            <w:rFonts w:cs="Times New Roman"/>
            <w:sz w:val="22"/>
            <w:szCs w:val="22"/>
          </w:rPr>
          <w:delText>been</w:delText>
        </w:r>
        <w:r w:rsidRPr="00D753AC" w:rsidDel="00CC5B2B">
          <w:rPr>
            <w:rFonts w:cs="Times New Roman"/>
            <w:spacing w:val="-7"/>
            <w:sz w:val="22"/>
            <w:szCs w:val="22"/>
            <w:rPrChange w:id="1738" w:author="Claire Kouba" w:date="2023-09-12T16:52:00Z">
              <w:rPr>
                <w:spacing w:val="23"/>
              </w:rPr>
            </w:rPrChange>
          </w:rPr>
          <w:delText xml:space="preserve"> </w:delText>
        </w:r>
        <w:r w:rsidRPr="00D753AC" w:rsidDel="00CC5B2B">
          <w:rPr>
            <w:rFonts w:cs="Times New Roman"/>
            <w:sz w:val="22"/>
            <w:szCs w:val="22"/>
          </w:rPr>
          <w:delText>observed:</w:delText>
        </w:r>
        <w:r w:rsidRPr="00D753AC" w:rsidDel="00CC5B2B">
          <w:rPr>
            <w:rFonts w:cs="Times New Roman"/>
            <w:spacing w:val="-7"/>
            <w:sz w:val="22"/>
            <w:szCs w:val="22"/>
            <w:rPrChange w:id="1739" w:author="Claire Kouba" w:date="2023-09-12T16:52:00Z">
              <w:rPr>
                <w:spacing w:val="23"/>
              </w:rPr>
            </w:rPrChange>
          </w:rPr>
          <w:delText xml:space="preserve"> </w:delText>
        </w:r>
        <w:r w:rsidRPr="00D753AC" w:rsidDel="00CC5B2B">
          <w:rPr>
            <w:rFonts w:cs="Times New Roman"/>
            <w:sz w:val="22"/>
            <w:szCs w:val="22"/>
          </w:rPr>
          <w:delText>after</w:delText>
        </w:r>
        <w:r w:rsidRPr="00D753AC" w:rsidDel="00CC5B2B">
          <w:rPr>
            <w:rFonts w:cs="Times New Roman"/>
            <w:spacing w:val="-7"/>
            <w:sz w:val="22"/>
            <w:szCs w:val="22"/>
            <w:rPrChange w:id="1740" w:author="Claire Kouba" w:date="2023-09-12T16:52:00Z">
              <w:rPr>
                <w:spacing w:val="23"/>
              </w:rPr>
            </w:rPrChange>
          </w:rPr>
          <w:delText xml:space="preserve"> </w:delText>
        </w:r>
        <w:r w:rsidRPr="00D753AC" w:rsidDel="00CC5B2B">
          <w:rPr>
            <w:rFonts w:cs="Times New Roman"/>
            <w:sz w:val="22"/>
            <w:szCs w:val="22"/>
          </w:rPr>
          <w:delText>a</w:delText>
        </w:r>
        <w:r w:rsidRPr="00D753AC" w:rsidDel="00CC5B2B">
          <w:rPr>
            <w:rFonts w:cs="Times New Roman"/>
            <w:spacing w:val="-7"/>
            <w:sz w:val="22"/>
            <w:szCs w:val="22"/>
            <w:rPrChange w:id="1741" w:author="Claire Kouba" w:date="2023-09-12T16:52:00Z">
              <w:rPr>
                <w:w w:val="99"/>
              </w:rPr>
            </w:rPrChange>
          </w:rPr>
          <w:delText xml:space="preserve"> </w:delText>
        </w:r>
        <w:r w:rsidRPr="00D753AC" w:rsidDel="00CC5B2B">
          <w:rPr>
            <w:rFonts w:cs="Times New Roman"/>
            <w:sz w:val="22"/>
            <w:szCs w:val="22"/>
          </w:rPr>
          <w:delText>certain</w:delText>
        </w:r>
        <w:r w:rsidRPr="00D753AC" w:rsidDel="00CC5B2B">
          <w:rPr>
            <w:rFonts w:cs="Times New Roman"/>
            <w:spacing w:val="-7"/>
            <w:sz w:val="22"/>
            <w:szCs w:val="22"/>
            <w:rPrChange w:id="1742" w:author="Claire Kouba" w:date="2023-09-12T16:52:00Z">
              <w:rPr>
                <w:spacing w:val="-11"/>
              </w:rPr>
            </w:rPrChange>
          </w:rPr>
          <w:delText xml:space="preserve"> </w:delText>
        </w:r>
        <w:r w:rsidRPr="00D753AC" w:rsidDel="00CC5B2B">
          <w:rPr>
            <w:rFonts w:cs="Times New Roman"/>
            <w:sz w:val="22"/>
            <w:szCs w:val="22"/>
          </w:rPr>
          <w:delText>quantity</w:delText>
        </w:r>
        <w:r w:rsidRPr="00D753AC" w:rsidDel="00CC5B2B">
          <w:rPr>
            <w:rFonts w:cs="Times New Roman"/>
            <w:spacing w:val="-7"/>
            <w:sz w:val="22"/>
            <w:szCs w:val="22"/>
            <w:rPrChange w:id="1743" w:author="Claire Kouba" w:date="2023-09-12T16:52:00Z">
              <w:rPr>
                <w:spacing w:val="-11"/>
              </w:rPr>
            </w:rPrChange>
          </w:rPr>
          <w:delText xml:space="preserve"> </w:delText>
        </w:r>
        <w:r w:rsidRPr="00D753AC" w:rsidDel="00CC5B2B">
          <w:rPr>
            <w:rFonts w:cs="Times New Roman"/>
            <w:sz w:val="22"/>
            <w:szCs w:val="22"/>
          </w:rPr>
          <w:delText>of</w:delText>
        </w:r>
        <w:r w:rsidRPr="00D753AC" w:rsidDel="00CC5B2B">
          <w:rPr>
            <w:rFonts w:cs="Times New Roman"/>
            <w:spacing w:val="-7"/>
            <w:sz w:val="22"/>
            <w:szCs w:val="22"/>
            <w:rPrChange w:id="1744" w:author="Claire Kouba" w:date="2023-09-12T16:52:00Z">
              <w:rPr>
                <w:spacing w:val="-11"/>
              </w:rPr>
            </w:rPrChange>
          </w:rPr>
          <w:delText xml:space="preserve"> </w:delText>
        </w:r>
        <w:r w:rsidRPr="00D753AC" w:rsidDel="00CC5B2B">
          <w:rPr>
            <w:rFonts w:cs="Times New Roman"/>
            <w:sz w:val="22"/>
            <w:szCs w:val="22"/>
          </w:rPr>
          <w:delText>rainfall,</w:delText>
        </w:r>
        <w:r w:rsidRPr="00D753AC" w:rsidDel="00CC5B2B">
          <w:rPr>
            <w:rFonts w:cs="Times New Roman"/>
            <w:spacing w:val="-7"/>
            <w:sz w:val="22"/>
            <w:szCs w:val="22"/>
            <w:rPrChange w:id="1745" w:author="Claire Kouba" w:date="2023-09-12T16:52:00Z">
              <w:rPr>
                <w:spacing w:val="-11"/>
              </w:rPr>
            </w:rPrChange>
          </w:rPr>
          <w:delText xml:space="preserve"> </w:delText>
        </w:r>
        <w:r w:rsidRPr="00D753AC" w:rsidDel="00CC5B2B">
          <w:rPr>
            <w:rFonts w:cs="Times New Roman"/>
            <w:sz w:val="22"/>
            <w:szCs w:val="22"/>
          </w:rPr>
          <w:delText>subsurface</w:delText>
        </w:r>
        <w:r w:rsidRPr="00D753AC" w:rsidDel="00CC5B2B">
          <w:rPr>
            <w:rFonts w:cs="Times New Roman"/>
            <w:spacing w:val="-7"/>
            <w:sz w:val="22"/>
            <w:szCs w:val="22"/>
            <w:rPrChange w:id="1746" w:author="Claire Kouba" w:date="2023-09-12T16:52:00Z">
              <w:rPr>
                <w:spacing w:val="-11"/>
              </w:rPr>
            </w:rPrChange>
          </w:rPr>
          <w:delText xml:space="preserve"> </w:delText>
        </w:r>
        <w:r w:rsidRPr="00D753AC" w:rsidDel="00CC5B2B">
          <w:rPr>
            <w:rFonts w:cs="Times New Roman"/>
            <w:sz w:val="22"/>
            <w:szCs w:val="22"/>
          </w:rPr>
          <w:delText>flow</w:delText>
        </w:r>
        <w:r w:rsidRPr="00D753AC" w:rsidDel="00CC5B2B">
          <w:rPr>
            <w:rFonts w:cs="Times New Roman"/>
            <w:spacing w:val="-7"/>
            <w:sz w:val="22"/>
            <w:szCs w:val="22"/>
            <w:rPrChange w:id="1747" w:author="Claire Kouba" w:date="2023-09-12T16:52:00Z">
              <w:rPr>
                <w:spacing w:val="-11"/>
              </w:rPr>
            </w:rPrChange>
          </w:rPr>
          <w:delText xml:space="preserve"> </w:delText>
        </w:r>
        <w:r w:rsidRPr="00D753AC" w:rsidDel="00CC5B2B">
          <w:rPr>
            <w:rFonts w:cs="Times New Roman"/>
            <w:sz w:val="22"/>
            <w:szCs w:val="22"/>
          </w:rPr>
          <w:delText>increases</w:delText>
        </w:r>
        <w:r w:rsidRPr="00D753AC" w:rsidDel="00CC5B2B">
          <w:rPr>
            <w:rFonts w:cs="Times New Roman"/>
            <w:spacing w:val="-7"/>
            <w:sz w:val="22"/>
            <w:szCs w:val="22"/>
            <w:rPrChange w:id="1748" w:author="Claire Kouba" w:date="2023-09-12T16:52:00Z">
              <w:rPr>
                <w:spacing w:val="-11"/>
              </w:rPr>
            </w:rPrChange>
          </w:rPr>
          <w:delText xml:space="preserve"> </w:delText>
        </w:r>
        <w:r w:rsidRPr="00D753AC" w:rsidDel="00CC5B2B">
          <w:rPr>
            <w:rFonts w:cs="Times New Roman"/>
            <w:sz w:val="22"/>
            <w:szCs w:val="22"/>
          </w:rPr>
          <w:delText>dramatically</w:delText>
        </w:r>
      </w:del>
      <w:r w:rsidRPr="00D753AC">
        <w:rPr>
          <w:rFonts w:cs="Times New Roman"/>
          <w:spacing w:val="-7"/>
          <w:sz w:val="22"/>
          <w:szCs w:val="22"/>
        </w:rPr>
        <w:t xml:space="preserve"> </w:t>
      </w:r>
      <w:hyperlink w:anchor="_bookmark55" w:history="1">
        <w:r w:rsidRPr="00D753AC">
          <w:rPr>
            <w:rFonts w:cs="Times New Roman"/>
            <w:spacing w:val="-3"/>
            <w:sz w:val="22"/>
            <w:szCs w:val="22"/>
          </w:rPr>
          <w:t>(Tromp-Van</w:t>
        </w:r>
        <w:r w:rsidRPr="00D753AC">
          <w:rPr>
            <w:rFonts w:cs="Times New Roman"/>
            <w:spacing w:val="-7"/>
            <w:sz w:val="22"/>
            <w:szCs w:val="22"/>
          </w:rPr>
          <w:t xml:space="preserve"> </w:t>
        </w:r>
        <w:r w:rsidRPr="00D753AC">
          <w:rPr>
            <w:rFonts w:cs="Times New Roman"/>
            <w:sz w:val="22"/>
            <w:szCs w:val="22"/>
          </w:rPr>
          <w:t>Meerveld</w:t>
        </w:r>
        <w:r w:rsidRPr="00D753AC">
          <w:rPr>
            <w:rFonts w:cs="Times New Roman"/>
            <w:spacing w:val="-7"/>
            <w:sz w:val="22"/>
            <w:szCs w:val="22"/>
          </w:rPr>
          <w:t xml:space="preserve"> </w:t>
        </w:r>
        <w:r w:rsidRPr="00D753AC">
          <w:rPr>
            <w:rFonts w:cs="Times New Roman"/>
            <w:sz w:val="22"/>
            <w:szCs w:val="22"/>
          </w:rPr>
          <w:t>and</w:t>
        </w:r>
      </w:hyperlink>
      <w:r w:rsidRPr="00D753AC">
        <w:rPr>
          <w:rFonts w:cs="Times New Roman"/>
          <w:w w:val="99"/>
          <w:sz w:val="22"/>
          <w:szCs w:val="22"/>
        </w:rPr>
        <w:t xml:space="preserve"> </w:t>
      </w:r>
      <w:hyperlink w:anchor="_bookmark55" w:history="1">
        <w:r w:rsidRPr="00D753AC">
          <w:rPr>
            <w:rFonts w:cs="Times New Roman"/>
            <w:sz w:val="22"/>
            <w:szCs w:val="22"/>
          </w:rPr>
          <w:t>McDonnell,</w:t>
        </w:r>
      </w:hyperlink>
      <w:r w:rsidRPr="00D753AC">
        <w:rPr>
          <w:rFonts w:cs="Times New Roman"/>
          <w:sz w:val="22"/>
          <w:szCs w:val="22"/>
        </w:rPr>
        <w:t xml:space="preserve"> </w:t>
      </w:r>
      <w:hyperlink w:anchor="_bookmark55" w:history="1">
        <w:r w:rsidRPr="00D753AC">
          <w:rPr>
            <w:rFonts w:cs="Times New Roman"/>
            <w:sz w:val="22"/>
            <w:szCs w:val="22"/>
          </w:rPr>
          <w:t>2006).</w:t>
        </w:r>
      </w:hyperlink>
      <w:r w:rsidRPr="00D753AC">
        <w:rPr>
          <w:rFonts w:cs="Times New Roman"/>
          <w:sz w:val="22"/>
          <w:szCs w:val="22"/>
        </w:rPr>
        <w:t xml:space="preserve"> The proposed mechanism is the filling and connecting of various distributed storage volumes, such as</w:t>
      </w:r>
      <w:r w:rsidRPr="00D753AC">
        <w:rPr>
          <w:rFonts w:cs="Times New Roman"/>
          <w:spacing w:val="-19"/>
          <w:sz w:val="22"/>
          <w:szCs w:val="22"/>
        </w:rPr>
        <w:t xml:space="preserve"> </w:t>
      </w:r>
      <w:r w:rsidRPr="00D753AC">
        <w:rPr>
          <w:rFonts w:cs="Times New Roman"/>
          <w:sz w:val="22"/>
          <w:szCs w:val="22"/>
        </w:rPr>
        <w:t>soil</w:t>
      </w:r>
      <w:r w:rsidRPr="00D753AC">
        <w:rPr>
          <w:rFonts w:cs="Times New Roman"/>
          <w:w w:val="99"/>
          <w:sz w:val="22"/>
          <w:szCs w:val="22"/>
        </w:rPr>
        <w:t xml:space="preserve"> </w:t>
      </w:r>
      <w:r w:rsidRPr="00D753AC">
        <w:rPr>
          <w:rFonts w:cs="Times New Roman"/>
          <w:sz w:val="22"/>
          <w:szCs w:val="22"/>
        </w:rPr>
        <w:t xml:space="preserve">pores and microtopographic relief in the bedrock surface </w:t>
      </w:r>
      <w:hyperlink w:anchor="_bookmark55" w:history="1">
        <w:r w:rsidRPr="00D753AC">
          <w:rPr>
            <w:rFonts w:cs="Times New Roman"/>
            <w:spacing w:val="-4"/>
            <w:sz w:val="22"/>
            <w:szCs w:val="22"/>
          </w:rPr>
          <w:t xml:space="preserve">(Tromp-Van </w:t>
        </w:r>
        <w:r w:rsidRPr="00D753AC">
          <w:rPr>
            <w:rFonts w:cs="Times New Roman"/>
            <w:sz w:val="22"/>
            <w:szCs w:val="22"/>
          </w:rPr>
          <w:t>Meerveld and McDonnell,</w:t>
        </w:r>
      </w:hyperlink>
      <w:r w:rsidRPr="00D753AC">
        <w:rPr>
          <w:rFonts w:cs="Times New Roman"/>
          <w:sz w:val="22"/>
          <w:szCs w:val="22"/>
        </w:rPr>
        <w:t xml:space="preserve"> </w:t>
      </w:r>
      <w:hyperlink w:anchor="_bookmark55" w:history="1">
        <w:r w:rsidRPr="00D753AC">
          <w:rPr>
            <w:rFonts w:cs="Times New Roman"/>
            <w:sz w:val="22"/>
            <w:szCs w:val="22"/>
          </w:rPr>
          <w:t>2006).</w:t>
        </w:r>
      </w:hyperlink>
      <w:r w:rsidRPr="00D753AC">
        <w:rPr>
          <w:rFonts w:cs="Times New Roman"/>
          <w:sz w:val="22"/>
          <w:szCs w:val="22"/>
        </w:rPr>
        <w:t xml:space="preserve"> Recently this</w:t>
      </w:r>
      <w:r w:rsidRPr="00D753AC">
        <w:rPr>
          <w:rFonts w:cs="Times New Roman"/>
          <w:spacing w:val="-23"/>
          <w:sz w:val="22"/>
          <w:szCs w:val="22"/>
        </w:rPr>
        <w:t xml:space="preserve"> </w:t>
      </w:r>
      <w:r w:rsidRPr="00D753AC">
        <w:rPr>
          <w:rFonts w:cs="Times New Roman"/>
          <w:sz w:val="22"/>
          <w:szCs w:val="22"/>
        </w:rPr>
        <w:t>concept</w:t>
      </w:r>
      <w:r w:rsidRPr="00D753AC">
        <w:rPr>
          <w:rFonts w:cs="Times New Roman"/>
          <w:w w:val="99"/>
          <w:sz w:val="22"/>
          <w:szCs w:val="22"/>
        </w:rPr>
        <w:t xml:space="preserve"> </w:t>
      </w:r>
      <w:r w:rsidRPr="00D753AC">
        <w:rPr>
          <w:rFonts w:cs="Times New Roman"/>
          <w:sz w:val="22"/>
          <w:szCs w:val="22"/>
        </w:rPr>
        <w:t>has</w:t>
      </w:r>
      <w:r w:rsidRPr="00D753AC">
        <w:rPr>
          <w:rFonts w:cs="Times New Roman"/>
          <w:spacing w:val="11"/>
          <w:sz w:val="22"/>
          <w:szCs w:val="22"/>
        </w:rPr>
        <w:t xml:space="preserve"> </w:t>
      </w:r>
      <w:r w:rsidRPr="00D753AC">
        <w:rPr>
          <w:rFonts w:cs="Times New Roman"/>
          <w:sz w:val="22"/>
          <w:szCs w:val="22"/>
        </w:rPr>
        <w:t>been</w:t>
      </w:r>
      <w:r w:rsidRPr="00D753AC">
        <w:rPr>
          <w:rFonts w:cs="Times New Roman"/>
          <w:spacing w:val="11"/>
          <w:sz w:val="22"/>
          <w:szCs w:val="22"/>
        </w:rPr>
        <w:t xml:space="preserve"> </w:t>
      </w:r>
      <w:r w:rsidRPr="00D753AC">
        <w:rPr>
          <w:rFonts w:cs="Times New Roman"/>
          <w:sz w:val="22"/>
          <w:szCs w:val="22"/>
        </w:rPr>
        <w:t>extended</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watershed</w:t>
      </w:r>
      <w:r w:rsidRPr="00D753AC">
        <w:rPr>
          <w:rFonts w:cs="Times New Roman"/>
          <w:spacing w:val="11"/>
          <w:sz w:val="22"/>
          <w:szCs w:val="22"/>
        </w:rPr>
        <w:t xml:space="preserve"> </w:t>
      </w:r>
      <w:r w:rsidRPr="00D753AC">
        <w:rPr>
          <w:rFonts w:cs="Times New Roman"/>
          <w:sz w:val="22"/>
          <w:szCs w:val="22"/>
        </w:rPr>
        <w:t>or</w:t>
      </w:r>
      <w:r w:rsidRPr="00D753AC">
        <w:rPr>
          <w:rFonts w:cs="Times New Roman"/>
          <w:spacing w:val="11"/>
          <w:sz w:val="22"/>
          <w:szCs w:val="22"/>
        </w:rPr>
        <w:t xml:space="preserve"> </w:t>
      </w:r>
      <w:r w:rsidRPr="00D753AC">
        <w:rPr>
          <w:rFonts w:cs="Times New Roman"/>
          <w:sz w:val="22"/>
          <w:szCs w:val="22"/>
        </w:rPr>
        <w:t>basin</w:t>
      </w:r>
      <w:r w:rsidRPr="00D753AC">
        <w:rPr>
          <w:rFonts w:cs="Times New Roman"/>
          <w:spacing w:val="11"/>
          <w:sz w:val="22"/>
          <w:szCs w:val="22"/>
        </w:rPr>
        <w:t xml:space="preserve"> </w:t>
      </w:r>
      <w:r w:rsidRPr="00D753AC">
        <w:rPr>
          <w:rFonts w:cs="Times New Roman"/>
          <w:sz w:val="22"/>
          <w:szCs w:val="22"/>
        </w:rPr>
        <w:t>scale:</w:t>
      </w:r>
      <w:r w:rsidRPr="00D753AC">
        <w:rPr>
          <w:rFonts w:cs="Times New Roman"/>
          <w:spacing w:val="11"/>
          <w:sz w:val="22"/>
          <w:szCs w:val="22"/>
        </w:rPr>
        <w:t xml:space="preserve"> </w:t>
      </w:r>
      <w:r w:rsidRPr="00D753AC">
        <w:rPr>
          <w:rFonts w:cs="Times New Roman"/>
          <w:sz w:val="22"/>
          <w:szCs w:val="22"/>
        </w:rPr>
        <w:t>relative</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beginning</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storm</w:t>
      </w:r>
      <w:r w:rsidRPr="00D753AC">
        <w:rPr>
          <w:rFonts w:cs="Times New Roman"/>
          <w:spacing w:val="11"/>
          <w:sz w:val="22"/>
          <w:szCs w:val="22"/>
        </w:rPr>
        <w:t xml:space="preserve"> </w:t>
      </w:r>
      <w:r w:rsidRPr="00D753AC">
        <w:rPr>
          <w:rFonts w:cs="Times New Roman"/>
          <w:sz w:val="22"/>
          <w:szCs w:val="22"/>
        </w:rPr>
        <w:t>event,</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much</w:t>
      </w:r>
      <w:r w:rsidRPr="00D753AC">
        <w:rPr>
          <w:rFonts w:cs="Times New Roman"/>
          <w:spacing w:val="11"/>
          <w:sz w:val="22"/>
          <w:szCs w:val="22"/>
        </w:rPr>
        <w:t xml:space="preserve"> </w:t>
      </w:r>
      <w:r w:rsidRPr="00D753AC">
        <w:rPr>
          <w:rFonts w:cs="Times New Roman"/>
          <w:sz w:val="22"/>
          <w:szCs w:val="22"/>
        </w:rPr>
        <w:t>higher</w:t>
      </w:r>
      <w:r w:rsidRPr="00D753AC">
        <w:rPr>
          <w:rFonts w:cs="Times New Roman"/>
          <w:spacing w:val="11"/>
          <w:sz w:val="22"/>
          <w:szCs w:val="22"/>
        </w:rPr>
        <w:t xml:space="preserve"> </w:t>
      </w:r>
      <w:r w:rsidRPr="00D753AC">
        <w:rPr>
          <w:rFonts w:cs="Times New Roman"/>
          <w:sz w:val="22"/>
          <w:szCs w:val="22"/>
        </w:rPr>
        <w:t>flow</w:t>
      </w:r>
      <w:r w:rsidRPr="00D753AC">
        <w:rPr>
          <w:rFonts w:cs="Times New Roman"/>
          <w:spacing w:val="11"/>
          <w:sz w:val="22"/>
          <w:szCs w:val="22"/>
        </w:rPr>
        <w:t xml:space="preserve"> </w:t>
      </w:r>
      <w:r w:rsidRPr="00D753AC">
        <w:rPr>
          <w:rFonts w:cs="Times New Roman"/>
          <w:sz w:val="22"/>
          <w:szCs w:val="22"/>
        </w:rPr>
        <w:t>response</w:t>
      </w:r>
      <w:r w:rsidRPr="00D753AC">
        <w:rPr>
          <w:rFonts w:cs="Times New Roman"/>
          <w:w w:val="99"/>
          <w:sz w:val="22"/>
          <w:szCs w:val="22"/>
        </w:rPr>
        <w:t xml:space="preserve"> </w:t>
      </w:r>
      <w:r w:rsidRPr="00D753AC">
        <w:rPr>
          <w:rFonts w:cs="Times New Roman"/>
          <w:sz w:val="22"/>
          <w:szCs w:val="22"/>
        </w:rPr>
        <w:t>is possible only when a critical number of storage volumes throughout a basin fill to a threshold level and become</w:t>
      </w:r>
      <w:r w:rsidRPr="00D753AC">
        <w:rPr>
          <w:rFonts w:cs="Times New Roman"/>
          <w:spacing w:val="48"/>
          <w:sz w:val="22"/>
          <w:szCs w:val="22"/>
        </w:rPr>
        <w:t xml:space="preserve"> </w:t>
      </w:r>
      <w:r w:rsidRPr="00D753AC">
        <w:rPr>
          <w:rFonts w:cs="Times New Roman"/>
          <w:sz w:val="22"/>
          <w:szCs w:val="22"/>
        </w:rPr>
        <w:t>connected</w:t>
      </w:r>
      <w:r w:rsidRPr="00D753AC">
        <w:rPr>
          <w:rFonts w:cs="Times New Roman"/>
          <w:w w:val="99"/>
          <w:sz w:val="22"/>
          <w:szCs w:val="22"/>
        </w:rPr>
        <w:t xml:space="preserve"> </w:t>
      </w:r>
      <w:hyperlink w:anchor="_bookmark42" w:history="1">
        <w:r w:rsidRPr="00D753AC">
          <w:rPr>
            <w:rFonts w:cs="Times New Roman"/>
            <w:sz w:val="22"/>
            <w:szCs w:val="22"/>
          </w:rPr>
          <w:t>(McDonnell et al.,</w:t>
        </w:r>
      </w:hyperlink>
      <w:r w:rsidR="00D96146" w:rsidRPr="00D753AC">
        <w:rPr>
          <w:rFonts w:cs="Times New Roman"/>
          <w:sz w:val="22"/>
          <w:szCs w:val="22"/>
        </w:rPr>
        <w:t xml:space="preserve"> 2021).</w:t>
      </w:r>
    </w:p>
    <w:p w:rsidR="002153D1" w:rsidRPr="00D753AC" w:rsidRDefault="002573FA" w:rsidP="00D753AC">
      <w:pPr>
        <w:pStyle w:val="BodyText"/>
        <w:spacing w:before="3"/>
        <w:ind w:left="173" w:right="158" w:firstLine="199"/>
        <w:rPr>
          <w:ins w:id="1749" w:author="Claire Kouba" w:date="2023-09-12T16:52:00Z"/>
          <w:rFonts w:cs="Times New Roman"/>
          <w:sz w:val="22"/>
          <w:szCs w:val="22"/>
        </w:rPr>
      </w:pPr>
      <w:ins w:id="1750" w:author="Claire Kouba" w:date="2023-09-12T16:52:00Z">
        <w:r w:rsidRPr="00D753AC">
          <w:rPr>
            <w:rFonts w:cs="Times New Roman"/>
            <w:sz w:val="22"/>
            <w:szCs w:val="22"/>
          </w:rPr>
          <w:t>In</w:t>
        </w:r>
        <w:r w:rsidRPr="00D753AC">
          <w:rPr>
            <w:rFonts w:cs="Times New Roman"/>
            <w:spacing w:val="-14"/>
            <w:sz w:val="22"/>
            <w:szCs w:val="22"/>
          </w:rPr>
          <w:t xml:space="preserve"> </w:t>
        </w:r>
        <w:r w:rsidRPr="00D753AC">
          <w:rPr>
            <w:rFonts w:cs="Times New Roman"/>
            <w:sz w:val="22"/>
            <w:szCs w:val="22"/>
          </w:rPr>
          <w:t>this</w:t>
        </w:r>
        <w:r w:rsidRPr="00D753AC">
          <w:rPr>
            <w:rFonts w:cs="Times New Roman"/>
            <w:spacing w:val="-14"/>
            <w:sz w:val="22"/>
            <w:szCs w:val="22"/>
          </w:rPr>
          <w:t xml:space="preserve"> </w:t>
        </w:r>
        <w:r w:rsidRPr="00D753AC">
          <w:rPr>
            <w:rFonts w:cs="Times New Roman"/>
            <w:sz w:val="22"/>
            <w:szCs w:val="22"/>
          </w:rPr>
          <w:t>study</w:t>
        </w:r>
        <w:r w:rsidRPr="00D753AC">
          <w:rPr>
            <w:rFonts w:cs="Times New Roman"/>
            <w:spacing w:val="-14"/>
            <w:sz w:val="22"/>
            <w:szCs w:val="22"/>
          </w:rPr>
          <w:t xml:space="preserve"> </w:t>
        </w:r>
        <w:r w:rsidRPr="00D753AC">
          <w:rPr>
            <w:rFonts w:cs="Times New Roman"/>
            <w:sz w:val="22"/>
            <w:szCs w:val="22"/>
          </w:rPr>
          <w:t>we</w:t>
        </w:r>
        <w:r w:rsidRPr="00D753AC">
          <w:rPr>
            <w:rFonts w:cs="Times New Roman"/>
            <w:spacing w:val="-14"/>
            <w:sz w:val="22"/>
            <w:szCs w:val="22"/>
          </w:rPr>
          <w:t xml:space="preserve"> </w:t>
        </w:r>
        <w:r w:rsidRPr="00D753AC">
          <w:rPr>
            <w:rFonts w:cs="Times New Roman"/>
            <w:sz w:val="22"/>
            <w:szCs w:val="22"/>
          </w:rPr>
          <w:t>expand</w:t>
        </w:r>
        <w:r w:rsidRPr="00D753AC">
          <w:rPr>
            <w:rFonts w:cs="Times New Roman"/>
            <w:spacing w:val="-14"/>
            <w:sz w:val="22"/>
            <w:szCs w:val="22"/>
          </w:rPr>
          <w:t xml:space="preserve"> </w:t>
        </w:r>
        <w:r w:rsidRPr="00D753AC">
          <w:rPr>
            <w:rFonts w:cs="Times New Roman"/>
            <w:sz w:val="22"/>
            <w:szCs w:val="22"/>
          </w:rPr>
          <w:t>this</w:t>
        </w:r>
        <w:r w:rsidRPr="00D753AC">
          <w:rPr>
            <w:rFonts w:cs="Times New Roman"/>
            <w:spacing w:val="-14"/>
            <w:sz w:val="22"/>
            <w:szCs w:val="22"/>
          </w:rPr>
          <w:t xml:space="preserve"> </w:t>
        </w:r>
        <w:r w:rsidRPr="00D753AC">
          <w:rPr>
            <w:rFonts w:cs="Times New Roman"/>
            <w:sz w:val="22"/>
            <w:szCs w:val="22"/>
          </w:rPr>
          <w:t>concept</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a</w:t>
        </w:r>
        <w:r w:rsidRPr="00D753AC">
          <w:rPr>
            <w:rFonts w:cs="Times New Roman"/>
            <w:spacing w:val="-14"/>
            <w:sz w:val="22"/>
            <w:szCs w:val="22"/>
          </w:rPr>
          <w:t xml:space="preserve"> </w:t>
        </w:r>
        <w:r w:rsidRPr="00D753AC">
          <w:rPr>
            <w:rFonts w:cs="Times New Roman"/>
            <w:sz w:val="22"/>
            <w:szCs w:val="22"/>
          </w:rPr>
          <w:t>basin-scale,</w:t>
        </w:r>
        <w:r w:rsidRPr="00D753AC">
          <w:rPr>
            <w:rFonts w:cs="Times New Roman"/>
            <w:spacing w:val="-14"/>
            <w:sz w:val="22"/>
            <w:szCs w:val="22"/>
          </w:rPr>
          <w:t xml:space="preserve"> </w:t>
        </w:r>
        <w:r w:rsidRPr="00D753AC">
          <w:rPr>
            <w:rFonts w:cs="Times New Roman"/>
            <w:sz w:val="22"/>
            <w:szCs w:val="22"/>
          </w:rPr>
          <w:t>threshold-based</w:t>
        </w:r>
        <w:r w:rsidRPr="00D753AC">
          <w:rPr>
            <w:rFonts w:cs="Times New Roman"/>
            <w:spacing w:val="-14"/>
            <w:sz w:val="22"/>
            <w:szCs w:val="22"/>
          </w:rPr>
          <w:t xml:space="preserve"> </w:t>
        </w:r>
        <w:r w:rsidRPr="00D753AC">
          <w:rPr>
            <w:rFonts w:cs="Times New Roman"/>
            <w:sz w:val="22"/>
            <w:szCs w:val="22"/>
          </w:rPr>
          <w:t>runoff</w:t>
        </w:r>
        <w:r w:rsidRPr="00D753AC">
          <w:rPr>
            <w:rFonts w:cs="Times New Roman"/>
            <w:spacing w:val="-14"/>
            <w:sz w:val="22"/>
            <w:szCs w:val="22"/>
          </w:rPr>
          <w:t xml:space="preserve"> </w:t>
        </w:r>
        <w:r w:rsidRPr="00D753AC">
          <w:rPr>
            <w:rFonts w:cs="Times New Roman"/>
            <w:sz w:val="22"/>
            <w:szCs w:val="22"/>
          </w:rPr>
          <w:t>response</w:t>
        </w:r>
        <w:r w:rsidRPr="00D753AC">
          <w:rPr>
            <w:rFonts w:cs="Times New Roman"/>
            <w:spacing w:val="-14"/>
            <w:sz w:val="22"/>
            <w:szCs w:val="22"/>
          </w:rPr>
          <w:t xml:space="preserve"> </w:t>
        </w:r>
        <w:r w:rsidRPr="00D753AC">
          <w:rPr>
            <w:rFonts w:cs="Times New Roman"/>
            <w:sz w:val="22"/>
            <w:szCs w:val="22"/>
          </w:rPr>
          <w:t>to</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temporal</w:t>
        </w:r>
        <w:r w:rsidRPr="00D753AC">
          <w:rPr>
            <w:rFonts w:cs="Times New Roman"/>
            <w:spacing w:val="-14"/>
            <w:sz w:val="22"/>
            <w:szCs w:val="22"/>
          </w:rPr>
          <w:t xml:space="preserve"> </w:t>
        </w:r>
        <w:r w:rsidRPr="00D753AC">
          <w:rPr>
            <w:rFonts w:cs="Times New Roman"/>
            <w:sz w:val="22"/>
            <w:szCs w:val="22"/>
          </w:rPr>
          <w:t>scale</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a</w:t>
        </w:r>
        <w:r w:rsidRPr="00D753AC">
          <w:rPr>
            <w:rFonts w:cs="Times New Roman"/>
            <w:spacing w:val="-14"/>
            <w:sz w:val="22"/>
            <w:szCs w:val="22"/>
          </w:rPr>
          <w:t xml:space="preserve"> </w:t>
        </w:r>
        <w:r w:rsidRPr="00D753AC">
          <w:rPr>
            <w:rFonts w:cs="Times New Roman"/>
            <w:sz w:val="22"/>
            <w:szCs w:val="22"/>
          </w:rPr>
          <w:t>season,</w:t>
        </w:r>
        <w:r w:rsidRPr="00D753AC">
          <w:rPr>
            <w:rFonts w:cs="Times New Roman"/>
            <w:spacing w:val="-14"/>
            <w:sz w:val="22"/>
            <w:szCs w:val="22"/>
          </w:rPr>
          <w:t xml:space="preserve"> </w:t>
        </w:r>
        <w:r w:rsidRPr="00D753AC">
          <w:rPr>
            <w:rFonts w:cs="Times New Roman"/>
            <w:sz w:val="22"/>
            <w:szCs w:val="22"/>
          </w:rPr>
          <w:t>rather</w:t>
        </w:r>
        <w:r w:rsidRPr="00D753AC">
          <w:rPr>
            <w:rFonts w:cs="Times New Roman"/>
            <w:w w:val="99"/>
            <w:sz w:val="22"/>
            <w:szCs w:val="22"/>
          </w:rPr>
          <w:t xml:space="preserve"> </w:t>
        </w:r>
        <w:r w:rsidRPr="00D753AC">
          <w:rPr>
            <w:rFonts w:cs="Times New Roman"/>
            <w:sz w:val="22"/>
            <w:szCs w:val="22"/>
          </w:rPr>
          <w:t>than</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single</w:t>
        </w:r>
        <w:r w:rsidRPr="00D753AC">
          <w:rPr>
            <w:rFonts w:cs="Times New Roman"/>
            <w:spacing w:val="-11"/>
            <w:sz w:val="22"/>
            <w:szCs w:val="22"/>
          </w:rPr>
          <w:t xml:space="preserve"> </w:t>
        </w:r>
        <w:r w:rsidRPr="00D753AC">
          <w:rPr>
            <w:rFonts w:cs="Times New Roman"/>
            <w:sz w:val="22"/>
            <w:szCs w:val="22"/>
          </w:rPr>
          <w:t>storm</w:t>
        </w:r>
        <w:r w:rsidRPr="00D753AC">
          <w:rPr>
            <w:rFonts w:cs="Times New Roman"/>
            <w:spacing w:val="-11"/>
            <w:sz w:val="22"/>
            <w:szCs w:val="22"/>
          </w:rPr>
          <w:t xml:space="preserve"> </w:t>
        </w:r>
        <w:r w:rsidRPr="00D753AC">
          <w:rPr>
            <w:rFonts w:cs="Times New Roman"/>
            <w:sz w:val="22"/>
            <w:szCs w:val="22"/>
          </w:rPr>
          <w:t>event.</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framework</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condition</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Scott</w:t>
        </w:r>
        <w:r w:rsidRPr="00D753AC">
          <w:rPr>
            <w:rFonts w:cs="Times New Roman"/>
            <w:spacing w:val="-11"/>
            <w:sz w:val="22"/>
            <w:szCs w:val="22"/>
          </w:rPr>
          <w:t xml:space="preserve"> </w:t>
        </w:r>
        <w:r w:rsidRPr="00D753AC">
          <w:rPr>
            <w:rFonts w:cs="Times New Roman"/>
            <w:sz w:val="22"/>
            <w:szCs w:val="22"/>
          </w:rPr>
          <w:t>River</w:t>
        </w:r>
        <w:r w:rsidRPr="00D753AC">
          <w:rPr>
            <w:rFonts w:cs="Times New Roman"/>
            <w:spacing w:val="-11"/>
            <w:sz w:val="22"/>
            <w:szCs w:val="22"/>
          </w:rPr>
          <w:t xml:space="preserve"> </w:t>
        </w:r>
        <w:r w:rsidRPr="00D753AC">
          <w:rPr>
            <w:rFonts w:cs="Times New Roman"/>
            <w:sz w:val="22"/>
            <w:szCs w:val="22"/>
          </w:rPr>
          <w:t>watershed,</w:t>
        </w:r>
        <w:r w:rsidRPr="00D753AC">
          <w:rPr>
            <w:rFonts w:cs="Times New Roman"/>
            <w:spacing w:val="-11"/>
            <w:sz w:val="22"/>
            <w:szCs w:val="22"/>
          </w:rPr>
          <w:t xml:space="preserve"> </w:t>
        </w:r>
        <w:r w:rsidRPr="00D753AC">
          <w:rPr>
            <w:rFonts w:cs="Times New Roman"/>
            <w:sz w:val="22"/>
            <w:szCs w:val="22"/>
          </w:rPr>
          <w:t>as</w:t>
        </w:r>
        <w:r w:rsidRPr="00D753AC">
          <w:rPr>
            <w:rFonts w:cs="Times New Roman"/>
            <w:spacing w:val="-11"/>
            <w:sz w:val="22"/>
            <w:szCs w:val="22"/>
          </w:rPr>
          <w:t xml:space="preserve"> </w:t>
        </w:r>
      </w:ins>
      <w:ins w:id="1751" w:author="Claire Kouba" w:date="2023-09-22T17:19:00Z">
        <w:r w:rsidR="00CC5B2B">
          <w:rPr>
            <w:rFonts w:cs="Times New Roman"/>
            <w:spacing w:val="-11"/>
            <w:sz w:val="22"/>
            <w:szCs w:val="22"/>
          </w:rPr>
          <w:t>measured</w:t>
        </w:r>
      </w:ins>
      <w:ins w:id="1752" w:author="Claire Kouba" w:date="2023-09-12T16:52:00Z">
        <w:r w:rsidRPr="00D753AC">
          <w:rPr>
            <w:rFonts w:cs="Times New Roman"/>
            <w:spacing w:val="-11"/>
            <w:sz w:val="22"/>
            <w:szCs w:val="22"/>
          </w:rPr>
          <w:t xml:space="preserve"> </w:t>
        </w:r>
        <w:r w:rsidRPr="00D753AC">
          <w:rPr>
            <w:rFonts w:cs="Times New Roman"/>
            <w:sz w:val="22"/>
            <w:szCs w:val="22"/>
          </w:rPr>
          <w:t>at</w:t>
        </w:r>
        <w:r w:rsidRPr="00D753AC">
          <w:rPr>
            <w:rFonts w:cs="Times New Roman"/>
            <w:spacing w:val="-11"/>
            <w:sz w:val="22"/>
            <w:szCs w:val="22"/>
          </w:rPr>
          <w:t xml:space="preserve"> </w:t>
        </w:r>
      </w:ins>
      <w:ins w:id="1753" w:author="Claire Kouba" w:date="2023-09-22T17:19:00Z">
        <w:r w:rsidR="00CC5B2B">
          <w:rPr>
            <w:rFonts w:cs="Times New Roman"/>
            <w:sz w:val="22"/>
            <w:szCs w:val="22"/>
          </w:rPr>
          <w:t xml:space="preserve">the basin </w:t>
        </w:r>
      </w:ins>
      <w:ins w:id="1754" w:author="Claire Kouba" w:date="2023-09-12T16:52:00Z">
        <w:r w:rsidRPr="00D753AC">
          <w:rPr>
            <w:rFonts w:cs="Times New Roman"/>
            <w:sz w:val="22"/>
            <w:szCs w:val="22"/>
          </w:rPr>
          <w:t>scale</w:t>
        </w:r>
        <w:r w:rsidRPr="00D753AC">
          <w:rPr>
            <w:rFonts w:cs="Times New Roman"/>
            <w:spacing w:val="-11"/>
            <w:sz w:val="22"/>
            <w:szCs w:val="22"/>
          </w:rPr>
          <w:t xml:space="preserve"> </w:t>
        </w:r>
        <w:r w:rsidRPr="00D753AC">
          <w:rPr>
            <w:rFonts w:cs="Times New Roman"/>
            <w:sz w:val="22"/>
            <w:szCs w:val="22"/>
          </w:rPr>
          <w:t>using</w:t>
        </w:r>
        <w:r w:rsidRPr="00D753AC">
          <w:rPr>
            <w:rFonts w:cs="Times New Roman"/>
            <w:spacing w:val="-11"/>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Fort Jones stream gauge, can be classified in four main categories. These categories are distinguished by current</w:t>
        </w:r>
        <w:r w:rsidRPr="00D753AC">
          <w:rPr>
            <w:rFonts w:cs="Times New Roman"/>
            <w:spacing w:val="-4"/>
            <w:sz w:val="22"/>
            <w:szCs w:val="22"/>
          </w:rPr>
          <w:t xml:space="preserve"> </w:t>
        </w:r>
        <w:r w:rsidRPr="00D753AC">
          <w:rPr>
            <w:rFonts w:cs="Times New Roman"/>
            <w:sz w:val="22"/>
            <w:szCs w:val="22"/>
          </w:rPr>
          <w:t>precipitation</w:t>
        </w:r>
        <w:r w:rsidRPr="00D753AC">
          <w:rPr>
            <w:rFonts w:cs="Times New Roman"/>
            <w:w w:val="99"/>
            <w:sz w:val="22"/>
            <w:szCs w:val="22"/>
          </w:rPr>
          <w:t xml:space="preserve"> </w:t>
        </w:r>
        <w:r w:rsidRPr="00D753AC">
          <w:rPr>
            <w:rFonts w:cs="Times New Roman"/>
            <w:sz w:val="22"/>
            <w:szCs w:val="22"/>
          </w:rPr>
          <w:t>conditions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volumetric</w:t>
        </w:r>
        <w:r w:rsidRPr="00D753AC">
          <w:rPr>
            <w:rFonts w:cs="Times New Roman"/>
            <w:spacing w:val="-4"/>
            <w:sz w:val="22"/>
            <w:szCs w:val="22"/>
          </w:rPr>
          <w:t xml:space="preserve"> </w:t>
        </w:r>
        <w:r w:rsidRPr="00D753AC">
          <w:rPr>
            <w:rFonts w:cs="Times New Roman"/>
            <w:sz w:val="22"/>
            <w:szCs w:val="22"/>
          </w:rPr>
          <w:t>proportion</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hydrologically</w:t>
        </w:r>
        <w:r w:rsidRPr="00D753AC">
          <w:rPr>
            <w:rFonts w:cs="Times New Roman"/>
            <w:spacing w:val="-4"/>
            <w:sz w:val="22"/>
            <w:szCs w:val="22"/>
          </w:rPr>
          <w:t xml:space="preserve"> </w:t>
        </w:r>
        <w:r w:rsidRPr="00D753AC">
          <w:rPr>
            <w:rFonts w:cs="Times New Roman"/>
            <w:sz w:val="22"/>
            <w:szCs w:val="22"/>
          </w:rPr>
          <w:t>connected</w:t>
        </w:r>
        <w:r w:rsidRPr="00D753AC">
          <w:rPr>
            <w:rFonts w:cs="Times New Roman"/>
            <w:spacing w:val="-4"/>
            <w:sz w:val="22"/>
            <w:szCs w:val="22"/>
          </w:rPr>
          <w:t xml:space="preserve"> </w:t>
        </w:r>
        <w:r w:rsidRPr="00D753AC">
          <w:rPr>
            <w:rFonts w:cs="Times New Roman"/>
            <w:sz w:val="22"/>
            <w:szCs w:val="22"/>
          </w:rPr>
          <w:t>reservoirs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are</w:t>
        </w:r>
        <w:r w:rsidRPr="00D753AC">
          <w:rPr>
            <w:rFonts w:cs="Times New Roman"/>
            <w:spacing w:val="-4"/>
            <w:sz w:val="22"/>
            <w:szCs w:val="22"/>
          </w:rPr>
          <w:t xml:space="preserve"> </w:t>
        </w:r>
        <w:r w:rsidRPr="00D753AC">
          <w:rPr>
            <w:rFonts w:cs="Times New Roman"/>
            <w:sz w:val="22"/>
            <w:szCs w:val="22"/>
          </w:rPr>
          <w:t>full</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spacing w:val="-3"/>
            <w:sz w:val="22"/>
            <w:szCs w:val="22"/>
          </w:rPr>
          <w:t>(Table</w:t>
        </w:r>
        <w:r w:rsidRPr="00D753AC">
          <w:rPr>
            <w:rFonts w:cs="Times New Roman"/>
            <w:spacing w:val="-3"/>
            <w:sz w:val="22"/>
            <w:szCs w:val="22"/>
          </w:rPr>
          <w:fldChar w:fldCharType="end"/>
        </w:r>
        <w:r w:rsidRPr="00D753AC">
          <w:rPr>
            <w:rFonts w:cs="Times New Roman"/>
            <w:spacing w:val="-4"/>
            <w:sz w:val="22"/>
            <w:szCs w:val="22"/>
          </w:rPr>
          <w:t xml:space="preserve"> </w:t>
        </w:r>
        <w:r w:rsidRPr="00D753AC">
          <w:rPr>
            <w:rFonts w:cs="Times New Roman"/>
            <w:sz w:val="22"/>
            <w:szCs w:val="22"/>
          </w:rPr>
          <w:t>1).</w:t>
        </w:r>
      </w:ins>
    </w:p>
    <w:p w:rsidR="002153D1" w:rsidRPr="00D753AC" w:rsidRDefault="00600DAC" w:rsidP="00D753AC">
      <w:pPr>
        <w:pStyle w:val="BodyText"/>
        <w:spacing w:before="3"/>
        <w:ind w:left="173" w:right="158" w:firstLine="199"/>
        <w:rPr>
          <w:ins w:id="1755" w:author="Claire Kouba" w:date="2023-09-12T16:52:00Z"/>
          <w:rFonts w:cs="Times New Roman"/>
          <w:sz w:val="22"/>
          <w:szCs w:val="22"/>
        </w:rPr>
      </w:pPr>
      <w:ins w:id="1756" w:author="Claire Kouba" w:date="2023-09-22T17:22:00Z">
        <w:r>
          <w:rPr>
            <w:rFonts w:cs="Times New Roman"/>
            <w:sz w:val="22"/>
            <w:szCs w:val="22"/>
          </w:rPr>
          <w:t>W</w:t>
        </w:r>
      </w:ins>
      <w:ins w:id="1757" w:author="Claire Kouba" w:date="2023-09-12T16:52:00Z">
        <w:r w:rsidR="002573FA" w:rsidRPr="00D753AC">
          <w:rPr>
            <w:rFonts w:cs="Times New Roman"/>
            <w:sz w:val="22"/>
            <w:szCs w:val="22"/>
          </w:rPr>
          <w:t xml:space="preserve">ater in the Scott River watershed is stored in </w:t>
        </w:r>
        <w:r w:rsidR="002573FA" w:rsidRPr="00D753AC">
          <w:rPr>
            <w:rFonts w:cs="Times New Roman"/>
            <w:spacing w:val="-3"/>
            <w:sz w:val="22"/>
            <w:szCs w:val="22"/>
          </w:rPr>
          <w:t xml:space="preserve">five </w:t>
        </w:r>
        <w:r w:rsidR="002573FA" w:rsidRPr="00D753AC">
          <w:rPr>
            <w:rFonts w:cs="Times New Roman"/>
            <w:sz w:val="22"/>
            <w:szCs w:val="22"/>
          </w:rPr>
          <w:t>primary</w:t>
        </w:r>
        <w:r w:rsidR="002573FA" w:rsidRPr="00D753AC">
          <w:rPr>
            <w:rFonts w:cs="Times New Roman"/>
            <w:spacing w:val="34"/>
            <w:sz w:val="22"/>
            <w:szCs w:val="22"/>
          </w:rPr>
          <w:t xml:space="preserve"> </w:t>
        </w:r>
        <w:r w:rsidR="002573FA" w:rsidRPr="00D753AC">
          <w:rPr>
            <w:rFonts w:cs="Times New Roman"/>
            <w:sz w:val="22"/>
            <w:szCs w:val="22"/>
          </w:rPr>
          <w:t>reservoirs</w:t>
        </w:r>
        <w:r w:rsidR="002573FA" w:rsidRPr="00D753AC">
          <w:rPr>
            <w:rFonts w:cs="Times New Roman"/>
            <w:sz w:val="22"/>
            <w:szCs w:val="22"/>
          </w:rPr>
          <w:fldChar w:fldCharType="begin"/>
        </w:r>
        <w:r w:rsidR="002573FA" w:rsidRPr="00D753AC">
          <w:rPr>
            <w:rFonts w:cs="Times New Roman"/>
            <w:sz w:val="22"/>
            <w:szCs w:val="22"/>
          </w:rPr>
          <w:instrText xml:space="preserve"> HYPERLINK \l "_bookmark37" </w:instrText>
        </w:r>
        <w:r w:rsidR="002573FA" w:rsidRPr="00D753AC">
          <w:rPr>
            <w:rFonts w:cs="Times New Roman"/>
            <w:sz w:val="22"/>
            <w:szCs w:val="22"/>
          </w:rPr>
          <w:fldChar w:fldCharType="separate"/>
        </w:r>
        <w:r w:rsidR="002573FA" w:rsidRPr="00D753AC">
          <w:rPr>
            <w:rFonts w:cs="Times New Roman"/>
            <w:w w:val="99"/>
            <w:sz w:val="22"/>
            <w:szCs w:val="22"/>
          </w:rPr>
          <w:t xml:space="preserve"> </w:t>
        </w:r>
        <w:r w:rsidR="002573FA" w:rsidRPr="00D753AC">
          <w:rPr>
            <w:rFonts w:cs="Times New Roman"/>
            <w:sz w:val="22"/>
            <w:szCs w:val="22"/>
          </w:rPr>
          <w:t>(Harter and Hines,</w:t>
        </w:r>
        <w:r w:rsidR="002573FA" w:rsidRPr="00D753AC">
          <w:rPr>
            <w:rFonts w:cs="Times New Roman"/>
            <w:sz w:val="22"/>
            <w:szCs w:val="22"/>
          </w:rPr>
          <w:fldChar w:fldCharType="end"/>
        </w:r>
        <w:r w:rsidR="002573FA" w:rsidRPr="00D753AC">
          <w:rPr>
            <w:rFonts w:cs="Times New Roman"/>
            <w:spacing w:val="-11"/>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"_bookmark37" </w:instrText>
        </w:r>
        <w:r w:rsidR="002573FA" w:rsidRPr="00D753AC">
          <w:rPr>
            <w:rFonts w:cs="Times New Roman"/>
            <w:sz w:val="22"/>
            <w:szCs w:val="22"/>
          </w:rPr>
          <w:fldChar w:fldCharType="separate"/>
        </w:r>
        <w:r w:rsidR="002573FA" w:rsidRPr="00D753AC">
          <w:rPr>
            <w:rFonts w:cs="Times New Roman"/>
            <w:sz w:val="22"/>
            <w:szCs w:val="22"/>
          </w:rPr>
          <w:t>2008):</w:t>
        </w:r>
        <w:r w:rsidR="002573FA" w:rsidRPr="00D753AC">
          <w:rPr>
            <w:rFonts w:cs="Times New Roman"/>
            <w:sz w:val="22"/>
            <w:szCs w:val="22"/>
          </w:rPr>
          <w:fldChar w:fldCharType="end"/>
        </w:r>
      </w:ins>
    </w:p>
    <w:p w:rsidR="002153D1" w:rsidRPr="00D753AC" w:rsidRDefault="002153D1" w:rsidP="00D753AC">
      <w:pPr>
        <w:spacing w:before="3"/>
        <w:ind w:left="173"/>
        <w:rPr>
          <w:ins w:id="1758" w:author="Claire Kouba" w:date="2023-09-12T16:52:00Z"/>
          <w:rFonts w:ascii="Times New Roman" w:eastAsia="Times New Roman" w:hAnsi="Times New Roman" w:cs="Times New Roman"/>
        </w:rPr>
      </w:pPr>
    </w:p>
    <w:p w:rsidR="002153D1" w:rsidRPr="00D753AC" w:rsidRDefault="002573FA" w:rsidP="00D753AC">
      <w:pPr>
        <w:pStyle w:val="ListParagraph"/>
        <w:numPr>
          <w:ilvl w:val="0"/>
          <w:numId w:val="8"/>
        </w:numPr>
        <w:tabs>
          <w:tab w:val="left" w:pos="708"/>
        </w:tabs>
        <w:ind w:left="173" w:right="61" w:hanging="199"/>
        <w:rPr>
          <w:ins w:id="1759" w:author="Claire Kouba" w:date="2023-09-12T16:52:00Z"/>
          <w:rFonts w:ascii="Times New Roman" w:eastAsia="Times New Roman" w:hAnsi="Times New Roman" w:cs="Times New Roman"/>
        </w:rPr>
      </w:pPr>
      <w:moveToRangeStart w:id="1760" w:author="Claire Kouba" w:date="2023-09-12T16:52:00Z" w:name="move145429983"/>
      <w:moveTo w:id="1761" w:author="Claire Kouba" w:date="2023-09-12T16:52:00Z">
        <w:r w:rsidRPr="00D753AC">
          <w:rPr>
            <w:rFonts w:ascii="Times New Roman" w:hAnsi="Times New Roman" w:cs="Times New Roman"/>
            <w:rPrChange w:id="1762" w:author="Claire Kouba" w:date="2023-09-12T16:52:00Z">
              <w:rPr/>
            </w:rPrChange>
          </w:rPr>
          <w:t>snowpack</w:t>
        </w:r>
      </w:moveTo>
      <w:moveToRangeEnd w:id="1760"/>
    </w:p>
    <w:p w:rsidR="002153D1" w:rsidRPr="00D753AC" w:rsidRDefault="002573FA" w:rsidP="00D753AC">
      <w:pPr>
        <w:pStyle w:val="ListParagraph"/>
        <w:numPr>
          <w:ilvl w:val="0"/>
          <w:numId w:val="8"/>
        </w:numPr>
        <w:tabs>
          <w:tab w:val="left" w:pos="708"/>
        </w:tabs>
        <w:spacing w:before="104"/>
        <w:ind w:left="173" w:right="61" w:hanging="199"/>
        <w:rPr>
          <w:ins w:id="1763" w:author="Claire Kouba" w:date="2023-09-12T16:52:00Z"/>
          <w:rFonts w:ascii="Times New Roman" w:eastAsia="Times New Roman" w:hAnsi="Times New Roman" w:cs="Times New Roman"/>
        </w:rPr>
      </w:pPr>
      <w:ins w:id="1764" w:author="Claire Kouba" w:date="2023-09-12T16:52:00Z">
        <w:r w:rsidRPr="00D753AC">
          <w:rPr>
            <w:rFonts w:ascii="Times New Roman" w:hAnsi="Times New Roman" w:cs="Times New Roman"/>
          </w:rPr>
          <w:t>fractures in impermeable</w:t>
        </w:r>
        <w:r w:rsidRPr="00D753AC">
          <w:rPr>
            <w:rFonts w:ascii="Times New Roman" w:hAnsi="Times New Roman" w:cs="Times New Roman"/>
            <w:spacing w:val="-4"/>
          </w:rPr>
          <w:t xml:space="preserve"> </w:t>
        </w:r>
        <w:r w:rsidRPr="00D753AC">
          <w:rPr>
            <w:rFonts w:ascii="Times New Roman" w:hAnsi="Times New Roman" w:cs="Times New Roman"/>
          </w:rPr>
          <w:t>bedrock</w:t>
        </w:r>
      </w:ins>
    </w:p>
    <w:p w:rsidR="002153D1" w:rsidRPr="00D753AC" w:rsidRDefault="002573FA" w:rsidP="00D753AC">
      <w:pPr>
        <w:pStyle w:val="ListParagraph"/>
        <w:numPr>
          <w:ilvl w:val="0"/>
          <w:numId w:val="8"/>
        </w:numPr>
        <w:tabs>
          <w:tab w:val="left" w:pos="708"/>
        </w:tabs>
        <w:spacing w:before="104"/>
        <w:ind w:left="173" w:right="61" w:hanging="199"/>
        <w:rPr>
          <w:ins w:id="1765" w:author="Claire Kouba" w:date="2023-09-12T16:52:00Z"/>
          <w:rFonts w:ascii="Times New Roman" w:eastAsia="Times New Roman" w:hAnsi="Times New Roman" w:cs="Times New Roman"/>
        </w:rPr>
      </w:pPr>
      <w:moveToRangeStart w:id="1766" w:author="Claire Kouba" w:date="2023-09-12T16:52:00Z" w:name="move145429984"/>
      <w:moveTo w:id="1767" w:author="Claire Kouba" w:date="2023-09-12T16:52:00Z">
        <w:r w:rsidRPr="00D753AC">
          <w:rPr>
            <w:rFonts w:ascii="Times New Roman" w:hAnsi="Times New Roman" w:cs="Times New Roman"/>
            <w:rPrChange w:id="1768" w:author="Claire Kouba" w:date="2023-09-12T16:52:00Z">
              <w:rPr/>
            </w:rPrChange>
          </w:rPr>
          <w:t>soil</w:t>
        </w:r>
        <w:r w:rsidRPr="00D753AC">
          <w:rPr>
            <w:rFonts w:ascii="Times New Roman" w:hAnsi="Times New Roman" w:cs="Times New Roman"/>
            <w:spacing w:val="-2"/>
            <w:rPrChange w:id="1769" w:author="Claire Kouba" w:date="2023-09-12T16:52:00Z">
              <w:rPr/>
            </w:rPrChange>
          </w:rPr>
          <w:t xml:space="preserve"> </w:t>
        </w:r>
        <w:r w:rsidRPr="00D753AC">
          <w:rPr>
            <w:rFonts w:ascii="Times New Roman" w:hAnsi="Times New Roman" w:cs="Times New Roman"/>
            <w:rPrChange w:id="1770" w:author="Claire Kouba" w:date="2023-09-12T16:52:00Z">
              <w:rPr/>
            </w:rPrChange>
          </w:rPr>
          <w:t>moisture/subflow</w:t>
        </w:r>
      </w:moveTo>
      <w:moveToRangeEnd w:id="1766"/>
    </w:p>
    <w:p w:rsidR="002153D1" w:rsidRPr="00D753AC" w:rsidRDefault="002573FA" w:rsidP="00D753AC">
      <w:pPr>
        <w:pStyle w:val="ListParagraph"/>
        <w:numPr>
          <w:ilvl w:val="0"/>
          <w:numId w:val="8"/>
        </w:numPr>
        <w:tabs>
          <w:tab w:val="left" w:pos="708"/>
        </w:tabs>
        <w:spacing w:before="104"/>
        <w:ind w:left="173" w:right="61" w:hanging="199"/>
        <w:rPr>
          <w:ins w:id="1771" w:author="Claire Kouba" w:date="2023-09-12T16:52:00Z"/>
          <w:rFonts w:ascii="Times New Roman" w:eastAsia="Times New Roman" w:hAnsi="Times New Roman" w:cs="Times New Roman"/>
        </w:rPr>
      </w:pPr>
      <w:moveToRangeStart w:id="1772" w:author="Claire Kouba" w:date="2023-09-12T16:52:00Z" w:name="move145429985"/>
      <w:moveTo w:id="1773" w:author="Claire Kouba" w:date="2023-09-12T16:52:00Z">
        <w:r w:rsidRPr="00D753AC">
          <w:rPr>
            <w:rFonts w:ascii="Times New Roman" w:hAnsi="Times New Roman" w:cs="Times New Roman"/>
            <w:rPrChange w:id="1774" w:author="Claire Kouba" w:date="2023-09-12T16:52:00Z">
              <w:rPr/>
            </w:rPrChange>
          </w:rPr>
          <w:t>the</w:t>
        </w:r>
        <w:r w:rsidRPr="00D753AC">
          <w:rPr>
            <w:rFonts w:ascii="Times New Roman" w:hAnsi="Times New Roman" w:cs="Times New Roman"/>
            <w:rPrChange w:id="1775" w:author="Claire Kouba" w:date="2023-09-12T16:52:00Z">
              <w:rPr>
                <w:spacing w:val="16"/>
              </w:rPr>
            </w:rPrChange>
          </w:rPr>
          <w:t xml:space="preserve"> </w:t>
        </w:r>
        <w:r w:rsidRPr="00D753AC">
          <w:rPr>
            <w:rFonts w:ascii="Times New Roman" w:hAnsi="Times New Roman" w:cs="Times New Roman"/>
            <w:rPrChange w:id="1776" w:author="Claire Kouba" w:date="2023-09-12T16:52:00Z">
              <w:rPr/>
            </w:rPrChange>
          </w:rPr>
          <w:t>alluvial</w:t>
        </w:r>
        <w:r w:rsidRPr="00D753AC">
          <w:rPr>
            <w:rFonts w:ascii="Times New Roman" w:hAnsi="Times New Roman" w:cs="Times New Roman"/>
            <w:rPrChange w:id="1777" w:author="Claire Kouba" w:date="2023-09-12T16:52:00Z">
              <w:rPr>
                <w:w w:val="99"/>
              </w:rPr>
            </w:rPrChange>
          </w:rPr>
          <w:t xml:space="preserve"> </w:t>
        </w:r>
        <w:r w:rsidRPr="00D753AC">
          <w:rPr>
            <w:rFonts w:ascii="Times New Roman" w:hAnsi="Times New Roman" w:cs="Times New Roman"/>
            <w:rPrChange w:id="1778" w:author="Claire Kouba" w:date="2023-09-12T16:52:00Z">
              <w:rPr/>
            </w:rPrChange>
          </w:rPr>
          <w:t>groundwater</w:t>
        </w:r>
        <w:r w:rsidRPr="00D753AC">
          <w:rPr>
            <w:rFonts w:ascii="Times New Roman" w:hAnsi="Times New Roman" w:cs="Times New Roman"/>
            <w:spacing w:val="-4"/>
            <w:rPrChange w:id="1779" w:author="Claire Kouba" w:date="2023-09-12T16:52:00Z">
              <w:rPr>
                <w:spacing w:val="21"/>
              </w:rPr>
            </w:rPrChange>
          </w:rPr>
          <w:t xml:space="preserve"> </w:t>
        </w:r>
        <w:r w:rsidRPr="00D753AC">
          <w:rPr>
            <w:rFonts w:ascii="Times New Roman" w:hAnsi="Times New Roman" w:cs="Times New Roman"/>
            <w:rPrChange w:id="1780" w:author="Claire Kouba" w:date="2023-09-12T16:52:00Z">
              <w:rPr/>
            </w:rPrChange>
          </w:rPr>
          <w:t>aquifer</w:t>
        </w:r>
      </w:moveTo>
      <w:moveToRangeEnd w:id="1772"/>
    </w:p>
    <w:p w:rsidR="002153D1" w:rsidRPr="00D753AC" w:rsidRDefault="002573FA" w:rsidP="00D753AC">
      <w:pPr>
        <w:pStyle w:val="ListParagraph"/>
        <w:numPr>
          <w:ilvl w:val="0"/>
          <w:numId w:val="8"/>
        </w:numPr>
        <w:tabs>
          <w:tab w:val="left" w:pos="708"/>
        </w:tabs>
        <w:spacing w:before="104"/>
        <w:ind w:left="173" w:right="61" w:hanging="199"/>
        <w:rPr>
          <w:ins w:id="1781" w:author="Claire Kouba" w:date="2023-09-12T16:52:00Z"/>
          <w:rFonts w:ascii="Times New Roman" w:eastAsia="Times New Roman" w:hAnsi="Times New Roman" w:cs="Times New Roman"/>
        </w:rPr>
      </w:pPr>
      <w:ins w:id="1782" w:author="Claire Kouba" w:date="2023-09-12T16:52:00Z">
        <w:r w:rsidRPr="00D753AC">
          <w:rPr>
            <w:rFonts w:ascii="Times New Roman" w:hAnsi="Times New Roman" w:cs="Times New Roman"/>
          </w:rPr>
          <w:t>streams and surface water</w:t>
        </w:r>
        <w:r w:rsidRPr="00D753AC">
          <w:rPr>
            <w:rFonts w:ascii="Times New Roman" w:hAnsi="Times New Roman" w:cs="Times New Roman"/>
            <w:spacing w:val="-5"/>
          </w:rPr>
          <w:t xml:space="preserve"> </w:t>
        </w:r>
        <w:r w:rsidRPr="00D753AC">
          <w:rPr>
            <w:rFonts w:ascii="Times New Roman" w:hAnsi="Times New Roman" w:cs="Times New Roman"/>
          </w:rPr>
          <w:t>bodies</w:t>
        </w:r>
      </w:ins>
    </w:p>
    <w:p w:rsidR="002153D1" w:rsidRPr="00D753AC" w:rsidRDefault="002153D1" w:rsidP="00D753AC">
      <w:pPr>
        <w:spacing w:before="5"/>
        <w:ind w:left="173"/>
        <w:rPr>
          <w:ins w:id="1783" w:author="Claire Kouba" w:date="2023-09-12T16:52:00Z"/>
          <w:rFonts w:ascii="Times New Roman" w:eastAsia="Times New Roman" w:hAnsi="Times New Roman" w:cs="Times New Roman"/>
        </w:rPr>
      </w:pPr>
    </w:p>
    <w:p w:rsidR="002153D1" w:rsidRPr="00D753AC" w:rsidRDefault="002573FA" w:rsidP="00D753AC">
      <w:pPr>
        <w:pStyle w:val="BodyText"/>
        <w:ind w:left="173" w:right="158" w:firstLine="282"/>
        <w:rPr>
          <w:ins w:id="1784" w:author="Claire Kouba" w:date="2023-09-12T16:52:00Z"/>
          <w:rFonts w:cs="Times New Roman"/>
          <w:sz w:val="22"/>
          <w:szCs w:val="22"/>
        </w:rPr>
      </w:pPr>
      <w:ins w:id="1785" w:author="Claire Kouba" w:date="2023-09-12T16:52:00Z">
        <w:r w:rsidRPr="00D753AC">
          <w:rPr>
            <w:rFonts w:cs="Times New Roman"/>
            <w:sz w:val="22"/>
            <w:szCs w:val="22"/>
          </w:rPr>
          <w:t>Accumulating</w:t>
        </w:r>
        <w:r w:rsidRPr="00D753AC">
          <w:rPr>
            <w:rFonts w:cs="Times New Roman"/>
            <w:spacing w:val="-11"/>
            <w:sz w:val="22"/>
            <w:szCs w:val="22"/>
          </w:rPr>
          <w:t xml:space="preserve"> </w:t>
        </w:r>
        <w:r w:rsidRPr="00D753AC">
          <w:rPr>
            <w:rFonts w:cs="Times New Roman"/>
            <w:sz w:val="22"/>
            <w:szCs w:val="22"/>
          </w:rPr>
          <w:t>snowpack</w:t>
        </w:r>
        <w:r w:rsidRPr="00D753AC">
          <w:rPr>
            <w:rFonts w:cs="Times New Roman"/>
            <w:spacing w:val="-11"/>
            <w:sz w:val="22"/>
            <w:szCs w:val="22"/>
          </w:rPr>
          <w:t xml:space="preserve"> </w:t>
        </w:r>
        <w:r w:rsidRPr="00D753AC">
          <w:rPr>
            <w:rFonts w:cs="Times New Roman"/>
            <w:sz w:val="22"/>
            <w:szCs w:val="22"/>
          </w:rPr>
          <w:t>is</w:t>
        </w:r>
        <w:r w:rsidRPr="00D753AC">
          <w:rPr>
            <w:rFonts w:cs="Times New Roman"/>
            <w:spacing w:val="-11"/>
            <w:sz w:val="22"/>
            <w:szCs w:val="22"/>
          </w:rPr>
          <w:t xml:space="preserve"> </w:t>
        </w:r>
        <w:r w:rsidRPr="00D753AC">
          <w:rPr>
            <w:rFonts w:cs="Times New Roman"/>
            <w:sz w:val="22"/>
            <w:szCs w:val="22"/>
          </w:rPr>
          <w:t>present</w:t>
        </w:r>
        <w:r w:rsidRPr="00D753AC">
          <w:rPr>
            <w:rFonts w:cs="Times New Roman"/>
            <w:spacing w:val="-11"/>
            <w:sz w:val="22"/>
            <w:szCs w:val="22"/>
          </w:rPr>
          <w:t xml:space="preserve"> </w:t>
        </w:r>
        <w:r w:rsidRPr="00D753AC">
          <w:rPr>
            <w:rFonts w:cs="Times New Roman"/>
            <w:sz w:val="22"/>
            <w:szCs w:val="22"/>
          </w:rPr>
          <w:t>only</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mountainous</w:t>
        </w:r>
        <w:r w:rsidRPr="00D753AC">
          <w:rPr>
            <w:rFonts w:cs="Times New Roman"/>
            <w:spacing w:val="-11"/>
            <w:sz w:val="22"/>
            <w:szCs w:val="22"/>
          </w:rPr>
          <w:t xml:space="preserve"> </w:t>
        </w:r>
        <w:r w:rsidRPr="00D753AC">
          <w:rPr>
            <w:rFonts w:cs="Times New Roman"/>
            <w:sz w:val="22"/>
            <w:szCs w:val="22"/>
          </w:rPr>
          <w:t>areas</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upper</w:t>
        </w:r>
        <w:r w:rsidRPr="00D753AC">
          <w:rPr>
            <w:rFonts w:cs="Times New Roman"/>
            <w:spacing w:val="-11"/>
            <w:sz w:val="22"/>
            <w:szCs w:val="22"/>
          </w:rPr>
          <w:t xml:space="preserve"> </w:t>
        </w:r>
        <w:r w:rsidRPr="00D753AC">
          <w:rPr>
            <w:rFonts w:cs="Times New Roman"/>
            <w:sz w:val="22"/>
            <w:szCs w:val="22"/>
          </w:rPr>
          <w:t>watershed</w:t>
        </w:r>
      </w:ins>
      <w:ins w:id="1786" w:author="Claire Kouba" w:date="2023-09-22T17:24:00Z">
        <w:r w:rsidR="00600DAC">
          <w:rPr>
            <w:rFonts w:cs="Times New Roman"/>
            <w:sz w:val="22"/>
            <w:szCs w:val="22"/>
          </w:rPr>
          <w:t>, and limited to the winter and spring season</w:t>
        </w:r>
      </w:ins>
      <w:ins w:id="1787" w:author="Claire Kouba" w:date="2023-09-22T17:23:00Z">
        <w:r w:rsidR="00600DAC">
          <w:rPr>
            <w:rFonts w:cs="Times New Roman"/>
            <w:sz w:val="22"/>
            <w:szCs w:val="22"/>
          </w:rPr>
          <w:t>. T</w:t>
        </w:r>
      </w:ins>
      <w:ins w:id="1788" w:author="Claire Kouba" w:date="2023-09-12T16:52:00Z">
        <w:r w:rsidRPr="00D753AC">
          <w:rPr>
            <w:rFonts w:cs="Times New Roman"/>
            <w:sz w:val="22"/>
            <w:szCs w:val="22"/>
          </w:rPr>
          <w:t>he</w:t>
        </w:r>
        <w:r w:rsidRPr="00D753AC">
          <w:rPr>
            <w:rFonts w:cs="Times New Roman"/>
            <w:spacing w:val="-11"/>
            <w:sz w:val="22"/>
            <w:szCs w:val="22"/>
          </w:rPr>
          <w:t xml:space="preserve"> </w:t>
        </w:r>
        <w:r w:rsidRPr="00D753AC">
          <w:rPr>
            <w:rFonts w:cs="Times New Roman"/>
            <w:sz w:val="22"/>
            <w:szCs w:val="22"/>
          </w:rPr>
          <w:t>alluvial</w:t>
        </w:r>
        <w:r w:rsidRPr="00D753AC">
          <w:rPr>
            <w:rFonts w:cs="Times New Roman"/>
            <w:spacing w:val="-11"/>
            <w:sz w:val="22"/>
            <w:szCs w:val="22"/>
          </w:rPr>
          <w:t xml:space="preserve"> </w:t>
        </w:r>
        <w:r w:rsidRPr="00D753AC">
          <w:rPr>
            <w:rFonts w:cs="Times New Roman"/>
            <w:sz w:val="22"/>
            <w:szCs w:val="22"/>
          </w:rPr>
          <w:t>aquifer</w:t>
        </w:r>
        <w:r w:rsidRPr="00D753AC">
          <w:rPr>
            <w:rFonts w:cs="Times New Roman"/>
            <w:spacing w:val="-11"/>
            <w:sz w:val="22"/>
            <w:szCs w:val="22"/>
          </w:rPr>
          <w:t xml:space="preserve"> </w:t>
        </w:r>
        <w:r w:rsidRPr="00D753AC">
          <w:rPr>
            <w:rFonts w:cs="Times New Roman"/>
            <w:sz w:val="22"/>
            <w:szCs w:val="22"/>
          </w:rPr>
          <w:t>is</w:t>
        </w:r>
        <w:r w:rsidRPr="00D753AC">
          <w:rPr>
            <w:rFonts w:cs="Times New Roman"/>
            <w:spacing w:val="-11"/>
            <w:sz w:val="22"/>
            <w:szCs w:val="22"/>
          </w:rPr>
          <w:t xml:space="preserve"> </w:t>
        </w:r>
        <w:r w:rsidRPr="00D753AC">
          <w:rPr>
            <w:rFonts w:cs="Times New Roman"/>
            <w:sz w:val="22"/>
            <w:szCs w:val="22"/>
          </w:rPr>
          <w:t>present</w:t>
        </w:r>
        <w:r w:rsidRPr="00D753AC">
          <w:rPr>
            <w:rFonts w:cs="Times New Roman"/>
            <w:w w:val="99"/>
            <w:sz w:val="22"/>
            <w:szCs w:val="22"/>
          </w:rPr>
          <w:t xml:space="preserve"> </w:t>
        </w:r>
        <w:r w:rsidRPr="00D753AC">
          <w:rPr>
            <w:rFonts w:cs="Times New Roman"/>
            <w:sz w:val="22"/>
            <w:szCs w:val="22"/>
          </w:rPr>
          <w:t>only</w:t>
        </w:r>
        <w:r w:rsidRPr="00D753AC">
          <w:rPr>
            <w:rFonts w:cs="Times New Roman"/>
            <w:spacing w:val="14"/>
            <w:sz w:val="22"/>
            <w:szCs w:val="22"/>
          </w:rPr>
          <w:t xml:space="preserve"> </w:t>
        </w:r>
        <w:r w:rsidRPr="00D753AC">
          <w:rPr>
            <w:rFonts w:cs="Times New Roman"/>
            <w:sz w:val="22"/>
            <w:szCs w:val="22"/>
          </w:rPr>
          <w:t>within</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bounds</w:t>
        </w:r>
        <w:r w:rsidRPr="00D753AC">
          <w:rPr>
            <w:rFonts w:cs="Times New Roman"/>
            <w:spacing w:val="14"/>
            <w:sz w:val="22"/>
            <w:szCs w:val="22"/>
          </w:rPr>
          <w:t xml:space="preserve"> </w:t>
        </w:r>
        <w:r w:rsidRPr="00D753AC">
          <w:rPr>
            <w:rFonts w:cs="Times New Roman"/>
            <w:sz w:val="22"/>
            <w:szCs w:val="22"/>
          </w:rPr>
          <w:t>of</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groundwater</w:t>
        </w:r>
        <w:r w:rsidRPr="00D753AC">
          <w:rPr>
            <w:rFonts w:cs="Times New Roman"/>
            <w:spacing w:val="14"/>
            <w:sz w:val="22"/>
            <w:szCs w:val="22"/>
          </w:rPr>
          <w:t xml:space="preserve"> </w:t>
        </w:r>
        <w:r w:rsidRPr="00D753AC">
          <w:rPr>
            <w:rFonts w:cs="Times New Roman"/>
            <w:sz w:val="22"/>
            <w:szCs w:val="22"/>
          </w:rPr>
          <w:t>basin</w:t>
        </w:r>
        <w:r w:rsidRPr="00D753AC">
          <w:rPr>
            <w:rFonts w:cs="Times New Roman"/>
            <w:spacing w:val="14"/>
            <w:sz w:val="22"/>
            <w:szCs w:val="22"/>
          </w:rPr>
          <w:t xml:space="preserve"> </w:t>
        </w:r>
        <w:r w:rsidRPr="00D753AC">
          <w:rPr>
            <w:rFonts w:cs="Times New Roman"/>
            <w:sz w:val="22"/>
            <w:szCs w:val="22"/>
          </w:rPr>
          <w:t>underlying</w:t>
        </w:r>
        <w:r w:rsidRPr="00D753AC">
          <w:rPr>
            <w:rFonts w:cs="Times New Roman"/>
            <w:spacing w:val="14"/>
            <w:sz w:val="22"/>
            <w:szCs w:val="22"/>
          </w:rPr>
          <w:t xml:space="preserve"> </w:t>
        </w:r>
        <w:r w:rsidRPr="00D753AC">
          <w:rPr>
            <w:rFonts w:cs="Times New Roman"/>
            <w:sz w:val="22"/>
            <w:szCs w:val="22"/>
          </w:rPr>
          <w:t>the</w:t>
        </w:r>
        <w:r w:rsidRPr="00D753AC">
          <w:rPr>
            <w:rFonts w:cs="Times New Roman"/>
            <w:spacing w:val="14"/>
            <w:sz w:val="22"/>
            <w:szCs w:val="22"/>
          </w:rPr>
          <w:t xml:space="preserve"> </w:t>
        </w:r>
        <w:r w:rsidRPr="00D753AC">
          <w:rPr>
            <w:rFonts w:cs="Times New Roman"/>
            <w:sz w:val="22"/>
            <w:szCs w:val="22"/>
          </w:rPr>
          <w:t>flat</w:t>
        </w:r>
        <w:r w:rsidRPr="00D753AC">
          <w:rPr>
            <w:rFonts w:cs="Times New Roman"/>
            <w:spacing w:val="14"/>
            <w:sz w:val="22"/>
            <w:szCs w:val="22"/>
          </w:rPr>
          <w:t xml:space="preserve"> </w:t>
        </w:r>
        <w:r w:rsidRPr="00D753AC">
          <w:rPr>
            <w:rFonts w:cs="Times New Roman"/>
            <w:sz w:val="22"/>
            <w:szCs w:val="22"/>
          </w:rPr>
          <w:t>valley</w:t>
        </w:r>
        <w:r w:rsidRPr="00D753AC">
          <w:rPr>
            <w:rFonts w:cs="Times New Roman"/>
            <w:spacing w:val="14"/>
            <w:sz w:val="22"/>
            <w:szCs w:val="22"/>
          </w:rPr>
          <w:t xml:space="preserve"> </w:t>
        </w:r>
        <w:r w:rsidRPr="00D753AC">
          <w:rPr>
            <w:rFonts w:cs="Times New Roman"/>
            <w:sz w:val="22"/>
            <w:szCs w:val="22"/>
          </w:rPr>
          <w:t>floor;</w:t>
        </w:r>
        <w:r w:rsidRPr="00D753AC">
          <w:rPr>
            <w:rFonts w:cs="Times New Roman"/>
            <w:spacing w:val="14"/>
            <w:sz w:val="22"/>
            <w:szCs w:val="22"/>
          </w:rPr>
          <w:t xml:space="preserve"> </w:t>
        </w:r>
        <w:r w:rsidRPr="00D753AC">
          <w:rPr>
            <w:rFonts w:cs="Times New Roman"/>
            <w:sz w:val="22"/>
            <w:szCs w:val="22"/>
          </w:rPr>
          <w:t>water</w:t>
        </w:r>
        <w:r w:rsidRPr="00D753AC">
          <w:rPr>
            <w:rFonts w:cs="Times New Roman"/>
            <w:spacing w:val="14"/>
            <w:sz w:val="22"/>
            <w:szCs w:val="22"/>
          </w:rPr>
          <w:t xml:space="preserve"> </w:t>
        </w:r>
        <w:r w:rsidRPr="00D753AC">
          <w:rPr>
            <w:rFonts w:cs="Times New Roman"/>
            <w:sz w:val="22"/>
            <w:szCs w:val="22"/>
          </w:rPr>
          <w:t>stored</w:t>
        </w:r>
        <w:r w:rsidRPr="00D753AC">
          <w:rPr>
            <w:rFonts w:cs="Times New Roman"/>
            <w:spacing w:val="14"/>
            <w:sz w:val="22"/>
            <w:szCs w:val="22"/>
          </w:rPr>
          <w:t xml:space="preserve"> </w:t>
        </w:r>
        <w:r w:rsidRPr="00D753AC">
          <w:rPr>
            <w:rFonts w:cs="Times New Roman"/>
            <w:sz w:val="22"/>
            <w:szCs w:val="22"/>
          </w:rPr>
          <w:t>in</w:t>
        </w:r>
        <w:r w:rsidRPr="00D753AC">
          <w:rPr>
            <w:rFonts w:cs="Times New Roman"/>
            <w:spacing w:val="14"/>
            <w:sz w:val="22"/>
            <w:szCs w:val="22"/>
          </w:rPr>
          <w:t xml:space="preserve"> </w:t>
        </w:r>
        <w:r w:rsidRPr="00D753AC">
          <w:rPr>
            <w:rFonts w:cs="Times New Roman"/>
            <w:sz w:val="22"/>
            <w:szCs w:val="22"/>
          </w:rPr>
          <w:t>fractured</w:t>
        </w:r>
        <w:r w:rsidRPr="00D753AC">
          <w:rPr>
            <w:rFonts w:cs="Times New Roman"/>
            <w:spacing w:val="14"/>
            <w:sz w:val="22"/>
            <w:szCs w:val="22"/>
          </w:rPr>
          <w:t xml:space="preserve"> </w:t>
        </w:r>
        <w:r w:rsidRPr="00D753AC">
          <w:rPr>
            <w:rFonts w:cs="Times New Roman"/>
            <w:sz w:val="22"/>
            <w:szCs w:val="22"/>
          </w:rPr>
          <w:t>rock</w:t>
        </w:r>
        <w:r w:rsidRPr="00D753AC">
          <w:rPr>
            <w:rFonts w:cs="Times New Roman"/>
            <w:spacing w:val="14"/>
            <w:sz w:val="22"/>
            <w:szCs w:val="22"/>
          </w:rPr>
          <w:t xml:space="preserve"> </w:t>
        </w:r>
        <w:r w:rsidRPr="00D753AC">
          <w:rPr>
            <w:rFonts w:cs="Times New Roman"/>
            <w:sz w:val="22"/>
            <w:szCs w:val="22"/>
          </w:rPr>
          <w:t>emerges</w:t>
        </w:r>
        <w:r w:rsidRPr="00D753AC">
          <w:rPr>
            <w:rFonts w:cs="Times New Roman"/>
            <w:spacing w:val="14"/>
            <w:sz w:val="22"/>
            <w:szCs w:val="22"/>
          </w:rPr>
          <w:t xml:space="preserve"> </w:t>
        </w:r>
        <w:r w:rsidRPr="00D753AC">
          <w:rPr>
            <w:rFonts w:cs="Times New Roman"/>
            <w:sz w:val="22"/>
            <w:szCs w:val="22"/>
          </w:rPr>
          <w:t>as</w:t>
        </w:r>
        <w:r w:rsidRPr="00D753AC">
          <w:rPr>
            <w:rFonts w:cs="Times New Roman"/>
            <w:w w:val="99"/>
            <w:sz w:val="22"/>
            <w:szCs w:val="22"/>
          </w:rPr>
          <w:t xml:space="preserve"> </w:t>
        </w:r>
        <w:r w:rsidRPr="00D753AC">
          <w:rPr>
            <w:rFonts w:cs="Times New Roman"/>
            <w:sz w:val="22"/>
            <w:szCs w:val="22"/>
          </w:rPr>
          <w:t>springs</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upper</w:t>
        </w:r>
        <w:r w:rsidRPr="00D753AC">
          <w:rPr>
            <w:rFonts w:cs="Times New Roman"/>
            <w:spacing w:val="-4"/>
            <w:sz w:val="22"/>
            <w:szCs w:val="22"/>
          </w:rPr>
          <w:t xml:space="preserve"> </w:t>
        </w:r>
        <w:r w:rsidRPr="00D753AC">
          <w:rPr>
            <w:rFonts w:cs="Times New Roman"/>
            <w:sz w:val="22"/>
            <w:szCs w:val="22"/>
          </w:rPr>
          <w:t>watershed</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(Mack,</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1958)</w:t>
        </w:r>
        <w:r w:rsidRPr="00D753AC">
          <w:rPr>
            <w:rFonts w:cs="Times New Roman"/>
            <w:sz w:val="22"/>
            <w:szCs w:val="22"/>
          </w:rPr>
          <w:fldChar w:fldCharType="end"/>
        </w:r>
        <w:r w:rsidRPr="00D753AC">
          <w:rPr>
            <w:rFonts w:cs="Times New Roman"/>
            <w:spacing w:val="-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1).</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conditions</w:t>
        </w:r>
        <w:r w:rsidRPr="00D753AC">
          <w:rPr>
            <w:rFonts w:cs="Times New Roman"/>
            <w:spacing w:val="-5"/>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sufficiently</w:t>
        </w:r>
        <w:r w:rsidRPr="00D753AC">
          <w:rPr>
            <w:rFonts w:cs="Times New Roman"/>
            <w:spacing w:val="-4"/>
            <w:sz w:val="22"/>
            <w:szCs w:val="22"/>
          </w:rPr>
          <w:t xml:space="preserve"> </w:t>
        </w:r>
        <w:r w:rsidRPr="00D753AC">
          <w:rPr>
            <w:rFonts w:cs="Times New Roman"/>
            <w:sz w:val="22"/>
            <w:szCs w:val="22"/>
          </w:rPr>
          <w:t>high</w:t>
        </w:r>
        <w:r w:rsidRPr="00D753AC">
          <w:rPr>
            <w:rFonts w:cs="Times New Roman"/>
            <w:spacing w:val="-4"/>
            <w:sz w:val="22"/>
            <w:szCs w:val="22"/>
          </w:rPr>
          <w:t xml:space="preserve"> </w:t>
        </w:r>
        <w:r w:rsidRPr="00D753AC">
          <w:rPr>
            <w:rFonts w:cs="Times New Roman"/>
            <w:sz w:val="22"/>
            <w:szCs w:val="22"/>
          </w:rPr>
          <w:t>soil</w:t>
        </w:r>
        <w:r w:rsidRPr="00D753AC">
          <w:rPr>
            <w:rFonts w:cs="Times New Roman"/>
            <w:spacing w:val="-5"/>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t>content</w:t>
        </w:r>
        <w:r w:rsidRPr="00D753AC">
          <w:rPr>
            <w:rFonts w:cs="Times New Roman"/>
            <w:spacing w:val="-4"/>
            <w:sz w:val="22"/>
            <w:szCs w:val="22"/>
          </w:rPr>
          <w:t xml:space="preserve"> </w:t>
        </w:r>
        <w:r w:rsidRPr="00D753AC">
          <w:rPr>
            <w:rFonts w:cs="Times New Roman"/>
            <w:sz w:val="22"/>
            <w:szCs w:val="22"/>
          </w:rPr>
          <w:t>or</w:t>
        </w:r>
        <w:r w:rsidRPr="00D753AC">
          <w:rPr>
            <w:rFonts w:cs="Times New Roman"/>
            <w:spacing w:val="-4"/>
            <w:sz w:val="22"/>
            <w:szCs w:val="22"/>
          </w:rPr>
          <w:t xml:space="preserve"> </w:t>
        </w:r>
        <w:r w:rsidRPr="00D753AC">
          <w:rPr>
            <w:rFonts w:cs="Times New Roman"/>
            <w:sz w:val="22"/>
            <w:szCs w:val="22"/>
          </w:rPr>
          <w:t>groundwater</w:t>
        </w:r>
        <w:r w:rsidRPr="00D753AC">
          <w:rPr>
            <w:rFonts w:cs="Times New Roman"/>
            <w:w w:val="99"/>
            <w:sz w:val="22"/>
            <w:szCs w:val="22"/>
          </w:rPr>
          <w:t xml:space="preserve"> </w:t>
        </w:r>
        <w:r w:rsidRPr="00D753AC">
          <w:rPr>
            <w:rFonts w:cs="Times New Roman"/>
            <w:sz w:val="22"/>
            <w:szCs w:val="22"/>
          </w:rPr>
          <w:t>elevations, soil moisture/subflow and groundwater become hydrologically connected to the surface water system.</w:t>
        </w:r>
        <w:r w:rsidRPr="00D753AC">
          <w:rPr>
            <w:rFonts w:cs="Times New Roman"/>
            <w:spacing w:val="-13"/>
            <w:sz w:val="22"/>
            <w:szCs w:val="22"/>
          </w:rPr>
          <w:t xml:space="preserve"> </w:t>
        </w:r>
        <w:r w:rsidRPr="00D753AC">
          <w:rPr>
            <w:rFonts w:cs="Times New Roman"/>
            <w:spacing w:val="-3"/>
            <w:sz w:val="22"/>
            <w:szCs w:val="22"/>
          </w:rPr>
          <w:t>Conversely,</w:t>
        </w:r>
        <w:r w:rsidRPr="00D753AC">
          <w:rPr>
            <w:rFonts w:cs="Times New Roman"/>
            <w:w w:val="99"/>
            <w:sz w:val="22"/>
            <w:szCs w:val="22"/>
          </w:rPr>
          <w:t xml:space="preserve"> </w:t>
        </w:r>
        <w:r w:rsidRPr="00D753AC">
          <w:rPr>
            <w:rFonts w:cs="Times New Roman"/>
            <w:sz w:val="22"/>
            <w:szCs w:val="22"/>
          </w:rPr>
          <w:t>water</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snowpack</w:t>
        </w:r>
        <w:r w:rsidRPr="00D753AC">
          <w:rPr>
            <w:rFonts w:cs="Times New Roman"/>
            <w:spacing w:val="-9"/>
            <w:sz w:val="22"/>
            <w:szCs w:val="22"/>
          </w:rPr>
          <w:t xml:space="preserve"> </w:t>
        </w:r>
        <w:r w:rsidRPr="00D753AC">
          <w:rPr>
            <w:rFonts w:cs="Times New Roman"/>
            <w:sz w:val="22"/>
            <w:szCs w:val="22"/>
          </w:rPr>
          <w:t>and</w:t>
        </w:r>
        <w:r w:rsidRPr="00D753AC">
          <w:rPr>
            <w:rFonts w:cs="Times New Roman"/>
            <w:spacing w:val="-9"/>
            <w:sz w:val="22"/>
            <w:szCs w:val="22"/>
          </w:rPr>
          <w:t xml:space="preserve"> </w:t>
        </w:r>
        <w:r w:rsidRPr="00D753AC">
          <w:rPr>
            <w:rFonts w:cs="Times New Roman"/>
            <w:sz w:val="22"/>
            <w:szCs w:val="22"/>
          </w:rPr>
          <w:t>fractured</w:t>
        </w:r>
        <w:r w:rsidRPr="00D753AC">
          <w:rPr>
            <w:rFonts w:cs="Times New Roman"/>
            <w:spacing w:val="-9"/>
            <w:sz w:val="22"/>
            <w:szCs w:val="22"/>
          </w:rPr>
          <w:t xml:space="preserve"> </w:t>
        </w:r>
        <w:r w:rsidRPr="00D753AC">
          <w:rPr>
            <w:rFonts w:cs="Times New Roman"/>
            <w:sz w:val="22"/>
            <w:szCs w:val="22"/>
          </w:rPr>
          <w:t>rock</w:t>
        </w:r>
        <w:r w:rsidRPr="00D753AC">
          <w:rPr>
            <w:rFonts w:cs="Times New Roman"/>
            <w:spacing w:val="-9"/>
            <w:sz w:val="22"/>
            <w:szCs w:val="22"/>
          </w:rPr>
          <w:t xml:space="preserve"> </w:t>
        </w:r>
        <w:r w:rsidRPr="00D753AC">
          <w:rPr>
            <w:rFonts w:cs="Times New Roman"/>
            <w:sz w:val="22"/>
            <w:szCs w:val="22"/>
          </w:rPr>
          <w:t>reservoirs</w:t>
        </w:r>
        <w:r w:rsidRPr="00D753AC">
          <w:rPr>
            <w:rFonts w:cs="Times New Roman"/>
            <w:spacing w:val="-9"/>
            <w:sz w:val="22"/>
            <w:szCs w:val="22"/>
          </w:rPr>
          <w:t xml:space="preserve"> </w:t>
        </w:r>
        <w:r w:rsidRPr="00D753AC">
          <w:rPr>
            <w:rFonts w:cs="Times New Roman"/>
            <w:sz w:val="22"/>
            <w:szCs w:val="22"/>
          </w:rPr>
          <w:t>is</w:t>
        </w:r>
        <w:r w:rsidRPr="00D753AC">
          <w:rPr>
            <w:rFonts w:cs="Times New Roman"/>
            <w:spacing w:val="-9"/>
            <w:sz w:val="22"/>
            <w:szCs w:val="22"/>
          </w:rPr>
          <w:t xml:space="preserve"> </w:t>
        </w:r>
        <w:r w:rsidRPr="00D753AC">
          <w:rPr>
            <w:rFonts w:cs="Times New Roman"/>
            <w:sz w:val="22"/>
            <w:szCs w:val="22"/>
          </w:rPr>
          <w:t>not</w:t>
        </w:r>
        <w:r w:rsidRPr="00D753AC">
          <w:rPr>
            <w:rFonts w:cs="Times New Roman"/>
            <w:spacing w:val="-9"/>
            <w:sz w:val="22"/>
            <w:szCs w:val="22"/>
          </w:rPr>
          <w:t xml:space="preserve"> </w:t>
        </w:r>
        <w:r w:rsidRPr="00D753AC">
          <w:rPr>
            <w:rFonts w:cs="Times New Roman"/>
            <w:sz w:val="22"/>
            <w:szCs w:val="22"/>
          </w:rPr>
          <w:t>hydrologically</w:t>
        </w:r>
        <w:r w:rsidRPr="00D753AC">
          <w:rPr>
            <w:rFonts w:cs="Times New Roman"/>
            <w:spacing w:val="-9"/>
            <w:sz w:val="22"/>
            <w:szCs w:val="22"/>
          </w:rPr>
          <w:t xml:space="preserve"> </w:t>
        </w:r>
        <w:r w:rsidRPr="00D753AC">
          <w:rPr>
            <w:rFonts w:cs="Times New Roman"/>
            <w:sz w:val="22"/>
            <w:szCs w:val="22"/>
          </w:rPr>
          <w:t>connected</w:t>
        </w:r>
        <w:r w:rsidRPr="00D753AC">
          <w:rPr>
            <w:rFonts w:cs="Times New Roman"/>
            <w:spacing w:val="-9"/>
            <w:sz w:val="22"/>
            <w:szCs w:val="22"/>
          </w:rPr>
          <w:t xml:space="preserve"> </w:t>
        </w:r>
        <w:r w:rsidRPr="00D753AC">
          <w:rPr>
            <w:rFonts w:cs="Times New Roman"/>
            <w:sz w:val="22"/>
            <w:szCs w:val="22"/>
          </w:rPr>
          <w:t>to</w:t>
        </w:r>
        <w:r w:rsidRPr="00D753AC">
          <w:rPr>
            <w:rFonts w:cs="Times New Roman"/>
            <w:spacing w:val="-9"/>
            <w:sz w:val="22"/>
            <w:szCs w:val="22"/>
          </w:rPr>
          <w:t xml:space="preserve"> </w:t>
        </w:r>
        <w:r w:rsidRPr="00D753AC">
          <w:rPr>
            <w:rFonts w:cs="Times New Roman"/>
            <w:sz w:val="22"/>
            <w:szCs w:val="22"/>
          </w:rPr>
          <w:t>major</w:t>
        </w:r>
        <w:r w:rsidRPr="00D753AC">
          <w:rPr>
            <w:rFonts w:cs="Times New Roman"/>
            <w:spacing w:val="-9"/>
            <w:sz w:val="22"/>
            <w:szCs w:val="22"/>
          </w:rPr>
          <w:t xml:space="preserve"> </w:t>
        </w:r>
        <w:r w:rsidRPr="00D753AC">
          <w:rPr>
            <w:rFonts w:cs="Times New Roman"/>
            <w:sz w:val="22"/>
            <w:szCs w:val="22"/>
          </w:rPr>
          <w:t>surface</w:t>
        </w:r>
        <w:r w:rsidRPr="00D753AC">
          <w:rPr>
            <w:rFonts w:cs="Times New Roman"/>
            <w:spacing w:val="-9"/>
            <w:sz w:val="22"/>
            <w:szCs w:val="22"/>
          </w:rPr>
          <w:t xml:space="preserve"> </w:t>
        </w:r>
        <w:r w:rsidRPr="00D753AC">
          <w:rPr>
            <w:rFonts w:cs="Times New Roman"/>
            <w:sz w:val="22"/>
            <w:szCs w:val="22"/>
          </w:rPr>
          <w:t>water</w:t>
        </w:r>
        <w:r w:rsidRPr="00D753AC">
          <w:rPr>
            <w:rFonts w:cs="Times New Roman"/>
            <w:spacing w:val="-9"/>
            <w:sz w:val="22"/>
            <w:szCs w:val="22"/>
          </w:rPr>
          <w:t xml:space="preserve"> </w:t>
        </w:r>
        <w:r w:rsidRPr="00D753AC">
          <w:rPr>
            <w:rFonts w:cs="Times New Roman"/>
            <w:sz w:val="22"/>
            <w:szCs w:val="22"/>
          </w:rPr>
          <w:t>bodies</w:t>
        </w:r>
        <w:r w:rsidRPr="00D753AC">
          <w:rPr>
            <w:rFonts w:cs="Times New Roman"/>
            <w:spacing w:val="-9"/>
            <w:sz w:val="22"/>
            <w:szCs w:val="22"/>
          </w:rPr>
          <w:t xml:space="preserve"> </w:t>
        </w:r>
        <w:r w:rsidRPr="00D753AC">
          <w:rPr>
            <w:rFonts w:cs="Times New Roman"/>
            <w:sz w:val="22"/>
            <w:szCs w:val="22"/>
          </w:rPr>
          <w:t>until</w:t>
        </w:r>
        <w:r w:rsidRPr="00D753AC">
          <w:rPr>
            <w:rFonts w:cs="Times New Roman"/>
            <w:spacing w:val="-9"/>
            <w:sz w:val="22"/>
            <w:szCs w:val="22"/>
          </w:rPr>
          <w:t xml:space="preserve"> </w:t>
        </w:r>
        <w:r w:rsidRPr="00D753AC">
          <w:rPr>
            <w:rFonts w:cs="Times New Roman"/>
            <w:sz w:val="22"/>
            <w:szCs w:val="22"/>
          </w:rPr>
          <w:t>it</w:t>
        </w:r>
        <w:r w:rsidRPr="00D753AC">
          <w:rPr>
            <w:rFonts w:cs="Times New Roman"/>
            <w:spacing w:val="-9"/>
            <w:sz w:val="22"/>
            <w:szCs w:val="22"/>
          </w:rPr>
          <w:t xml:space="preserve"> </w:t>
        </w:r>
        <w:r w:rsidRPr="00D753AC">
          <w:rPr>
            <w:rFonts w:cs="Times New Roman"/>
            <w:sz w:val="22"/>
            <w:szCs w:val="22"/>
          </w:rPr>
          <w:t>melts</w:t>
        </w:r>
        <w:r w:rsidRPr="00D753AC">
          <w:rPr>
            <w:rFonts w:cs="Times New Roman"/>
            <w:w w:val="99"/>
            <w:sz w:val="22"/>
            <w:szCs w:val="22"/>
          </w:rPr>
          <w:t xml:space="preserve"> </w:t>
        </w:r>
        <w:r w:rsidRPr="00D753AC">
          <w:rPr>
            <w:rFonts w:cs="Times New Roman"/>
            <w:sz w:val="22"/>
            <w:szCs w:val="22"/>
          </w:rPr>
          <w:t>or descends lower into the watershed, effectively passing through the aquifer or soil to reach the stream. For convenience</w:t>
        </w:r>
        <w:r w:rsidRPr="00D753AC">
          <w:rPr>
            <w:rFonts w:cs="Times New Roman"/>
            <w:spacing w:val="35"/>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soil</w:t>
        </w:r>
        <w:r w:rsidRPr="00D753AC">
          <w:rPr>
            <w:rFonts w:cs="Times New Roman"/>
            <w:spacing w:val="-4"/>
            <w:sz w:val="22"/>
            <w:szCs w:val="22"/>
          </w:rPr>
          <w:t xml:space="preserve"> </w:t>
        </w:r>
        <w:r w:rsidRPr="00D753AC">
          <w:rPr>
            <w:rFonts w:cs="Times New Roman"/>
            <w:sz w:val="22"/>
            <w:szCs w:val="22"/>
          </w:rPr>
          <w:t>moisture/subflow</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aquifer</w:t>
        </w:r>
        <w:r w:rsidRPr="00D753AC">
          <w:rPr>
            <w:rFonts w:cs="Times New Roman"/>
            <w:spacing w:val="-4"/>
            <w:sz w:val="22"/>
            <w:szCs w:val="22"/>
          </w:rPr>
          <w:t xml:space="preserve"> </w:t>
        </w:r>
        <w:r w:rsidRPr="00D753AC">
          <w:rPr>
            <w:rFonts w:cs="Times New Roman"/>
            <w:sz w:val="22"/>
            <w:szCs w:val="22"/>
          </w:rPr>
          <w:t>reservoirs</w:t>
        </w:r>
        <w:r w:rsidRPr="00D753AC">
          <w:rPr>
            <w:rFonts w:cs="Times New Roman"/>
            <w:spacing w:val="-4"/>
            <w:sz w:val="22"/>
            <w:szCs w:val="22"/>
          </w:rPr>
          <w:t xml:space="preserve"> </w:t>
        </w:r>
        <w:r w:rsidRPr="00D753AC">
          <w:rPr>
            <w:rFonts w:cs="Times New Roman"/>
            <w:sz w:val="22"/>
            <w:szCs w:val="22"/>
          </w:rPr>
          <w:t>will</w:t>
        </w:r>
        <w:r w:rsidRPr="00D753AC">
          <w:rPr>
            <w:rFonts w:cs="Times New Roman"/>
            <w:spacing w:val="-4"/>
            <w:sz w:val="22"/>
            <w:szCs w:val="22"/>
          </w:rPr>
          <w:t xml:space="preserve"> </w:t>
        </w:r>
        <w:r w:rsidRPr="00D753AC">
          <w:rPr>
            <w:rFonts w:cs="Times New Roman"/>
            <w:sz w:val="22"/>
            <w:szCs w:val="22"/>
          </w:rPr>
          <w:t>be</w:t>
        </w:r>
        <w:r w:rsidRPr="00D753AC">
          <w:rPr>
            <w:rFonts w:cs="Times New Roman"/>
            <w:spacing w:val="-4"/>
            <w:sz w:val="22"/>
            <w:szCs w:val="22"/>
          </w:rPr>
          <w:t xml:space="preserve"> </w:t>
        </w:r>
        <w:r w:rsidRPr="00D753AC">
          <w:rPr>
            <w:rFonts w:cs="Times New Roman"/>
            <w:sz w:val="22"/>
            <w:szCs w:val="22"/>
          </w:rPr>
          <w:t>referred</w:t>
        </w:r>
        <w:r w:rsidRPr="00D753AC">
          <w:rPr>
            <w:rFonts w:cs="Times New Roman"/>
            <w:spacing w:val="-4"/>
            <w:sz w:val="22"/>
            <w:szCs w:val="22"/>
          </w:rPr>
          <w:t xml:space="preserve"> </w:t>
        </w:r>
        <w:r w:rsidRPr="00D753AC">
          <w:rPr>
            <w:rFonts w:cs="Times New Roman"/>
            <w:sz w:val="22"/>
            <w:szCs w:val="22"/>
          </w:rPr>
          <w:t>to</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“connected”</w:t>
        </w:r>
        <w:r w:rsidRPr="00D753AC">
          <w:rPr>
            <w:rFonts w:cs="Times New Roman"/>
            <w:spacing w:val="-4"/>
            <w:sz w:val="22"/>
            <w:szCs w:val="22"/>
          </w:rPr>
          <w:t xml:space="preserve"> </w:t>
        </w:r>
        <w:r w:rsidRPr="00D753AC">
          <w:rPr>
            <w:rFonts w:cs="Times New Roman"/>
            <w:sz w:val="22"/>
            <w:szCs w:val="22"/>
          </w:rPr>
          <w:t>storage.</w:t>
        </w:r>
      </w:ins>
      <w:ins w:id="1789" w:author="Claire Kouba" w:date="2023-09-22T17:24:00Z">
        <w:r w:rsidR="00600DAC">
          <w:rPr>
            <w:rFonts w:cs="Times New Roman"/>
            <w:sz w:val="22"/>
            <w:szCs w:val="22"/>
          </w:rPr>
          <w:t xml:space="preserve"> </w:t>
        </w:r>
        <w:r w:rsidR="00600DAC" w:rsidRPr="00600DAC">
          <w:rPr>
            <w:rFonts w:cs="Times New Roman"/>
            <w:sz w:val="22"/>
            <w:szCs w:val="22"/>
          </w:rPr>
          <w:t>Storage in streams and surface water bodies is negligible at temporal scales exceeding a few days.</w:t>
        </w:r>
      </w:ins>
    </w:p>
    <w:p w:rsidR="002153D1" w:rsidRPr="00D753AC" w:rsidRDefault="002153D1" w:rsidP="00D753AC">
      <w:pPr>
        <w:spacing w:before="3"/>
        <w:ind w:left="173"/>
        <w:rPr>
          <w:ins w:id="1790" w:author="Claire Kouba" w:date="2023-09-12T16:52:00Z"/>
          <w:rFonts w:ascii="Times New Roman" w:eastAsia="Times New Roman" w:hAnsi="Times New Roman" w:cs="Times New Roman"/>
        </w:rPr>
      </w:pPr>
    </w:p>
    <w:p w:rsidR="002153D1" w:rsidRPr="00D753AC" w:rsidRDefault="002573FA" w:rsidP="00D753AC">
      <w:pPr>
        <w:pStyle w:val="Heading2"/>
        <w:numPr>
          <w:ilvl w:val="2"/>
          <w:numId w:val="9"/>
        </w:numPr>
        <w:tabs>
          <w:tab w:val="left" w:pos="808"/>
        </w:tabs>
        <w:ind w:left="173"/>
        <w:rPr>
          <w:ins w:id="1791" w:author="Claire Kouba" w:date="2023-09-12T16:52:00Z"/>
          <w:rFonts w:cs="Times New Roman"/>
          <w:b w:val="0"/>
          <w:bCs w:val="0"/>
          <w:sz w:val="22"/>
          <w:szCs w:val="22"/>
        </w:rPr>
      </w:pPr>
      <w:ins w:id="1792" w:author="Claire Kouba" w:date="2023-09-12T16:52:00Z">
        <w:r w:rsidRPr="00D753AC">
          <w:rPr>
            <w:rFonts w:cs="Times New Roman"/>
            <w:w w:val="105"/>
            <w:sz w:val="22"/>
            <w:szCs w:val="22"/>
          </w:rPr>
          <w:t>Rainfall-runoff response, functional flows and</w:t>
        </w:r>
        <w:r w:rsidRPr="00D753AC">
          <w:rPr>
            <w:rFonts w:cs="Times New Roman"/>
            <w:spacing w:val="-26"/>
            <w:w w:val="105"/>
            <w:sz w:val="22"/>
            <w:szCs w:val="22"/>
          </w:rPr>
          <w:t xml:space="preserve"> </w:t>
        </w:r>
        <w:r w:rsidRPr="00D753AC">
          <w:rPr>
            <w:rFonts w:cs="Times New Roman"/>
            <w:i/>
            <w:w w:val="120"/>
            <w:sz w:val="22"/>
            <w:szCs w:val="22"/>
          </w:rPr>
          <w:t>Q</w:t>
        </w:r>
        <w:r w:rsidRPr="00D753AC">
          <w:rPr>
            <w:rFonts w:cs="Times New Roman"/>
            <w:i/>
            <w:w w:val="120"/>
            <w:position w:val="-2"/>
            <w:sz w:val="22"/>
            <w:szCs w:val="22"/>
          </w:rPr>
          <w:t>spill</w:t>
        </w:r>
      </w:ins>
    </w:p>
    <w:p w:rsidR="002153D1" w:rsidRPr="00D753AC" w:rsidRDefault="002153D1" w:rsidP="00D753AC">
      <w:pPr>
        <w:spacing w:before="11"/>
        <w:ind w:left="173"/>
        <w:rPr>
          <w:moveTo w:id="1793" w:author="Claire Kouba" w:date="2023-09-12T16:52:00Z"/>
          <w:rFonts w:ascii="Times New Roman" w:hAnsi="Times New Roman" w:cs="Times New Roman"/>
          <w:b/>
          <w:i/>
          <w:rPrChange w:id="1794" w:author="Claire Kouba" w:date="2023-09-12T16:52:00Z">
            <w:rPr>
              <w:moveTo w:id="1795" w:author="Claire Kouba" w:date="2023-09-12T16:52:00Z"/>
              <w:rFonts w:ascii="Times New Roman" w:hAnsi="Times New Roman"/>
              <w:b/>
              <w:sz w:val="20"/>
            </w:rPr>
          </w:rPrChange>
        </w:rPr>
      </w:pPr>
      <w:moveToRangeStart w:id="1796" w:author="Claire Kouba" w:date="2023-09-12T16:52:00Z" w:name="move145429986"/>
    </w:p>
    <w:p w:rsidR="002153D1" w:rsidRPr="00D753AC" w:rsidRDefault="00600DAC" w:rsidP="00D753AC">
      <w:pPr>
        <w:pStyle w:val="BodyText"/>
        <w:ind w:left="173" w:right="158"/>
        <w:rPr>
          <w:ins w:id="1797" w:author="Claire Kouba" w:date="2023-09-12T16:52:00Z"/>
          <w:rFonts w:cs="Times New Roman"/>
          <w:sz w:val="22"/>
          <w:szCs w:val="22"/>
        </w:rPr>
      </w:pPr>
      <w:ins w:id="1798" w:author="Claire Kouba" w:date="2023-09-22T17:25:00Z">
        <w:r>
          <w:rPr>
            <w:rFonts w:cs="Times New Roman"/>
            <w:sz w:val="22"/>
            <w:szCs w:val="22"/>
          </w:rPr>
          <w:t>In the absence</w:t>
        </w:r>
        <w:r w:rsidRPr="00600DAC">
          <w:rPr>
            <w:rFonts w:cs="Times New Roman"/>
            <w:sz w:val="22"/>
            <w:szCs w:val="22"/>
          </w:rPr>
          <w:t xml:space="preserve"> of surface water reservoirs, it is useful to consider streamflow regimes from the perspective of natural water storage, as an intermediary between precipitation and stream flow at the outlet of the watershed. </w:t>
        </w:r>
      </w:ins>
      <w:moveTo w:id="1799" w:author="Claire Kouba" w:date="2023-09-12T16:52:00Z">
        <w:r w:rsidR="002573FA" w:rsidRPr="00D753AC">
          <w:rPr>
            <w:rFonts w:cs="Times New Roman"/>
            <w:sz w:val="22"/>
            <w:szCs w:val="22"/>
          </w:rPr>
          <w:t>At</w:t>
        </w:r>
        <w:r w:rsidR="002573FA" w:rsidRPr="00D753AC">
          <w:rPr>
            <w:rFonts w:cs="Times New Roman"/>
            <w:spacing w:val="21"/>
            <w:sz w:val="22"/>
            <w:szCs w:val="22"/>
            <w:rPrChange w:id="1800" w:author="Claire Kouba" w:date="2023-09-12T16:52:00Z">
              <w:rPr>
                <w:spacing w:val="41"/>
              </w:rPr>
            </w:rPrChange>
          </w:rPr>
          <w:t xml:space="preserve"> </w:t>
        </w:r>
        <w:r w:rsidR="002573FA" w:rsidRPr="00D753AC">
          <w:rPr>
            <w:rFonts w:cs="Times New Roman"/>
            <w:sz w:val="22"/>
            <w:szCs w:val="22"/>
          </w:rPr>
          <w:t>the</w:t>
        </w:r>
        <w:r w:rsidR="002573FA" w:rsidRPr="00D753AC">
          <w:rPr>
            <w:rFonts w:cs="Times New Roman"/>
            <w:spacing w:val="21"/>
            <w:sz w:val="22"/>
            <w:szCs w:val="22"/>
            <w:rPrChange w:id="1801" w:author="Claire Kouba" w:date="2023-09-12T16:52:00Z">
              <w:rPr>
                <w:spacing w:val="41"/>
              </w:rPr>
            </w:rPrChange>
          </w:rPr>
          <w:t xml:space="preserve"> </w:t>
        </w:r>
        <w:r w:rsidR="002573FA" w:rsidRPr="00D753AC">
          <w:rPr>
            <w:rFonts w:cs="Times New Roman"/>
            <w:sz w:val="22"/>
            <w:szCs w:val="22"/>
          </w:rPr>
          <w:t>end</w:t>
        </w:r>
        <w:r w:rsidR="002573FA" w:rsidRPr="00D753AC">
          <w:rPr>
            <w:rFonts w:cs="Times New Roman"/>
            <w:spacing w:val="21"/>
            <w:sz w:val="22"/>
            <w:szCs w:val="22"/>
            <w:rPrChange w:id="1802" w:author="Claire Kouba" w:date="2023-09-12T16:52:00Z">
              <w:rPr>
                <w:spacing w:val="41"/>
              </w:rPr>
            </w:rPrChange>
          </w:rPr>
          <w:t xml:space="preserve"> </w:t>
        </w:r>
        <w:r w:rsidR="002573FA" w:rsidRPr="00D753AC">
          <w:rPr>
            <w:rFonts w:cs="Times New Roman"/>
            <w:sz w:val="22"/>
            <w:szCs w:val="22"/>
          </w:rPr>
          <w:t>of</w:t>
        </w:r>
        <w:r w:rsidR="002573FA" w:rsidRPr="00D753AC">
          <w:rPr>
            <w:rFonts w:cs="Times New Roman"/>
            <w:spacing w:val="21"/>
            <w:sz w:val="22"/>
            <w:szCs w:val="22"/>
            <w:rPrChange w:id="1803" w:author="Claire Kouba" w:date="2023-09-12T16:52:00Z">
              <w:rPr>
                <w:spacing w:val="41"/>
              </w:rPr>
            </w:rPrChange>
          </w:rPr>
          <w:t xml:space="preserve"> </w:t>
        </w:r>
        <w:r w:rsidR="002573FA" w:rsidRPr="00D753AC">
          <w:rPr>
            <w:rFonts w:cs="Times New Roman"/>
            <w:sz w:val="22"/>
            <w:szCs w:val="22"/>
          </w:rPr>
          <w:t>the</w:t>
        </w:r>
        <w:r w:rsidR="002573FA" w:rsidRPr="00D753AC">
          <w:rPr>
            <w:rFonts w:cs="Times New Roman"/>
            <w:spacing w:val="21"/>
            <w:sz w:val="22"/>
            <w:szCs w:val="22"/>
            <w:rPrChange w:id="1804" w:author="Claire Kouba" w:date="2023-09-12T16:52:00Z">
              <w:rPr>
                <w:spacing w:val="41"/>
              </w:rPr>
            </w:rPrChange>
          </w:rPr>
          <w:t xml:space="preserve"> </w:t>
        </w:r>
        <w:r w:rsidR="002573FA" w:rsidRPr="00D753AC">
          <w:rPr>
            <w:rFonts w:cs="Times New Roman"/>
            <w:sz w:val="22"/>
            <w:szCs w:val="22"/>
          </w:rPr>
          <w:t>dry</w:t>
        </w:r>
        <w:r w:rsidR="002573FA" w:rsidRPr="00D753AC">
          <w:rPr>
            <w:rFonts w:cs="Times New Roman"/>
            <w:spacing w:val="21"/>
            <w:sz w:val="22"/>
            <w:szCs w:val="22"/>
            <w:rPrChange w:id="1805" w:author="Claire Kouba" w:date="2023-09-12T16:52:00Z">
              <w:rPr>
                <w:spacing w:val="41"/>
              </w:rPr>
            </w:rPrChange>
          </w:rPr>
          <w:t xml:space="preserve"> </w:t>
        </w:r>
        <w:r w:rsidR="002573FA" w:rsidRPr="00D753AC">
          <w:rPr>
            <w:rFonts w:cs="Times New Roman"/>
            <w:sz w:val="22"/>
            <w:szCs w:val="22"/>
          </w:rPr>
          <w:t>season,</w:t>
        </w:r>
        <w:r w:rsidR="002573FA" w:rsidRPr="00D753AC">
          <w:rPr>
            <w:rFonts w:cs="Times New Roman"/>
            <w:spacing w:val="21"/>
            <w:sz w:val="22"/>
            <w:szCs w:val="22"/>
            <w:rPrChange w:id="1806" w:author="Claire Kouba" w:date="2023-09-12T16:52:00Z">
              <w:rPr>
                <w:spacing w:val="41"/>
              </w:rPr>
            </w:rPrChange>
          </w:rPr>
          <w:t xml:space="preserve"> </w:t>
        </w:r>
        <w:r w:rsidR="002573FA" w:rsidRPr="00D753AC">
          <w:rPr>
            <w:rFonts w:cs="Times New Roman"/>
            <w:sz w:val="22"/>
            <w:szCs w:val="22"/>
          </w:rPr>
          <w:t>the</w:t>
        </w:r>
        <w:r w:rsidR="002573FA" w:rsidRPr="00D753AC">
          <w:rPr>
            <w:rFonts w:cs="Times New Roman"/>
            <w:spacing w:val="21"/>
            <w:sz w:val="22"/>
            <w:szCs w:val="22"/>
            <w:rPrChange w:id="1807" w:author="Claire Kouba" w:date="2023-09-12T16:52:00Z">
              <w:rPr>
                <w:spacing w:val="41"/>
              </w:rPr>
            </w:rPrChange>
          </w:rPr>
          <w:t xml:space="preserve"> </w:t>
        </w:r>
        <w:r w:rsidR="002573FA" w:rsidRPr="00D753AC">
          <w:rPr>
            <w:rFonts w:cs="Times New Roman"/>
            <w:sz w:val="22"/>
            <w:szCs w:val="22"/>
          </w:rPr>
          <w:t>watershed</w:t>
        </w:r>
        <w:r w:rsidR="002573FA" w:rsidRPr="00D753AC">
          <w:rPr>
            <w:rFonts w:cs="Times New Roman"/>
            <w:spacing w:val="21"/>
            <w:sz w:val="22"/>
            <w:szCs w:val="22"/>
            <w:rPrChange w:id="1808" w:author="Claire Kouba" w:date="2023-09-12T16:52:00Z">
              <w:rPr>
                <w:spacing w:val="41"/>
              </w:rPr>
            </w:rPrChange>
          </w:rPr>
          <w:t xml:space="preserve"> </w:t>
        </w:r>
        <w:r w:rsidR="002573FA" w:rsidRPr="00D753AC">
          <w:rPr>
            <w:rFonts w:cs="Times New Roman"/>
            <w:sz w:val="22"/>
            <w:szCs w:val="22"/>
          </w:rPr>
          <w:t>is</w:t>
        </w:r>
        <w:r w:rsidR="002573FA" w:rsidRPr="00D753AC">
          <w:rPr>
            <w:rFonts w:cs="Times New Roman"/>
            <w:spacing w:val="21"/>
            <w:sz w:val="22"/>
            <w:szCs w:val="22"/>
            <w:rPrChange w:id="1809" w:author="Claire Kouba" w:date="2023-09-12T16:52:00Z">
              <w:rPr>
                <w:spacing w:val="41"/>
              </w:rPr>
            </w:rPrChange>
          </w:rPr>
          <w:t xml:space="preserve"> </w:t>
        </w:r>
        <w:r w:rsidR="002573FA" w:rsidRPr="00D753AC">
          <w:rPr>
            <w:rFonts w:cs="Times New Roman"/>
            <w:sz w:val="22"/>
            <w:szCs w:val="22"/>
          </w:rPr>
          <w:t>in</w:t>
        </w:r>
        <w:r w:rsidR="002573FA" w:rsidRPr="00D753AC">
          <w:rPr>
            <w:rFonts w:cs="Times New Roman"/>
            <w:spacing w:val="21"/>
            <w:sz w:val="22"/>
            <w:szCs w:val="22"/>
            <w:rPrChange w:id="1810" w:author="Claire Kouba" w:date="2023-09-12T16:52:00Z">
              <w:rPr>
                <w:spacing w:val="41"/>
              </w:rPr>
            </w:rPrChange>
          </w:rPr>
          <w:t xml:space="preserve"> </w:t>
        </w:r>
        <w:r w:rsidR="002573FA" w:rsidRPr="00D753AC">
          <w:rPr>
            <w:rFonts w:cs="Times New Roman"/>
            <w:sz w:val="22"/>
            <w:szCs w:val="22"/>
          </w:rPr>
          <w:t>a</w:t>
        </w:r>
        <w:r w:rsidR="002573FA" w:rsidRPr="00D753AC">
          <w:rPr>
            <w:rFonts w:cs="Times New Roman"/>
            <w:spacing w:val="21"/>
            <w:sz w:val="22"/>
            <w:szCs w:val="22"/>
            <w:rPrChange w:id="1811" w:author="Claire Kouba" w:date="2023-09-12T16:52:00Z">
              <w:rPr>
                <w:spacing w:val="41"/>
              </w:rPr>
            </w:rPrChange>
          </w:rPr>
          <w:t xml:space="preserve"> </w:t>
        </w:r>
        <w:r w:rsidR="002573FA" w:rsidRPr="00D753AC">
          <w:rPr>
            <w:rFonts w:cs="Times New Roman"/>
            <w:sz w:val="22"/>
            <w:szCs w:val="22"/>
          </w:rPr>
          <w:t>“draining</w:t>
        </w:r>
        <w:r w:rsidR="002573FA" w:rsidRPr="00D753AC">
          <w:rPr>
            <w:rFonts w:cs="Times New Roman"/>
            <w:spacing w:val="21"/>
            <w:sz w:val="22"/>
            <w:szCs w:val="22"/>
            <w:rPrChange w:id="1812" w:author="Claire Kouba" w:date="2023-09-12T16:52:00Z">
              <w:rPr>
                <w:spacing w:val="41"/>
              </w:rPr>
            </w:rPrChange>
          </w:rPr>
          <w:t xml:space="preserve"> </w:t>
        </w:r>
        <w:r w:rsidR="002573FA" w:rsidRPr="00D753AC">
          <w:rPr>
            <w:rFonts w:cs="Times New Roman"/>
            <w:sz w:val="22"/>
            <w:szCs w:val="22"/>
          </w:rPr>
          <w:t>from</w:t>
        </w:r>
        <w:r w:rsidR="002573FA" w:rsidRPr="00D753AC">
          <w:rPr>
            <w:rFonts w:cs="Times New Roman"/>
            <w:spacing w:val="21"/>
            <w:sz w:val="22"/>
            <w:szCs w:val="22"/>
            <w:rPrChange w:id="1813" w:author="Claire Kouba" w:date="2023-09-12T16:52:00Z">
              <w:rPr>
                <w:spacing w:val="41"/>
              </w:rPr>
            </w:rPrChange>
          </w:rPr>
          <w:t xml:space="preserve"> </w:t>
        </w:r>
        <w:r w:rsidR="002573FA" w:rsidRPr="00D753AC">
          <w:rPr>
            <w:rFonts w:cs="Times New Roman"/>
            <w:sz w:val="22"/>
            <w:szCs w:val="22"/>
          </w:rPr>
          <w:t>low</w:t>
        </w:r>
        <w:r w:rsidR="002573FA" w:rsidRPr="00D753AC">
          <w:rPr>
            <w:rFonts w:cs="Times New Roman"/>
            <w:spacing w:val="21"/>
            <w:sz w:val="22"/>
            <w:szCs w:val="22"/>
            <w:rPrChange w:id="1814" w:author="Claire Kouba" w:date="2023-09-12T16:52:00Z">
              <w:rPr>
                <w:spacing w:val="41"/>
              </w:rPr>
            </w:rPrChange>
          </w:rPr>
          <w:t xml:space="preserve"> </w:t>
        </w:r>
        <w:r w:rsidR="002573FA" w:rsidRPr="00D753AC">
          <w:rPr>
            <w:rFonts w:cs="Times New Roman"/>
            <w:sz w:val="22"/>
            <w:szCs w:val="22"/>
          </w:rPr>
          <w:t>storage”</w:t>
        </w:r>
        <w:r w:rsidR="002573FA" w:rsidRPr="00D753AC">
          <w:rPr>
            <w:rFonts w:cs="Times New Roman"/>
            <w:spacing w:val="21"/>
            <w:sz w:val="22"/>
            <w:szCs w:val="22"/>
            <w:rPrChange w:id="1815" w:author="Claire Kouba" w:date="2023-09-12T16:52:00Z">
              <w:rPr>
                <w:spacing w:val="41"/>
              </w:rPr>
            </w:rPrChange>
          </w:rPr>
          <w:t xml:space="preserve"> </w:t>
        </w:r>
        <w:r w:rsidR="002573FA" w:rsidRPr="00D753AC">
          <w:rPr>
            <w:rFonts w:cs="Times New Roman"/>
            <w:sz w:val="22"/>
            <w:szCs w:val="22"/>
          </w:rPr>
          <w:t>condition</w:t>
        </w:r>
      </w:moveTo>
      <w:ins w:id="1816" w:author="Claire Kouba" w:date="2023-09-22T17:25:00Z">
        <w:r w:rsidRPr="00600DAC">
          <w:rPr>
            <w:rFonts w:cs="Times New Roman"/>
            <w:sz w:val="22"/>
            <w:szCs w:val="22"/>
          </w:rPr>
          <w:t>. Snow storage has not been available for several months, and groundwater storage is reaching its annual low point. This</w:t>
        </w:r>
      </w:ins>
      <w:moveTo w:id="1817" w:author="Claire Kouba" w:date="2023-09-12T16:52:00Z">
        <w:del w:id="1818" w:author="Claire Kouba" w:date="2023-09-22T17:26:00Z">
          <w:r w:rsidR="002573FA" w:rsidRPr="00D753AC" w:rsidDel="00600DAC">
            <w:rPr>
              <w:rFonts w:cs="Times New Roman"/>
              <w:sz w:val="22"/>
              <w:szCs w:val="22"/>
            </w:rPr>
            <w:delText>,</w:delText>
          </w:r>
          <w:r w:rsidR="002573FA" w:rsidRPr="00D753AC" w:rsidDel="00600DAC">
            <w:rPr>
              <w:rFonts w:cs="Times New Roman"/>
              <w:spacing w:val="21"/>
              <w:sz w:val="22"/>
              <w:szCs w:val="22"/>
              <w:rPrChange w:id="1819" w:author="Claire Kouba" w:date="2023-09-12T16:52:00Z">
                <w:rPr>
                  <w:spacing w:val="41"/>
                </w:rPr>
              </w:rPrChange>
            </w:rPr>
            <w:delText xml:space="preserve"> </w:delText>
          </w:r>
          <w:r w:rsidR="002573FA" w:rsidRPr="00D753AC" w:rsidDel="00600DAC">
            <w:rPr>
              <w:rFonts w:cs="Times New Roman"/>
              <w:sz w:val="22"/>
              <w:szCs w:val="22"/>
            </w:rPr>
            <w:delText>which</w:delText>
          </w:r>
        </w:del>
        <w:r w:rsidR="002573FA" w:rsidRPr="00D753AC">
          <w:rPr>
            <w:rFonts w:cs="Times New Roman"/>
            <w:spacing w:val="21"/>
            <w:sz w:val="22"/>
            <w:szCs w:val="22"/>
            <w:rPrChange w:id="1820" w:author="Claire Kouba" w:date="2023-09-12T16:52:00Z">
              <w:rPr>
                <w:spacing w:val="41"/>
              </w:rPr>
            </w:rPrChange>
          </w:rPr>
          <w:t xml:space="preserve"> </w:t>
        </w:r>
        <w:r w:rsidR="002573FA" w:rsidRPr="00D753AC">
          <w:rPr>
            <w:rFonts w:cs="Times New Roman"/>
            <w:sz w:val="22"/>
            <w:szCs w:val="22"/>
          </w:rPr>
          <w:t>is</w:t>
        </w:r>
        <w:r w:rsidR="002573FA" w:rsidRPr="00D753AC">
          <w:rPr>
            <w:rFonts w:cs="Times New Roman"/>
            <w:spacing w:val="21"/>
            <w:sz w:val="22"/>
            <w:szCs w:val="22"/>
            <w:rPrChange w:id="1821" w:author="Claire Kouba" w:date="2023-09-12T16:52:00Z">
              <w:rPr>
                <w:spacing w:val="41"/>
              </w:rPr>
            </w:rPrChange>
          </w:rPr>
          <w:t xml:space="preserve"> </w:t>
        </w:r>
        <w:r w:rsidR="002573FA" w:rsidRPr="00D753AC">
          <w:rPr>
            <w:rFonts w:cs="Times New Roman"/>
            <w:sz w:val="22"/>
            <w:szCs w:val="22"/>
          </w:rPr>
          <w:t>reflected</w:t>
        </w:r>
        <w:r w:rsidR="002573FA" w:rsidRPr="00D753AC">
          <w:rPr>
            <w:rFonts w:cs="Times New Roman"/>
            <w:spacing w:val="21"/>
            <w:sz w:val="22"/>
            <w:szCs w:val="22"/>
            <w:rPrChange w:id="1822" w:author="Claire Kouba" w:date="2023-09-12T16:52:00Z">
              <w:rPr>
                <w:spacing w:val="41"/>
              </w:rPr>
            </w:rPrChange>
          </w:rPr>
          <w:t xml:space="preserve"> </w:t>
        </w:r>
        <w:r w:rsidR="002573FA" w:rsidRPr="00D753AC">
          <w:rPr>
            <w:rFonts w:cs="Times New Roman"/>
            <w:sz w:val="22"/>
            <w:szCs w:val="22"/>
          </w:rPr>
          <w:t>in</w:t>
        </w:r>
        <w:r w:rsidR="002573FA" w:rsidRPr="00D753AC">
          <w:rPr>
            <w:rFonts w:cs="Times New Roman"/>
            <w:spacing w:val="21"/>
            <w:sz w:val="22"/>
            <w:szCs w:val="22"/>
            <w:rPrChange w:id="1823" w:author="Claire Kouba" w:date="2023-09-12T16:52:00Z">
              <w:rPr>
                <w:spacing w:val="41"/>
              </w:rPr>
            </w:rPrChange>
          </w:rPr>
          <w:t xml:space="preserve"> </w:t>
        </w:r>
        <w:r w:rsidR="002573FA" w:rsidRPr="00D753AC">
          <w:rPr>
            <w:rFonts w:cs="Times New Roman"/>
            <w:sz w:val="22"/>
            <w:szCs w:val="22"/>
          </w:rPr>
          <w:t>a</w:t>
        </w:r>
        <w:r w:rsidR="002573FA" w:rsidRPr="00D753AC">
          <w:rPr>
            <w:rFonts w:cs="Times New Roman"/>
            <w:spacing w:val="21"/>
            <w:sz w:val="22"/>
            <w:szCs w:val="22"/>
            <w:rPrChange w:id="1824" w:author="Claire Kouba" w:date="2023-09-12T16:52:00Z">
              <w:rPr>
                <w:w w:val="99"/>
              </w:rPr>
            </w:rPrChange>
          </w:rPr>
          <w:t xml:space="preserve"> </w:t>
        </w:r>
        <w:r w:rsidR="002573FA" w:rsidRPr="00D753AC">
          <w:rPr>
            <w:rFonts w:cs="Times New Roman"/>
            <w:sz w:val="22"/>
            <w:szCs w:val="22"/>
          </w:rPr>
          <w:t>slowly</w:t>
        </w:r>
        <w:r w:rsidR="002573FA" w:rsidRPr="00D753AC">
          <w:rPr>
            <w:rFonts w:cs="Times New Roman"/>
            <w:w w:val="99"/>
            <w:sz w:val="22"/>
            <w:szCs w:val="22"/>
            <w:rPrChange w:id="1825" w:author="Claire Kouba" w:date="2023-09-12T16:52:00Z">
              <w:rPr>
                <w:spacing w:val="8"/>
              </w:rPr>
            </w:rPrChange>
          </w:rPr>
          <w:t xml:space="preserve"> </w:t>
        </w:r>
        <w:r w:rsidR="002573FA" w:rsidRPr="00D753AC">
          <w:rPr>
            <w:rFonts w:cs="Times New Roman"/>
            <w:sz w:val="22"/>
            <w:szCs w:val="22"/>
          </w:rPr>
          <w:t>declining</w:t>
        </w:r>
        <w:r w:rsidR="002573FA" w:rsidRPr="00D753AC">
          <w:rPr>
            <w:rFonts w:cs="Times New Roman"/>
            <w:spacing w:val="-6"/>
            <w:sz w:val="22"/>
            <w:szCs w:val="22"/>
            <w:rPrChange w:id="1826" w:author="Claire Kouba" w:date="2023-09-12T16:52:00Z">
              <w:rPr>
                <w:spacing w:val="11"/>
              </w:rPr>
            </w:rPrChange>
          </w:rPr>
          <w:t xml:space="preserve"> </w:t>
        </w:r>
        <w:r w:rsidR="002573FA" w:rsidRPr="00D753AC">
          <w:rPr>
            <w:rFonts w:cs="Times New Roman"/>
            <w:sz w:val="22"/>
            <w:szCs w:val="22"/>
          </w:rPr>
          <w:t>or</w:t>
        </w:r>
        <w:r w:rsidR="002573FA" w:rsidRPr="00D753AC">
          <w:rPr>
            <w:rFonts w:cs="Times New Roman"/>
            <w:spacing w:val="-6"/>
            <w:sz w:val="22"/>
            <w:szCs w:val="22"/>
            <w:rPrChange w:id="1827" w:author="Claire Kouba" w:date="2023-09-12T16:52:00Z">
              <w:rPr>
                <w:spacing w:val="11"/>
              </w:rPr>
            </w:rPrChange>
          </w:rPr>
          <w:t xml:space="preserve"> </w:t>
        </w:r>
        <w:r w:rsidR="002573FA" w:rsidRPr="00D753AC">
          <w:rPr>
            <w:rFonts w:cs="Times New Roman"/>
            <w:sz w:val="22"/>
            <w:szCs w:val="22"/>
          </w:rPr>
          <w:t>flat</w:t>
        </w:r>
        <w:r w:rsidR="002573FA" w:rsidRPr="00D753AC">
          <w:rPr>
            <w:rFonts w:cs="Times New Roman"/>
            <w:spacing w:val="-6"/>
            <w:sz w:val="22"/>
            <w:szCs w:val="22"/>
            <w:rPrChange w:id="1828" w:author="Claire Kouba" w:date="2023-09-12T16:52:00Z">
              <w:rPr>
                <w:spacing w:val="11"/>
              </w:rPr>
            </w:rPrChange>
          </w:rPr>
          <w:t xml:space="preserve"> </w:t>
        </w:r>
        <w:r w:rsidR="002573FA" w:rsidRPr="00D753AC">
          <w:rPr>
            <w:rFonts w:cs="Times New Roman"/>
            <w:sz w:val="22"/>
            <w:szCs w:val="22"/>
          </w:rPr>
          <w:t>hydrograph,</w:t>
        </w:r>
        <w:r w:rsidR="002573FA" w:rsidRPr="00D753AC">
          <w:rPr>
            <w:rFonts w:cs="Times New Roman"/>
            <w:spacing w:val="-6"/>
            <w:sz w:val="22"/>
            <w:szCs w:val="22"/>
            <w:rPrChange w:id="1829" w:author="Claire Kouba" w:date="2023-09-12T16:52:00Z">
              <w:rPr>
                <w:spacing w:val="11"/>
              </w:rPr>
            </w:rPrChange>
          </w:rPr>
          <w:t xml:space="preserve"> </w:t>
        </w:r>
        <w:r w:rsidR="002573FA" w:rsidRPr="00D753AC">
          <w:rPr>
            <w:rFonts w:cs="Times New Roman"/>
            <w:sz w:val="22"/>
            <w:szCs w:val="22"/>
          </w:rPr>
          <w:t>with</w:t>
        </w:r>
        <w:r w:rsidR="002573FA" w:rsidRPr="00D753AC">
          <w:rPr>
            <w:rFonts w:cs="Times New Roman"/>
            <w:spacing w:val="-6"/>
            <w:sz w:val="22"/>
            <w:szCs w:val="22"/>
            <w:rPrChange w:id="1830" w:author="Claire Kouba" w:date="2023-09-12T16:52:00Z">
              <w:rPr>
                <w:spacing w:val="11"/>
              </w:rPr>
            </w:rPrChange>
          </w:rPr>
          <w:t xml:space="preserve"> </w:t>
        </w:r>
        <w:r w:rsidR="002573FA" w:rsidRPr="00D753AC">
          <w:rPr>
            <w:rFonts w:cs="Times New Roman"/>
            <w:sz w:val="22"/>
            <w:szCs w:val="22"/>
          </w:rPr>
          <w:t>a</w:t>
        </w:r>
        <w:r w:rsidR="002573FA" w:rsidRPr="00D753AC">
          <w:rPr>
            <w:rFonts w:cs="Times New Roman"/>
            <w:spacing w:val="-6"/>
            <w:sz w:val="22"/>
            <w:szCs w:val="22"/>
            <w:rPrChange w:id="1831" w:author="Claire Kouba" w:date="2023-09-12T16:52:00Z">
              <w:rPr>
                <w:spacing w:val="11"/>
              </w:rPr>
            </w:rPrChange>
          </w:rPr>
          <w:t xml:space="preserve"> </w:t>
        </w:r>
        <w:r w:rsidR="002573FA" w:rsidRPr="00D753AC">
          <w:rPr>
            <w:rFonts w:cs="Times New Roman"/>
            <w:sz w:val="22"/>
            <w:szCs w:val="22"/>
          </w:rPr>
          <w:t>flowrate</w:t>
        </w:r>
        <w:r w:rsidR="002573FA" w:rsidRPr="00D753AC">
          <w:rPr>
            <w:rFonts w:cs="Times New Roman"/>
            <w:spacing w:val="-6"/>
            <w:sz w:val="22"/>
            <w:szCs w:val="22"/>
            <w:rPrChange w:id="1832" w:author="Claire Kouba" w:date="2023-09-12T16:52:00Z">
              <w:rPr>
                <w:spacing w:val="11"/>
              </w:rPr>
            </w:rPrChange>
          </w:rPr>
          <w:t xml:space="preserve"> </w:t>
        </w:r>
        <w:r w:rsidR="002573FA" w:rsidRPr="00D753AC">
          <w:rPr>
            <w:rFonts w:cs="Times New Roman"/>
            <w:sz w:val="22"/>
            <w:szCs w:val="22"/>
          </w:rPr>
          <w:t>that</w:t>
        </w:r>
        <w:r w:rsidR="002573FA" w:rsidRPr="00D753AC">
          <w:rPr>
            <w:rFonts w:cs="Times New Roman"/>
            <w:spacing w:val="-6"/>
            <w:sz w:val="22"/>
            <w:szCs w:val="22"/>
            <w:rPrChange w:id="1833" w:author="Claire Kouba" w:date="2023-09-12T16:52:00Z">
              <w:rPr>
                <w:spacing w:val="11"/>
              </w:rPr>
            </w:rPrChange>
          </w:rPr>
          <w:t xml:space="preserve"> </w:t>
        </w:r>
        <w:r w:rsidR="002573FA" w:rsidRPr="00D753AC">
          <w:rPr>
            <w:rFonts w:cs="Times New Roman"/>
            <w:sz w:val="22"/>
            <w:szCs w:val="22"/>
          </w:rPr>
          <w:t>has</w:t>
        </w:r>
        <w:r w:rsidR="002573FA" w:rsidRPr="00D753AC">
          <w:rPr>
            <w:rFonts w:cs="Times New Roman"/>
            <w:spacing w:val="-6"/>
            <w:sz w:val="22"/>
            <w:szCs w:val="22"/>
            <w:rPrChange w:id="1834" w:author="Claire Kouba" w:date="2023-09-12T16:52:00Z">
              <w:rPr>
                <w:spacing w:val="11"/>
              </w:rPr>
            </w:rPrChange>
          </w:rPr>
          <w:t xml:space="preserve"> </w:t>
        </w:r>
        <w:r w:rsidR="002573FA" w:rsidRPr="00D753AC">
          <w:rPr>
            <w:rFonts w:cs="Times New Roman"/>
            <w:sz w:val="22"/>
            <w:szCs w:val="22"/>
          </w:rPr>
          <w:t>decreased</w:t>
        </w:r>
        <w:r w:rsidR="002573FA" w:rsidRPr="00D753AC">
          <w:rPr>
            <w:rFonts w:cs="Times New Roman"/>
            <w:spacing w:val="-6"/>
            <w:sz w:val="22"/>
            <w:szCs w:val="22"/>
            <w:rPrChange w:id="1835" w:author="Claire Kouba" w:date="2023-09-12T16:52:00Z">
              <w:rPr>
                <w:spacing w:val="11"/>
              </w:rPr>
            </w:rPrChange>
          </w:rPr>
          <w:t xml:space="preserve"> </w:t>
        </w:r>
        <w:r w:rsidR="002573FA" w:rsidRPr="00D753AC">
          <w:rPr>
            <w:rFonts w:cs="Times New Roman"/>
            <w:sz w:val="22"/>
            <w:szCs w:val="22"/>
          </w:rPr>
          <w:t>for</w:t>
        </w:r>
        <w:r w:rsidR="002573FA" w:rsidRPr="00D753AC">
          <w:rPr>
            <w:rFonts w:cs="Times New Roman"/>
            <w:spacing w:val="-6"/>
            <w:sz w:val="22"/>
            <w:szCs w:val="22"/>
            <w:rPrChange w:id="1836" w:author="Claire Kouba" w:date="2023-09-12T16:52:00Z">
              <w:rPr>
                <w:spacing w:val="11"/>
              </w:rPr>
            </w:rPrChange>
          </w:rPr>
          <w:t xml:space="preserve"> </w:t>
        </w:r>
        <w:r w:rsidR="002573FA" w:rsidRPr="00D753AC">
          <w:rPr>
            <w:rFonts w:cs="Times New Roman"/>
            <w:sz w:val="22"/>
            <w:szCs w:val="22"/>
          </w:rPr>
          <w:t>several</w:t>
        </w:r>
        <w:r w:rsidR="002573FA" w:rsidRPr="00D753AC">
          <w:rPr>
            <w:rFonts w:cs="Times New Roman"/>
            <w:spacing w:val="-6"/>
            <w:sz w:val="22"/>
            <w:szCs w:val="22"/>
          </w:rPr>
          <w:t xml:space="preserve"> </w:t>
        </w:r>
      </w:moveTo>
      <w:bookmarkStart w:id="1837" w:name="_bookmark0"/>
      <w:bookmarkEnd w:id="1837"/>
      <w:moveToRangeEnd w:id="1796"/>
      <w:ins w:id="1838" w:author="Claire Kouba" w:date="2023-09-12T16:52:00Z">
        <w:r w:rsidR="002573FA" w:rsidRPr="00D753AC">
          <w:rPr>
            <w:rFonts w:cs="Times New Roman"/>
            <w:sz w:val="22"/>
            <w:szCs w:val="22"/>
          </w:rPr>
          <w:t>months</w:t>
        </w:r>
        <w:r w:rsidR="002573FA" w:rsidRPr="00D753AC">
          <w:rPr>
            <w:rFonts w:cs="Times New Roman"/>
            <w:spacing w:val="-6"/>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6"/>
            <w:sz w:val="22"/>
            <w:szCs w:val="22"/>
          </w:rPr>
          <w:t xml:space="preserve"> </w:t>
        </w:r>
        <w:r w:rsidR="002573FA" w:rsidRPr="00D753AC">
          <w:rPr>
            <w:rFonts w:cs="Times New Roman"/>
            <w:sz w:val="22"/>
            <w:szCs w:val="22"/>
          </w:rPr>
          <w:t>2,</w:t>
        </w:r>
        <w:r w:rsidR="002573FA" w:rsidRPr="00D753AC">
          <w:rPr>
            <w:rFonts w:cs="Times New Roman"/>
            <w:sz w:val="22"/>
            <w:szCs w:val="22"/>
          </w:rPr>
          <w:fldChar w:fldCharType="end"/>
        </w:r>
        <w:r w:rsidR="002573FA" w:rsidRPr="00D753AC">
          <w:rPr>
            <w:rFonts w:cs="Times New Roman"/>
            <w:spacing w:val="-6"/>
            <w:sz w:val="22"/>
            <w:szCs w:val="22"/>
          </w:rPr>
          <w:t xml:space="preserve"> </w:t>
        </w:r>
        <w:r w:rsidR="002573FA" w:rsidRPr="00D753AC">
          <w:rPr>
            <w:rFonts w:cs="Times New Roman"/>
            <w:sz w:val="22"/>
            <w:szCs w:val="22"/>
          </w:rPr>
          <w:t>first</w:t>
        </w:r>
        <w:r w:rsidR="002573FA" w:rsidRPr="00D753AC">
          <w:rPr>
            <w:rFonts w:cs="Times New Roman"/>
            <w:spacing w:val="-6"/>
            <w:sz w:val="22"/>
            <w:szCs w:val="22"/>
          </w:rPr>
          <w:t xml:space="preserve"> </w:t>
        </w:r>
        <w:r w:rsidR="002573FA" w:rsidRPr="00D753AC">
          <w:rPr>
            <w:rFonts w:cs="Times New Roman"/>
            <w:sz w:val="22"/>
            <w:szCs w:val="22"/>
          </w:rPr>
          <w:t>period</w:t>
        </w:r>
        <w:r w:rsidR="002573FA" w:rsidRPr="00D753AC">
          <w:rPr>
            <w:rFonts w:cs="Times New Roman"/>
            <w:spacing w:val="-6"/>
            <w:sz w:val="22"/>
            <w:szCs w:val="22"/>
          </w:rPr>
          <w:t xml:space="preserve"> </w:t>
        </w:r>
        <w:r w:rsidR="002573FA" w:rsidRPr="00D753AC">
          <w:rPr>
            <w:rFonts w:cs="Times New Roman"/>
            <w:sz w:val="22"/>
            <w:szCs w:val="22"/>
          </w:rPr>
          <w:t>A).</w:t>
        </w:r>
      </w:ins>
      <w:moveToRangeStart w:id="1839" w:author="Claire Kouba" w:date="2023-09-12T16:52:00Z" w:name="move145429987"/>
      <w:moveTo w:id="1840" w:author="Claire Kouba" w:date="2023-09-12T16:52:00Z">
        <w:r w:rsidR="002573FA" w:rsidRPr="00D753AC">
          <w:rPr>
            <w:rFonts w:cs="Times New Roman"/>
            <w:spacing w:val="-6"/>
            <w:sz w:val="22"/>
            <w:szCs w:val="22"/>
            <w:rPrChange w:id="1841" w:author="Claire Kouba" w:date="2023-09-12T16:52:00Z">
              <w:rPr>
                <w:spacing w:val="11"/>
              </w:rPr>
            </w:rPrChange>
          </w:rPr>
          <w:t xml:space="preserve"> </w:t>
        </w:r>
        <w:r w:rsidR="002573FA" w:rsidRPr="00D753AC">
          <w:rPr>
            <w:rFonts w:cs="Times New Roman"/>
            <w:sz w:val="22"/>
            <w:szCs w:val="22"/>
          </w:rPr>
          <w:t>As</w:t>
        </w:r>
        <w:r w:rsidR="002573FA" w:rsidRPr="00D753AC">
          <w:rPr>
            <w:rFonts w:cs="Times New Roman"/>
            <w:spacing w:val="-6"/>
            <w:sz w:val="22"/>
            <w:szCs w:val="22"/>
            <w:rPrChange w:id="1842" w:author="Claire Kouba" w:date="2023-09-12T16:52:00Z">
              <w:rPr>
                <w:spacing w:val="11"/>
              </w:rPr>
            </w:rPrChange>
          </w:rPr>
          <w:t xml:space="preserve"> </w:t>
        </w:r>
        <w:r w:rsidR="002573FA" w:rsidRPr="00D753AC">
          <w:rPr>
            <w:rFonts w:cs="Times New Roman"/>
            <w:sz w:val="22"/>
            <w:szCs w:val="22"/>
          </w:rPr>
          <w:t>the</w:t>
        </w:r>
        <w:r w:rsidR="002573FA" w:rsidRPr="00D753AC">
          <w:rPr>
            <w:rFonts w:cs="Times New Roman"/>
            <w:spacing w:val="-6"/>
            <w:sz w:val="22"/>
            <w:szCs w:val="22"/>
            <w:rPrChange w:id="1843" w:author="Claire Kouba" w:date="2023-09-12T16:52:00Z">
              <w:rPr>
                <w:w w:val="99"/>
              </w:rPr>
            </w:rPrChange>
          </w:rPr>
          <w:t xml:space="preserve"> </w:t>
        </w:r>
        <w:r w:rsidR="002573FA" w:rsidRPr="00D753AC">
          <w:rPr>
            <w:rFonts w:cs="Times New Roman"/>
            <w:sz w:val="22"/>
            <w:szCs w:val="22"/>
          </w:rPr>
          <w:t>dry</w:t>
        </w:r>
        <w:r w:rsidR="002573FA" w:rsidRPr="00D753AC">
          <w:rPr>
            <w:rFonts w:cs="Times New Roman"/>
            <w:spacing w:val="-6"/>
            <w:sz w:val="22"/>
            <w:szCs w:val="22"/>
            <w:rPrChange w:id="1844" w:author="Claire Kouba" w:date="2023-09-12T16:52:00Z">
              <w:rPr>
                <w:spacing w:val="22"/>
              </w:rPr>
            </w:rPrChange>
          </w:rPr>
          <w:t xml:space="preserve"> </w:t>
        </w:r>
        <w:r w:rsidR="002573FA" w:rsidRPr="00D753AC">
          <w:rPr>
            <w:rFonts w:cs="Times New Roman"/>
            <w:sz w:val="22"/>
            <w:szCs w:val="22"/>
          </w:rPr>
          <w:t>season</w:t>
        </w:r>
        <w:r w:rsidR="002573FA" w:rsidRPr="00D753AC">
          <w:rPr>
            <w:rFonts w:cs="Times New Roman"/>
            <w:w w:val="99"/>
            <w:sz w:val="22"/>
            <w:szCs w:val="22"/>
            <w:rPrChange w:id="1845" w:author="Claire Kouba" w:date="2023-09-12T16:52:00Z">
              <w:rPr>
                <w:spacing w:val="19"/>
              </w:rPr>
            </w:rPrChange>
          </w:rPr>
          <w:t xml:space="preserve"> </w:t>
        </w:r>
        <w:r w:rsidR="002573FA" w:rsidRPr="00D753AC">
          <w:rPr>
            <w:rFonts w:cs="Times New Roman"/>
            <w:sz w:val="22"/>
            <w:szCs w:val="22"/>
          </w:rPr>
          <w:t>ends,</w:t>
        </w:r>
        <w:r w:rsidR="002573FA" w:rsidRPr="00D753AC">
          <w:rPr>
            <w:rFonts w:cs="Times New Roman"/>
            <w:spacing w:val="-5"/>
            <w:sz w:val="22"/>
            <w:szCs w:val="22"/>
            <w:rPrChange w:id="1846" w:author="Claire Kouba" w:date="2023-09-12T16:52:00Z">
              <w:rPr>
                <w:spacing w:val="23"/>
              </w:rPr>
            </w:rPrChange>
          </w:rPr>
          <w:t xml:space="preserve"> </w:t>
        </w:r>
        <w:r w:rsidR="002573FA" w:rsidRPr="00D753AC">
          <w:rPr>
            <w:rFonts w:cs="Times New Roman"/>
            <w:sz w:val="22"/>
            <w:szCs w:val="22"/>
          </w:rPr>
          <w:t>the</w:t>
        </w:r>
        <w:r w:rsidR="002573FA" w:rsidRPr="00D753AC">
          <w:rPr>
            <w:rFonts w:cs="Times New Roman"/>
            <w:spacing w:val="-5"/>
            <w:sz w:val="22"/>
            <w:szCs w:val="22"/>
            <w:rPrChange w:id="1847" w:author="Claire Kouba" w:date="2023-09-12T16:52:00Z">
              <w:rPr>
                <w:spacing w:val="23"/>
              </w:rPr>
            </w:rPrChange>
          </w:rPr>
          <w:t xml:space="preserve"> </w:t>
        </w:r>
        <w:r w:rsidR="002573FA" w:rsidRPr="00D753AC">
          <w:rPr>
            <w:rFonts w:cs="Times New Roman"/>
            <w:sz w:val="22"/>
            <w:szCs w:val="22"/>
          </w:rPr>
          <w:t>watershed</w:t>
        </w:r>
        <w:r w:rsidR="002573FA" w:rsidRPr="00D753AC">
          <w:rPr>
            <w:rFonts w:cs="Times New Roman"/>
            <w:spacing w:val="-5"/>
            <w:sz w:val="22"/>
            <w:szCs w:val="22"/>
            <w:rPrChange w:id="1848" w:author="Claire Kouba" w:date="2023-09-12T16:52:00Z">
              <w:rPr>
                <w:spacing w:val="23"/>
              </w:rPr>
            </w:rPrChange>
          </w:rPr>
          <w:t xml:space="preserve"> </w:t>
        </w:r>
        <w:r w:rsidR="002573FA" w:rsidRPr="00D753AC">
          <w:rPr>
            <w:rFonts w:cs="Times New Roman"/>
            <w:sz w:val="22"/>
            <w:szCs w:val="22"/>
          </w:rPr>
          <w:t>begins</w:t>
        </w:r>
        <w:r w:rsidR="002573FA" w:rsidRPr="00D753AC">
          <w:rPr>
            <w:rFonts w:cs="Times New Roman"/>
            <w:spacing w:val="-5"/>
            <w:sz w:val="22"/>
            <w:szCs w:val="22"/>
            <w:rPrChange w:id="1849" w:author="Claire Kouba" w:date="2023-09-12T16:52:00Z">
              <w:rPr>
                <w:spacing w:val="23"/>
              </w:rPr>
            </w:rPrChange>
          </w:rPr>
          <w:t xml:space="preserve"> </w:t>
        </w:r>
        <w:r w:rsidR="002573FA" w:rsidRPr="00D753AC">
          <w:rPr>
            <w:rFonts w:cs="Times New Roman"/>
            <w:sz w:val="22"/>
            <w:szCs w:val="22"/>
          </w:rPr>
          <w:t>receiving</w:t>
        </w:r>
        <w:r w:rsidR="002573FA" w:rsidRPr="00D753AC">
          <w:rPr>
            <w:rFonts w:cs="Times New Roman"/>
            <w:spacing w:val="-5"/>
            <w:sz w:val="22"/>
            <w:szCs w:val="22"/>
            <w:rPrChange w:id="1850" w:author="Claire Kouba" w:date="2023-09-12T16:52:00Z">
              <w:rPr>
                <w:spacing w:val="23"/>
              </w:rPr>
            </w:rPrChange>
          </w:rPr>
          <w:t xml:space="preserve"> </w:t>
        </w:r>
        <w:r w:rsidR="002573FA" w:rsidRPr="00D753AC">
          <w:rPr>
            <w:rFonts w:cs="Times New Roman"/>
            <w:sz w:val="22"/>
            <w:szCs w:val="22"/>
          </w:rPr>
          <w:t>rain,</w:t>
        </w:r>
        <w:r w:rsidR="002573FA" w:rsidRPr="00D753AC">
          <w:rPr>
            <w:rFonts w:cs="Times New Roman"/>
            <w:spacing w:val="-5"/>
            <w:sz w:val="22"/>
            <w:szCs w:val="22"/>
            <w:rPrChange w:id="1851" w:author="Claire Kouba" w:date="2023-09-12T16:52:00Z">
              <w:rPr>
                <w:spacing w:val="23"/>
              </w:rPr>
            </w:rPrChange>
          </w:rPr>
          <w:t xml:space="preserve"> </w:t>
        </w:r>
        <w:r w:rsidR="002573FA" w:rsidRPr="00D753AC">
          <w:rPr>
            <w:rFonts w:cs="Times New Roman"/>
            <w:sz w:val="22"/>
            <w:szCs w:val="22"/>
          </w:rPr>
          <w:t>and</w:t>
        </w:r>
        <w:r w:rsidR="002573FA" w:rsidRPr="00D753AC">
          <w:rPr>
            <w:rFonts w:cs="Times New Roman"/>
            <w:spacing w:val="-5"/>
            <w:sz w:val="22"/>
            <w:szCs w:val="22"/>
            <w:rPrChange w:id="1852" w:author="Claire Kouba" w:date="2023-09-12T16:52:00Z">
              <w:rPr>
                <w:spacing w:val="23"/>
              </w:rPr>
            </w:rPrChange>
          </w:rPr>
          <w:t xml:space="preserve"> </w:t>
        </w:r>
        <w:r w:rsidR="002573FA" w:rsidRPr="00D753AC">
          <w:rPr>
            <w:rFonts w:cs="Times New Roman"/>
            <w:sz w:val="22"/>
            <w:szCs w:val="22"/>
          </w:rPr>
          <w:t>enters</w:t>
        </w:r>
        <w:r w:rsidR="002573FA" w:rsidRPr="00D753AC">
          <w:rPr>
            <w:rFonts w:cs="Times New Roman"/>
            <w:spacing w:val="-5"/>
            <w:sz w:val="22"/>
            <w:szCs w:val="22"/>
            <w:rPrChange w:id="1853" w:author="Claire Kouba" w:date="2023-09-12T16:52:00Z">
              <w:rPr>
                <w:spacing w:val="23"/>
              </w:rPr>
            </w:rPrChange>
          </w:rPr>
          <w:t xml:space="preserve"> </w:t>
        </w:r>
        <w:r w:rsidR="002573FA" w:rsidRPr="00D753AC">
          <w:rPr>
            <w:rFonts w:cs="Times New Roman"/>
            <w:sz w:val="22"/>
            <w:szCs w:val="22"/>
          </w:rPr>
          <w:t>a</w:t>
        </w:r>
        <w:r w:rsidR="002573FA" w:rsidRPr="00D753AC">
          <w:rPr>
            <w:rFonts w:cs="Times New Roman"/>
            <w:spacing w:val="-5"/>
            <w:sz w:val="22"/>
            <w:szCs w:val="22"/>
            <w:rPrChange w:id="1854" w:author="Claire Kouba" w:date="2023-09-12T16:52:00Z">
              <w:rPr>
                <w:spacing w:val="23"/>
              </w:rPr>
            </w:rPrChange>
          </w:rPr>
          <w:t xml:space="preserve"> </w:t>
        </w:r>
        <w:r w:rsidR="002573FA" w:rsidRPr="00D753AC">
          <w:rPr>
            <w:rFonts w:cs="Times New Roman"/>
            <w:sz w:val="22"/>
            <w:szCs w:val="22"/>
          </w:rPr>
          <w:t>condition</w:t>
        </w:r>
        <w:r w:rsidR="002573FA" w:rsidRPr="00D753AC">
          <w:rPr>
            <w:rFonts w:cs="Times New Roman"/>
            <w:spacing w:val="-5"/>
            <w:sz w:val="22"/>
            <w:szCs w:val="22"/>
            <w:rPrChange w:id="1855" w:author="Claire Kouba" w:date="2023-09-12T16:52:00Z">
              <w:rPr>
                <w:spacing w:val="23"/>
              </w:rPr>
            </w:rPrChange>
          </w:rPr>
          <w:t xml:space="preserve"> </w:t>
        </w:r>
        <w:r w:rsidR="002573FA" w:rsidRPr="00D753AC">
          <w:rPr>
            <w:rFonts w:cs="Times New Roman"/>
            <w:sz w:val="22"/>
            <w:szCs w:val="22"/>
          </w:rPr>
          <w:t>of</w:t>
        </w:r>
        <w:r w:rsidR="002573FA" w:rsidRPr="00D753AC">
          <w:rPr>
            <w:rFonts w:cs="Times New Roman"/>
            <w:spacing w:val="-5"/>
            <w:sz w:val="22"/>
            <w:szCs w:val="22"/>
            <w:rPrChange w:id="1856" w:author="Claire Kouba" w:date="2023-09-12T16:52:00Z">
              <w:rPr>
                <w:spacing w:val="23"/>
              </w:rPr>
            </w:rPrChange>
          </w:rPr>
          <w:t xml:space="preserve"> </w:t>
        </w:r>
        <w:r w:rsidR="002573FA" w:rsidRPr="00D753AC">
          <w:rPr>
            <w:rFonts w:cs="Times New Roman"/>
            <w:sz w:val="22"/>
            <w:szCs w:val="22"/>
          </w:rPr>
          <w:t>“filling</w:t>
        </w:r>
        <w:r w:rsidR="002573FA" w:rsidRPr="00D753AC">
          <w:rPr>
            <w:rFonts w:cs="Times New Roman"/>
            <w:spacing w:val="-5"/>
            <w:sz w:val="22"/>
            <w:szCs w:val="22"/>
            <w:rPrChange w:id="1857" w:author="Claire Kouba" w:date="2023-09-12T16:52:00Z">
              <w:rPr>
                <w:spacing w:val="23"/>
              </w:rPr>
            </w:rPrChange>
          </w:rPr>
          <w:t xml:space="preserve"> </w:t>
        </w:r>
        <w:r w:rsidR="002573FA" w:rsidRPr="00D753AC">
          <w:rPr>
            <w:rFonts w:cs="Times New Roman"/>
            <w:sz w:val="22"/>
            <w:szCs w:val="22"/>
          </w:rPr>
          <w:t>from</w:t>
        </w:r>
        <w:r w:rsidR="002573FA" w:rsidRPr="00D753AC">
          <w:rPr>
            <w:rFonts w:cs="Times New Roman"/>
            <w:spacing w:val="-5"/>
            <w:sz w:val="22"/>
            <w:szCs w:val="22"/>
            <w:rPrChange w:id="1858" w:author="Claire Kouba" w:date="2023-09-12T16:52:00Z">
              <w:rPr>
                <w:spacing w:val="23"/>
              </w:rPr>
            </w:rPrChange>
          </w:rPr>
          <w:t xml:space="preserve"> </w:t>
        </w:r>
        <w:r w:rsidR="002573FA" w:rsidRPr="00D753AC">
          <w:rPr>
            <w:rFonts w:cs="Times New Roman"/>
            <w:sz w:val="22"/>
            <w:szCs w:val="22"/>
          </w:rPr>
          <w:t>a</w:t>
        </w:r>
        <w:r w:rsidR="002573FA" w:rsidRPr="00D753AC">
          <w:rPr>
            <w:rFonts w:cs="Times New Roman"/>
            <w:spacing w:val="-5"/>
            <w:sz w:val="22"/>
            <w:szCs w:val="22"/>
            <w:rPrChange w:id="1859" w:author="Claire Kouba" w:date="2023-09-12T16:52:00Z">
              <w:rPr>
                <w:spacing w:val="23"/>
              </w:rPr>
            </w:rPrChange>
          </w:rPr>
          <w:t xml:space="preserve"> </w:t>
        </w:r>
        <w:r w:rsidR="002573FA" w:rsidRPr="00D753AC">
          <w:rPr>
            <w:rFonts w:cs="Times New Roman"/>
            <w:sz w:val="22"/>
            <w:szCs w:val="22"/>
          </w:rPr>
          <w:t>low</w:t>
        </w:r>
        <w:r w:rsidR="002573FA" w:rsidRPr="00D753AC">
          <w:rPr>
            <w:rFonts w:cs="Times New Roman"/>
            <w:spacing w:val="-5"/>
            <w:sz w:val="22"/>
            <w:szCs w:val="22"/>
            <w:rPrChange w:id="1860" w:author="Claire Kouba" w:date="2023-09-12T16:52:00Z">
              <w:rPr>
                <w:spacing w:val="23"/>
              </w:rPr>
            </w:rPrChange>
          </w:rPr>
          <w:t xml:space="preserve"> </w:t>
        </w:r>
        <w:r w:rsidR="002573FA" w:rsidRPr="00D753AC">
          <w:rPr>
            <w:rFonts w:cs="Times New Roman"/>
            <w:sz w:val="22"/>
            <w:szCs w:val="22"/>
          </w:rPr>
          <w:t>storage</w:t>
        </w:r>
        <w:r w:rsidR="002573FA" w:rsidRPr="00D753AC">
          <w:rPr>
            <w:rFonts w:cs="Times New Roman"/>
            <w:spacing w:val="-5"/>
            <w:sz w:val="22"/>
            <w:szCs w:val="22"/>
            <w:rPrChange w:id="1861" w:author="Claire Kouba" w:date="2023-09-12T16:52:00Z">
              <w:rPr>
                <w:spacing w:val="23"/>
              </w:rPr>
            </w:rPrChange>
          </w:rPr>
          <w:t xml:space="preserve"> </w:t>
        </w:r>
        <w:r w:rsidR="002573FA" w:rsidRPr="00D753AC">
          <w:rPr>
            <w:rFonts w:cs="Times New Roman"/>
            <w:sz w:val="22"/>
            <w:szCs w:val="22"/>
          </w:rPr>
          <w:t>level”.</w:t>
        </w:r>
        <w:r w:rsidR="002573FA" w:rsidRPr="00D753AC">
          <w:rPr>
            <w:rFonts w:cs="Times New Roman"/>
            <w:spacing w:val="-5"/>
            <w:sz w:val="22"/>
            <w:szCs w:val="22"/>
            <w:rPrChange w:id="1862" w:author="Claire Kouba" w:date="2023-09-12T16:52:00Z">
              <w:rPr>
                <w:spacing w:val="23"/>
              </w:rPr>
            </w:rPrChange>
          </w:rPr>
          <w:t xml:space="preserve"> </w:t>
        </w:r>
        <w:moveToRangeStart w:id="1863" w:author="Claire Kouba" w:date="2023-09-12T16:52:00Z" w:name="move145429988"/>
        <w:moveToRangeEnd w:id="1839"/>
        <w:r w:rsidR="002573FA" w:rsidRPr="00D753AC">
          <w:rPr>
            <w:rFonts w:cs="Times New Roman"/>
            <w:sz w:val="22"/>
            <w:szCs w:val="22"/>
          </w:rPr>
          <w:t>In</w:t>
        </w:r>
        <w:r w:rsidR="002573FA" w:rsidRPr="00D753AC">
          <w:rPr>
            <w:rFonts w:cs="Times New Roman"/>
            <w:spacing w:val="-5"/>
            <w:sz w:val="22"/>
            <w:szCs w:val="22"/>
            <w:rPrChange w:id="1864" w:author="Claire Kouba" w:date="2023-09-12T16:52:00Z">
              <w:rPr>
                <w:spacing w:val="23"/>
              </w:rPr>
            </w:rPrChange>
          </w:rPr>
          <w:t xml:space="preserve"> </w:t>
        </w:r>
        <w:r w:rsidR="002573FA" w:rsidRPr="00D753AC">
          <w:rPr>
            <w:rFonts w:cs="Times New Roman"/>
            <w:sz w:val="22"/>
            <w:szCs w:val="22"/>
          </w:rPr>
          <w:t>this</w:t>
        </w:r>
        <w:r w:rsidR="002573FA" w:rsidRPr="00D753AC">
          <w:rPr>
            <w:rFonts w:cs="Times New Roman"/>
            <w:spacing w:val="-5"/>
            <w:sz w:val="22"/>
            <w:szCs w:val="22"/>
            <w:rPrChange w:id="1865" w:author="Claire Kouba" w:date="2023-09-12T16:52:00Z">
              <w:rPr>
                <w:w w:val="99"/>
              </w:rPr>
            </w:rPrChange>
          </w:rPr>
          <w:t xml:space="preserve"> </w:t>
        </w:r>
        <w:r w:rsidR="002573FA" w:rsidRPr="00D753AC">
          <w:rPr>
            <w:rFonts w:cs="Times New Roman"/>
            <w:sz w:val="22"/>
            <w:szCs w:val="22"/>
          </w:rPr>
          <w:t>catchment,</w:t>
        </w:r>
        <w:r w:rsidR="002573FA" w:rsidRPr="00D753AC">
          <w:rPr>
            <w:rFonts w:cs="Times New Roman"/>
            <w:spacing w:val="-5"/>
            <w:sz w:val="22"/>
            <w:szCs w:val="22"/>
            <w:rPrChange w:id="1866" w:author="Claire Kouba" w:date="2023-09-12T16:52:00Z">
              <w:rPr>
                <w:spacing w:val="-6"/>
              </w:rPr>
            </w:rPrChange>
          </w:rPr>
          <w:t xml:space="preserve"> </w:t>
        </w:r>
        <w:r w:rsidR="002573FA" w:rsidRPr="00D753AC">
          <w:rPr>
            <w:rFonts w:cs="Times New Roman"/>
            <w:sz w:val="22"/>
            <w:szCs w:val="22"/>
          </w:rPr>
          <w:t>much</w:t>
        </w:r>
      </w:moveTo>
      <w:moveToRangeEnd w:id="1863"/>
    </w:p>
    <w:p w:rsidR="002153D1" w:rsidRPr="00D753AC" w:rsidRDefault="002153D1" w:rsidP="00D753AC">
      <w:pPr>
        <w:ind w:left="173"/>
        <w:rPr>
          <w:ins w:id="1867" w:author="Claire Kouba" w:date="2023-09-12T16:52:00Z"/>
          <w:rFonts w:ascii="Times New Roman" w:hAnsi="Times New Roman" w:cs="Times New Roman"/>
        </w:rPr>
        <w:sectPr w:rsidR="002153D1" w:rsidRPr="00D753AC">
          <w:pgSz w:w="11910" w:h="13610"/>
          <w:pgMar w:top="520" w:right="780" w:bottom="880" w:left="720" w:header="0" w:footer="689" w:gutter="0"/>
          <w:cols w:space="720"/>
        </w:sectPr>
      </w:pPr>
    </w:p>
    <w:p w:rsidR="002153D1" w:rsidRPr="00D753AC" w:rsidRDefault="002573FA">
      <w:pPr>
        <w:spacing w:before="59"/>
        <w:ind w:left="173" w:right="159"/>
        <w:rPr>
          <w:rFonts w:ascii="Times New Roman" w:eastAsia="Times New Roman" w:hAnsi="Times New Roman" w:cs="Times New Roman"/>
        </w:rPr>
        <w:pPrChange w:id="1868" w:author="Claire Kouba" w:date="2023-09-12T16:52:00Z">
          <w:pPr>
            <w:spacing w:before="59" w:line="355" w:lineRule="auto"/>
            <w:ind w:left="173" w:right="159"/>
          </w:pPr>
        </w:pPrChange>
      </w:pPr>
      <w:bookmarkStart w:id="1869" w:name="_bookmark2"/>
      <w:bookmarkEnd w:id="1869"/>
      <w:ins w:id="1870" w:author="Claire Kouba" w:date="2023-09-12T16:52:00Z">
        <w:r w:rsidRPr="00D753AC">
          <w:rPr>
            <w:rFonts w:ascii="Times New Roman" w:hAnsi="Times New Roman" w:cs="Times New Roman"/>
            <w:b/>
            <w:spacing w:val="-4"/>
          </w:rPr>
          <w:t>Table</w:t>
        </w:r>
        <w:r w:rsidRPr="00D753AC">
          <w:rPr>
            <w:rFonts w:ascii="Times New Roman" w:hAnsi="Times New Roman" w:cs="Times New Roman"/>
            <w:b/>
            <w:spacing w:val="7"/>
          </w:rPr>
          <w:t xml:space="preserve"> </w:t>
        </w:r>
        <w:r w:rsidRPr="00D753AC">
          <w:rPr>
            <w:rFonts w:ascii="Times New Roman" w:hAnsi="Times New Roman" w:cs="Times New Roman"/>
            <w:b/>
          </w:rPr>
          <w:t>1.</w:t>
        </w:r>
        <w:r w:rsidRPr="00D753AC">
          <w:rPr>
            <w:rFonts w:ascii="Times New Roman" w:hAnsi="Times New Roman" w:cs="Times New Roman"/>
            <w:b/>
            <w:spacing w:val="7"/>
          </w:rPr>
          <w:t xml:space="preserve"> </w:t>
        </w:r>
        <w:r w:rsidRPr="00D753AC">
          <w:rPr>
            <w:rFonts w:ascii="Times New Roman" w:hAnsi="Times New Roman" w:cs="Times New Roman"/>
          </w:rPr>
          <w:t>Schematic</w:t>
        </w:r>
        <w:r w:rsidRPr="00D753AC">
          <w:rPr>
            <w:rFonts w:ascii="Times New Roman" w:hAnsi="Times New Roman" w:cs="Times New Roman"/>
            <w:spacing w:val="7"/>
          </w:rPr>
          <w:t xml:space="preserve"> </w:t>
        </w:r>
        <w:r w:rsidRPr="00D753AC">
          <w:rPr>
            <w:rFonts w:ascii="Times New Roman" w:hAnsi="Times New Roman" w:cs="Times New Roman"/>
          </w:rPr>
          <w:t>of</w:t>
        </w:r>
        <w:r w:rsidRPr="00D753AC">
          <w:rPr>
            <w:rFonts w:ascii="Times New Roman" w:hAnsi="Times New Roman" w:cs="Times New Roman"/>
            <w:spacing w:val="7"/>
          </w:rPr>
          <w:t xml:space="preserve"> </w:t>
        </w:r>
        <w:r w:rsidRPr="00D753AC">
          <w:rPr>
            <w:rFonts w:ascii="Times New Roman" w:hAnsi="Times New Roman" w:cs="Times New Roman"/>
          </w:rPr>
          <w:t>watershed</w:t>
        </w:r>
        <w:r w:rsidRPr="00D753AC">
          <w:rPr>
            <w:rFonts w:ascii="Times New Roman" w:hAnsi="Times New Roman" w:cs="Times New Roman"/>
            <w:spacing w:val="7"/>
          </w:rPr>
          <w:t xml:space="preserve"> </w:t>
        </w:r>
        <w:r w:rsidRPr="00D753AC">
          <w:rPr>
            <w:rFonts w:ascii="Times New Roman" w:hAnsi="Times New Roman" w:cs="Times New Roman"/>
          </w:rPr>
          <w:t>behavior</w:t>
        </w:r>
        <w:r w:rsidRPr="00D753AC">
          <w:rPr>
            <w:rFonts w:ascii="Times New Roman" w:hAnsi="Times New Roman" w:cs="Times New Roman"/>
            <w:spacing w:val="7"/>
          </w:rPr>
          <w:t xml:space="preserve"> </w:t>
        </w:r>
        <w:r w:rsidRPr="00D753AC">
          <w:rPr>
            <w:rFonts w:ascii="Times New Roman" w:hAnsi="Times New Roman" w:cs="Times New Roman"/>
          </w:rPr>
          <w:t>and</w:t>
        </w:r>
        <w:r w:rsidRPr="00D753AC">
          <w:rPr>
            <w:rFonts w:ascii="Times New Roman" w:hAnsi="Times New Roman" w:cs="Times New Roman"/>
            <w:spacing w:val="7"/>
          </w:rPr>
          <w:t xml:space="preserve"> </w:t>
        </w:r>
        <w:r w:rsidRPr="00D753AC">
          <w:rPr>
            <w:rFonts w:ascii="Times New Roman" w:hAnsi="Times New Roman" w:cs="Times New Roman"/>
          </w:rPr>
          <w:t>functional</w:t>
        </w:r>
        <w:r w:rsidRPr="00D753AC">
          <w:rPr>
            <w:rFonts w:ascii="Times New Roman" w:hAnsi="Times New Roman" w:cs="Times New Roman"/>
            <w:spacing w:val="7"/>
          </w:rPr>
          <w:t xml:space="preserve"> </w:t>
        </w:r>
        <w:r w:rsidRPr="00D753AC">
          <w:rPr>
            <w:rFonts w:ascii="Times New Roman" w:hAnsi="Times New Roman" w:cs="Times New Roman"/>
          </w:rPr>
          <w:t>flow</w:t>
        </w:r>
        <w:r w:rsidRPr="00D753AC">
          <w:rPr>
            <w:rFonts w:ascii="Times New Roman" w:hAnsi="Times New Roman" w:cs="Times New Roman"/>
            <w:spacing w:val="7"/>
          </w:rPr>
          <w:t xml:space="preserve"> </w:t>
        </w:r>
      </w:ins>
      <w:del w:id="1871" w:author="Claire Kouba" w:date="2023-09-15T16:30:00Z">
        <w:r w:rsidR="006E052E" w:rsidRPr="00D753AC" w:rsidDel="006E052E">
          <w:rPr>
            <w:rFonts w:ascii="Times New Roman" w:hAnsi="Times New Roman" w:cs="Times New Roman"/>
            <w:spacing w:val="7"/>
          </w:rPr>
          <w:delText xml:space="preserve">types </w:delText>
        </w:r>
      </w:del>
      <w:ins w:id="1872" w:author="Claire Kouba" w:date="2023-09-12T16:52:00Z">
        <w:r w:rsidRPr="00D753AC">
          <w:rPr>
            <w:rFonts w:ascii="Times New Roman" w:hAnsi="Times New Roman" w:cs="Times New Roman"/>
          </w:rPr>
          <w:t>components</w:t>
        </w:r>
      </w:ins>
      <w:r w:rsidRPr="00D753AC">
        <w:rPr>
          <w:rFonts w:ascii="Times New Roman" w:hAnsi="Times New Roman" w:cs="Times New Roman"/>
          <w:spacing w:val="7"/>
          <w:rPrChange w:id="1873" w:author="Claire Kouba" w:date="2023-09-12T16:52:00Z">
            <w:rPr>
              <w:rFonts w:ascii="Times New Roman" w:hAnsi="Times New Roman"/>
              <w:spacing w:val="-4"/>
              <w:sz w:val="20"/>
            </w:rPr>
          </w:rPrChange>
        </w:rPr>
        <w:t xml:space="preserve"> </w:t>
      </w:r>
      <w:r w:rsidRPr="00D753AC">
        <w:rPr>
          <w:rFonts w:ascii="Times New Roman" w:hAnsi="Times New Roman" w:cs="Times New Roman"/>
        </w:rPr>
        <w:t>occurring</w:t>
      </w:r>
      <w:r w:rsidRPr="00D753AC">
        <w:rPr>
          <w:rFonts w:ascii="Times New Roman" w:hAnsi="Times New Roman" w:cs="Times New Roman"/>
          <w:spacing w:val="7"/>
          <w:rPrChange w:id="1874" w:author="Claire Kouba" w:date="2023-09-12T16:52:00Z">
            <w:rPr>
              <w:rFonts w:ascii="Times New Roman" w:hAnsi="Times New Roman"/>
              <w:spacing w:val="-4"/>
              <w:sz w:val="20"/>
            </w:rPr>
          </w:rPrChange>
        </w:rPr>
        <w:t xml:space="preserve"> </w:t>
      </w:r>
      <w:r w:rsidRPr="00D753AC">
        <w:rPr>
          <w:rFonts w:ascii="Times New Roman" w:hAnsi="Times New Roman" w:cs="Times New Roman"/>
        </w:rPr>
        <w:t>during</w:t>
      </w:r>
      <w:r w:rsidRPr="00D753AC">
        <w:rPr>
          <w:rFonts w:ascii="Times New Roman" w:hAnsi="Times New Roman" w:cs="Times New Roman"/>
          <w:spacing w:val="7"/>
          <w:rPrChange w:id="1875" w:author="Claire Kouba" w:date="2023-09-12T16:52:00Z">
            <w:rPr>
              <w:rFonts w:ascii="Times New Roman" w:hAnsi="Times New Roman"/>
              <w:spacing w:val="-4"/>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7"/>
          <w:rPrChange w:id="1876" w:author="Claire Kouba" w:date="2023-09-12T16:52:00Z">
            <w:rPr>
              <w:rFonts w:ascii="Times New Roman" w:hAnsi="Times New Roman"/>
              <w:spacing w:val="-4"/>
              <w:sz w:val="20"/>
            </w:rPr>
          </w:rPrChange>
        </w:rPr>
        <w:t xml:space="preserve"> </w:t>
      </w:r>
      <w:r w:rsidRPr="00D753AC">
        <w:rPr>
          <w:rFonts w:ascii="Times New Roman" w:hAnsi="Times New Roman" w:cs="Times New Roman"/>
        </w:rPr>
        <w:t>transition</w:t>
      </w:r>
      <w:r w:rsidRPr="00D753AC">
        <w:rPr>
          <w:rFonts w:ascii="Times New Roman" w:hAnsi="Times New Roman" w:cs="Times New Roman"/>
          <w:spacing w:val="7"/>
          <w:rPrChange w:id="1877" w:author="Claire Kouba" w:date="2023-09-12T16:52:00Z">
            <w:rPr>
              <w:rFonts w:ascii="Times New Roman" w:hAnsi="Times New Roman"/>
              <w:spacing w:val="-4"/>
              <w:sz w:val="20"/>
            </w:rPr>
          </w:rPrChange>
        </w:rPr>
        <w:t xml:space="preserve"> </w:t>
      </w:r>
      <w:r w:rsidRPr="00D753AC">
        <w:rPr>
          <w:rFonts w:ascii="Times New Roman" w:hAnsi="Times New Roman" w:cs="Times New Roman"/>
        </w:rPr>
        <w:t>from</w:t>
      </w:r>
      <w:r w:rsidRPr="00D753AC">
        <w:rPr>
          <w:rFonts w:ascii="Times New Roman" w:hAnsi="Times New Roman" w:cs="Times New Roman"/>
          <w:spacing w:val="7"/>
          <w:rPrChange w:id="1878" w:author="Claire Kouba" w:date="2023-09-12T16:52:00Z">
            <w:rPr>
              <w:rFonts w:ascii="Times New Roman" w:hAnsi="Times New Roman"/>
              <w:spacing w:val="-4"/>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7"/>
          <w:rPrChange w:id="1879" w:author="Claire Kouba" w:date="2023-09-12T16:52:00Z">
            <w:rPr>
              <w:rFonts w:ascii="Times New Roman" w:hAnsi="Times New Roman"/>
              <w:spacing w:val="-4"/>
              <w:sz w:val="20"/>
            </w:rPr>
          </w:rPrChange>
        </w:rPr>
        <w:t xml:space="preserve"> </w:t>
      </w:r>
      <w:r w:rsidRPr="00D753AC">
        <w:rPr>
          <w:rFonts w:ascii="Times New Roman" w:hAnsi="Times New Roman" w:cs="Times New Roman"/>
        </w:rPr>
        <w:t>dry</w:t>
      </w:r>
      <w:r w:rsidRPr="00D753AC">
        <w:rPr>
          <w:rFonts w:ascii="Times New Roman" w:hAnsi="Times New Roman" w:cs="Times New Roman"/>
          <w:spacing w:val="7"/>
          <w:rPrChange w:id="1880" w:author="Claire Kouba" w:date="2023-09-12T16:52:00Z">
            <w:rPr>
              <w:rFonts w:ascii="Times New Roman" w:hAnsi="Times New Roman"/>
              <w:spacing w:val="-4"/>
              <w:sz w:val="20"/>
            </w:rPr>
          </w:rPrChange>
        </w:rPr>
        <w:t xml:space="preserve"> </w:t>
      </w:r>
      <w:r w:rsidRPr="00D753AC">
        <w:rPr>
          <w:rFonts w:ascii="Times New Roman" w:hAnsi="Times New Roman" w:cs="Times New Roman"/>
        </w:rPr>
        <w:t>season</w:t>
      </w:r>
      <w:r w:rsidRPr="00D753AC">
        <w:rPr>
          <w:rFonts w:ascii="Times New Roman" w:hAnsi="Times New Roman" w:cs="Times New Roman"/>
          <w:spacing w:val="7"/>
          <w:rPrChange w:id="1881" w:author="Claire Kouba" w:date="2023-09-12T16:52:00Z">
            <w:rPr>
              <w:rFonts w:ascii="Times New Roman" w:hAnsi="Times New Roman"/>
              <w:spacing w:val="-4"/>
              <w:sz w:val="20"/>
            </w:rPr>
          </w:rPrChange>
        </w:rPr>
        <w:t xml:space="preserve"> </w:t>
      </w:r>
      <w:r w:rsidRPr="00D753AC">
        <w:rPr>
          <w:rFonts w:ascii="Times New Roman" w:hAnsi="Times New Roman" w:cs="Times New Roman"/>
        </w:rPr>
        <w:t>to</w:t>
      </w:r>
      <w:r w:rsidRPr="00D753AC">
        <w:rPr>
          <w:rFonts w:ascii="Times New Roman" w:hAnsi="Times New Roman" w:cs="Times New Roman"/>
          <w:spacing w:val="7"/>
          <w:rPrChange w:id="1882" w:author="Claire Kouba" w:date="2023-09-12T16:52:00Z">
            <w:rPr>
              <w:rFonts w:ascii="Times New Roman" w:hAnsi="Times New Roman"/>
              <w:spacing w:val="-4"/>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7"/>
          <w:rPrChange w:id="1883" w:author="Claire Kouba" w:date="2023-09-12T16:52:00Z">
            <w:rPr>
              <w:rFonts w:ascii="Times New Roman" w:hAnsi="Times New Roman"/>
              <w:spacing w:val="-4"/>
              <w:sz w:val="20"/>
            </w:rPr>
          </w:rPrChange>
        </w:rPr>
        <w:t xml:space="preserve"> </w:t>
      </w:r>
      <w:r w:rsidRPr="00D753AC">
        <w:rPr>
          <w:rFonts w:ascii="Times New Roman" w:hAnsi="Times New Roman" w:cs="Times New Roman"/>
        </w:rPr>
        <w:t>wet</w:t>
      </w:r>
      <w:r w:rsidRPr="00D753AC">
        <w:rPr>
          <w:rFonts w:ascii="Times New Roman" w:hAnsi="Times New Roman" w:cs="Times New Roman"/>
          <w:w w:val="99"/>
          <w:rPrChange w:id="1884" w:author="Claire Kouba" w:date="2023-09-12T16:52:00Z">
            <w:rPr>
              <w:rFonts w:ascii="Times New Roman" w:hAnsi="Times New Roman"/>
              <w:spacing w:val="-4"/>
              <w:sz w:val="20"/>
            </w:rPr>
          </w:rPrChange>
        </w:rPr>
        <w:t xml:space="preserve"> </w:t>
      </w:r>
      <w:r w:rsidRPr="00D753AC">
        <w:rPr>
          <w:rFonts w:ascii="Times New Roman" w:hAnsi="Times New Roman" w:cs="Times New Roman"/>
        </w:rPr>
        <w:t>season</w:t>
      </w:r>
      <w:r w:rsidRPr="00D753AC">
        <w:rPr>
          <w:rFonts w:ascii="Times New Roman" w:hAnsi="Times New Roman" w:cs="Times New Roman"/>
          <w:rPrChange w:id="1885" w:author="Claire Kouba" w:date="2023-09-12T16:52:00Z">
            <w:rPr>
              <w:rFonts w:ascii="Times New Roman" w:hAnsi="Times New Roman"/>
              <w:spacing w:val="-4"/>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1886" w:author="Claire Kouba" w:date="2023-09-12T16:52:00Z">
            <w:rPr>
              <w:rFonts w:ascii="Times New Roman" w:hAnsi="Times New Roman"/>
              <w:w w:val="99"/>
              <w:sz w:val="20"/>
            </w:rPr>
          </w:rPrChange>
        </w:rPr>
        <w:t xml:space="preserve"> </w:t>
      </w:r>
      <w:r w:rsidRPr="00D753AC">
        <w:rPr>
          <w:rFonts w:ascii="Times New Roman" w:hAnsi="Times New Roman" w:cs="Times New Roman"/>
        </w:rPr>
        <w:t>a</w:t>
      </w:r>
      <w:r w:rsidRPr="00D753AC">
        <w:rPr>
          <w:rFonts w:ascii="Times New Roman" w:hAnsi="Times New Roman" w:cs="Times New Roman"/>
          <w:rPrChange w:id="1887" w:author="Claire Kouba" w:date="2023-09-12T16:52:00Z">
            <w:rPr>
              <w:rFonts w:ascii="Times New Roman" w:hAnsi="Times New Roman"/>
              <w:spacing w:val="-5"/>
              <w:sz w:val="20"/>
            </w:rPr>
          </w:rPrChange>
        </w:rPr>
        <w:t xml:space="preserve"> </w:t>
      </w:r>
      <w:r w:rsidRPr="00D753AC">
        <w:rPr>
          <w:rFonts w:ascii="Times New Roman" w:hAnsi="Times New Roman" w:cs="Times New Roman"/>
        </w:rPr>
        <w:t>Mediterranean</w:t>
      </w:r>
      <w:r w:rsidRPr="00D753AC">
        <w:rPr>
          <w:rFonts w:ascii="Times New Roman" w:hAnsi="Times New Roman" w:cs="Times New Roman"/>
          <w:rPrChange w:id="1888" w:author="Claire Kouba" w:date="2023-09-12T16:52:00Z">
            <w:rPr>
              <w:rFonts w:ascii="Times New Roman" w:hAnsi="Times New Roman"/>
              <w:spacing w:val="-5"/>
              <w:sz w:val="20"/>
            </w:rPr>
          </w:rPrChange>
        </w:rPr>
        <w:t xml:space="preserve"> </w:t>
      </w:r>
      <w:r w:rsidRPr="00D753AC">
        <w:rPr>
          <w:rFonts w:ascii="Times New Roman" w:hAnsi="Times New Roman" w:cs="Times New Roman"/>
        </w:rPr>
        <w:t>climate;</w:t>
      </w:r>
      <w:r w:rsidRPr="00D753AC">
        <w:rPr>
          <w:rFonts w:ascii="Times New Roman" w:hAnsi="Times New Roman" w:cs="Times New Roman"/>
          <w:rPrChange w:id="1889" w:author="Claire Kouba" w:date="2023-09-12T16:52:00Z">
            <w:rPr>
              <w:rFonts w:ascii="Times New Roman" w:hAnsi="Times New Roman"/>
              <w:spacing w:val="-5"/>
              <w:sz w:val="20"/>
            </w:rPr>
          </w:rPrChange>
        </w:rPr>
        <w:t xml:space="preserve"> </w:t>
      </w:r>
      <w:r w:rsidRPr="00D753AC">
        <w:rPr>
          <w:rFonts w:ascii="Times New Roman" w:hAnsi="Times New Roman" w:cs="Times New Roman"/>
        </w:rPr>
        <w:t>the</w:t>
      </w:r>
      <w:r w:rsidRPr="00D753AC">
        <w:rPr>
          <w:rFonts w:ascii="Times New Roman" w:hAnsi="Times New Roman" w:cs="Times New Roman"/>
          <w:rPrChange w:id="1890" w:author="Claire Kouba" w:date="2023-09-12T16:52:00Z">
            <w:rPr>
              <w:rFonts w:ascii="Times New Roman" w:hAnsi="Times New Roman"/>
              <w:spacing w:val="-5"/>
              <w:sz w:val="20"/>
            </w:rPr>
          </w:rPrChange>
        </w:rPr>
        <w:t xml:space="preserve"> </w:t>
      </w:r>
      <w:r w:rsidRPr="00D753AC">
        <w:rPr>
          <w:rFonts w:ascii="Times New Roman" w:hAnsi="Times New Roman" w:cs="Times New Roman"/>
        </w:rPr>
        <w:t>categories</w:t>
      </w:r>
      <w:r w:rsidRPr="00D753AC">
        <w:rPr>
          <w:rFonts w:ascii="Times New Roman" w:hAnsi="Times New Roman" w:cs="Times New Roman"/>
          <w:rPrChange w:id="1891" w:author="Claire Kouba" w:date="2023-09-12T16:52:00Z">
            <w:rPr>
              <w:rFonts w:ascii="Times New Roman" w:hAnsi="Times New Roman"/>
              <w:spacing w:val="-5"/>
              <w:sz w:val="20"/>
            </w:rPr>
          </w:rPrChange>
        </w:rPr>
        <w:t xml:space="preserve"> </w:t>
      </w:r>
      <w:r w:rsidRPr="00D753AC">
        <w:rPr>
          <w:rFonts w:ascii="Times New Roman" w:hAnsi="Times New Roman" w:cs="Times New Roman"/>
        </w:rPr>
        <w:t>are</w:t>
      </w:r>
      <w:r w:rsidRPr="00D753AC">
        <w:rPr>
          <w:rFonts w:ascii="Times New Roman" w:hAnsi="Times New Roman" w:cs="Times New Roman"/>
          <w:rPrChange w:id="1892" w:author="Claire Kouba" w:date="2023-09-12T16:52:00Z">
            <w:rPr>
              <w:rFonts w:ascii="Times New Roman" w:hAnsi="Times New Roman"/>
              <w:spacing w:val="-5"/>
              <w:sz w:val="20"/>
            </w:rPr>
          </w:rPrChange>
        </w:rPr>
        <w:t xml:space="preserve"> </w:t>
      </w:r>
      <w:r w:rsidRPr="00D753AC">
        <w:rPr>
          <w:rFonts w:ascii="Times New Roman" w:hAnsi="Times New Roman" w:cs="Times New Roman"/>
        </w:rPr>
        <w:t>illustrated</w:t>
      </w:r>
      <w:r w:rsidRPr="00D753AC">
        <w:rPr>
          <w:rFonts w:ascii="Times New Roman" w:hAnsi="Times New Roman" w:cs="Times New Roman"/>
          <w:rPrChange w:id="1893" w:author="Claire Kouba" w:date="2023-09-12T16:52:00Z">
            <w:rPr>
              <w:rFonts w:ascii="Times New Roman" w:hAnsi="Times New Roman"/>
              <w:spacing w:val="-5"/>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1894" w:author="Claire Kouba" w:date="2023-09-12T16:52:00Z">
            <w:rPr>
              <w:rFonts w:ascii="Times New Roman" w:hAnsi="Times New Roman"/>
              <w:spacing w:val="-5"/>
              <w:sz w:val="20"/>
            </w:rPr>
          </w:rPrChange>
        </w:rPr>
        <w:t xml:space="preserve"> </w:t>
      </w:r>
      <w:r w:rsidRPr="00D753AC">
        <w:rPr>
          <w:rFonts w:ascii="Times New Roman" w:hAnsi="Times New Roman" w:cs="Times New Roman"/>
        </w:rPr>
        <w:t>an</w:t>
      </w:r>
      <w:r w:rsidRPr="00D753AC">
        <w:rPr>
          <w:rFonts w:ascii="Times New Roman" w:hAnsi="Times New Roman" w:cs="Times New Roman"/>
          <w:rPrChange w:id="1895" w:author="Claire Kouba" w:date="2023-09-12T16:52:00Z">
            <w:rPr>
              <w:rFonts w:ascii="Times New Roman" w:hAnsi="Times New Roman"/>
              <w:spacing w:val="-5"/>
              <w:sz w:val="20"/>
            </w:rPr>
          </w:rPrChange>
        </w:rPr>
        <w:t xml:space="preserve"> </w:t>
      </w:r>
      <w:r w:rsidRPr="00D753AC">
        <w:rPr>
          <w:rFonts w:ascii="Times New Roman" w:hAnsi="Times New Roman" w:cs="Times New Roman"/>
        </w:rPr>
        <w:t>example</w:t>
      </w:r>
      <w:r w:rsidRPr="00D753AC">
        <w:rPr>
          <w:rFonts w:ascii="Times New Roman" w:hAnsi="Times New Roman" w:cs="Times New Roman"/>
          <w:rPrChange w:id="1896" w:author="Claire Kouba" w:date="2023-09-12T16:52:00Z">
            <w:rPr>
              <w:rFonts w:ascii="Times New Roman" w:hAnsi="Times New Roman"/>
              <w:spacing w:val="-5"/>
              <w:sz w:val="20"/>
            </w:rPr>
          </w:rPrChange>
        </w:rPr>
        <w:t xml:space="preserve"> </w:t>
      </w:r>
      <w:r w:rsidRPr="00D753AC">
        <w:rPr>
          <w:rFonts w:ascii="Times New Roman" w:hAnsi="Times New Roman" w:cs="Times New Roman"/>
        </w:rPr>
        <w:t>annual</w:t>
      </w:r>
      <w:r w:rsidRPr="00D753AC">
        <w:rPr>
          <w:rFonts w:ascii="Times New Roman" w:hAnsi="Times New Roman" w:cs="Times New Roman"/>
          <w:rPrChange w:id="1897" w:author="Claire Kouba" w:date="2023-09-12T16:52:00Z">
            <w:rPr>
              <w:rFonts w:ascii="Times New Roman" w:hAnsi="Times New Roman"/>
              <w:spacing w:val="-5"/>
              <w:sz w:val="20"/>
            </w:rPr>
          </w:rPrChange>
        </w:rPr>
        <w:t xml:space="preserve"> </w:t>
      </w:r>
      <w:r w:rsidRPr="00D753AC">
        <w:rPr>
          <w:rFonts w:ascii="Times New Roman" w:hAnsi="Times New Roman" w:cs="Times New Roman"/>
        </w:rPr>
        <w:t>hydrograph</w:t>
      </w:r>
      <w:r w:rsidRPr="00D753AC">
        <w:rPr>
          <w:rFonts w:ascii="Times New Roman" w:hAnsi="Times New Roman" w:cs="Times New Roman"/>
          <w:rPrChange w:id="1898" w:author="Claire Kouba" w:date="2023-09-12T16:52:00Z">
            <w:rPr>
              <w:rFonts w:ascii="Times New Roman" w:hAnsi="Times New Roman"/>
              <w:spacing w:val="-5"/>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1899" w:author="Claire Kouba" w:date="2023-09-12T16:52:00Z">
            <w:rPr>
              <w:rFonts w:ascii="Times New Roman" w:hAnsi="Times New Roman"/>
              <w:spacing w:val="-5"/>
              <w:sz w:val="20"/>
            </w:rPr>
          </w:rPrChange>
        </w:rPr>
        <w:t xml:space="preserve"> </w:t>
      </w:r>
      <w:r w:rsidRPr="00D753AC">
        <w:rPr>
          <w:rFonts w:ascii="Times New Roman" w:hAnsi="Times New Roman" w:cs="Times New Roman"/>
        </w:rPr>
        <w:t>Figure</w:t>
      </w:r>
      <w:r w:rsidRPr="00D753AC">
        <w:rPr>
          <w:rFonts w:ascii="Times New Roman" w:hAnsi="Times New Roman" w:cs="Times New Roman"/>
          <w:rPrChange w:id="1900" w:author="Claire Kouba" w:date="2023-09-12T16:52:00Z">
            <w:rPr>
              <w:rFonts w:ascii="Times New Roman" w:hAnsi="Times New Roman"/>
              <w:spacing w:val="-5"/>
              <w:sz w:val="20"/>
            </w:rPr>
          </w:rPrChange>
        </w:rPr>
        <w:t xml:space="preserve"> </w:t>
      </w:r>
      <w:del w:id="1901" w:author="Claire Kouba" w:date="2023-09-12T16:52:00Z">
        <w:r w:rsidR="00505335" w:rsidRPr="00D753AC">
          <w:rPr>
            <w:rFonts w:ascii="Times New Roman" w:hAnsi="Times New Roman" w:cs="Times New Roman"/>
          </w:rPr>
          <w:delText>1</w:delText>
        </w:r>
      </w:del>
      <w:ins w:id="1902" w:author="Claire Kouba" w:date="2023-09-12T16:52:00Z">
        <w:r w:rsidRPr="00D753AC">
          <w:rPr>
            <w:rFonts w:ascii="Times New Roman" w:hAnsi="Times New Roman" w:cs="Times New Roman"/>
          </w:rPr>
          <w:t>2</w:t>
        </w:r>
      </w:ins>
      <w:r w:rsidRPr="00D753AC">
        <w:rPr>
          <w:rFonts w:ascii="Times New Roman" w:hAnsi="Times New Roman" w:cs="Times New Roman"/>
        </w:rPr>
        <w:t>.</w:t>
      </w:r>
      <w:r w:rsidRPr="00D753AC">
        <w:rPr>
          <w:rFonts w:ascii="Times New Roman" w:hAnsi="Times New Roman" w:cs="Times New Roman"/>
          <w:rPrChange w:id="1903" w:author="Claire Kouba" w:date="2023-09-12T16:52:00Z">
            <w:rPr>
              <w:rFonts w:ascii="Times New Roman" w:hAnsi="Times New Roman"/>
              <w:spacing w:val="-5"/>
              <w:sz w:val="20"/>
            </w:rPr>
          </w:rPrChange>
        </w:rPr>
        <w:t xml:space="preserve"> </w:t>
      </w:r>
      <w:r w:rsidRPr="00D753AC">
        <w:rPr>
          <w:rFonts w:ascii="Times New Roman" w:hAnsi="Times New Roman" w:cs="Times New Roman"/>
          <w:spacing w:val="-4"/>
        </w:rPr>
        <w:t>Water</w:t>
      </w:r>
      <w:r w:rsidRPr="00D753AC">
        <w:rPr>
          <w:rFonts w:ascii="Times New Roman" w:hAnsi="Times New Roman" w:cs="Times New Roman"/>
          <w:spacing w:val="-4"/>
          <w:rPrChange w:id="1904" w:author="Claire Kouba" w:date="2023-09-12T16:52:00Z">
            <w:rPr>
              <w:rFonts w:ascii="Times New Roman" w:hAnsi="Times New Roman"/>
              <w:spacing w:val="-5"/>
              <w:sz w:val="20"/>
            </w:rPr>
          </w:rPrChange>
        </w:rPr>
        <w:t xml:space="preserve"> </w:t>
      </w:r>
      <w:r w:rsidRPr="00D753AC">
        <w:rPr>
          <w:rFonts w:ascii="Times New Roman" w:hAnsi="Times New Roman" w:cs="Times New Roman"/>
        </w:rPr>
        <w:t>storage</w:t>
      </w:r>
      <w:r w:rsidRPr="00D753AC">
        <w:rPr>
          <w:rFonts w:ascii="Times New Roman" w:hAnsi="Times New Roman" w:cs="Times New Roman"/>
          <w:rPrChange w:id="1905" w:author="Claire Kouba" w:date="2023-09-12T16:52:00Z">
            <w:rPr>
              <w:rFonts w:ascii="Times New Roman" w:hAnsi="Times New Roman"/>
              <w:spacing w:val="-5"/>
              <w:sz w:val="20"/>
            </w:rPr>
          </w:rPrChange>
        </w:rPr>
        <w:t xml:space="preserve"> </w:t>
      </w:r>
      <w:r w:rsidRPr="00D753AC">
        <w:rPr>
          <w:rFonts w:ascii="Times New Roman" w:hAnsi="Times New Roman" w:cs="Times New Roman"/>
        </w:rPr>
        <w:t>level</w:t>
      </w:r>
      <w:r w:rsidRPr="00D753AC">
        <w:rPr>
          <w:rFonts w:ascii="Times New Roman" w:hAnsi="Times New Roman" w:cs="Times New Roman"/>
          <w:rPrChange w:id="1906" w:author="Claire Kouba" w:date="2023-09-12T16:52:00Z">
            <w:rPr>
              <w:rFonts w:ascii="Times New Roman" w:hAnsi="Times New Roman"/>
              <w:spacing w:val="-5"/>
              <w:sz w:val="20"/>
            </w:rPr>
          </w:rPrChange>
        </w:rPr>
        <w:t xml:space="preserve"> </w:t>
      </w:r>
      <w:r w:rsidRPr="00D753AC">
        <w:rPr>
          <w:rFonts w:ascii="Times New Roman" w:hAnsi="Times New Roman" w:cs="Times New Roman"/>
        </w:rPr>
        <w:t>refers</w:t>
      </w:r>
      <w:r w:rsidRPr="00D753AC">
        <w:rPr>
          <w:rFonts w:ascii="Times New Roman" w:hAnsi="Times New Roman" w:cs="Times New Roman"/>
          <w:spacing w:val="44"/>
          <w:rPrChange w:id="1907" w:author="Claire Kouba" w:date="2023-09-12T16:52:00Z">
            <w:rPr>
              <w:rFonts w:ascii="Times New Roman" w:hAnsi="Times New Roman"/>
              <w:spacing w:val="-5"/>
              <w:sz w:val="20"/>
            </w:rPr>
          </w:rPrChange>
        </w:rPr>
        <w:t xml:space="preserve"> </w:t>
      </w:r>
      <w:r w:rsidRPr="00D753AC">
        <w:rPr>
          <w:rFonts w:ascii="Times New Roman" w:hAnsi="Times New Roman" w:cs="Times New Roman"/>
        </w:rPr>
        <w:t>to</w:t>
      </w:r>
      <w:r w:rsidRPr="00D753AC">
        <w:rPr>
          <w:rFonts w:ascii="Times New Roman" w:hAnsi="Times New Roman" w:cs="Times New Roman"/>
          <w:w w:val="99"/>
          <w:rPrChange w:id="1908" w:author="Claire Kouba" w:date="2023-09-12T16:52:00Z">
            <w:rPr>
              <w:rFonts w:ascii="Times New Roman" w:hAnsi="Times New Roman"/>
              <w:spacing w:val="-5"/>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4"/>
          <w:rPrChange w:id="1909" w:author="Claire Kouba" w:date="2023-09-12T16:52:00Z">
            <w:rPr>
              <w:rFonts w:ascii="Times New Roman" w:hAnsi="Times New Roman"/>
              <w:spacing w:val="-5"/>
              <w:sz w:val="20"/>
            </w:rPr>
          </w:rPrChange>
        </w:rPr>
        <w:t xml:space="preserve"> </w:t>
      </w:r>
      <w:r w:rsidRPr="00D753AC">
        <w:rPr>
          <w:rFonts w:ascii="Times New Roman" w:hAnsi="Times New Roman" w:cs="Times New Roman"/>
        </w:rPr>
        <w:t>relative</w:t>
      </w:r>
      <w:r w:rsidRPr="00D753AC">
        <w:rPr>
          <w:rFonts w:ascii="Times New Roman" w:hAnsi="Times New Roman" w:cs="Times New Roman"/>
          <w:spacing w:val="-4"/>
          <w:rPrChange w:id="1910" w:author="Claire Kouba" w:date="2023-09-12T16:52:00Z">
            <w:rPr>
              <w:rFonts w:ascii="Times New Roman" w:hAnsi="Times New Roman"/>
              <w:w w:val="99"/>
              <w:sz w:val="20"/>
            </w:rPr>
          </w:rPrChange>
        </w:rPr>
        <w:t xml:space="preserve"> </w:t>
      </w:r>
      <w:r w:rsidRPr="00D753AC">
        <w:rPr>
          <w:rFonts w:ascii="Times New Roman" w:hAnsi="Times New Roman" w:cs="Times New Roman"/>
        </w:rPr>
        <w:t>water</w:t>
      </w:r>
      <w:r w:rsidRPr="00D753AC">
        <w:rPr>
          <w:rFonts w:ascii="Times New Roman" w:hAnsi="Times New Roman" w:cs="Times New Roman"/>
          <w:spacing w:val="-4"/>
          <w:rPrChange w:id="1911" w:author="Claire Kouba" w:date="2023-09-12T16:52:00Z">
            <w:rPr>
              <w:rFonts w:ascii="Times New Roman" w:hAnsi="Times New Roman"/>
              <w:sz w:val="20"/>
            </w:rPr>
          </w:rPrChange>
        </w:rPr>
        <w:t xml:space="preserve"> </w:t>
      </w:r>
      <w:r w:rsidRPr="00D753AC">
        <w:rPr>
          <w:rFonts w:ascii="Times New Roman" w:hAnsi="Times New Roman" w:cs="Times New Roman"/>
        </w:rPr>
        <w:t>content</w:t>
      </w:r>
      <w:r w:rsidRPr="00D753AC">
        <w:rPr>
          <w:rFonts w:ascii="Times New Roman" w:hAnsi="Times New Roman" w:cs="Times New Roman"/>
          <w:spacing w:val="-4"/>
          <w:rPrChange w:id="1912" w:author="Claire Kouba" w:date="2023-09-12T16:52:00Z">
            <w:rPr>
              <w:rFonts w:ascii="Times New Roman" w:hAnsi="Times New Roman"/>
              <w:sz w:val="20"/>
            </w:rPr>
          </w:rPrChange>
        </w:rPr>
        <w:t xml:space="preserve"> </w:t>
      </w:r>
      <w:r w:rsidRPr="00D753AC">
        <w:rPr>
          <w:rFonts w:ascii="Times New Roman" w:hAnsi="Times New Roman" w:cs="Times New Roman"/>
        </w:rPr>
        <w:t>of</w:t>
      </w:r>
      <w:r w:rsidRPr="00D753AC">
        <w:rPr>
          <w:rFonts w:ascii="Times New Roman" w:hAnsi="Times New Roman" w:cs="Times New Roman"/>
          <w:spacing w:val="-4"/>
          <w:rPrChange w:id="1913" w:author="Claire Kouba" w:date="2023-09-12T16:52:00Z">
            <w:rPr>
              <w:rFonts w:ascii="Times New Roman" w:hAnsi="Times New Roman"/>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4"/>
          <w:rPrChange w:id="1914" w:author="Claire Kouba" w:date="2023-09-12T16:52:00Z">
            <w:rPr>
              <w:rFonts w:ascii="Times New Roman" w:hAnsi="Times New Roman"/>
              <w:sz w:val="20"/>
            </w:rPr>
          </w:rPrChange>
        </w:rPr>
        <w:t xml:space="preserve"> </w:t>
      </w:r>
      <w:r w:rsidRPr="00D753AC">
        <w:rPr>
          <w:rFonts w:ascii="Times New Roman" w:hAnsi="Times New Roman" w:cs="Times New Roman"/>
        </w:rPr>
        <w:t>soil</w:t>
      </w:r>
      <w:r w:rsidRPr="00D753AC">
        <w:rPr>
          <w:rFonts w:ascii="Times New Roman" w:hAnsi="Times New Roman" w:cs="Times New Roman"/>
          <w:spacing w:val="-4"/>
          <w:rPrChange w:id="1915" w:author="Claire Kouba" w:date="2023-09-12T16:52:00Z">
            <w:rPr>
              <w:rFonts w:ascii="Times New Roman" w:hAnsi="Times New Roman"/>
              <w:sz w:val="20"/>
            </w:rPr>
          </w:rPrChange>
        </w:rPr>
        <w:t xml:space="preserve"> </w:t>
      </w:r>
      <w:r w:rsidRPr="00D753AC">
        <w:rPr>
          <w:rFonts w:ascii="Times New Roman" w:hAnsi="Times New Roman" w:cs="Times New Roman"/>
        </w:rPr>
        <w:t>and</w:t>
      </w:r>
      <w:r w:rsidRPr="00D753AC">
        <w:rPr>
          <w:rFonts w:ascii="Times New Roman" w:hAnsi="Times New Roman" w:cs="Times New Roman"/>
          <w:spacing w:val="-4"/>
          <w:rPrChange w:id="1916" w:author="Claire Kouba" w:date="2023-09-12T16:52:00Z">
            <w:rPr>
              <w:rFonts w:ascii="Times New Roman" w:hAnsi="Times New Roman"/>
              <w:sz w:val="20"/>
            </w:rPr>
          </w:rPrChange>
        </w:rPr>
        <w:t xml:space="preserve"> </w:t>
      </w:r>
      <w:r w:rsidRPr="00D753AC">
        <w:rPr>
          <w:rFonts w:ascii="Times New Roman" w:hAnsi="Times New Roman" w:cs="Times New Roman"/>
        </w:rPr>
        <w:t>aquifer</w:t>
      </w:r>
      <w:r w:rsidRPr="00D753AC">
        <w:rPr>
          <w:rFonts w:ascii="Times New Roman" w:hAnsi="Times New Roman" w:cs="Times New Roman"/>
          <w:spacing w:val="-4"/>
          <w:rPrChange w:id="1917" w:author="Claire Kouba" w:date="2023-09-12T16:52:00Z">
            <w:rPr>
              <w:rFonts w:ascii="Times New Roman" w:hAnsi="Times New Roman"/>
              <w:sz w:val="20"/>
            </w:rPr>
          </w:rPrChange>
        </w:rPr>
        <w:t xml:space="preserve"> </w:t>
      </w:r>
      <w:r w:rsidRPr="00D753AC">
        <w:rPr>
          <w:rFonts w:ascii="Times New Roman" w:hAnsi="Times New Roman" w:cs="Times New Roman"/>
        </w:rPr>
        <w:t>within</w:t>
      </w:r>
      <w:r w:rsidRPr="00D753AC">
        <w:rPr>
          <w:rFonts w:ascii="Times New Roman" w:hAnsi="Times New Roman" w:cs="Times New Roman"/>
          <w:spacing w:val="-4"/>
          <w:rPrChange w:id="1918" w:author="Claire Kouba" w:date="2023-09-12T16:52:00Z">
            <w:rPr>
              <w:rFonts w:ascii="Times New Roman" w:hAnsi="Times New Roman"/>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4"/>
          <w:rPrChange w:id="1919" w:author="Claire Kouba" w:date="2023-09-12T16:52:00Z">
            <w:rPr>
              <w:rFonts w:ascii="Times New Roman" w:hAnsi="Times New Roman"/>
              <w:spacing w:val="-28"/>
              <w:sz w:val="20"/>
            </w:rPr>
          </w:rPrChange>
        </w:rPr>
        <w:t xml:space="preserve"> </w:t>
      </w:r>
      <w:r w:rsidRPr="00D753AC">
        <w:rPr>
          <w:rFonts w:ascii="Times New Roman" w:hAnsi="Times New Roman" w:cs="Times New Roman"/>
        </w:rPr>
        <w:t>watershed.</w:t>
      </w:r>
    </w:p>
    <w:p w:rsidR="002153D1" w:rsidRPr="00D753AC" w:rsidRDefault="002153D1">
      <w:pPr>
        <w:spacing w:before="8"/>
        <w:ind w:left="173"/>
        <w:rPr>
          <w:rFonts w:ascii="Times New Roman" w:eastAsia="Times New Roman" w:hAnsi="Times New Roman" w:cs="Times New Roman"/>
        </w:rPr>
      </w:pPr>
    </w:p>
    <w:p w:rsidR="00A7616E" w:rsidRPr="00D753AC" w:rsidRDefault="00BD143B" w:rsidP="00D753AC">
      <w:pPr>
        <w:ind w:left="173"/>
        <w:rPr>
          <w:del w:id="1920" w:author="Claire Kouba" w:date="2023-09-12T16:52:00Z"/>
          <w:rFonts w:ascii="Times New Roman" w:eastAsia="Times New Roman" w:hAnsi="Times New Roman" w:cs="Times New Roman"/>
        </w:rPr>
      </w:pPr>
      <w:del w:id="1921" w:author="Claire Kouba" w:date="2023-09-12T16:52:00Z">
        <w:r w:rsidRPr="00D753AC">
          <w:rPr>
            <w:rFonts w:ascii="Times New Roman" w:eastAsia="Times New Roman" w:hAnsi="Times New Roman" w:cs="Times New Roman"/>
            <w:noProof/>
          </w:rPr>
          <mc:AlternateContent>
            <mc:Choice Requires="wpg">
              <w:drawing>
                <wp:inline distT="0" distB="0" distL="0" distR="0" wp14:anchorId="31EB1470" wp14:editId="227BE1CF">
                  <wp:extent cx="5364480" cy="5080"/>
                  <wp:effectExtent l="8255" t="6985" r="8890" b="6985"/>
                  <wp:docPr id="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 name="Group 14"/>
                          <wpg:cNvGrpSpPr>
                            <a:grpSpLocks/>
                          </wpg:cNvGrpSpPr>
                          <wpg:grpSpPr bwMode="auto">
                            <a:xfrm>
                              <a:off x="4" y="4"/>
                              <a:ext cx="8440" cy="2"/>
                              <a:chOff x="4" y="4"/>
                              <a:chExt cx="8440" cy="2"/>
                            </a:xfrm>
                          </wpg:grpSpPr>
                          <wps:wsp>
                            <wps:cNvPr id="5" name="Freeform 15"/>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15EE6CC" id="Group 13"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">
                  <v:group id="Group 14"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15"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" path="m,l8440,e" filled="f" strokeweight=".14042mm">
                      <v:path arrowok="t" o:connecttype="custom" o:connectlocs="0,0;8440,0" o:connectangles="0,0"/>
                    </v:shape>
                  </v:group>
                  <w10:anchorlock/>
                </v:group>
              </w:pict>
            </mc:Fallback>
          </mc:AlternateContent>
        </w:r>
      </w:del>
    </w:p>
    <w:p w:rsidR="00A7616E" w:rsidRPr="00D753AC" w:rsidRDefault="00A7616E" w:rsidP="00D753AC">
      <w:pPr>
        <w:ind w:left="173"/>
        <w:rPr>
          <w:del w:id="1922" w:author="Claire Kouba" w:date="2023-09-12T16:52:00Z"/>
          <w:rFonts w:ascii="Times New Roman" w:eastAsia="Times New Roman" w:hAnsi="Times New Roman" w:cs="Times New Roman"/>
        </w:rPr>
        <w:sectPr w:rsidR="00A7616E" w:rsidRPr="00D753AC">
          <w:pgSz w:w="11910" w:h="13610"/>
          <w:pgMar w:top="560" w:right="780" w:bottom="880" w:left="800" w:header="0" w:footer="689" w:gutter="0"/>
          <w:cols w:space="720"/>
        </w:sectPr>
      </w:pPr>
    </w:p>
    <w:p w:rsidR="002153D1" w:rsidRPr="00D753AC" w:rsidRDefault="00BD143B" w:rsidP="00D753AC">
      <w:pPr>
        <w:ind w:left="173"/>
        <w:rPr>
          <w:ins w:id="1923" w:author="Claire Kouba" w:date="2023-09-12T16:52:00Z"/>
          <w:rFonts w:ascii="Times New Roman" w:eastAsia="Times New Roman" w:hAnsi="Times New Roman" w:cs="Times New Roman"/>
        </w:rPr>
      </w:pPr>
      <w:del w:id="1924" w:author="Claire Kouba" w:date="2023-09-12T16:52:00Z">
        <w:r w:rsidRPr="00D753AC">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059282DE" wp14:editId="60B328C2">
                  <wp:simplePos x="0" y="0"/>
                  <wp:positionH relativeFrom="page">
                    <wp:posOffset>1096645</wp:posOffset>
                  </wp:positionH>
                  <wp:positionV relativeFrom="paragraph">
                    <wp:posOffset>456565</wp:posOffset>
                  </wp:positionV>
                  <wp:extent cx="5359400" cy="1270"/>
                  <wp:effectExtent l="10795" t="8890" r="11430" b="8890"/>
                  <wp:wrapNone/>
                  <wp:docPr id="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19"/>
                            <a:chExt cx="8440" cy="2"/>
                          </a:xfrm>
                        </wpg:grpSpPr>
                        <wps:wsp>
                          <wps:cNvPr id="9" name="Freeform 12"/>
                          <wps:cNvSpPr>
                            <a:spLocks/>
                          </wps:cNvSpPr>
                          <wps:spPr bwMode="auto">
                            <a:xfrm>
                              <a:off x="1727" y="719"/>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63F1E6" id="Group 11" o:spid="_x0000_s1026" style="position:absolute;margin-left:86.35pt;margin-top:35.95pt;width:422pt;height:.1pt;z-index:251659264;mso-position-horizontal-relative:page" coordorigin="1727,719"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">
                  <v:shape id="Freeform 12" o:spid="_x0000_s1027" style="position:absolute;left:1727;top:719;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" path="m,l8440,e" filled="f" strokeweight=".14042mm">
                    <v:path arrowok="t" o:connecttype="custom" o:connectlocs="0,0;8440,0" o:connectangles="0,0"/>
                  </v:shape>
                  <w10:wrap anchorx="page"/>
                </v:group>
              </w:pict>
            </mc:Fallback>
          </mc:AlternateContent>
        </w:r>
      </w:del>
      <w:ins w:id="1925" w:author="Claire Kouba" w:date="2023-09-12T16:52:00Z">
        <w:r w:rsidR="00251C7A" w:rsidRPr="00D753AC">
          <w:rPr>
            <w:rFonts w:ascii="Times New Roman" w:eastAsia="Times New Roman" w:hAnsi="Times New Roman" w:cs="Times New Roman"/>
            <w:noProof/>
          </w:rPr>
          <mc:AlternateContent>
            <mc:Choice Requires="wpg">
              <w:drawing>
                <wp:inline distT="0" distB="0" distL="0" distR="0">
                  <wp:extent cx="5364480" cy="5080"/>
                  <wp:effectExtent l="11430" t="9525" r="5715" b="4445"/>
                  <wp:docPr id="392"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93" name="Group 377"/>
                          <wpg:cNvGrpSpPr>
                            <a:grpSpLocks/>
                          </wpg:cNvGrpSpPr>
                          <wpg:grpSpPr bwMode="auto">
                            <a:xfrm>
                              <a:off x="4" y="4"/>
                              <a:ext cx="8440" cy="2"/>
                              <a:chOff x="4" y="4"/>
                              <a:chExt cx="8440" cy="2"/>
                            </a:xfrm>
                          </wpg:grpSpPr>
                          <wps:wsp>
                            <wps:cNvPr id="394" name="Freeform 378"/>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F287018" id="Group 376"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">
                  <v:group id="Group 377"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shape id="Freeform 378"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" path="m,l8440,e" filled="f" strokeweight=".14042mm">
                      <v:path arrowok="t" o:connecttype="custom" o:connectlocs="0,0;8440,0" o:connectangles="0,0"/>
                    </v:shape>
                  </v:group>
                  <w10:anchorlock/>
                </v:group>
              </w:pict>
            </mc:Fallback>
          </mc:AlternateContent>
        </w:r>
      </w:ins>
    </w:p>
    <w:p w:rsidR="002153D1" w:rsidRPr="00D753AC" w:rsidRDefault="002153D1" w:rsidP="00D753AC">
      <w:pPr>
        <w:ind w:left="173"/>
        <w:rPr>
          <w:ins w:id="1926" w:author="Claire Kouba" w:date="2023-09-12T16:52:00Z"/>
          <w:rFonts w:ascii="Times New Roman" w:eastAsia="Times New Roman" w:hAnsi="Times New Roman" w:cs="Times New Roman"/>
        </w:rPr>
        <w:sectPr w:rsidR="002153D1" w:rsidRPr="00D753AC">
          <w:pgSz w:w="11910" w:h="13610"/>
          <w:pgMar w:top="560" w:right="780" w:bottom="880" w:left="780" w:header="0" w:footer="689" w:gutter="0"/>
          <w:cols w:space="720"/>
        </w:sectPr>
      </w:pPr>
    </w:p>
    <w:p w:rsidR="002153D1" w:rsidRPr="00D753AC" w:rsidRDefault="00251C7A">
      <w:pPr>
        <w:spacing w:before="91"/>
        <w:ind w:left="173"/>
        <w:rPr>
          <w:rFonts w:ascii="Times New Roman" w:eastAsia="Times New Roman" w:hAnsi="Times New Roman" w:cs="Times New Roman"/>
        </w:rPr>
        <w:pPrChange w:id="1927" w:author="Claire Kouba" w:date="2023-09-12T16:52:00Z">
          <w:pPr>
            <w:spacing w:before="91" w:line="355" w:lineRule="auto"/>
            <w:ind w:left="173"/>
          </w:pPr>
        </w:pPrChange>
      </w:pPr>
      <w:ins w:id="1928" w:author="Claire Kouba" w:date="2023-09-12T16:52:00Z">
        <w:r w:rsidRPr="00D753AC">
          <w:rPr>
            <w:rFonts w:ascii="Times New Roman" w:hAnsi="Times New Roman" w:cs="Times New Roman"/>
            <w:noProof/>
          </w:rPr>
          <mc:AlternateContent>
            <mc:Choice Requires="wpg">
              <w:drawing>
                <wp:anchor distT="0" distB="0" distL="114300" distR="114300" simplePos="0" relativeHeight="1072" behindDoc="0" locked="0" layoutInCell="1" allowOverlap="1">
                  <wp:simplePos x="0" y="0"/>
                  <wp:positionH relativeFrom="page">
                    <wp:posOffset>1096645</wp:posOffset>
                  </wp:positionH>
                  <wp:positionV relativeFrom="paragraph">
                    <wp:posOffset>456565</wp:posOffset>
                  </wp:positionV>
                  <wp:extent cx="5359400" cy="1270"/>
                  <wp:effectExtent l="10795" t="13970" r="11430" b="3810"/>
                  <wp:wrapNone/>
                  <wp:docPr id="390"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19"/>
                            <a:chExt cx="8440" cy="2"/>
                          </a:xfrm>
                        </wpg:grpSpPr>
                        <wps:wsp>
                          <wps:cNvPr id="391" name="Freeform 375"/>
                          <wps:cNvSpPr>
                            <a:spLocks/>
                          </wps:cNvSpPr>
                          <wps:spPr bwMode="auto">
                            <a:xfrm>
                              <a:off x="1727" y="719"/>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521FF" id="Group 374" o:spid="_x0000_s1026" style="position:absolute;margin-left:86.35pt;margin-top:35.95pt;width:422pt;height:.1pt;z-index:1072;mso-position-horizontal-relative:page" coordorigin="1727,719"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">
                  <v:shape id="Freeform 375" o:spid="_x0000_s1027" style="position:absolute;left:1727;top:719;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spacing w:val="-4"/>
        </w:rPr>
        <w:t>Water</w:t>
      </w:r>
      <w:r w:rsidR="002573FA" w:rsidRPr="00D753AC">
        <w:rPr>
          <w:rFonts w:ascii="Times New Roman" w:hAnsi="Times New Roman" w:cs="Times New Roman"/>
          <w:spacing w:val="34"/>
        </w:rPr>
        <w:t xml:space="preserve"> </w:t>
      </w:r>
      <w:r w:rsidR="002573FA" w:rsidRPr="00D753AC">
        <w:rPr>
          <w:rFonts w:ascii="Times New Roman" w:hAnsi="Times New Roman" w:cs="Times New Roman"/>
        </w:rPr>
        <w:t>storage</w:t>
      </w:r>
      <w:r w:rsidR="002573FA" w:rsidRPr="00D753AC">
        <w:rPr>
          <w:rFonts w:ascii="Times New Roman" w:hAnsi="Times New Roman" w:cs="Times New Roman"/>
          <w:w w:val="99"/>
        </w:rPr>
        <w:t xml:space="preserve"> </w:t>
      </w:r>
      <w:r w:rsidR="002573FA" w:rsidRPr="00D753AC">
        <w:rPr>
          <w:rFonts w:ascii="Times New Roman" w:hAnsi="Times New Roman" w:cs="Times New Roman"/>
        </w:rPr>
        <w:t>level</w:t>
      </w:r>
    </w:p>
    <w:p w:rsidR="002153D1" w:rsidRPr="00D753AC" w:rsidRDefault="002573FA">
      <w:pPr>
        <w:spacing w:before="91"/>
        <w:ind w:left="173"/>
        <w:rPr>
          <w:rFonts w:ascii="Times New Roman" w:eastAsia="Times New Roman" w:hAnsi="Times New Roman" w:cs="Times New Roman"/>
        </w:rPr>
        <w:pPrChange w:id="1929" w:author="Claire Kouba" w:date="2023-09-12T16:52:00Z">
          <w:pPr>
            <w:spacing w:before="91" w:line="355" w:lineRule="auto"/>
            <w:ind w:left="173"/>
          </w:pPr>
        </w:pPrChange>
      </w:pPr>
      <w:r w:rsidRPr="00D753AC">
        <w:rPr>
          <w:rFonts w:ascii="Times New Roman" w:hAnsi="Times New Roman" w:cs="Times New Roman"/>
        </w:rPr>
        <w:br w:type="column"/>
        <w:t>New</w:t>
      </w:r>
      <w:r w:rsidRPr="00D753AC">
        <w:rPr>
          <w:rFonts w:ascii="Times New Roman" w:hAnsi="Times New Roman" w:cs="Times New Roman"/>
          <w:spacing w:val="26"/>
        </w:rPr>
        <w:t xml:space="preserve"> </w:t>
      </w:r>
      <w:r w:rsidRPr="00D753AC">
        <w:rPr>
          <w:rFonts w:ascii="Times New Roman" w:hAnsi="Times New Roman" w:cs="Times New Roman"/>
        </w:rPr>
        <w:t>precip.</w:t>
      </w:r>
      <w:r w:rsidRPr="00D753AC">
        <w:rPr>
          <w:rFonts w:ascii="Times New Roman" w:hAnsi="Times New Roman" w:cs="Times New Roman"/>
          <w:w w:val="99"/>
        </w:rPr>
        <w:t xml:space="preserve"> </w:t>
      </w:r>
      <w:r w:rsidRPr="00D753AC">
        <w:rPr>
          <w:rFonts w:ascii="Times New Roman" w:hAnsi="Times New Roman" w:cs="Times New Roman"/>
        </w:rPr>
        <w:t>occurring?</w:t>
      </w:r>
    </w:p>
    <w:p w:rsidR="002153D1" w:rsidRPr="00D753AC" w:rsidRDefault="002573FA">
      <w:pPr>
        <w:tabs>
          <w:tab w:val="left" w:pos="3159"/>
        </w:tabs>
        <w:spacing w:before="91"/>
        <w:ind w:left="173"/>
        <w:rPr>
          <w:rFonts w:ascii="Times New Roman" w:eastAsia="Times New Roman" w:hAnsi="Times New Roman" w:cs="Times New Roman"/>
        </w:rPr>
      </w:pPr>
      <w:r w:rsidRPr="00D753AC">
        <w:rPr>
          <w:rFonts w:ascii="Times New Roman" w:hAnsi="Times New Roman" w:cs="Times New Roman"/>
        </w:rPr>
        <w:br w:type="column"/>
        <w:t>Flow behavior</w:t>
      </w:r>
      <w:r w:rsidRPr="00D753AC">
        <w:rPr>
          <w:rFonts w:ascii="Times New Roman" w:hAnsi="Times New Roman" w:cs="Times New Roman"/>
          <w:spacing w:val="-18"/>
        </w:rPr>
        <w:t xml:space="preserve"> </w:t>
      </w:r>
      <w:r w:rsidRPr="00D753AC">
        <w:rPr>
          <w:rFonts w:ascii="Times New Roman" w:hAnsi="Times New Roman" w:cs="Times New Roman"/>
        </w:rPr>
        <w:t>description</w:t>
      </w:r>
      <w:r w:rsidRPr="00D753AC">
        <w:rPr>
          <w:rFonts w:ascii="Times New Roman" w:hAnsi="Times New Roman" w:cs="Times New Roman"/>
        </w:rPr>
        <w:tab/>
        <w:t>Relevant functional</w:t>
      </w:r>
      <w:r w:rsidRPr="00D753AC">
        <w:rPr>
          <w:rFonts w:ascii="Times New Roman" w:hAnsi="Times New Roman" w:cs="Times New Roman"/>
          <w:spacing w:val="-34"/>
        </w:rPr>
        <w:t xml:space="preserve"> </w:t>
      </w:r>
      <w:r w:rsidRPr="00D753AC">
        <w:rPr>
          <w:rFonts w:ascii="Times New Roman" w:hAnsi="Times New Roman" w:cs="Times New Roman"/>
        </w:rPr>
        <w:t>flows</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3" w:space="720" w:equalWidth="0">
            <w:col w:w="2088" w:space="40"/>
            <w:col w:w="1107" w:space="40"/>
            <w:col w:w="7075"/>
          </w:cols>
          <w:sectPrChange w:id="1930" w:author="Claire Kouba" w:date="2023-09-12T16:52:00Z">
            <w:sectPr w:rsidR="002153D1" w:rsidRPr="00D753AC">
              <w:pgMar w:top="1100" w:right="780" w:bottom="880" w:left="800" w:header="720" w:footer="720" w:gutter="0"/>
            </w:sectPr>
          </w:sectPrChange>
        </w:sectPr>
      </w:pPr>
    </w:p>
    <w:p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spacing w:val="-2"/>
          <w:w w:val="95"/>
        </w:rPr>
        <w:t>Low</w:t>
      </w:r>
      <w:r w:rsidRPr="00D753AC">
        <w:rPr>
          <w:rFonts w:ascii="Times New Roman" w:hAnsi="Times New Roman" w:cs="Times New Roman"/>
          <w:spacing w:val="-2"/>
          <w:w w:val="95"/>
        </w:rPr>
        <w:tab/>
      </w:r>
      <w:r w:rsidRPr="00D753AC">
        <w:rPr>
          <w:rFonts w:ascii="Times New Roman" w:hAnsi="Times New Roman" w:cs="Times New Roman"/>
          <w:w w:val="95"/>
        </w:rPr>
        <w:t>No</w:t>
      </w:r>
      <w:r w:rsidRPr="00D753AC">
        <w:rPr>
          <w:rFonts w:ascii="Times New Roman" w:hAnsi="Times New Roman" w:cs="Times New Roman"/>
          <w:w w:val="95"/>
        </w:rPr>
        <w:tab/>
      </w:r>
      <w:r w:rsidRPr="00D753AC">
        <w:rPr>
          <w:rFonts w:ascii="Times New Roman" w:hAnsi="Times New Roman" w:cs="Times New Roman"/>
        </w:rPr>
        <w:t xml:space="preserve">(A)    </w:t>
      </w:r>
      <w:r w:rsidRPr="00D753AC">
        <w:rPr>
          <w:rFonts w:ascii="Times New Roman" w:hAnsi="Times New Roman" w:cs="Times New Roman"/>
          <w:spacing w:val="-2"/>
        </w:rPr>
        <w:t>Watershed</w:t>
      </w:r>
      <w:r w:rsidRPr="00D753AC">
        <w:rPr>
          <w:rFonts w:ascii="Times New Roman" w:hAnsi="Times New Roman" w:cs="Times New Roman"/>
        </w:rPr>
        <w:t xml:space="preserve">    draining    from  </w:t>
      </w:r>
      <w:r w:rsidRPr="00D753AC">
        <w:rPr>
          <w:rFonts w:ascii="Times New Roman" w:hAnsi="Times New Roman" w:cs="Times New Roman"/>
          <w:spacing w:val="12"/>
        </w:rPr>
        <w:t xml:space="preserve"> </w:t>
      </w:r>
      <w:r w:rsidRPr="00D753AC">
        <w:rPr>
          <w:rFonts w:ascii="Times New Roman" w:hAnsi="Times New Roman" w:cs="Times New Roman"/>
        </w:rPr>
        <w:t>a</w:t>
      </w:r>
    </w:p>
    <w:p w:rsidR="002153D1" w:rsidRPr="00D753AC" w:rsidRDefault="00BD143B">
      <w:pPr>
        <w:spacing w:before="100"/>
        <w:ind w:left="173"/>
        <w:rPr>
          <w:rFonts w:ascii="Times New Roman" w:eastAsia="Times New Roman" w:hAnsi="Times New Roman" w:cs="Times New Roman"/>
        </w:rPr>
      </w:pPr>
      <w:del w:id="1931" w:author="Claire Kouba" w:date="2023-09-12T16:52:00Z">
        <w:r w:rsidRPr="00D753AC">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3C06D3AB" wp14:editId="6CF30CE0">
                  <wp:simplePos x="0" y="0"/>
                  <wp:positionH relativeFrom="page">
                    <wp:posOffset>1096645</wp:posOffset>
                  </wp:positionH>
                  <wp:positionV relativeFrom="paragraph">
                    <wp:posOffset>267335</wp:posOffset>
                  </wp:positionV>
                  <wp:extent cx="5359400" cy="1270"/>
                  <wp:effectExtent l="10795" t="10795" r="11430" b="6985"/>
                  <wp:wrapNone/>
                  <wp:docPr id="1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13" name="Freeform 10"/>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D81EF" id="Group 9" o:spid="_x0000_s1026" style="position:absolute;margin-left:86.35pt;margin-top:21.05pt;width:422pt;height:.1pt;z-index:251661312;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">
                  <v:shape id="Freeform 10"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" path="m,l8440,e" filled="f" strokeweight=".14042mm">
                    <v:path arrowok="t" o:connecttype="custom" o:connectlocs="0,0;8440,0" o:connectangles="0,0"/>
                  </v:shape>
                  <w10:wrap anchorx="page"/>
                </v:group>
              </w:pict>
            </mc:Fallback>
          </mc:AlternateContent>
        </w:r>
      </w:del>
      <w:ins w:id="1932" w:author="Claire Kouba" w:date="2023-09-12T16:52:00Z">
        <w:r w:rsidR="00251C7A" w:rsidRPr="00D753AC">
          <w:rPr>
            <w:rFonts w:ascii="Times New Roman" w:hAnsi="Times New Roman" w:cs="Times New Roman"/>
            <w:noProof/>
          </w:rPr>
          <mc:AlternateContent>
            <mc:Choice Requires="wpg">
              <w:drawing>
                <wp:anchor distT="0" distB="0" distL="114300" distR="114300" simplePos="0" relativeHeight="1096" behindDoc="0" locked="0" layoutInCell="1" allowOverlap="1">
                  <wp:simplePos x="0" y="0"/>
                  <wp:positionH relativeFrom="page">
                    <wp:posOffset>1096645</wp:posOffset>
                  </wp:positionH>
                  <wp:positionV relativeFrom="paragraph">
                    <wp:posOffset>267335</wp:posOffset>
                  </wp:positionV>
                  <wp:extent cx="5359400" cy="1270"/>
                  <wp:effectExtent l="10795" t="12700" r="11430" b="5080"/>
                  <wp:wrapNone/>
                  <wp:docPr id="388"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89" name="Freeform 373"/>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56CD13" id="Group 372" o:spid="_x0000_s1026" style="position:absolute;margin-left:86.35pt;margin-top:21.05pt;width:422pt;height:.1pt;z-index:1096;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">
                  <v:shape id="Freeform 373"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rPr>
        <w:t>medium-to-low storage</w:t>
      </w:r>
      <w:r w:rsidR="002573FA" w:rsidRPr="00D753AC">
        <w:rPr>
          <w:rFonts w:ascii="Times New Roman" w:hAnsi="Times New Roman" w:cs="Times New Roman"/>
          <w:spacing w:val="-23"/>
        </w:rPr>
        <w:t xml:space="preserve"> </w:t>
      </w:r>
      <w:r w:rsidR="002573FA" w:rsidRPr="00D753AC">
        <w:rPr>
          <w:rFonts w:ascii="Times New Roman" w:hAnsi="Times New Roman" w:cs="Times New Roman"/>
        </w:rPr>
        <w:t>level</w:t>
      </w:r>
      <w:ins w:id="1933" w:author="Claire Kouba" w:date="2023-09-22T17:27:00Z">
        <w:r w:rsidR="00600DAC">
          <w:rPr>
            <w:rFonts w:ascii="Times New Roman" w:hAnsi="Times New Roman" w:cs="Times New Roman"/>
          </w:rPr>
          <w:t xml:space="preserve"> </w:t>
        </w:r>
      </w:ins>
      <w:ins w:id="1934" w:author="Claire Kouba" w:date="2023-09-22T17:28:00Z">
        <w:r w:rsidR="00600DAC" w:rsidRPr="00600DAC">
          <w:rPr>
            <w:rFonts w:ascii="Times New Roman" w:hAnsi="Times New Roman" w:cs="Times New Roman"/>
          </w:rPr>
          <w:t xml:space="preserve"> (depleting snow storage filling groundwater storage via recharge; depleting groundwater storage)</w:t>
        </w:r>
      </w:ins>
    </w:p>
    <w:p w:rsidR="002153D1" w:rsidRPr="00D753AC" w:rsidRDefault="002573FA">
      <w:pPr>
        <w:spacing w:before="125"/>
        <w:ind w:left="173" w:right="1076"/>
        <w:rPr>
          <w:rFonts w:ascii="Times New Roman" w:eastAsia="Times New Roman" w:hAnsi="Times New Roman" w:cs="Times New Roman"/>
        </w:rPr>
        <w:pPrChange w:id="1935" w:author="Claire Kouba" w:date="2023-09-12T16:52:00Z">
          <w:pPr>
            <w:spacing w:before="125" w:line="355" w:lineRule="auto"/>
            <w:ind w:left="173" w:right="835"/>
          </w:pPr>
        </w:pPrChange>
      </w:pPr>
      <w:r w:rsidRPr="00D753AC">
        <w:rPr>
          <w:rFonts w:ascii="Times New Roman" w:hAnsi="Times New Roman" w:cs="Times New Roman"/>
        </w:rPr>
        <w:br w:type="column"/>
        <w:t>Late spring recession and dry</w:t>
      </w:r>
      <w:r w:rsidRPr="00D753AC">
        <w:rPr>
          <w:rFonts w:ascii="Times New Roman" w:hAnsi="Times New Roman" w:cs="Times New Roman"/>
          <w:spacing w:val="7"/>
        </w:rPr>
        <w:t xml:space="preserve"> </w:t>
      </w:r>
      <w:r w:rsidRPr="00D753AC">
        <w:rPr>
          <w:rFonts w:ascii="Times New Roman" w:hAnsi="Times New Roman" w:cs="Times New Roman"/>
        </w:rPr>
        <w:t>season</w:t>
      </w:r>
      <w:r w:rsidRPr="00D753AC">
        <w:rPr>
          <w:rFonts w:ascii="Times New Roman" w:hAnsi="Times New Roman" w:cs="Times New Roman"/>
          <w:w w:val="99"/>
        </w:rPr>
        <w:t xml:space="preserve"> </w:t>
      </w:r>
      <w:r w:rsidRPr="00D753AC">
        <w:rPr>
          <w:rFonts w:ascii="Times New Roman" w:hAnsi="Times New Roman" w:cs="Times New Roman"/>
        </w:rPr>
        <w:t>baseflow</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1936" w:author="Claire Kouba" w:date="2023-09-12T16:52:00Z">
            <w:sectPr w:rsidR="002153D1" w:rsidRPr="00D753AC">
              <w:pgMar w:top="1100" w:right="780" w:bottom="880" w:left="800" w:header="720" w:footer="720" w:gutter="0"/>
            </w:sectPr>
          </w:sectPrChange>
        </w:sectPr>
        <w:pPrChange w:id="1937" w:author="Claire Kouba" w:date="2023-09-12T16:52:00Z">
          <w:pPr>
            <w:spacing w:line="355" w:lineRule="auto"/>
            <w:ind w:left="173"/>
          </w:pPr>
        </w:pPrChange>
      </w:pPr>
    </w:p>
    <w:p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spacing w:val="-2"/>
          <w:w w:val="95"/>
        </w:rPr>
        <w:t>Low</w:t>
      </w:r>
      <w:r w:rsidRPr="00D753AC">
        <w:rPr>
          <w:rFonts w:ascii="Times New Roman" w:hAnsi="Times New Roman" w:cs="Times New Roman"/>
          <w:spacing w:val="-2"/>
          <w:w w:val="95"/>
        </w:rPr>
        <w:tab/>
      </w:r>
      <w:r w:rsidRPr="00D753AC">
        <w:rPr>
          <w:rFonts w:ascii="Times New Roman" w:hAnsi="Times New Roman" w:cs="Times New Roman"/>
          <w:spacing w:val="-6"/>
          <w:w w:val="95"/>
        </w:rPr>
        <w:t>Yes</w:t>
      </w:r>
      <w:r w:rsidRPr="00D753AC">
        <w:rPr>
          <w:rFonts w:ascii="Times New Roman" w:hAnsi="Times New Roman" w:cs="Times New Roman"/>
          <w:spacing w:val="-6"/>
          <w:w w:val="95"/>
        </w:rPr>
        <w:tab/>
      </w:r>
      <w:r w:rsidRPr="00D753AC">
        <w:rPr>
          <w:rFonts w:ascii="Times New Roman" w:hAnsi="Times New Roman" w:cs="Times New Roman"/>
        </w:rPr>
        <w:t xml:space="preserve">(B)   </w:t>
      </w:r>
      <w:r w:rsidRPr="00D753AC">
        <w:rPr>
          <w:rFonts w:ascii="Times New Roman" w:hAnsi="Times New Roman" w:cs="Times New Roman"/>
          <w:spacing w:val="-2"/>
        </w:rPr>
        <w:t>Watershed</w:t>
      </w:r>
      <w:r w:rsidRPr="00D753AC">
        <w:rPr>
          <w:rFonts w:ascii="Times New Roman" w:hAnsi="Times New Roman" w:cs="Times New Roman"/>
        </w:rPr>
        <w:t xml:space="preserve">   filling   from   a</w:t>
      </w:r>
      <w:r w:rsidRPr="00D753AC">
        <w:rPr>
          <w:rFonts w:ascii="Times New Roman" w:hAnsi="Times New Roman" w:cs="Times New Roman"/>
          <w:spacing w:val="6"/>
        </w:rPr>
        <w:t xml:space="preserve"> </w:t>
      </w:r>
      <w:r w:rsidRPr="00D753AC">
        <w:rPr>
          <w:rFonts w:ascii="Times New Roman" w:hAnsi="Times New Roman" w:cs="Times New Roman"/>
          <w:spacing w:val="-2"/>
        </w:rPr>
        <w:t>low</w:t>
      </w:r>
    </w:p>
    <w:p w:rsidR="002153D1" w:rsidRPr="00D753AC" w:rsidRDefault="00BD143B">
      <w:pPr>
        <w:spacing w:before="100"/>
        <w:ind w:left="173"/>
        <w:rPr>
          <w:rFonts w:ascii="Times New Roman" w:eastAsia="Times New Roman" w:hAnsi="Times New Roman" w:cs="Times New Roman"/>
        </w:rPr>
        <w:pPrChange w:id="1938" w:author="Claire Kouba" w:date="2023-09-12T16:52:00Z">
          <w:pPr>
            <w:spacing w:before="100" w:line="355" w:lineRule="auto"/>
            <w:ind w:left="173"/>
          </w:pPr>
        </w:pPrChange>
      </w:pPr>
      <w:del w:id="1939" w:author="Claire Kouba" w:date="2023-09-12T16:52:00Z">
        <w:r w:rsidRPr="00D753AC">
          <w:rPr>
            <w:rFonts w:ascii="Times New Roman" w:hAnsi="Times New Roman" w:cs="Times New Roman"/>
            <w:noProof/>
          </w:rPr>
          <mc:AlternateContent>
            <mc:Choice Requires="wpg">
              <w:drawing>
                <wp:anchor distT="0" distB="0" distL="114300" distR="114300" simplePos="0" relativeHeight="251663360" behindDoc="0" locked="0" layoutInCell="1" allowOverlap="1" wp14:anchorId="53E23179" wp14:editId="2790D9CE">
                  <wp:simplePos x="0" y="0"/>
                  <wp:positionH relativeFrom="page">
                    <wp:posOffset>1096645</wp:posOffset>
                  </wp:positionH>
                  <wp:positionV relativeFrom="paragraph">
                    <wp:posOffset>462280</wp:posOffset>
                  </wp:positionV>
                  <wp:extent cx="5359400" cy="1270"/>
                  <wp:effectExtent l="10795" t="6985" r="11430" b="10795"/>
                  <wp:wrapNone/>
                  <wp:docPr id="1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28"/>
                            <a:chExt cx="8440" cy="2"/>
                          </a:xfrm>
                        </wpg:grpSpPr>
                        <wps:wsp>
                          <wps:cNvPr id="395" name="Freeform 8"/>
                          <wps:cNvSpPr>
                            <a:spLocks/>
                          </wps:cNvSpPr>
                          <wps:spPr bwMode="auto">
                            <a:xfrm>
                              <a:off x="1727" y="728"/>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BAE77E" id="Group 7" o:spid="_x0000_s1026" style="position:absolute;margin-left:86.35pt;margin-top:36.4pt;width:422pt;height:.1pt;z-index:251663360;mso-position-horizontal-relative:page" coordorigin="1727,728"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">
                  <v:shape id="Freeform 8" o:spid="_x0000_s1027" style="position:absolute;left:1727;top:728;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" path="m,l8440,e" filled="f" strokeweight=".14042mm">
                    <v:path arrowok="t" o:connecttype="custom" o:connectlocs="0,0;8440,0" o:connectangles="0,0"/>
                  </v:shape>
                  <w10:wrap anchorx="page"/>
                </v:group>
              </w:pict>
            </mc:Fallback>
          </mc:AlternateContent>
        </w:r>
      </w:del>
      <w:ins w:id="1940" w:author="Claire Kouba" w:date="2023-09-12T16:52:00Z">
        <w:r w:rsidR="00251C7A" w:rsidRPr="00D753AC">
          <w:rPr>
            <w:rFonts w:ascii="Times New Roman" w:hAnsi="Times New Roman" w:cs="Times New Roman"/>
            <w:noProof/>
          </w:rPr>
          <mc:AlternateContent>
            <mc:Choice Requires="wpg">
              <w:drawing>
                <wp:anchor distT="0" distB="0" distL="114300" distR="114300" simplePos="0" relativeHeight="1120" behindDoc="0" locked="0" layoutInCell="1" allowOverlap="1">
                  <wp:simplePos x="0" y="0"/>
                  <wp:positionH relativeFrom="page">
                    <wp:posOffset>1096645</wp:posOffset>
                  </wp:positionH>
                  <wp:positionV relativeFrom="paragraph">
                    <wp:posOffset>462280</wp:posOffset>
                  </wp:positionV>
                  <wp:extent cx="5359400" cy="1270"/>
                  <wp:effectExtent l="10795" t="7620" r="11430" b="10160"/>
                  <wp:wrapNone/>
                  <wp:docPr id="386" name="Group 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728"/>
                            <a:chExt cx="8440" cy="2"/>
                          </a:xfrm>
                        </wpg:grpSpPr>
                        <wps:wsp>
                          <wps:cNvPr id="387" name="Freeform 371"/>
                          <wps:cNvSpPr>
                            <a:spLocks/>
                          </wps:cNvSpPr>
                          <wps:spPr bwMode="auto">
                            <a:xfrm>
                              <a:off x="1727" y="728"/>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82F0DD" id="Group 370" o:spid="_x0000_s1026" style="position:absolute;margin-left:86.35pt;margin-top:36.4pt;width:422pt;height:.1pt;z-index:1120;mso-position-horizontal-relative:page" coordorigin="1727,728"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">
                  <v:shape id="Freeform 371" o:spid="_x0000_s1027" style="position:absolute;left:1727;top:728;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rPr>
        <w:t>storage level, with muted response</w:t>
      </w:r>
      <w:r w:rsidR="002573FA" w:rsidRPr="00D753AC">
        <w:rPr>
          <w:rFonts w:ascii="Times New Roman" w:hAnsi="Times New Roman" w:cs="Times New Roman"/>
          <w:spacing w:val="38"/>
        </w:rPr>
        <w:t xml:space="preserve"> </w:t>
      </w:r>
      <w:r w:rsidR="002573FA" w:rsidRPr="00D753AC">
        <w:rPr>
          <w:rFonts w:ascii="Times New Roman" w:hAnsi="Times New Roman" w:cs="Times New Roman"/>
        </w:rPr>
        <w:t>to</w:t>
      </w:r>
      <w:r w:rsidR="002573FA" w:rsidRPr="00D753AC">
        <w:rPr>
          <w:rFonts w:ascii="Times New Roman" w:hAnsi="Times New Roman" w:cs="Times New Roman"/>
          <w:w w:val="99"/>
        </w:rPr>
        <w:t xml:space="preserve"> </w:t>
      </w:r>
      <w:r w:rsidR="002573FA" w:rsidRPr="00D753AC">
        <w:rPr>
          <w:rFonts w:ascii="Times New Roman" w:hAnsi="Times New Roman" w:cs="Times New Roman"/>
        </w:rPr>
        <w:t>new</w:t>
      </w:r>
      <w:r w:rsidR="002573FA" w:rsidRPr="00D753AC">
        <w:rPr>
          <w:rFonts w:ascii="Times New Roman" w:hAnsi="Times New Roman" w:cs="Times New Roman"/>
          <w:spacing w:val="-11"/>
        </w:rPr>
        <w:t xml:space="preserve"> </w:t>
      </w:r>
      <w:r w:rsidR="002573FA" w:rsidRPr="00D753AC">
        <w:rPr>
          <w:rFonts w:ascii="Times New Roman" w:hAnsi="Times New Roman" w:cs="Times New Roman"/>
        </w:rPr>
        <w:t>precipitation</w:t>
      </w:r>
      <w:ins w:id="1941" w:author="Claire Kouba" w:date="2023-09-22T17:28:00Z">
        <w:r w:rsidR="00600DAC">
          <w:rPr>
            <w:rFonts w:ascii="Times New Roman" w:hAnsi="Times New Roman" w:cs="Times New Roman"/>
          </w:rPr>
          <w:t xml:space="preserve"> </w:t>
        </w:r>
        <w:r w:rsidR="00600DAC" w:rsidRPr="00600DAC">
          <w:rPr>
            <w:rFonts w:ascii="Times New Roman" w:hAnsi="Times New Roman" w:cs="Times New Roman"/>
          </w:rPr>
          <w:t>(hillslope interflow, landscape recharge, rapid streambed recharge into alluvial groundwater basin, especially near the mountain front - downstream from the bedrock-alluvium transition)</w:t>
        </w:r>
      </w:ins>
    </w:p>
    <w:p w:rsidR="002153D1" w:rsidRPr="00D753AC" w:rsidRDefault="002573FA">
      <w:pPr>
        <w:spacing w:before="125"/>
        <w:ind w:left="173" w:right="620"/>
        <w:rPr>
          <w:rFonts w:ascii="Times New Roman" w:eastAsia="Times New Roman" w:hAnsi="Times New Roman" w:cs="Times New Roman"/>
        </w:rPr>
        <w:pPrChange w:id="1942" w:author="Claire Kouba" w:date="2023-09-12T16:52:00Z">
          <w:pPr>
            <w:spacing w:before="125" w:line="355" w:lineRule="auto"/>
            <w:ind w:left="173" w:right="620"/>
          </w:pPr>
        </w:pPrChange>
      </w:pPr>
      <w:r w:rsidRPr="00D753AC">
        <w:rPr>
          <w:rFonts w:ascii="Times New Roman" w:hAnsi="Times New Roman" w:cs="Times New Roman"/>
        </w:rPr>
        <w:br w:type="column"/>
        <w:t>Fall pulse flow or small/slow</w:t>
      </w:r>
      <w:r w:rsidRPr="00D753AC">
        <w:rPr>
          <w:rFonts w:ascii="Times New Roman" w:hAnsi="Times New Roman" w:cs="Times New Roman"/>
          <w:spacing w:val="28"/>
        </w:rPr>
        <w:t xml:space="preserve"> </w:t>
      </w:r>
      <w:r w:rsidRPr="00D753AC">
        <w:rPr>
          <w:rFonts w:ascii="Times New Roman" w:hAnsi="Times New Roman" w:cs="Times New Roman"/>
        </w:rPr>
        <w:t>post-dry-</w:t>
      </w:r>
      <w:r w:rsidRPr="00D753AC">
        <w:rPr>
          <w:rFonts w:ascii="Times New Roman" w:hAnsi="Times New Roman" w:cs="Times New Roman"/>
          <w:w w:val="99"/>
        </w:rPr>
        <w:t xml:space="preserve"> </w:t>
      </w:r>
      <w:r w:rsidRPr="00D753AC">
        <w:rPr>
          <w:rFonts w:ascii="Times New Roman" w:hAnsi="Times New Roman" w:cs="Times New Roman"/>
        </w:rPr>
        <w:t>season flow</w:t>
      </w:r>
      <w:r w:rsidRPr="00D753AC">
        <w:rPr>
          <w:rFonts w:ascii="Times New Roman" w:hAnsi="Times New Roman" w:cs="Times New Roman"/>
          <w:spacing w:val="-23"/>
        </w:rPr>
        <w:t xml:space="preserve"> </w:t>
      </w:r>
      <w:r w:rsidRPr="00D753AC">
        <w:rPr>
          <w:rFonts w:ascii="Times New Roman" w:hAnsi="Times New Roman" w:cs="Times New Roman"/>
        </w:rPr>
        <w:t>increase</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1943" w:author="Claire Kouba" w:date="2023-09-12T16:52:00Z">
            <w:sectPr w:rsidR="002153D1" w:rsidRPr="00D753AC">
              <w:pgMar w:top="1100" w:right="780" w:bottom="880" w:left="800" w:header="720" w:footer="720" w:gutter="0"/>
            </w:sectPr>
          </w:sectPrChange>
        </w:sectPr>
        <w:pPrChange w:id="1944" w:author="Claire Kouba" w:date="2023-09-12T16:52:00Z">
          <w:pPr>
            <w:spacing w:line="355" w:lineRule="auto"/>
            <w:ind w:left="173"/>
          </w:pPr>
        </w:pPrChange>
      </w:pPr>
    </w:p>
    <w:p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w w:val="95"/>
        </w:rPr>
        <w:t>High</w:t>
      </w:r>
      <w:r w:rsidRPr="00D753AC">
        <w:rPr>
          <w:rFonts w:ascii="Times New Roman" w:hAnsi="Times New Roman" w:cs="Times New Roman"/>
          <w:w w:val="95"/>
        </w:rPr>
        <w:tab/>
        <w:t>No</w:t>
      </w:r>
      <w:r w:rsidRPr="00D753AC">
        <w:rPr>
          <w:rFonts w:ascii="Times New Roman" w:hAnsi="Times New Roman" w:cs="Times New Roman"/>
          <w:w w:val="95"/>
        </w:rPr>
        <w:tab/>
      </w:r>
      <w:r w:rsidRPr="00D753AC">
        <w:rPr>
          <w:rFonts w:ascii="Times New Roman" w:hAnsi="Times New Roman" w:cs="Times New Roman"/>
        </w:rPr>
        <w:t>(C)  Watershed draining from  a</w:t>
      </w:r>
      <w:r w:rsidRPr="00D753AC">
        <w:rPr>
          <w:rFonts w:ascii="Times New Roman" w:hAnsi="Times New Roman" w:cs="Times New Roman"/>
          <w:spacing w:val="43"/>
        </w:rPr>
        <w:t xml:space="preserve"> </w:t>
      </w:r>
      <w:r w:rsidRPr="00D753AC">
        <w:rPr>
          <w:rFonts w:ascii="Times New Roman" w:hAnsi="Times New Roman" w:cs="Times New Roman"/>
        </w:rPr>
        <w:t>high</w:t>
      </w:r>
    </w:p>
    <w:p w:rsidR="002153D1" w:rsidRPr="00D753AC" w:rsidRDefault="00BD143B">
      <w:pPr>
        <w:spacing w:before="100"/>
        <w:ind w:left="173"/>
        <w:rPr>
          <w:rFonts w:ascii="Times New Roman" w:eastAsia="Times New Roman" w:hAnsi="Times New Roman" w:cs="Times New Roman"/>
        </w:rPr>
      </w:pPr>
      <w:del w:id="1945" w:author="Claire Kouba" w:date="2023-09-12T16:52:00Z">
        <w:r w:rsidRPr="00D753AC">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5F64B63A" wp14:editId="35AFA59D">
                  <wp:simplePos x="0" y="0"/>
                  <wp:positionH relativeFrom="page">
                    <wp:posOffset>1096645</wp:posOffset>
                  </wp:positionH>
                  <wp:positionV relativeFrom="paragraph">
                    <wp:posOffset>267335</wp:posOffset>
                  </wp:positionV>
                  <wp:extent cx="5359400" cy="1270"/>
                  <wp:effectExtent l="10795" t="8255" r="11430" b="9525"/>
                  <wp:wrapNone/>
                  <wp:docPr id="39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97" name="Freeform 6"/>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FD8A0" id="Group 5" o:spid="_x0000_s1026" style="position:absolute;margin-left:86.35pt;margin-top:21.05pt;width:422pt;height:.1pt;z-index:251665408;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">
                  <v:shape id="Freeform 6"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" path="m,l8440,e" filled="f" strokeweight=".14042mm">
                    <v:path arrowok="t" o:connecttype="custom" o:connectlocs="0,0;8440,0" o:connectangles="0,0"/>
                  </v:shape>
                  <w10:wrap anchorx="page"/>
                </v:group>
              </w:pict>
            </mc:Fallback>
          </mc:AlternateContent>
        </w:r>
      </w:del>
      <w:ins w:id="1946" w:author="Claire Kouba" w:date="2023-09-12T16:52:00Z">
        <w:r w:rsidR="00251C7A" w:rsidRPr="00D753AC">
          <w:rPr>
            <w:rFonts w:ascii="Times New Roman" w:hAnsi="Times New Roman" w:cs="Times New Roman"/>
            <w:noProof/>
          </w:rPr>
          <mc:AlternateContent>
            <mc:Choice Requires="wpg">
              <w:drawing>
                <wp:anchor distT="0" distB="0" distL="114300" distR="114300" simplePos="0" relativeHeight="1144" behindDoc="0" locked="0" layoutInCell="1" allowOverlap="1">
                  <wp:simplePos x="0" y="0"/>
                  <wp:positionH relativeFrom="page">
                    <wp:posOffset>1096645</wp:posOffset>
                  </wp:positionH>
                  <wp:positionV relativeFrom="paragraph">
                    <wp:posOffset>267335</wp:posOffset>
                  </wp:positionV>
                  <wp:extent cx="5359400" cy="1270"/>
                  <wp:effectExtent l="10795" t="6350" r="11430" b="11430"/>
                  <wp:wrapNone/>
                  <wp:docPr id="384"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9400" cy="1270"/>
                            <a:chOff x="1727" y="421"/>
                            <a:chExt cx="8440" cy="2"/>
                          </a:xfrm>
                        </wpg:grpSpPr>
                        <wps:wsp>
                          <wps:cNvPr id="385" name="Freeform 369"/>
                          <wps:cNvSpPr>
                            <a:spLocks/>
                          </wps:cNvSpPr>
                          <wps:spPr bwMode="auto">
                            <a:xfrm>
                              <a:off x="1727" y="421"/>
                              <a:ext cx="8440" cy="2"/>
                            </a:xfrm>
                            <a:custGeom>
                              <a:avLst/>
                              <a:gdLst>
                                <a:gd name="T0" fmla="+- 0 1727 1727"/>
                                <a:gd name="T1" fmla="*/ T0 w 8440"/>
                                <a:gd name="T2" fmla="+- 0 10167 1727"/>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C601B8" id="Group 368" o:spid="_x0000_s1026" style="position:absolute;margin-left:86.35pt;margin-top:21.05pt;width:422pt;height:.1pt;z-index:1144;mso-position-horizontal-relative:page" coordorigin="1727,421" coordsize="84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">
                  <v:shape id="Freeform 369" o:spid="_x0000_s1027" style="position:absolute;left:1727;top:421;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" path="m,l8440,e" filled="f" strokeweight=".14042mm">
                    <v:path arrowok="t" o:connecttype="custom" o:connectlocs="0,0;8440,0" o:connectangles="0,0"/>
                  </v:shape>
                  <w10:wrap anchorx="page"/>
                </v:group>
              </w:pict>
            </mc:Fallback>
          </mc:AlternateContent>
        </w:r>
      </w:ins>
      <w:r w:rsidR="002573FA" w:rsidRPr="00D753AC">
        <w:rPr>
          <w:rFonts w:ascii="Times New Roman" w:hAnsi="Times New Roman" w:cs="Times New Roman"/>
        </w:rPr>
        <w:t>storage</w:t>
      </w:r>
      <w:r w:rsidR="002573FA" w:rsidRPr="00D753AC">
        <w:rPr>
          <w:rFonts w:ascii="Times New Roman" w:hAnsi="Times New Roman" w:cs="Times New Roman"/>
          <w:spacing w:val="-13"/>
        </w:rPr>
        <w:t xml:space="preserve"> </w:t>
      </w:r>
      <w:r w:rsidR="002573FA" w:rsidRPr="00D753AC">
        <w:rPr>
          <w:rFonts w:ascii="Times New Roman" w:hAnsi="Times New Roman" w:cs="Times New Roman"/>
        </w:rPr>
        <w:t>level</w:t>
      </w:r>
      <w:ins w:id="1947" w:author="Claire Kouba" w:date="2023-09-22T17:28:00Z">
        <w:r w:rsidR="00600DAC">
          <w:rPr>
            <w:rFonts w:ascii="Times New Roman" w:hAnsi="Times New Roman" w:cs="Times New Roman"/>
          </w:rPr>
          <w:t xml:space="preserve"> </w:t>
        </w:r>
        <w:r w:rsidR="00600DAC" w:rsidRPr="00600DAC">
          <w:rPr>
            <w:rFonts w:ascii="Times New Roman" w:hAnsi="Times New Roman" w:cs="Times New Roman"/>
          </w:rPr>
          <w:t>(hillslope interflow, snowmelt, groundwater discharge to streams)</w:t>
        </w:r>
      </w:ins>
    </w:p>
    <w:p w:rsidR="002153D1" w:rsidRPr="00D753AC" w:rsidRDefault="002573FA">
      <w:pPr>
        <w:spacing w:before="125"/>
        <w:ind w:left="173" w:right="1076"/>
        <w:rPr>
          <w:rFonts w:ascii="Times New Roman" w:eastAsia="Times New Roman" w:hAnsi="Times New Roman" w:cs="Times New Roman"/>
        </w:rPr>
        <w:pPrChange w:id="1948" w:author="Claire Kouba" w:date="2023-09-12T16:52:00Z">
          <w:pPr>
            <w:spacing w:before="125" w:line="355" w:lineRule="auto"/>
            <w:ind w:left="173" w:right="835"/>
          </w:pPr>
        </w:pPrChange>
      </w:pPr>
      <w:r w:rsidRPr="00D753AC">
        <w:rPr>
          <w:rFonts w:ascii="Times New Roman" w:hAnsi="Times New Roman" w:cs="Times New Roman"/>
        </w:rPr>
        <w:br w:type="column"/>
        <w:t>Winter baseflow and early</w:t>
      </w:r>
      <w:r w:rsidRPr="00D753AC">
        <w:rPr>
          <w:rFonts w:ascii="Times New Roman" w:hAnsi="Times New Roman" w:cs="Times New Roman"/>
          <w:spacing w:val="28"/>
        </w:rPr>
        <w:t xml:space="preserve"> </w:t>
      </w:r>
      <w:r w:rsidRPr="00D753AC">
        <w:rPr>
          <w:rFonts w:ascii="Times New Roman" w:hAnsi="Times New Roman" w:cs="Times New Roman"/>
        </w:rPr>
        <w:t>spring</w:t>
      </w:r>
      <w:r w:rsidRPr="00D753AC">
        <w:rPr>
          <w:rFonts w:ascii="Times New Roman" w:hAnsi="Times New Roman" w:cs="Times New Roman"/>
          <w:w w:val="99"/>
        </w:rPr>
        <w:t xml:space="preserve"> </w:t>
      </w:r>
      <w:r w:rsidRPr="00D753AC">
        <w:rPr>
          <w:rFonts w:ascii="Times New Roman" w:hAnsi="Times New Roman" w:cs="Times New Roman"/>
        </w:rPr>
        <w:t>recession</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1949" w:author="Claire Kouba" w:date="2023-09-12T16:52:00Z">
            <w:sectPr w:rsidR="002153D1" w:rsidRPr="00D753AC">
              <w:pgMar w:top="1100" w:right="780" w:bottom="880" w:left="800" w:header="720" w:footer="720" w:gutter="0"/>
            </w:sectPr>
          </w:sectPrChange>
        </w:sectPr>
        <w:pPrChange w:id="1950" w:author="Claire Kouba" w:date="2023-09-12T16:52:00Z">
          <w:pPr>
            <w:spacing w:line="355" w:lineRule="auto"/>
            <w:ind w:left="173"/>
          </w:pPr>
        </w:pPrChange>
      </w:pPr>
    </w:p>
    <w:p w:rsidR="002153D1" w:rsidRPr="00D753AC" w:rsidRDefault="002573FA">
      <w:pPr>
        <w:tabs>
          <w:tab w:val="left" w:pos="2306"/>
          <w:tab w:val="left" w:pos="3452"/>
        </w:tabs>
        <w:spacing w:before="125"/>
        <w:ind w:left="173"/>
        <w:rPr>
          <w:rFonts w:ascii="Times New Roman" w:eastAsia="Times New Roman" w:hAnsi="Times New Roman" w:cs="Times New Roman"/>
        </w:rPr>
      </w:pPr>
      <w:r w:rsidRPr="00D753AC">
        <w:rPr>
          <w:rFonts w:ascii="Times New Roman" w:hAnsi="Times New Roman" w:cs="Times New Roman"/>
          <w:w w:val="95"/>
        </w:rPr>
        <w:t>High</w:t>
      </w:r>
      <w:r w:rsidRPr="00D753AC">
        <w:rPr>
          <w:rFonts w:ascii="Times New Roman" w:hAnsi="Times New Roman" w:cs="Times New Roman"/>
          <w:w w:val="95"/>
        </w:rPr>
        <w:tab/>
      </w:r>
      <w:r w:rsidRPr="00D753AC">
        <w:rPr>
          <w:rFonts w:ascii="Times New Roman" w:hAnsi="Times New Roman" w:cs="Times New Roman"/>
          <w:spacing w:val="-7"/>
        </w:rPr>
        <w:t>Yes</w:t>
      </w:r>
      <w:r w:rsidRPr="00D753AC">
        <w:rPr>
          <w:rFonts w:ascii="Times New Roman" w:hAnsi="Times New Roman" w:cs="Times New Roman"/>
          <w:spacing w:val="-7"/>
        </w:rPr>
        <w:tab/>
      </w:r>
      <w:r w:rsidRPr="00D753AC">
        <w:rPr>
          <w:rFonts w:ascii="Times New Roman" w:hAnsi="Times New Roman" w:cs="Times New Roman"/>
        </w:rPr>
        <w:t>(D)  Watershed  spilling  from  a</w:t>
      </w:r>
      <w:r w:rsidRPr="00D753AC">
        <w:rPr>
          <w:rFonts w:ascii="Times New Roman" w:hAnsi="Times New Roman" w:cs="Times New Roman"/>
          <w:spacing w:val="1"/>
        </w:rPr>
        <w:t xml:space="preserve"> </w:t>
      </w:r>
      <w:r w:rsidRPr="00D753AC">
        <w:rPr>
          <w:rFonts w:ascii="Times New Roman" w:hAnsi="Times New Roman" w:cs="Times New Roman"/>
        </w:rPr>
        <w:t>high</w:t>
      </w:r>
    </w:p>
    <w:p w:rsidR="002153D1" w:rsidRPr="00D753AC" w:rsidRDefault="002573FA">
      <w:pPr>
        <w:spacing w:before="100"/>
        <w:ind w:left="173"/>
        <w:rPr>
          <w:rFonts w:ascii="Times New Roman" w:eastAsia="Times New Roman" w:hAnsi="Times New Roman" w:cs="Times New Roman"/>
        </w:rPr>
        <w:pPrChange w:id="1951" w:author="Claire Kouba" w:date="2023-09-12T16:52:00Z">
          <w:pPr>
            <w:spacing w:before="100" w:line="355" w:lineRule="auto"/>
            <w:ind w:left="173"/>
          </w:pPr>
        </w:pPrChange>
      </w:pPr>
      <w:r w:rsidRPr="00D753AC">
        <w:rPr>
          <w:rFonts w:ascii="Times New Roman" w:hAnsi="Times New Roman" w:cs="Times New Roman"/>
        </w:rPr>
        <w:t xml:space="preserve">storage level, with rapid </w:t>
      </w:r>
      <w:del w:id="1952" w:author="Claire Kouba" w:date="2023-09-12T16:52:00Z">
        <w:r w:rsidR="00505335" w:rsidRPr="00D753AC">
          <w:rPr>
            <w:rFonts w:ascii="Times New Roman" w:hAnsi="Times New Roman" w:cs="Times New Roman"/>
          </w:rPr>
          <w:delText>esponse</w:delText>
        </w:r>
      </w:del>
      <w:ins w:id="1953" w:author="Claire Kouba" w:date="2023-09-12T16:52:00Z">
        <w:r w:rsidRPr="00D753AC">
          <w:rPr>
            <w:rFonts w:ascii="Times New Roman" w:hAnsi="Times New Roman" w:cs="Times New Roman"/>
          </w:rPr>
          <w:t>response</w:t>
        </w:r>
      </w:ins>
      <w:r w:rsidRPr="00D753AC">
        <w:rPr>
          <w:rFonts w:ascii="Times New Roman" w:hAnsi="Times New Roman" w:cs="Times New Roman"/>
          <w:spacing w:val="28"/>
          <w:rPrChange w:id="1954" w:author="Claire Kouba" w:date="2023-09-12T16:52:00Z">
            <w:rPr>
              <w:rFonts w:ascii="Times New Roman" w:hAnsi="Times New Roman"/>
              <w:spacing w:val="-3"/>
              <w:sz w:val="20"/>
            </w:rPr>
          </w:rPrChange>
        </w:rPr>
        <w:t xml:space="preserve"> </w:t>
      </w:r>
      <w:r w:rsidRPr="00D753AC">
        <w:rPr>
          <w:rFonts w:ascii="Times New Roman" w:hAnsi="Times New Roman" w:cs="Times New Roman"/>
        </w:rPr>
        <w:t>to</w:t>
      </w:r>
      <w:r w:rsidRPr="00D753AC">
        <w:rPr>
          <w:rFonts w:ascii="Times New Roman" w:hAnsi="Times New Roman" w:cs="Times New Roman"/>
          <w:w w:val="99"/>
        </w:rPr>
        <w:t xml:space="preserve"> </w:t>
      </w:r>
      <w:r w:rsidRPr="00D753AC">
        <w:rPr>
          <w:rFonts w:ascii="Times New Roman" w:hAnsi="Times New Roman" w:cs="Times New Roman"/>
        </w:rPr>
        <w:t>new</w:t>
      </w:r>
      <w:r w:rsidRPr="00D753AC">
        <w:rPr>
          <w:rFonts w:ascii="Times New Roman" w:hAnsi="Times New Roman" w:cs="Times New Roman"/>
          <w:spacing w:val="-11"/>
        </w:rPr>
        <w:t xml:space="preserve"> </w:t>
      </w:r>
      <w:r w:rsidRPr="00D753AC">
        <w:rPr>
          <w:rFonts w:ascii="Times New Roman" w:hAnsi="Times New Roman" w:cs="Times New Roman"/>
        </w:rPr>
        <w:t>precipitation</w:t>
      </w:r>
    </w:p>
    <w:p w:rsidR="002153D1" w:rsidRPr="00D753AC" w:rsidRDefault="002573FA">
      <w:pPr>
        <w:spacing w:before="125"/>
        <w:ind w:left="173" w:right="620"/>
        <w:rPr>
          <w:rFonts w:ascii="Times New Roman" w:eastAsia="Times New Roman" w:hAnsi="Times New Roman" w:cs="Times New Roman"/>
        </w:rPr>
      </w:pPr>
      <w:r w:rsidRPr="00D753AC">
        <w:rPr>
          <w:rFonts w:ascii="Times New Roman" w:hAnsi="Times New Roman" w:cs="Times New Roman"/>
        </w:rPr>
        <w:br w:type="column"/>
        <w:t>Winter</w:t>
      </w:r>
      <w:r w:rsidRPr="00D753AC">
        <w:rPr>
          <w:rFonts w:ascii="Times New Roman" w:hAnsi="Times New Roman" w:cs="Times New Roman"/>
          <w:spacing w:val="-29"/>
        </w:rPr>
        <w:t xml:space="preserve"> </w:t>
      </w:r>
      <w:r w:rsidRPr="00D753AC">
        <w:rPr>
          <w:rFonts w:ascii="Times New Roman" w:hAnsi="Times New Roman" w:cs="Times New Roman"/>
        </w:rPr>
        <w:t>stormflow</w:t>
      </w:r>
    </w:p>
    <w:p w:rsidR="002153D1" w:rsidRPr="00D753AC" w:rsidRDefault="002153D1">
      <w:pPr>
        <w:ind w:left="173"/>
        <w:rPr>
          <w:rFonts w:ascii="Times New Roman" w:eastAsia="Times New Roman" w:hAnsi="Times New Roman" w:cs="Times New Roman"/>
        </w:rPr>
        <w:sectPr w:rsidR="002153D1" w:rsidRPr="00D753AC">
          <w:type w:val="continuous"/>
          <w:pgSz w:w="11910" w:h="13610"/>
          <w:pgMar w:top="1100" w:right="780" w:bottom="880" w:left="780" w:header="720" w:footer="720" w:gutter="0"/>
          <w:cols w:num="2" w:space="720" w:equalWidth="0">
            <w:col w:w="6194" w:space="40"/>
            <w:col w:w="4116"/>
          </w:cols>
          <w:sectPrChange w:id="1955" w:author="Claire Kouba" w:date="2023-09-12T16:52:00Z">
            <w:sectPr w:rsidR="002153D1" w:rsidRPr="00D753AC">
              <w:pgMar w:top="1100" w:right="780" w:bottom="880" w:left="800" w:header="720" w:footer="720" w:gutter="0"/>
            </w:sectPr>
          </w:sectPrChange>
        </w:sectPr>
      </w:pPr>
    </w:p>
    <w:p w:rsidR="00A7616E" w:rsidRPr="00D753AC" w:rsidRDefault="00BD143B" w:rsidP="00D753AC">
      <w:pPr>
        <w:ind w:left="173"/>
        <w:rPr>
          <w:del w:id="1956" w:author="Claire Kouba" w:date="2023-09-12T16:52:00Z"/>
          <w:rFonts w:ascii="Times New Roman" w:eastAsia="Times New Roman" w:hAnsi="Times New Roman" w:cs="Times New Roman"/>
        </w:rPr>
      </w:pPr>
      <w:del w:id="1957" w:author="Claire Kouba" w:date="2023-09-12T16:52:00Z">
        <w:r w:rsidRPr="00D753AC">
          <w:rPr>
            <w:rFonts w:ascii="Times New Roman" w:eastAsia="Times New Roman" w:hAnsi="Times New Roman" w:cs="Times New Roman"/>
            <w:noProof/>
          </w:rPr>
          <mc:AlternateContent>
            <mc:Choice Requires="wpg">
              <w:drawing>
                <wp:inline distT="0" distB="0" distL="0" distR="0" wp14:anchorId="281217DB" wp14:editId="592A0187">
                  <wp:extent cx="5364480" cy="5080"/>
                  <wp:effectExtent l="8255" t="5080" r="8890" b="8890"/>
                  <wp:docPr id="39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99" name="Group 3"/>
                          <wpg:cNvGrpSpPr>
                            <a:grpSpLocks/>
                          </wpg:cNvGrpSpPr>
                          <wpg:grpSpPr bwMode="auto">
                            <a:xfrm>
                              <a:off x="4" y="4"/>
                              <a:ext cx="8440" cy="2"/>
                              <a:chOff x="4" y="4"/>
                              <a:chExt cx="8440" cy="2"/>
                            </a:xfrm>
                          </wpg:grpSpPr>
                          <wps:wsp>
                            <wps:cNvPr id="400" name="Freeform 4"/>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2BD1B79" id="Group 2"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">
                  <v:group id="Group 3"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Freeform 4"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" path="m,l8440,e" filled="f" strokeweight=".14042mm">
                      <v:path arrowok="t" o:connecttype="custom" o:connectlocs="0,0;8440,0" o:connectangles="0,0"/>
                    </v:shape>
                  </v:group>
                  <w10:anchorlock/>
                </v:group>
              </w:pict>
            </mc:Fallback>
          </mc:AlternateContent>
        </w:r>
      </w:del>
    </w:p>
    <w:p w:rsidR="00A7616E" w:rsidRPr="00D753AC" w:rsidRDefault="00A7616E" w:rsidP="00D753AC">
      <w:pPr>
        <w:ind w:left="173"/>
        <w:rPr>
          <w:del w:id="1958" w:author="Claire Kouba" w:date="2023-09-12T16:52:00Z"/>
          <w:rFonts w:ascii="Times New Roman" w:eastAsia="Times New Roman" w:hAnsi="Times New Roman" w:cs="Times New Roman"/>
        </w:rPr>
      </w:pPr>
    </w:p>
    <w:p w:rsidR="00A7616E" w:rsidRPr="00D753AC" w:rsidRDefault="00A7616E" w:rsidP="00D753AC">
      <w:pPr>
        <w:ind w:left="173"/>
        <w:rPr>
          <w:del w:id="1959" w:author="Claire Kouba" w:date="2023-09-12T16:52:00Z"/>
          <w:rFonts w:ascii="Times New Roman" w:eastAsia="Times New Roman" w:hAnsi="Times New Roman" w:cs="Times New Roman"/>
        </w:rPr>
      </w:pPr>
    </w:p>
    <w:p w:rsidR="00A7616E" w:rsidRPr="00D753AC" w:rsidRDefault="00A7616E" w:rsidP="00D753AC">
      <w:pPr>
        <w:spacing w:before="8"/>
        <w:ind w:left="173"/>
        <w:rPr>
          <w:del w:id="1960" w:author="Claire Kouba" w:date="2023-09-12T16:52:00Z"/>
          <w:rFonts w:ascii="Times New Roman" w:eastAsia="Times New Roman" w:hAnsi="Times New Roman" w:cs="Times New Roman"/>
        </w:rPr>
      </w:pPr>
    </w:p>
    <w:p w:rsidR="00A7616E" w:rsidRPr="00D753AC" w:rsidRDefault="00505335" w:rsidP="00D753AC">
      <w:pPr>
        <w:pStyle w:val="BodyText"/>
        <w:ind w:left="173" w:right="111" w:firstLine="199"/>
        <w:rPr>
          <w:del w:id="1961" w:author="Claire Kouba" w:date="2023-09-12T16:52:00Z"/>
          <w:rFonts w:cs="Times New Roman"/>
          <w:sz w:val="22"/>
          <w:szCs w:val="22"/>
        </w:rPr>
      </w:pPr>
      <w:del w:id="1962" w:author="Claire Kouba" w:date="2023-09-12T16:52:00Z">
        <w:r w:rsidRPr="00D753AC">
          <w:rPr>
            <w:rFonts w:cs="Times New Roman"/>
            <w:sz w:val="22"/>
            <w:szCs w:val="22"/>
          </w:rPr>
          <w:delText>In</w:delText>
        </w:r>
        <w:r w:rsidRPr="00D753AC">
          <w:rPr>
            <w:rFonts w:cs="Times New Roman"/>
            <w:spacing w:val="20"/>
            <w:sz w:val="22"/>
            <w:szCs w:val="22"/>
          </w:rPr>
          <w:delText xml:space="preserve"> </w:delText>
        </w:r>
        <w:r w:rsidRPr="00D753AC">
          <w:rPr>
            <w:rFonts w:cs="Times New Roman"/>
            <w:sz w:val="22"/>
            <w:szCs w:val="22"/>
          </w:rPr>
          <w:delText>this</w:delText>
        </w:r>
        <w:r w:rsidRPr="00D753AC">
          <w:rPr>
            <w:rFonts w:cs="Times New Roman"/>
            <w:spacing w:val="20"/>
            <w:sz w:val="22"/>
            <w:szCs w:val="22"/>
          </w:rPr>
          <w:delText xml:space="preserve"> </w:delText>
        </w:r>
        <w:r w:rsidRPr="00D753AC">
          <w:rPr>
            <w:rFonts w:cs="Times New Roman"/>
            <w:sz w:val="22"/>
            <w:szCs w:val="22"/>
          </w:rPr>
          <w:delText>study</w:delText>
        </w:r>
        <w:r w:rsidRPr="00D753AC">
          <w:rPr>
            <w:rFonts w:cs="Times New Roman"/>
            <w:spacing w:val="20"/>
            <w:sz w:val="22"/>
            <w:szCs w:val="22"/>
          </w:rPr>
          <w:delText xml:space="preserve"> </w:delText>
        </w:r>
        <w:r w:rsidRPr="00D753AC">
          <w:rPr>
            <w:rFonts w:cs="Times New Roman"/>
            <w:sz w:val="22"/>
            <w:szCs w:val="22"/>
          </w:rPr>
          <w:delText>we</w:delText>
        </w:r>
        <w:r w:rsidRPr="00D753AC">
          <w:rPr>
            <w:rFonts w:cs="Times New Roman"/>
            <w:spacing w:val="20"/>
            <w:sz w:val="22"/>
            <w:szCs w:val="22"/>
          </w:rPr>
          <w:delText xml:space="preserve"> </w:delText>
        </w:r>
        <w:r w:rsidRPr="00D753AC">
          <w:rPr>
            <w:rFonts w:cs="Times New Roman"/>
            <w:sz w:val="22"/>
            <w:szCs w:val="22"/>
          </w:rPr>
          <w:delText>expand</w:delText>
        </w:r>
        <w:r w:rsidRPr="00D753AC">
          <w:rPr>
            <w:rFonts w:cs="Times New Roman"/>
            <w:spacing w:val="20"/>
            <w:sz w:val="22"/>
            <w:szCs w:val="22"/>
          </w:rPr>
          <w:delText xml:space="preserve"> </w:delText>
        </w:r>
        <w:r w:rsidRPr="00D753AC">
          <w:rPr>
            <w:rFonts w:cs="Times New Roman"/>
            <w:sz w:val="22"/>
            <w:szCs w:val="22"/>
          </w:rPr>
          <w:delText>this</w:delText>
        </w:r>
        <w:r w:rsidRPr="00D753AC">
          <w:rPr>
            <w:rFonts w:cs="Times New Roman"/>
            <w:spacing w:val="20"/>
            <w:sz w:val="22"/>
            <w:szCs w:val="22"/>
          </w:rPr>
          <w:delText xml:space="preserve"> </w:delText>
        </w:r>
        <w:r w:rsidRPr="00D753AC">
          <w:rPr>
            <w:rFonts w:cs="Times New Roman"/>
            <w:sz w:val="22"/>
            <w:szCs w:val="22"/>
          </w:rPr>
          <w:delText>concept</w:delText>
        </w:r>
        <w:r w:rsidRPr="00D753AC">
          <w:rPr>
            <w:rFonts w:cs="Times New Roman"/>
            <w:spacing w:val="20"/>
            <w:sz w:val="22"/>
            <w:szCs w:val="22"/>
          </w:rPr>
          <w:delText xml:space="preserve"> </w:delText>
        </w:r>
        <w:r w:rsidRPr="00D753AC">
          <w:rPr>
            <w:rFonts w:cs="Times New Roman"/>
            <w:sz w:val="22"/>
            <w:szCs w:val="22"/>
          </w:rPr>
          <w:delText>to</w:delText>
        </w:r>
        <w:r w:rsidRPr="00D753AC">
          <w:rPr>
            <w:rFonts w:cs="Times New Roman"/>
            <w:spacing w:val="20"/>
            <w:sz w:val="22"/>
            <w:szCs w:val="22"/>
          </w:rPr>
          <w:delText xml:space="preserve"> </w:delText>
        </w:r>
        <w:r w:rsidRPr="00D753AC">
          <w:rPr>
            <w:rFonts w:cs="Times New Roman"/>
            <w:sz w:val="22"/>
            <w:szCs w:val="22"/>
          </w:rPr>
          <w:delText>the</w:delText>
        </w:r>
        <w:r w:rsidRPr="00D753AC">
          <w:rPr>
            <w:rFonts w:cs="Times New Roman"/>
            <w:spacing w:val="20"/>
            <w:sz w:val="22"/>
            <w:szCs w:val="22"/>
          </w:rPr>
          <w:delText xml:space="preserve"> </w:delText>
        </w:r>
        <w:r w:rsidRPr="00D753AC">
          <w:rPr>
            <w:rFonts w:cs="Times New Roman"/>
            <w:sz w:val="22"/>
            <w:szCs w:val="22"/>
          </w:rPr>
          <w:delText>temporal</w:delText>
        </w:r>
        <w:r w:rsidRPr="00D753AC">
          <w:rPr>
            <w:rFonts w:cs="Times New Roman"/>
            <w:spacing w:val="20"/>
            <w:sz w:val="22"/>
            <w:szCs w:val="22"/>
          </w:rPr>
          <w:delText xml:space="preserve"> </w:delText>
        </w:r>
        <w:r w:rsidRPr="00D753AC">
          <w:rPr>
            <w:rFonts w:cs="Times New Roman"/>
            <w:sz w:val="22"/>
            <w:szCs w:val="22"/>
          </w:rPr>
          <w:delText>scale</w:delText>
        </w:r>
        <w:r w:rsidRPr="00D753AC">
          <w:rPr>
            <w:rFonts w:cs="Times New Roman"/>
            <w:spacing w:val="20"/>
            <w:sz w:val="22"/>
            <w:szCs w:val="22"/>
          </w:rPr>
          <w:delText xml:space="preserve"> </w:delText>
        </w:r>
        <w:r w:rsidRPr="00D753AC">
          <w:rPr>
            <w:rFonts w:cs="Times New Roman"/>
            <w:sz w:val="22"/>
            <w:szCs w:val="22"/>
          </w:rPr>
          <w:delText>of</w:delText>
        </w:r>
        <w:r w:rsidRPr="00D753AC">
          <w:rPr>
            <w:rFonts w:cs="Times New Roman"/>
            <w:spacing w:val="20"/>
            <w:sz w:val="22"/>
            <w:szCs w:val="22"/>
          </w:rPr>
          <w:delText xml:space="preserve"> </w:delText>
        </w:r>
        <w:r w:rsidRPr="00D753AC">
          <w:rPr>
            <w:rFonts w:cs="Times New Roman"/>
            <w:sz w:val="22"/>
            <w:szCs w:val="22"/>
          </w:rPr>
          <w:delText>a</w:delText>
        </w:r>
        <w:r w:rsidRPr="00D753AC">
          <w:rPr>
            <w:rFonts w:cs="Times New Roman"/>
            <w:spacing w:val="20"/>
            <w:sz w:val="22"/>
            <w:szCs w:val="22"/>
          </w:rPr>
          <w:delText xml:space="preserve"> </w:delText>
        </w:r>
        <w:r w:rsidRPr="00D753AC">
          <w:rPr>
            <w:rFonts w:cs="Times New Roman"/>
            <w:sz w:val="22"/>
            <w:szCs w:val="22"/>
          </w:rPr>
          <w:delText>season,</w:delText>
        </w:r>
        <w:r w:rsidRPr="00D753AC">
          <w:rPr>
            <w:rFonts w:cs="Times New Roman"/>
            <w:spacing w:val="20"/>
            <w:sz w:val="22"/>
            <w:szCs w:val="22"/>
          </w:rPr>
          <w:delText xml:space="preserve"> </w:delText>
        </w:r>
        <w:r w:rsidRPr="00D753AC">
          <w:rPr>
            <w:rFonts w:cs="Times New Roman"/>
            <w:sz w:val="22"/>
            <w:szCs w:val="22"/>
          </w:rPr>
          <w:delText>rather</w:delText>
        </w:r>
        <w:r w:rsidRPr="00D753AC">
          <w:rPr>
            <w:rFonts w:cs="Times New Roman"/>
            <w:spacing w:val="20"/>
            <w:sz w:val="22"/>
            <w:szCs w:val="22"/>
          </w:rPr>
          <w:delText xml:space="preserve"> </w:delText>
        </w:r>
        <w:r w:rsidRPr="00D753AC">
          <w:rPr>
            <w:rFonts w:cs="Times New Roman"/>
            <w:sz w:val="22"/>
            <w:szCs w:val="22"/>
          </w:rPr>
          <w:delText>than</w:delText>
        </w:r>
        <w:r w:rsidRPr="00D753AC">
          <w:rPr>
            <w:rFonts w:cs="Times New Roman"/>
            <w:spacing w:val="20"/>
            <w:sz w:val="22"/>
            <w:szCs w:val="22"/>
          </w:rPr>
          <w:delText xml:space="preserve"> </w:delText>
        </w:r>
        <w:r w:rsidRPr="00D753AC">
          <w:rPr>
            <w:rFonts w:cs="Times New Roman"/>
            <w:sz w:val="22"/>
            <w:szCs w:val="22"/>
          </w:rPr>
          <w:delText>a</w:delText>
        </w:r>
        <w:r w:rsidRPr="00D753AC">
          <w:rPr>
            <w:rFonts w:cs="Times New Roman"/>
            <w:spacing w:val="20"/>
            <w:sz w:val="22"/>
            <w:szCs w:val="22"/>
          </w:rPr>
          <w:delText xml:space="preserve"> </w:delText>
        </w:r>
        <w:r w:rsidRPr="00D753AC">
          <w:rPr>
            <w:rFonts w:cs="Times New Roman"/>
            <w:sz w:val="22"/>
            <w:szCs w:val="22"/>
          </w:rPr>
          <w:delText>single</w:delText>
        </w:r>
        <w:r w:rsidRPr="00D753AC">
          <w:rPr>
            <w:rFonts w:cs="Times New Roman"/>
            <w:spacing w:val="20"/>
            <w:sz w:val="22"/>
            <w:szCs w:val="22"/>
          </w:rPr>
          <w:delText xml:space="preserve"> </w:delText>
        </w:r>
        <w:r w:rsidRPr="00D753AC">
          <w:rPr>
            <w:rFonts w:cs="Times New Roman"/>
            <w:sz w:val="22"/>
            <w:szCs w:val="22"/>
          </w:rPr>
          <w:delText>storm</w:delText>
        </w:r>
        <w:r w:rsidRPr="00D753AC">
          <w:rPr>
            <w:rFonts w:cs="Times New Roman"/>
            <w:spacing w:val="20"/>
            <w:sz w:val="22"/>
            <w:szCs w:val="22"/>
          </w:rPr>
          <w:delText xml:space="preserve"> </w:delText>
        </w:r>
        <w:r w:rsidRPr="00D753AC">
          <w:rPr>
            <w:rFonts w:cs="Times New Roman"/>
            <w:sz w:val="22"/>
            <w:szCs w:val="22"/>
          </w:rPr>
          <w:delText>event.</w:delText>
        </w:r>
        <w:r w:rsidRPr="00D753AC">
          <w:rPr>
            <w:rFonts w:cs="Times New Roman"/>
            <w:spacing w:val="20"/>
            <w:sz w:val="22"/>
            <w:szCs w:val="22"/>
          </w:rPr>
          <w:delText xml:space="preserve"> </w:delText>
        </w:r>
        <w:r w:rsidRPr="00D753AC">
          <w:rPr>
            <w:rFonts w:cs="Times New Roman"/>
            <w:sz w:val="22"/>
            <w:szCs w:val="22"/>
          </w:rPr>
          <w:delText>Depending</w:delText>
        </w:r>
        <w:r w:rsidRPr="00D753AC">
          <w:rPr>
            <w:rFonts w:cs="Times New Roman"/>
            <w:spacing w:val="20"/>
            <w:sz w:val="22"/>
            <w:szCs w:val="22"/>
          </w:rPr>
          <w:delText xml:space="preserve"> </w:delText>
        </w:r>
        <w:r w:rsidRPr="00D753AC">
          <w:rPr>
            <w:rFonts w:cs="Times New Roman"/>
            <w:sz w:val="22"/>
            <w:szCs w:val="22"/>
          </w:rPr>
          <w:delText>on</w:delText>
        </w:r>
        <w:r w:rsidRPr="00D753AC">
          <w:rPr>
            <w:rFonts w:cs="Times New Roman"/>
            <w:w w:val="99"/>
            <w:sz w:val="22"/>
            <w:szCs w:val="22"/>
          </w:rPr>
          <w:delText xml:space="preserve"> </w:delText>
        </w:r>
        <w:r w:rsidRPr="00D753AC">
          <w:rPr>
            <w:rFonts w:cs="Times New Roman"/>
            <w:sz w:val="22"/>
            <w:szCs w:val="22"/>
          </w:rPr>
          <w:delText>current</w:delText>
        </w:r>
        <w:r w:rsidRPr="00D753AC">
          <w:rPr>
            <w:rFonts w:cs="Times New Roman"/>
            <w:spacing w:val="-6"/>
            <w:sz w:val="22"/>
            <w:szCs w:val="22"/>
          </w:rPr>
          <w:delText xml:space="preserve"> </w:delText>
        </w:r>
        <w:r w:rsidRPr="00D753AC">
          <w:rPr>
            <w:rFonts w:cs="Times New Roman"/>
            <w:sz w:val="22"/>
            <w:szCs w:val="22"/>
          </w:rPr>
          <w:delText>precipitation</w:delText>
        </w:r>
        <w:r w:rsidRPr="00D753AC">
          <w:rPr>
            <w:rFonts w:cs="Times New Roman"/>
            <w:spacing w:val="-6"/>
            <w:sz w:val="22"/>
            <w:szCs w:val="22"/>
          </w:rPr>
          <w:delText xml:space="preserve"> </w:delText>
        </w:r>
        <w:r w:rsidRPr="00D753AC">
          <w:rPr>
            <w:rFonts w:cs="Times New Roman"/>
            <w:sz w:val="22"/>
            <w:szCs w:val="22"/>
          </w:rPr>
          <w:delText>conditions</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volumetric</w:delText>
        </w:r>
        <w:r w:rsidRPr="00D753AC">
          <w:rPr>
            <w:rFonts w:cs="Times New Roman"/>
            <w:spacing w:val="-6"/>
            <w:sz w:val="22"/>
            <w:szCs w:val="22"/>
          </w:rPr>
          <w:delText xml:space="preserve"> </w:delText>
        </w:r>
        <w:r w:rsidRPr="00D753AC">
          <w:rPr>
            <w:rFonts w:cs="Times New Roman"/>
            <w:sz w:val="22"/>
            <w:szCs w:val="22"/>
          </w:rPr>
          <w:delText>proportion</w:delText>
        </w:r>
        <w:r w:rsidRPr="00D753AC">
          <w:rPr>
            <w:rFonts w:cs="Times New Roman"/>
            <w:spacing w:val="-6"/>
            <w:sz w:val="22"/>
            <w:szCs w:val="22"/>
          </w:rPr>
          <w:delText xml:space="preserve"> </w:delText>
        </w:r>
        <w:r w:rsidRPr="00D753AC">
          <w:rPr>
            <w:rFonts w:cs="Times New Roman"/>
            <w:sz w:val="22"/>
            <w:szCs w:val="22"/>
          </w:rPr>
          <w:delText>of</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hydrologically</w:delText>
        </w:r>
        <w:r w:rsidRPr="00D753AC">
          <w:rPr>
            <w:rFonts w:cs="Times New Roman"/>
            <w:spacing w:val="-6"/>
            <w:sz w:val="22"/>
            <w:szCs w:val="22"/>
          </w:rPr>
          <w:delText xml:space="preserve"> </w:delText>
        </w:r>
        <w:r w:rsidRPr="00D753AC">
          <w:rPr>
            <w:rFonts w:cs="Times New Roman"/>
            <w:sz w:val="22"/>
            <w:szCs w:val="22"/>
          </w:rPr>
          <w:delText>connected</w:delText>
        </w:r>
        <w:r w:rsidRPr="00D753AC">
          <w:rPr>
            <w:rFonts w:cs="Times New Roman"/>
            <w:spacing w:val="-6"/>
            <w:sz w:val="22"/>
            <w:szCs w:val="22"/>
          </w:rPr>
          <w:delText xml:space="preserve"> </w:delText>
        </w:r>
        <w:r w:rsidRPr="00D753AC">
          <w:rPr>
            <w:rFonts w:cs="Times New Roman"/>
            <w:sz w:val="22"/>
            <w:szCs w:val="22"/>
          </w:rPr>
          <w:delText>reservoirs</w:delText>
        </w:r>
        <w:r w:rsidRPr="00D753AC">
          <w:rPr>
            <w:rFonts w:cs="Times New Roman"/>
            <w:spacing w:val="-6"/>
            <w:sz w:val="22"/>
            <w:szCs w:val="22"/>
          </w:rPr>
          <w:delText xml:space="preserve"> </w:delText>
        </w:r>
        <w:r w:rsidRPr="00D753AC">
          <w:rPr>
            <w:rFonts w:cs="Times New Roman"/>
            <w:sz w:val="22"/>
            <w:szCs w:val="22"/>
          </w:rPr>
          <w:delText>that</w:delText>
        </w:r>
        <w:r w:rsidRPr="00D753AC">
          <w:rPr>
            <w:rFonts w:cs="Times New Roman"/>
            <w:spacing w:val="-6"/>
            <w:sz w:val="22"/>
            <w:szCs w:val="22"/>
          </w:rPr>
          <w:delText xml:space="preserve"> </w:delText>
        </w:r>
        <w:r w:rsidRPr="00D753AC">
          <w:rPr>
            <w:rFonts w:cs="Times New Roman"/>
            <w:sz w:val="22"/>
            <w:szCs w:val="22"/>
          </w:rPr>
          <w:delText>are</w:delText>
        </w:r>
        <w:r w:rsidRPr="00D753AC">
          <w:rPr>
            <w:rFonts w:cs="Times New Roman"/>
            <w:spacing w:val="-6"/>
            <w:sz w:val="22"/>
            <w:szCs w:val="22"/>
          </w:rPr>
          <w:delText xml:space="preserve"> </w:delText>
        </w:r>
        <w:r w:rsidRPr="00D753AC">
          <w:rPr>
            <w:rFonts w:cs="Times New Roman"/>
            <w:sz w:val="22"/>
            <w:szCs w:val="22"/>
          </w:rPr>
          <w:delText>full</w:delText>
        </w:r>
        <w:r w:rsidRPr="00D753AC">
          <w:rPr>
            <w:rFonts w:cs="Times New Roman"/>
            <w:spacing w:val="-6"/>
            <w:sz w:val="22"/>
            <w:szCs w:val="22"/>
          </w:rPr>
          <w:delText xml:space="preserve"> </w:delText>
        </w:r>
        <w:r w:rsidRPr="00D753AC">
          <w:rPr>
            <w:rFonts w:cs="Times New Roman"/>
            <w:sz w:val="22"/>
            <w:szCs w:val="22"/>
          </w:rPr>
          <w:delText>of</w:delText>
        </w:r>
        <w:r w:rsidRPr="00D753AC">
          <w:rPr>
            <w:rFonts w:cs="Times New Roman"/>
            <w:spacing w:val="-6"/>
            <w:sz w:val="22"/>
            <w:szCs w:val="22"/>
          </w:rPr>
          <w:delText xml:space="preserve"> </w:delText>
        </w:r>
        <w:r w:rsidRPr="00D753AC">
          <w:rPr>
            <w:rFonts w:cs="Times New Roman"/>
            <w:sz w:val="22"/>
            <w:szCs w:val="22"/>
          </w:rPr>
          <w:delText>water,</w:delText>
        </w:r>
        <w:r w:rsidRPr="00D753AC">
          <w:rPr>
            <w:rFonts w:cs="Times New Roman"/>
            <w:w w:val="99"/>
            <w:sz w:val="22"/>
            <w:szCs w:val="22"/>
          </w:rPr>
          <w:delText xml:space="preserve"> </w:delText>
        </w:r>
        <w:r w:rsidRPr="00D753AC">
          <w:rPr>
            <w:rFonts w:cs="Times New Roman"/>
            <w:sz w:val="22"/>
            <w:szCs w:val="22"/>
          </w:rPr>
          <w:delText>the condition of the Scott River watershed, as observed at a regional scale using the Fort Jones stream gauge, can be</w:delText>
        </w:r>
        <w:r w:rsidRPr="00D753AC">
          <w:rPr>
            <w:rFonts w:cs="Times New Roman"/>
            <w:spacing w:val="-33"/>
            <w:sz w:val="22"/>
            <w:szCs w:val="22"/>
          </w:rPr>
          <w:delText xml:space="preserve"> </w:delText>
        </w:r>
        <w:r w:rsidRPr="00D753AC">
          <w:rPr>
            <w:rFonts w:cs="Times New Roman"/>
            <w:sz w:val="22"/>
            <w:szCs w:val="22"/>
          </w:rPr>
          <w:delText>classified</w:delText>
        </w:r>
        <w:r w:rsidRPr="00D753AC">
          <w:rPr>
            <w:rFonts w:cs="Times New Roman"/>
            <w:w w:val="99"/>
            <w:sz w:val="22"/>
            <w:szCs w:val="22"/>
          </w:rPr>
          <w:delText xml:space="preserve"> </w:delText>
        </w:r>
        <w:r w:rsidRPr="00D753AC">
          <w:rPr>
            <w:rFonts w:cs="Times New Roman"/>
            <w:sz w:val="22"/>
            <w:szCs w:val="22"/>
          </w:rPr>
          <w:delText xml:space="preserve">in four main categories </w:delText>
        </w:r>
        <w:r w:rsidRPr="00D753AC">
          <w:rPr>
            <w:rFonts w:cs="Times New Roman"/>
          </w:rPr>
          <w:fldChar w:fldCharType="begin"/>
        </w:r>
        <w:r w:rsidRPr="00D753AC">
          <w:rPr>
            <w:rFonts w:cs="Times New Roman"/>
            <w:sz w:val="22"/>
            <w:szCs w:val="22"/>
          </w:rPr>
          <w:delInstrText xml:space="preserve"> HYPERLINK \l "_bookmark0" </w:delInstrText>
        </w:r>
        <w:r w:rsidRPr="00D753AC">
          <w:rPr>
            <w:rFonts w:cs="Times New Roman"/>
          </w:rPr>
          <w:fldChar w:fldCharType="separate"/>
        </w:r>
        <w:r w:rsidRPr="00D753AC">
          <w:rPr>
            <w:rFonts w:cs="Times New Roman"/>
            <w:spacing w:val="-3"/>
            <w:sz w:val="22"/>
            <w:szCs w:val="22"/>
          </w:rPr>
          <w:delText>(Table</w:delText>
        </w:r>
        <w:r w:rsidRPr="00D753AC">
          <w:rPr>
            <w:rFonts w:cs="Times New Roman"/>
            <w:spacing w:val="-3"/>
          </w:rPr>
          <w:fldChar w:fldCharType="end"/>
        </w:r>
        <w:r w:rsidRPr="00D753AC">
          <w:rPr>
            <w:rFonts w:cs="Times New Roman"/>
            <w:spacing w:val="-17"/>
            <w:sz w:val="22"/>
            <w:szCs w:val="22"/>
          </w:rPr>
          <w:delText xml:space="preserve"> </w:delText>
        </w:r>
        <w:r w:rsidRPr="00D753AC">
          <w:rPr>
            <w:rFonts w:cs="Times New Roman"/>
            <w:sz w:val="22"/>
            <w:szCs w:val="22"/>
          </w:rPr>
          <w:delText>1).</w:delText>
        </w:r>
      </w:del>
    </w:p>
    <w:p w:rsidR="002153D1" w:rsidRPr="00D753AC" w:rsidRDefault="00505335" w:rsidP="00D753AC">
      <w:pPr>
        <w:ind w:left="173"/>
        <w:rPr>
          <w:ins w:id="1963" w:author="Claire Kouba" w:date="2023-09-12T16:52:00Z"/>
          <w:rFonts w:ascii="Times New Roman" w:eastAsia="Times New Roman" w:hAnsi="Times New Roman" w:cs="Times New Roman"/>
        </w:rPr>
      </w:pPr>
      <w:del w:id="1964" w:author="Claire Kouba" w:date="2023-09-12T16:52:00Z">
        <w:r w:rsidRPr="00D753AC">
          <w:rPr>
            <w:rFonts w:ascii="Times New Roman" w:hAnsi="Times New Roman" w:cs="Times New Roman"/>
            <w:spacing w:val="-4"/>
          </w:rPr>
          <w:delText xml:space="preserve">Water </w:delText>
        </w:r>
        <w:r w:rsidRPr="00D753AC">
          <w:rPr>
            <w:rFonts w:ascii="Times New Roman" w:hAnsi="Times New Roman" w:cs="Times New Roman"/>
          </w:rPr>
          <w:delText xml:space="preserve">in the Scott River watershed is stored in three primary reservoirs: </w:delText>
        </w:r>
      </w:del>
      <w:ins w:id="1965" w:author="Claire Kouba" w:date="2023-09-12T16:52:00Z">
        <w:r w:rsidR="00251C7A" w:rsidRPr="00D753AC">
          <w:rPr>
            <w:rFonts w:ascii="Times New Roman" w:eastAsia="Times New Roman" w:hAnsi="Times New Roman" w:cs="Times New Roman"/>
            <w:noProof/>
          </w:rPr>
          <mc:AlternateContent>
            <mc:Choice Requires="wpg">
              <w:drawing>
                <wp:inline distT="0" distB="0" distL="0" distR="0">
                  <wp:extent cx="5364480" cy="5080"/>
                  <wp:effectExtent l="11430" t="6985" r="5715" b="6985"/>
                  <wp:docPr id="381" name="Group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4480" cy="5080"/>
                            <a:chOff x="0" y="0"/>
                            <a:chExt cx="8448" cy="8"/>
                          </a:xfrm>
                        </wpg:grpSpPr>
                        <wpg:grpSp>
                          <wpg:cNvPr id="382" name="Group 366"/>
                          <wpg:cNvGrpSpPr>
                            <a:grpSpLocks/>
                          </wpg:cNvGrpSpPr>
                          <wpg:grpSpPr bwMode="auto">
                            <a:xfrm>
                              <a:off x="4" y="4"/>
                              <a:ext cx="8440" cy="2"/>
                              <a:chOff x="4" y="4"/>
                              <a:chExt cx="8440" cy="2"/>
                            </a:xfrm>
                          </wpg:grpSpPr>
                          <wps:wsp>
                            <wps:cNvPr id="383" name="Freeform 367"/>
                            <wps:cNvSpPr>
                              <a:spLocks/>
                            </wps:cNvSpPr>
                            <wps:spPr bwMode="auto">
                              <a:xfrm>
                                <a:off x="4" y="4"/>
                                <a:ext cx="8440" cy="2"/>
                              </a:xfrm>
                              <a:custGeom>
                                <a:avLst/>
                                <a:gdLst>
                                  <a:gd name="T0" fmla="+- 0 4 4"/>
                                  <a:gd name="T1" fmla="*/ T0 w 8440"/>
                                  <a:gd name="T2" fmla="+- 0 8444 4"/>
                                  <a:gd name="T3" fmla="*/ T2 w 8440"/>
                                </a:gdLst>
                                <a:ahLst/>
                                <a:cxnLst>
                                  <a:cxn ang="0">
                                    <a:pos x="T1" y="0"/>
                                  </a:cxn>
                                  <a:cxn ang="0">
                                    <a:pos x="T3" y="0"/>
                                  </a:cxn>
                                </a:cxnLst>
                                <a:rect l="0" t="0" r="r" b="b"/>
                                <a:pathLst>
                                  <a:path w="8440">
                                    <a:moveTo>
                                      <a:pt x="0" y="0"/>
                                    </a:moveTo>
                                    <a:lnTo>
                                      <a:pt x="8440"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A080571" id="Group 365" o:spid="_x0000_s1026" style="width:422.4pt;height:.4pt;mso-position-horizontal-relative:char;mso-position-vertical-relative:line" coordsize="8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">
                  <v:group id="Group 366" o:spid="_x0000_s1027" style="position:absolute;left:4;top:4;width:8440;height:2" coordorigin="4,4"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Freeform 367" o:spid="_x0000_s1028" style="position:absolute;left:4;top:4;width:8440;height:2;visibility:visible;mso-wrap-style:square;v-text-anchor:top" coordsize="8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" path="m,l8440,e" filled="f" strokeweight=".14042mm">
                      <v:path arrowok="t" o:connecttype="custom" o:connectlocs="0,0;8440,0" o:connectangles="0,0"/>
                    </v:shape>
                  </v:group>
                  <w10:anchorlock/>
                </v:group>
              </w:pict>
            </mc:Fallback>
          </mc:AlternateContent>
        </w:r>
      </w:ins>
    </w:p>
    <w:p w:rsidR="002153D1" w:rsidRPr="00D753AC" w:rsidRDefault="002153D1" w:rsidP="00D753AC">
      <w:pPr>
        <w:ind w:left="173"/>
        <w:rPr>
          <w:ins w:id="1966" w:author="Claire Kouba" w:date="2023-09-12T16:52:00Z"/>
          <w:rFonts w:ascii="Times New Roman" w:eastAsia="Times New Roman" w:hAnsi="Times New Roman" w:cs="Times New Roman"/>
        </w:rPr>
      </w:pPr>
    </w:p>
    <w:p w:rsidR="002153D1" w:rsidRPr="00D753AC" w:rsidRDefault="002153D1" w:rsidP="00D753AC">
      <w:pPr>
        <w:ind w:left="173"/>
        <w:rPr>
          <w:ins w:id="1967" w:author="Claire Kouba" w:date="2023-09-12T16:52:00Z"/>
          <w:rFonts w:ascii="Times New Roman" w:eastAsia="Times New Roman" w:hAnsi="Times New Roman" w:cs="Times New Roman"/>
        </w:rPr>
      </w:pPr>
    </w:p>
    <w:p w:rsidR="002153D1" w:rsidRPr="00D753AC" w:rsidRDefault="002153D1" w:rsidP="00D753AC">
      <w:pPr>
        <w:spacing w:before="8"/>
        <w:ind w:left="173"/>
        <w:rPr>
          <w:ins w:id="1968" w:author="Claire Kouba" w:date="2023-09-12T16:52:00Z"/>
          <w:rFonts w:ascii="Times New Roman" w:eastAsia="Times New Roman" w:hAnsi="Times New Roman" w:cs="Times New Roman"/>
        </w:rPr>
      </w:pPr>
    </w:p>
    <w:p w:rsidR="00A7616E" w:rsidRPr="00D753AC" w:rsidRDefault="002573FA" w:rsidP="00D753AC">
      <w:pPr>
        <w:pStyle w:val="BodyText"/>
        <w:ind w:left="173" w:right="155" w:firstLine="220"/>
        <w:rPr>
          <w:del w:id="1969" w:author="Claire Kouba" w:date="2023-09-12T16:52:00Z"/>
          <w:rFonts w:cs="Times New Roman"/>
          <w:sz w:val="22"/>
          <w:szCs w:val="22"/>
        </w:rPr>
      </w:pPr>
      <w:moveFromRangeStart w:id="1970" w:author="Claire Kouba" w:date="2023-09-12T16:52:00Z" w:name="move145429983"/>
      <w:moveFrom w:id="1971" w:author="Claire Kouba" w:date="2023-09-12T16:52:00Z">
        <w:r w:rsidRPr="00D753AC">
          <w:rPr>
            <w:rFonts w:cs="Times New Roman"/>
            <w:sz w:val="22"/>
            <w:szCs w:val="22"/>
          </w:rPr>
          <w:t>snowpack</w:t>
        </w:r>
      </w:moveFrom>
      <w:moveFromRangeEnd w:id="1970"/>
      <w:del w:id="1972" w:author="Claire Kouba" w:date="2023-09-12T16:52:00Z">
        <w:r w:rsidR="00505335" w:rsidRPr="00D753AC">
          <w:rPr>
            <w:rFonts w:cs="Times New Roman"/>
            <w:sz w:val="22"/>
            <w:szCs w:val="22"/>
          </w:rPr>
          <w:delText xml:space="preserve">, </w:delText>
        </w:r>
      </w:del>
      <w:moveFromRangeStart w:id="1973" w:author="Claire Kouba" w:date="2023-09-12T16:52:00Z" w:name="move145429984"/>
      <w:moveFrom w:id="1974" w:author="Claire Kouba" w:date="2023-09-12T16:52:00Z">
        <w:r w:rsidRPr="00D753AC">
          <w:rPr>
            <w:rFonts w:cs="Times New Roman"/>
            <w:sz w:val="22"/>
            <w:szCs w:val="22"/>
          </w:rPr>
          <w:t>soil</w:t>
        </w:r>
        <w:r w:rsidRPr="00D753AC">
          <w:rPr>
            <w:rFonts w:cs="Times New Roman"/>
            <w:spacing w:val="-2"/>
            <w:sz w:val="22"/>
            <w:szCs w:val="22"/>
            <w:rPrChange w:id="1975" w:author="Claire Kouba" w:date="2023-09-12T16:52:00Z">
              <w:rPr/>
            </w:rPrChange>
          </w:rPr>
          <w:t xml:space="preserve"> </w:t>
        </w:r>
        <w:r w:rsidRPr="00D753AC">
          <w:rPr>
            <w:rFonts w:cs="Times New Roman"/>
            <w:sz w:val="22"/>
            <w:szCs w:val="22"/>
          </w:rPr>
          <w:t>moisture/subflow</w:t>
        </w:r>
      </w:moveFrom>
      <w:moveFromRangeEnd w:id="1973"/>
      <w:del w:id="1976" w:author="Claire Kouba" w:date="2023-09-12T16:52:00Z">
        <w:r w:rsidR="00505335" w:rsidRPr="00D753AC">
          <w:rPr>
            <w:rFonts w:cs="Times New Roman"/>
            <w:sz w:val="22"/>
            <w:szCs w:val="22"/>
          </w:rPr>
          <w:delText xml:space="preserve">, and </w:delText>
        </w:r>
      </w:del>
      <w:moveFromRangeStart w:id="1977" w:author="Claire Kouba" w:date="2023-09-12T16:52:00Z" w:name="move145429985"/>
      <w:moveFrom w:id="1978" w:author="Claire Kouba" w:date="2023-09-12T16:52:00Z">
        <w:r w:rsidRPr="00D753AC">
          <w:rPr>
            <w:rFonts w:cs="Times New Roman"/>
            <w:sz w:val="22"/>
            <w:szCs w:val="22"/>
          </w:rPr>
          <w:t>the</w:t>
        </w:r>
        <w:r w:rsidRPr="00D753AC">
          <w:rPr>
            <w:rFonts w:cs="Times New Roman"/>
            <w:sz w:val="22"/>
            <w:szCs w:val="22"/>
            <w:rPrChange w:id="1979" w:author="Claire Kouba" w:date="2023-09-12T16:52:00Z">
              <w:rPr>
                <w:spacing w:val="16"/>
              </w:rPr>
            </w:rPrChange>
          </w:rPr>
          <w:t xml:space="preserve"> </w:t>
        </w:r>
        <w:r w:rsidRPr="00D753AC">
          <w:rPr>
            <w:rFonts w:cs="Times New Roman"/>
            <w:sz w:val="22"/>
            <w:szCs w:val="22"/>
          </w:rPr>
          <w:t>alluvial</w:t>
        </w:r>
        <w:r w:rsidRPr="00D753AC">
          <w:rPr>
            <w:rFonts w:cs="Times New Roman"/>
            <w:sz w:val="22"/>
            <w:szCs w:val="22"/>
            <w:rPrChange w:id="1980" w:author="Claire Kouba" w:date="2023-09-12T16:52:00Z">
              <w:rPr>
                <w:w w:val="99"/>
              </w:rPr>
            </w:rPrChange>
          </w:rPr>
          <w:t xml:space="preserve"> </w:t>
        </w:r>
        <w:r w:rsidRPr="00D753AC">
          <w:rPr>
            <w:rFonts w:cs="Times New Roman"/>
            <w:sz w:val="22"/>
            <w:szCs w:val="22"/>
          </w:rPr>
          <w:t>groundwater</w:t>
        </w:r>
        <w:r w:rsidRPr="00D753AC">
          <w:rPr>
            <w:rFonts w:cs="Times New Roman"/>
            <w:spacing w:val="-4"/>
            <w:sz w:val="22"/>
            <w:szCs w:val="22"/>
            <w:rPrChange w:id="1981" w:author="Claire Kouba" w:date="2023-09-12T16:52:00Z">
              <w:rPr>
                <w:spacing w:val="21"/>
              </w:rPr>
            </w:rPrChange>
          </w:rPr>
          <w:t xml:space="preserve"> </w:t>
        </w:r>
        <w:r w:rsidRPr="00D753AC">
          <w:rPr>
            <w:rFonts w:cs="Times New Roman"/>
            <w:sz w:val="22"/>
            <w:szCs w:val="22"/>
          </w:rPr>
          <w:t>aquifer</w:t>
        </w:r>
      </w:moveFrom>
      <w:moveFromRangeEnd w:id="1977"/>
      <w:del w:id="1982" w:author="Claire Kouba" w:date="2023-09-12T16:52:00Z">
        <w:r w:rsidR="00505335" w:rsidRPr="00D753AC">
          <w:rPr>
            <w:rFonts w:cs="Times New Roman"/>
            <w:sz w:val="22"/>
            <w:szCs w:val="22"/>
          </w:rPr>
          <w:delText>.</w:delText>
        </w:r>
        <w:r w:rsidR="00505335" w:rsidRPr="00D753AC">
          <w:rPr>
            <w:rFonts w:cs="Times New Roman"/>
            <w:spacing w:val="20"/>
            <w:sz w:val="22"/>
            <w:szCs w:val="22"/>
          </w:rPr>
          <w:delText xml:space="preserve"> </w:delText>
        </w:r>
        <w:r w:rsidR="00505335" w:rsidRPr="00D753AC">
          <w:rPr>
            <w:rFonts w:cs="Times New Roman"/>
            <w:sz w:val="22"/>
            <w:szCs w:val="22"/>
          </w:rPr>
          <w:delText>Accumulating</w:delText>
        </w:r>
        <w:r w:rsidR="00505335" w:rsidRPr="00D753AC">
          <w:rPr>
            <w:rFonts w:cs="Times New Roman"/>
            <w:spacing w:val="21"/>
            <w:sz w:val="22"/>
            <w:szCs w:val="22"/>
          </w:rPr>
          <w:delText xml:space="preserve"> </w:delText>
        </w:r>
        <w:r w:rsidR="00505335" w:rsidRPr="00D753AC">
          <w:rPr>
            <w:rFonts w:cs="Times New Roman"/>
            <w:sz w:val="22"/>
            <w:szCs w:val="22"/>
          </w:rPr>
          <w:delText>snowpack</w:delText>
        </w:r>
        <w:r w:rsidR="00505335" w:rsidRPr="00D753AC">
          <w:rPr>
            <w:rFonts w:cs="Times New Roman"/>
            <w:spacing w:val="21"/>
            <w:sz w:val="22"/>
            <w:szCs w:val="22"/>
          </w:rPr>
          <w:delText xml:space="preserve"> </w:delText>
        </w:r>
        <w:r w:rsidR="00505335" w:rsidRPr="00D753AC">
          <w:rPr>
            <w:rFonts w:cs="Times New Roman"/>
            <w:sz w:val="22"/>
            <w:szCs w:val="22"/>
          </w:rPr>
          <w:delText>is</w:delText>
        </w:r>
        <w:r w:rsidR="00505335" w:rsidRPr="00D753AC">
          <w:rPr>
            <w:rFonts w:cs="Times New Roman"/>
            <w:spacing w:val="20"/>
            <w:sz w:val="22"/>
            <w:szCs w:val="22"/>
          </w:rPr>
          <w:delText xml:space="preserve"> </w:delText>
        </w:r>
        <w:r w:rsidR="00505335" w:rsidRPr="00D753AC">
          <w:rPr>
            <w:rFonts w:cs="Times New Roman"/>
            <w:sz w:val="22"/>
            <w:szCs w:val="22"/>
          </w:rPr>
          <w:delText>present</w:delText>
        </w:r>
        <w:r w:rsidR="00505335" w:rsidRPr="00D753AC">
          <w:rPr>
            <w:rFonts w:cs="Times New Roman"/>
            <w:spacing w:val="21"/>
            <w:sz w:val="22"/>
            <w:szCs w:val="22"/>
          </w:rPr>
          <w:delText xml:space="preserve"> </w:delText>
        </w:r>
        <w:r w:rsidR="00505335" w:rsidRPr="00D753AC">
          <w:rPr>
            <w:rFonts w:cs="Times New Roman"/>
            <w:sz w:val="22"/>
            <w:szCs w:val="22"/>
          </w:rPr>
          <w:delText>only</w:delText>
        </w:r>
        <w:r w:rsidR="00505335" w:rsidRPr="00D753AC">
          <w:rPr>
            <w:rFonts w:cs="Times New Roman"/>
            <w:spacing w:val="21"/>
            <w:sz w:val="22"/>
            <w:szCs w:val="22"/>
          </w:rPr>
          <w:delText xml:space="preserve"> </w:delText>
        </w:r>
        <w:r w:rsidR="00505335" w:rsidRPr="00D753AC">
          <w:rPr>
            <w:rFonts w:cs="Times New Roman"/>
            <w:sz w:val="22"/>
            <w:szCs w:val="22"/>
          </w:rPr>
          <w:delText>in</w:delText>
        </w:r>
        <w:r w:rsidR="00505335" w:rsidRPr="00D753AC">
          <w:rPr>
            <w:rFonts w:cs="Times New Roman"/>
            <w:spacing w:val="20"/>
            <w:sz w:val="22"/>
            <w:szCs w:val="22"/>
          </w:rPr>
          <w:delText xml:space="preserve"> </w:delText>
        </w:r>
        <w:r w:rsidR="00505335" w:rsidRPr="00D753AC">
          <w:rPr>
            <w:rFonts w:cs="Times New Roman"/>
            <w:sz w:val="22"/>
            <w:szCs w:val="22"/>
          </w:rPr>
          <w:delText>the</w:delText>
        </w:r>
        <w:r w:rsidR="00505335" w:rsidRPr="00D753AC">
          <w:rPr>
            <w:rFonts w:cs="Times New Roman"/>
            <w:spacing w:val="21"/>
            <w:sz w:val="22"/>
            <w:szCs w:val="22"/>
          </w:rPr>
          <w:delText xml:space="preserve"> </w:delText>
        </w:r>
        <w:r w:rsidR="00505335" w:rsidRPr="00D753AC">
          <w:rPr>
            <w:rFonts w:cs="Times New Roman"/>
            <w:sz w:val="22"/>
            <w:szCs w:val="22"/>
          </w:rPr>
          <w:delText>mountainous</w:delText>
        </w:r>
        <w:r w:rsidR="00505335" w:rsidRPr="00D753AC">
          <w:rPr>
            <w:rFonts w:cs="Times New Roman"/>
            <w:spacing w:val="21"/>
            <w:sz w:val="22"/>
            <w:szCs w:val="22"/>
          </w:rPr>
          <w:delText xml:space="preserve"> </w:delText>
        </w:r>
        <w:r w:rsidR="00505335" w:rsidRPr="00D753AC">
          <w:rPr>
            <w:rFonts w:cs="Times New Roman"/>
            <w:sz w:val="22"/>
            <w:szCs w:val="22"/>
          </w:rPr>
          <w:delText>areas</w:delText>
        </w:r>
        <w:r w:rsidR="00505335" w:rsidRPr="00D753AC">
          <w:rPr>
            <w:rFonts w:cs="Times New Roman"/>
            <w:spacing w:val="20"/>
            <w:sz w:val="22"/>
            <w:szCs w:val="22"/>
          </w:rPr>
          <w:delText xml:space="preserve"> </w:delText>
        </w:r>
        <w:r w:rsidR="00505335" w:rsidRPr="00D753AC">
          <w:rPr>
            <w:rFonts w:cs="Times New Roman"/>
            <w:sz w:val="22"/>
            <w:szCs w:val="22"/>
          </w:rPr>
          <w:delText>of</w:delText>
        </w:r>
        <w:r w:rsidR="00505335" w:rsidRPr="00D753AC">
          <w:rPr>
            <w:rFonts w:cs="Times New Roman"/>
            <w:spacing w:val="21"/>
            <w:sz w:val="22"/>
            <w:szCs w:val="22"/>
          </w:rPr>
          <w:delText xml:space="preserve"> </w:delText>
        </w:r>
        <w:r w:rsidR="00505335" w:rsidRPr="00D753AC">
          <w:rPr>
            <w:rFonts w:cs="Times New Roman"/>
            <w:sz w:val="22"/>
            <w:szCs w:val="22"/>
          </w:rPr>
          <w:delText>the</w:delText>
        </w:r>
        <w:r w:rsidR="00505335" w:rsidRPr="00D753AC">
          <w:rPr>
            <w:rFonts w:cs="Times New Roman"/>
            <w:spacing w:val="21"/>
            <w:sz w:val="22"/>
            <w:szCs w:val="22"/>
          </w:rPr>
          <w:delText xml:space="preserve"> </w:delText>
        </w:r>
        <w:r w:rsidR="00505335" w:rsidRPr="00D753AC">
          <w:rPr>
            <w:rFonts w:cs="Times New Roman"/>
            <w:sz w:val="22"/>
            <w:szCs w:val="22"/>
          </w:rPr>
          <w:delText>upper</w:delText>
        </w:r>
        <w:r w:rsidR="00505335" w:rsidRPr="00D753AC">
          <w:rPr>
            <w:rFonts w:cs="Times New Roman"/>
            <w:spacing w:val="20"/>
            <w:sz w:val="22"/>
            <w:szCs w:val="22"/>
          </w:rPr>
          <w:delText xml:space="preserve"> </w:delText>
        </w:r>
        <w:r w:rsidR="00505335" w:rsidRPr="00D753AC">
          <w:rPr>
            <w:rFonts w:cs="Times New Roman"/>
            <w:sz w:val="22"/>
            <w:szCs w:val="22"/>
          </w:rPr>
          <w:delText>watershed,</w:delText>
        </w:r>
        <w:r w:rsidR="00505335" w:rsidRPr="00D753AC">
          <w:rPr>
            <w:rFonts w:cs="Times New Roman"/>
            <w:spacing w:val="21"/>
            <w:sz w:val="22"/>
            <w:szCs w:val="22"/>
          </w:rPr>
          <w:delText xml:space="preserve"> </w:delText>
        </w:r>
        <w:r w:rsidR="00505335" w:rsidRPr="00D753AC">
          <w:rPr>
            <w:rFonts w:cs="Times New Roman"/>
            <w:sz w:val="22"/>
            <w:szCs w:val="22"/>
          </w:rPr>
          <w:delText>while</w:delText>
        </w:r>
        <w:r w:rsidR="00505335" w:rsidRPr="00D753AC">
          <w:rPr>
            <w:rFonts w:cs="Times New Roman"/>
            <w:spacing w:val="2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alluvial</w:delText>
        </w:r>
        <w:r w:rsidR="00505335" w:rsidRPr="00D753AC">
          <w:rPr>
            <w:rFonts w:cs="Times New Roman"/>
            <w:spacing w:val="-5"/>
            <w:sz w:val="22"/>
            <w:szCs w:val="22"/>
          </w:rPr>
          <w:delText xml:space="preserve"> </w:delText>
        </w:r>
        <w:r w:rsidR="00505335" w:rsidRPr="00D753AC">
          <w:rPr>
            <w:rFonts w:cs="Times New Roman"/>
            <w:sz w:val="22"/>
            <w:szCs w:val="22"/>
          </w:rPr>
          <w:delText>aquifer</w:delText>
        </w:r>
        <w:r w:rsidR="00505335" w:rsidRPr="00D753AC">
          <w:rPr>
            <w:rFonts w:cs="Times New Roman"/>
            <w:spacing w:val="-5"/>
            <w:sz w:val="22"/>
            <w:szCs w:val="22"/>
          </w:rPr>
          <w:delText xml:space="preserve"> </w:delText>
        </w:r>
        <w:r w:rsidR="00505335" w:rsidRPr="00D753AC">
          <w:rPr>
            <w:rFonts w:cs="Times New Roman"/>
            <w:sz w:val="22"/>
            <w:szCs w:val="22"/>
          </w:rPr>
          <w:delText>is</w:delText>
        </w:r>
        <w:r w:rsidR="00505335" w:rsidRPr="00D753AC">
          <w:rPr>
            <w:rFonts w:cs="Times New Roman"/>
            <w:spacing w:val="-5"/>
            <w:sz w:val="22"/>
            <w:szCs w:val="22"/>
          </w:rPr>
          <w:delText xml:space="preserve"> </w:delText>
        </w:r>
        <w:r w:rsidR="00505335" w:rsidRPr="00D753AC">
          <w:rPr>
            <w:rFonts w:cs="Times New Roman"/>
            <w:sz w:val="22"/>
            <w:szCs w:val="22"/>
          </w:rPr>
          <w:delText>present</w:delText>
        </w:r>
        <w:r w:rsidR="00505335" w:rsidRPr="00D753AC">
          <w:rPr>
            <w:rFonts w:cs="Times New Roman"/>
            <w:spacing w:val="-5"/>
            <w:sz w:val="22"/>
            <w:szCs w:val="22"/>
          </w:rPr>
          <w:delText xml:space="preserve"> </w:delText>
        </w:r>
        <w:r w:rsidR="00505335" w:rsidRPr="00D753AC">
          <w:rPr>
            <w:rFonts w:cs="Times New Roman"/>
            <w:sz w:val="22"/>
            <w:szCs w:val="22"/>
          </w:rPr>
          <w:delText>only</w:delText>
        </w:r>
        <w:r w:rsidR="00505335" w:rsidRPr="00D753AC">
          <w:rPr>
            <w:rFonts w:cs="Times New Roman"/>
            <w:spacing w:val="-5"/>
            <w:sz w:val="22"/>
            <w:szCs w:val="22"/>
          </w:rPr>
          <w:delText xml:space="preserve"> </w:delText>
        </w:r>
        <w:r w:rsidR="00505335" w:rsidRPr="00D753AC">
          <w:rPr>
            <w:rFonts w:cs="Times New Roman"/>
            <w:sz w:val="22"/>
            <w:szCs w:val="22"/>
          </w:rPr>
          <w:delText>within</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bounds</w:delText>
        </w:r>
        <w:r w:rsidR="00505335" w:rsidRPr="00D753AC">
          <w:rPr>
            <w:rFonts w:cs="Times New Roman"/>
            <w:spacing w:val="-5"/>
            <w:sz w:val="22"/>
            <w:szCs w:val="22"/>
          </w:rPr>
          <w:delText xml:space="preserve"> </w:delText>
        </w:r>
        <w:r w:rsidR="00505335" w:rsidRPr="00D753AC">
          <w:rPr>
            <w:rFonts w:cs="Times New Roman"/>
            <w:sz w:val="22"/>
            <w:szCs w:val="22"/>
          </w:rPr>
          <w:delText>of</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groundwater</w:delText>
        </w:r>
        <w:r w:rsidR="00505335" w:rsidRPr="00D753AC">
          <w:rPr>
            <w:rFonts w:cs="Times New Roman"/>
            <w:spacing w:val="-5"/>
            <w:sz w:val="22"/>
            <w:szCs w:val="22"/>
          </w:rPr>
          <w:delText xml:space="preserve"> </w:delText>
        </w:r>
        <w:r w:rsidR="00505335" w:rsidRPr="00D753AC">
          <w:rPr>
            <w:rFonts w:cs="Times New Roman"/>
            <w:sz w:val="22"/>
            <w:szCs w:val="22"/>
          </w:rPr>
          <w:delText>basin</w:delText>
        </w:r>
        <w:r w:rsidR="00505335" w:rsidRPr="00D753AC">
          <w:rPr>
            <w:rFonts w:cs="Times New Roman"/>
            <w:spacing w:val="-5"/>
            <w:sz w:val="22"/>
            <w:szCs w:val="22"/>
          </w:rPr>
          <w:delText xml:space="preserve"> </w:delText>
        </w:r>
        <w:r w:rsidR="00505335" w:rsidRPr="00D753AC">
          <w:rPr>
            <w:rFonts w:cs="Times New Roman"/>
            <w:sz w:val="22"/>
            <w:szCs w:val="22"/>
          </w:rPr>
          <w:delText>underlying</w:delText>
        </w:r>
        <w:r w:rsidR="00505335" w:rsidRPr="00D753AC">
          <w:rPr>
            <w:rFonts w:cs="Times New Roman"/>
            <w:spacing w:val="-5"/>
            <w:sz w:val="22"/>
            <w:szCs w:val="22"/>
          </w:rPr>
          <w:delText xml:space="preserve"> </w:delText>
        </w:r>
        <w:r w:rsidR="00505335" w:rsidRPr="00D753AC">
          <w:rPr>
            <w:rFonts w:cs="Times New Roman"/>
            <w:sz w:val="22"/>
            <w:szCs w:val="22"/>
          </w:rPr>
          <w:delText>the</w:delText>
        </w:r>
        <w:r w:rsidR="00505335" w:rsidRPr="00D753AC">
          <w:rPr>
            <w:rFonts w:cs="Times New Roman"/>
            <w:spacing w:val="-5"/>
            <w:sz w:val="22"/>
            <w:szCs w:val="22"/>
          </w:rPr>
          <w:delText xml:space="preserve"> </w:delText>
        </w:r>
        <w:r w:rsidR="00505335" w:rsidRPr="00D753AC">
          <w:rPr>
            <w:rFonts w:cs="Times New Roman"/>
            <w:sz w:val="22"/>
            <w:szCs w:val="22"/>
          </w:rPr>
          <w:delText>flat</w:delText>
        </w:r>
        <w:r w:rsidR="00505335" w:rsidRPr="00D753AC">
          <w:rPr>
            <w:rFonts w:cs="Times New Roman"/>
            <w:spacing w:val="-5"/>
            <w:sz w:val="22"/>
            <w:szCs w:val="22"/>
          </w:rPr>
          <w:delText xml:space="preserve"> </w:delText>
        </w:r>
        <w:r w:rsidR="00505335" w:rsidRPr="00D753AC">
          <w:rPr>
            <w:rFonts w:cs="Times New Roman"/>
            <w:sz w:val="22"/>
            <w:szCs w:val="22"/>
          </w:rPr>
          <w:delText>valley</w:delText>
        </w:r>
        <w:r w:rsidR="00505335" w:rsidRPr="00D753AC">
          <w:rPr>
            <w:rFonts w:cs="Times New Roman"/>
            <w:spacing w:val="-5"/>
            <w:sz w:val="22"/>
            <w:szCs w:val="22"/>
          </w:rPr>
          <w:delText xml:space="preserve"> </w:delText>
        </w:r>
        <w:r w:rsidR="00505335" w:rsidRPr="00D753AC">
          <w:rPr>
            <w:rFonts w:cs="Times New Roman"/>
            <w:sz w:val="22"/>
            <w:szCs w:val="22"/>
          </w:rPr>
          <w:delText>floor</w:delText>
        </w:r>
        <w:r w:rsidR="00505335" w:rsidRPr="00D753AC">
          <w:rPr>
            <w:rFonts w:cs="Times New Roman"/>
            <w:spacing w:val="-5"/>
            <w:sz w:val="22"/>
            <w:szCs w:val="22"/>
          </w:rPr>
          <w:delText xml:space="preserve"> </w:delText>
        </w:r>
        <w:r w:rsidR="00505335" w:rsidRPr="00D753AC">
          <w:rPr>
            <w:rFonts w:cs="Times New Roman"/>
          </w:rPr>
          <w:fldChar w:fldCharType="begin"/>
        </w:r>
        <w:r w:rsidR="00505335" w:rsidRPr="00D753AC">
          <w:rPr>
            <w:rFonts w:cs="Times New Roman"/>
            <w:sz w:val="22"/>
            <w:szCs w:val="22"/>
          </w:rPr>
          <w:delInstrText xml:space="preserve"> HYPERLINK \l "_bookmark3"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rPr>
          <w:fldChar w:fldCharType="end"/>
        </w:r>
        <w:r w:rsidR="00505335" w:rsidRPr="00D753AC">
          <w:rPr>
            <w:rFonts w:cs="Times New Roman"/>
            <w:spacing w:val="-5"/>
            <w:sz w:val="22"/>
            <w:szCs w:val="22"/>
          </w:rPr>
          <w:delText xml:space="preserve"> </w:delText>
        </w:r>
        <w:r w:rsidR="00505335" w:rsidRPr="00D753AC">
          <w:rPr>
            <w:rFonts w:cs="Times New Roman"/>
            <w:sz w:val="22"/>
            <w:szCs w:val="22"/>
          </w:rPr>
          <w:delText>3).</w:delText>
        </w:r>
        <w:r w:rsidR="00505335" w:rsidRPr="00D753AC">
          <w:rPr>
            <w:rFonts w:cs="Times New Roman"/>
            <w:spacing w:val="-5"/>
            <w:sz w:val="22"/>
            <w:szCs w:val="22"/>
          </w:rPr>
          <w:delText xml:space="preserve"> </w:delText>
        </w:r>
        <w:r w:rsidR="00505335" w:rsidRPr="00D753AC">
          <w:rPr>
            <w:rFonts w:cs="Times New Roman"/>
            <w:sz w:val="22"/>
            <w:szCs w:val="22"/>
          </w:rPr>
          <w:delText>(Though</w:delText>
        </w:r>
        <w:r w:rsidR="00505335" w:rsidRPr="00D753AC">
          <w:rPr>
            <w:rFonts w:cs="Times New Roman"/>
            <w:w w:val="99"/>
            <w:sz w:val="22"/>
            <w:szCs w:val="22"/>
          </w:rPr>
          <w:delText xml:space="preserve"> </w:delText>
        </w:r>
        <w:r w:rsidR="00505335" w:rsidRPr="00D753AC">
          <w:rPr>
            <w:rFonts w:cs="Times New Roman"/>
            <w:sz w:val="22"/>
            <w:szCs w:val="22"/>
          </w:rPr>
          <w:delText>some</w:delText>
        </w:r>
        <w:r w:rsidR="00505335" w:rsidRPr="00D753AC">
          <w:rPr>
            <w:rFonts w:cs="Times New Roman"/>
            <w:spacing w:val="-14"/>
            <w:sz w:val="22"/>
            <w:szCs w:val="22"/>
          </w:rPr>
          <w:delText xml:space="preserve"> </w:delText>
        </w:r>
        <w:r w:rsidR="00505335" w:rsidRPr="00D753AC">
          <w:rPr>
            <w:rFonts w:cs="Times New Roman"/>
            <w:sz w:val="22"/>
            <w:szCs w:val="22"/>
          </w:rPr>
          <w:delText>groundwater</w:delText>
        </w:r>
        <w:r w:rsidR="00505335" w:rsidRPr="00D753AC">
          <w:rPr>
            <w:rFonts w:cs="Times New Roman"/>
            <w:spacing w:val="-13"/>
            <w:sz w:val="22"/>
            <w:szCs w:val="22"/>
          </w:rPr>
          <w:delText xml:space="preserve"> </w:delText>
        </w:r>
        <w:r w:rsidR="00505335" w:rsidRPr="00D753AC">
          <w:rPr>
            <w:rFonts w:cs="Times New Roman"/>
            <w:sz w:val="22"/>
            <w:szCs w:val="22"/>
          </w:rPr>
          <w:delText>may</w:delText>
        </w:r>
        <w:r w:rsidR="00505335" w:rsidRPr="00D753AC">
          <w:rPr>
            <w:rFonts w:cs="Times New Roman"/>
            <w:spacing w:val="-14"/>
            <w:sz w:val="22"/>
            <w:szCs w:val="22"/>
          </w:rPr>
          <w:delText xml:space="preserve"> </w:delText>
        </w:r>
        <w:r w:rsidR="00505335" w:rsidRPr="00D753AC">
          <w:rPr>
            <w:rFonts w:cs="Times New Roman"/>
            <w:sz w:val="22"/>
            <w:szCs w:val="22"/>
          </w:rPr>
          <w:delText>be</w:delText>
        </w:r>
        <w:r w:rsidR="00505335" w:rsidRPr="00D753AC">
          <w:rPr>
            <w:rFonts w:cs="Times New Roman"/>
            <w:spacing w:val="-14"/>
            <w:sz w:val="22"/>
            <w:szCs w:val="22"/>
          </w:rPr>
          <w:delText xml:space="preserve"> </w:delText>
        </w:r>
        <w:r w:rsidR="00505335" w:rsidRPr="00D753AC">
          <w:rPr>
            <w:rFonts w:cs="Times New Roman"/>
            <w:sz w:val="22"/>
            <w:szCs w:val="22"/>
          </w:rPr>
          <w:delText>stored</w:delText>
        </w:r>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3"/>
            <w:sz w:val="22"/>
            <w:szCs w:val="22"/>
          </w:rPr>
          <w:delText xml:space="preserve"> </w:delText>
        </w:r>
        <w:r w:rsidR="00505335" w:rsidRPr="00D753AC">
          <w:rPr>
            <w:rFonts w:cs="Times New Roman"/>
            <w:sz w:val="22"/>
            <w:szCs w:val="22"/>
          </w:rPr>
          <w:delText>fractures</w:delText>
        </w:r>
        <w:r w:rsidR="00505335" w:rsidRPr="00D753AC">
          <w:rPr>
            <w:rFonts w:cs="Times New Roman"/>
            <w:spacing w:val="-14"/>
            <w:sz w:val="22"/>
            <w:szCs w:val="22"/>
          </w:rPr>
          <w:delText xml:space="preserve"> </w:delText>
        </w:r>
        <w:r w:rsidR="00505335" w:rsidRPr="00D753AC">
          <w:rPr>
            <w:rFonts w:cs="Times New Roman"/>
            <w:sz w:val="22"/>
            <w:szCs w:val="22"/>
          </w:rPr>
          <w:delText>in</w:delText>
        </w:r>
        <w:r w:rsidR="00505335" w:rsidRPr="00D753AC">
          <w:rPr>
            <w:rFonts w:cs="Times New Roman"/>
            <w:spacing w:val="-14"/>
            <w:sz w:val="22"/>
            <w:szCs w:val="22"/>
          </w:rPr>
          <w:delText xml:space="preserve"> </w:delText>
        </w:r>
        <w:r w:rsidR="00505335" w:rsidRPr="00D753AC">
          <w:rPr>
            <w:rFonts w:cs="Times New Roman"/>
            <w:sz w:val="22"/>
            <w:szCs w:val="22"/>
          </w:rPr>
          <w:delText>the</w:delText>
        </w:r>
        <w:r w:rsidR="00505335" w:rsidRPr="00D753AC">
          <w:rPr>
            <w:rFonts w:cs="Times New Roman"/>
            <w:spacing w:val="-14"/>
            <w:sz w:val="22"/>
            <w:szCs w:val="22"/>
          </w:rPr>
          <w:delText xml:space="preserve"> </w:delText>
        </w:r>
        <w:r w:rsidR="00505335" w:rsidRPr="00D753AC">
          <w:rPr>
            <w:rFonts w:cs="Times New Roman"/>
            <w:sz w:val="22"/>
            <w:szCs w:val="22"/>
          </w:rPr>
          <w:delText>surrounding</w:delText>
        </w:r>
        <w:r w:rsidR="00505335" w:rsidRPr="00D753AC">
          <w:rPr>
            <w:rFonts w:cs="Times New Roman"/>
            <w:spacing w:val="-13"/>
            <w:sz w:val="22"/>
            <w:szCs w:val="22"/>
          </w:rPr>
          <w:delText xml:space="preserve"> </w:delText>
        </w:r>
        <w:r w:rsidR="00505335" w:rsidRPr="00D753AC">
          <w:rPr>
            <w:rFonts w:cs="Times New Roman"/>
            <w:sz w:val="22"/>
            <w:szCs w:val="22"/>
          </w:rPr>
          <w:delText>mountains,</w:delText>
        </w:r>
        <w:r w:rsidR="00505335" w:rsidRPr="00D753AC">
          <w:rPr>
            <w:rFonts w:cs="Times New Roman"/>
            <w:spacing w:val="-14"/>
            <w:sz w:val="22"/>
            <w:szCs w:val="22"/>
          </w:rPr>
          <w:delText xml:space="preserve"> </w:delText>
        </w:r>
        <w:r w:rsidR="00505335" w:rsidRPr="00D753AC">
          <w:rPr>
            <w:rFonts w:cs="Times New Roman"/>
            <w:sz w:val="22"/>
            <w:szCs w:val="22"/>
          </w:rPr>
          <w:delText>it</w:delText>
        </w:r>
        <w:r w:rsidR="00505335" w:rsidRPr="00D753AC">
          <w:rPr>
            <w:rFonts w:cs="Times New Roman"/>
            <w:spacing w:val="-14"/>
            <w:sz w:val="22"/>
            <w:szCs w:val="22"/>
          </w:rPr>
          <w:delText xml:space="preserve"> </w:delText>
        </w:r>
        <w:r w:rsidR="00505335" w:rsidRPr="00D753AC">
          <w:rPr>
            <w:rFonts w:cs="Times New Roman"/>
            <w:sz w:val="22"/>
            <w:szCs w:val="22"/>
          </w:rPr>
          <w:delText>is</w:delText>
        </w:r>
        <w:r w:rsidR="00505335" w:rsidRPr="00D753AC">
          <w:rPr>
            <w:rFonts w:cs="Times New Roman"/>
            <w:spacing w:val="-14"/>
            <w:sz w:val="22"/>
            <w:szCs w:val="22"/>
          </w:rPr>
          <w:delText xml:space="preserve"> </w:delText>
        </w:r>
        <w:r w:rsidR="00505335" w:rsidRPr="00D753AC">
          <w:rPr>
            <w:rFonts w:cs="Times New Roman"/>
            <w:sz w:val="22"/>
            <w:szCs w:val="22"/>
          </w:rPr>
          <w:delText>rarely</w:delText>
        </w:r>
        <w:r w:rsidR="00505335" w:rsidRPr="00D753AC">
          <w:rPr>
            <w:rFonts w:cs="Times New Roman"/>
            <w:spacing w:val="-13"/>
            <w:sz w:val="22"/>
            <w:szCs w:val="22"/>
          </w:rPr>
          <w:delText xml:space="preserve"> </w:delText>
        </w:r>
        <w:r w:rsidR="00505335" w:rsidRPr="00D753AC">
          <w:rPr>
            <w:rFonts w:cs="Times New Roman"/>
            <w:sz w:val="22"/>
            <w:szCs w:val="22"/>
          </w:rPr>
          <w:delText>measured,</w:delText>
        </w:r>
        <w:r w:rsidR="00505335" w:rsidRPr="00D753AC">
          <w:rPr>
            <w:rFonts w:cs="Times New Roman"/>
            <w:spacing w:val="-14"/>
            <w:sz w:val="22"/>
            <w:szCs w:val="22"/>
          </w:rPr>
          <w:delText xml:space="preserve"> </w:delText>
        </w:r>
        <w:r w:rsidR="00505335" w:rsidRPr="00D753AC">
          <w:rPr>
            <w:rFonts w:cs="Times New Roman"/>
            <w:sz w:val="22"/>
            <w:szCs w:val="22"/>
          </w:rPr>
          <w:delText>and</w:delText>
        </w:r>
        <w:r w:rsidR="00505335" w:rsidRPr="00D753AC">
          <w:rPr>
            <w:rFonts w:cs="Times New Roman"/>
            <w:spacing w:val="-14"/>
            <w:sz w:val="22"/>
            <w:szCs w:val="22"/>
          </w:rPr>
          <w:delText xml:space="preserve"> </w:delText>
        </w:r>
        <w:r w:rsidR="00505335" w:rsidRPr="00D753AC">
          <w:rPr>
            <w:rFonts w:cs="Times New Roman"/>
            <w:sz w:val="22"/>
            <w:szCs w:val="22"/>
          </w:rPr>
          <w:delText>it</w:delText>
        </w:r>
        <w:r w:rsidR="00505335" w:rsidRPr="00D753AC">
          <w:rPr>
            <w:rFonts w:cs="Times New Roman"/>
            <w:spacing w:val="-13"/>
            <w:sz w:val="22"/>
            <w:szCs w:val="22"/>
          </w:rPr>
          <w:delText xml:space="preserve"> </w:delText>
        </w:r>
        <w:r w:rsidR="00505335" w:rsidRPr="00D753AC">
          <w:rPr>
            <w:rFonts w:cs="Times New Roman"/>
            <w:sz w:val="22"/>
            <w:szCs w:val="22"/>
          </w:rPr>
          <w:delText>is</w:delText>
        </w:r>
        <w:r w:rsidR="00505335" w:rsidRPr="00D753AC">
          <w:rPr>
            <w:rFonts w:cs="Times New Roman"/>
            <w:spacing w:val="-14"/>
            <w:sz w:val="22"/>
            <w:szCs w:val="22"/>
          </w:rPr>
          <w:delText xml:space="preserve"> </w:delText>
        </w:r>
        <w:r w:rsidR="00505335" w:rsidRPr="00D753AC">
          <w:rPr>
            <w:rFonts w:cs="Times New Roman"/>
            <w:sz w:val="22"/>
            <w:szCs w:val="22"/>
          </w:rPr>
          <w:delText>assumed</w:delText>
        </w:r>
        <w:r w:rsidR="00505335" w:rsidRPr="00D753AC">
          <w:rPr>
            <w:rFonts w:cs="Times New Roman"/>
            <w:spacing w:val="-14"/>
            <w:sz w:val="22"/>
            <w:szCs w:val="22"/>
          </w:rPr>
          <w:delText xml:space="preserve"> </w:delText>
        </w:r>
        <w:r w:rsidR="00505335" w:rsidRPr="00D753AC">
          <w:rPr>
            <w:rFonts w:cs="Times New Roman"/>
            <w:sz w:val="22"/>
            <w:szCs w:val="22"/>
          </w:rPr>
          <w:delText>to</w:delText>
        </w:r>
        <w:r w:rsidR="00505335" w:rsidRPr="00D753AC">
          <w:rPr>
            <w:rFonts w:cs="Times New Roman"/>
            <w:spacing w:val="-14"/>
            <w:sz w:val="22"/>
            <w:szCs w:val="22"/>
          </w:rPr>
          <w:delText xml:space="preserve"> </w:delText>
        </w:r>
        <w:r w:rsidR="00505335" w:rsidRPr="00D753AC">
          <w:rPr>
            <w:rFonts w:cs="Times New Roman"/>
            <w:sz w:val="22"/>
            <w:szCs w:val="22"/>
          </w:rPr>
          <w:delText>respond</w:delText>
        </w:r>
        <w:r w:rsidR="00505335" w:rsidRPr="00D753AC">
          <w:rPr>
            <w:rFonts w:cs="Times New Roman"/>
            <w:spacing w:val="-13"/>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hydrologic dynamics within the other three reservoirs.) In conditions with sufficiently high soil water content or</w:delText>
        </w:r>
        <w:r w:rsidR="00505335" w:rsidRPr="00D753AC">
          <w:rPr>
            <w:rFonts w:cs="Times New Roman"/>
            <w:spacing w:val="30"/>
            <w:sz w:val="22"/>
            <w:szCs w:val="22"/>
          </w:rPr>
          <w:delText xml:space="preserve"> </w:delText>
        </w:r>
        <w:r w:rsidR="00505335" w:rsidRPr="00D753AC">
          <w:rPr>
            <w:rFonts w:cs="Times New Roman"/>
            <w:sz w:val="22"/>
            <w:szCs w:val="22"/>
          </w:rPr>
          <w:delText>groundwater</w:delText>
        </w:r>
        <w:r w:rsidR="00505335" w:rsidRPr="00D753AC">
          <w:rPr>
            <w:rFonts w:cs="Times New Roman"/>
            <w:w w:val="99"/>
            <w:sz w:val="22"/>
            <w:szCs w:val="22"/>
          </w:rPr>
          <w:delText xml:space="preserve"> </w:delText>
        </w:r>
        <w:r w:rsidR="00505335" w:rsidRPr="00D753AC">
          <w:rPr>
            <w:rFonts w:cs="Times New Roman"/>
            <w:sz w:val="22"/>
            <w:szCs w:val="22"/>
          </w:rPr>
          <w:delText>elevations,</w:delText>
        </w:r>
        <w:r w:rsidR="00505335" w:rsidRPr="00D753AC">
          <w:rPr>
            <w:rFonts w:cs="Times New Roman"/>
            <w:spacing w:val="11"/>
            <w:sz w:val="22"/>
            <w:szCs w:val="22"/>
          </w:rPr>
          <w:delText xml:space="preserve"> </w:delText>
        </w:r>
        <w:r w:rsidR="00505335" w:rsidRPr="00D753AC">
          <w:rPr>
            <w:rFonts w:cs="Times New Roman"/>
            <w:sz w:val="22"/>
            <w:szCs w:val="22"/>
          </w:rPr>
          <w:delText>soil</w:delText>
        </w:r>
        <w:r w:rsidR="00505335" w:rsidRPr="00D753AC">
          <w:rPr>
            <w:rFonts w:cs="Times New Roman"/>
            <w:spacing w:val="11"/>
            <w:sz w:val="22"/>
            <w:szCs w:val="22"/>
          </w:rPr>
          <w:delText xml:space="preserve"> </w:delText>
        </w:r>
        <w:r w:rsidR="00505335" w:rsidRPr="00D753AC">
          <w:rPr>
            <w:rFonts w:cs="Times New Roman"/>
            <w:sz w:val="22"/>
            <w:szCs w:val="22"/>
          </w:rPr>
          <w:delText>moisture/subflow</w:delText>
        </w:r>
        <w:r w:rsidR="00505335" w:rsidRPr="00D753AC">
          <w:rPr>
            <w:rFonts w:cs="Times New Roman"/>
            <w:spacing w:val="11"/>
            <w:sz w:val="22"/>
            <w:szCs w:val="22"/>
          </w:rPr>
          <w:delText xml:space="preserve"> </w:delText>
        </w:r>
        <w:r w:rsidR="00505335" w:rsidRPr="00D753AC">
          <w:rPr>
            <w:rFonts w:cs="Times New Roman"/>
            <w:sz w:val="22"/>
            <w:szCs w:val="22"/>
          </w:rPr>
          <w:delText>and</w:delText>
        </w:r>
        <w:r w:rsidR="00505335" w:rsidRPr="00D753AC">
          <w:rPr>
            <w:rFonts w:cs="Times New Roman"/>
            <w:spacing w:val="11"/>
            <w:sz w:val="22"/>
            <w:szCs w:val="22"/>
          </w:rPr>
          <w:delText xml:space="preserve"> </w:delText>
        </w:r>
        <w:r w:rsidR="00505335" w:rsidRPr="00D753AC">
          <w:rPr>
            <w:rFonts w:cs="Times New Roman"/>
            <w:sz w:val="22"/>
            <w:szCs w:val="22"/>
          </w:rPr>
          <w:delText>groundwater</w:delText>
        </w:r>
        <w:r w:rsidR="00505335" w:rsidRPr="00D753AC">
          <w:rPr>
            <w:rFonts w:cs="Times New Roman"/>
            <w:spacing w:val="11"/>
            <w:sz w:val="22"/>
            <w:szCs w:val="22"/>
          </w:rPr>
          <w:delText xml:space="preserve"> </w:delText>
        </w:r>
        <w:r w:rsidR="00505335" w:rsidRPr="00D753AC">
          <w:rPr>
            <w:rFonts w:cs="Times New Roman"/>
            <w:sz w:val="22"/>
            <w:szCs w:val="22"/>
          </w:rPr>
          <w:delText>become</w:delText>
        </w:r>
        <w:r w:rsidR="00505335" w:rsidRPr="00D753AC">
          <w:rPr>
            <w:rFonts w:cs="Times New Roman"/>
            <w:spacing w:val="11"/>
            <w:sz w:val="22"/>
            <w:szCs w:val="22"/>
          </w:rPr>
          <w:delText xml:space="preserve"> </w:delText>
        </w:r>
        <w:r w:rsidR="00505335" w:rsidRPr="00D753AC">
          <w:rPr>
            <w:rFonts w:cs="Times New Roman"/>
            <w:sz w:val="22"/>
            <w:szCs w:val="22"/>
          </w:rPr>
          <w:delText>hydrologically</w:delText>
        </w:r>
        <w:r w:rsidR="00505335" w:rsidRPr="00D753AC">
          <w:rPr>
            <w:rFonts w:cs="Times New Roman"/>
            <w:spacing w:val="11"/>
            <w:sz w:val="22"/>
            <w:szCs w:val="22"/>
          </w:rPr>
          <w:delText xml:space="preserve"> </w:delText>
        </w:r>
        <w:r w:rsidR="00505335" w:rsidRPr="00D753AC">
          <w:rPr>
            <w:rFonts w:cs="Times New Roman"/>
            <w:sz w:val="22"/>
            <w:szCs w:val="22"/>
          </w:rPr>
          <w:delText>connected</w:delText>
        </w:r>
        <w:r w:rsidR="00505335" w:rsidRPr="00D753AC">
          <w:rPr>
            <w:rFonts w:cs="Times New Roman"/>
            <w:spacing w:val="11"/>
            <w:sz w:val="22"/>
            <w:szCs w:val="22"/>
          </w:rPr>
          <w:delText xml:space="preserve"> </w:delText>
        </w:r>
        <w:r w:rsidR="00505335" w:rsidRPr="00D753AC">
          <w:rPr>
            <w:rFonts w:cs="Times New Roman"/>
            <w:sz w:val="22"/>
            <w:szCs w:val="22"/>
          </w:rPr>
          <w:delText>to</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1"/>
            <w:sz w:val="22"/>
            <w:szCs w:val="22"/>
          </w:rPr>
          <w:delText xml:space="preserve"> </w:delText>
        </w:r>
        <w:r w:rsidR="00505335" w:rsidRPr="00D753AC">
          <w:rPr>
            <w:rFonts w:cs="Times New Roman"/>
            <w:sz w:val="22"/>
            <w:szCs w:val="22"/>
          </w:rPr>
          <w:delText>surface</w:delText>
        </w:r>
        <w:r w:rsidR="00505335" w:rsidRPr="00D753AC">
          <w:rPr>
            <w:rFonts w:cs="Times New Roman"/>
            <w:spacing w:val="11"/>
            <w:sz w:val="22"/>
            <w:szCs w:val="22"/>
          </w:rPr>
          <w:delText xml:space="preserve"> </w:delText>
        </w:r>
        <w:r w:rsidR="00505335" w:rsidRPr="00D753AC">
          <w:rPr>
            <w:rFonts w:cs="Times New Roman"/>
            <w:sz w:val="22"/>
            <w:szCs w:val="22"/>
          </w:rPr>
          <w:delText>water</w:delText>
        </w:r>
        <w:r w:rsidR="00505335" w:rsidRPr="00D753AC">
          <w:rPr>
            <w:rFonts w:cs="Times New Roman"/>
            <w:spacing w:val="11"/>
            <w:sz w:val="22"/>
            <w:szCs w:val="22"/>
          </w:rPr>
          <w:delText xml:space="preserve"> </w:delText>
        </w:r>
        <w:r w:rsidR="00505335" w:rsidRPr="00D753AC">
          <w:rPr>
            <w:rFonts w:cs="Times New Roman"/>
            <w:sz w:val="22"/>
            <w:szCs w:val="22"/>
          </w:rPr>
          <w:delText>system,</w:delText>
        </w:r>
        <w:r w:rsidR="00505335" w:rsidRPr="00D753AC">
          <w:rPr>
            <w:rFonts w:cs="Times New Roman"/>
            <w:spacing w:val="11"/>
            <w:sz w:val="22"/>
            <w:szCs w:val="22"/>
          </w:rPr>
          <w:delText xml:space="preserve"> </w:delText>
        </w:r>
        <w:r w:rsidR="00505335" w:rsidRPr="00D753AC">
          <w:rPr>
            <w:rFonts w:cs="Times New Roman"/>
            <w:sz w:val="22"/>
            <w:szCs w:val="22"/>
          </w:rPr>
          <w:delText>while</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snowpack reservoir is not hydrologically connected until it melts and becomes water stored in one of the other two</w:delText>
        </w:r>
        <w:r w:rsidR="00505335" w:rsidRPr="00D753AC">
          <w:rPr>
            <w:rFonts w:cs="Times New Roman"/>
            <w:spacing w:val="-31"/>
            <w:sz w:val="22"/>
            <w:szCs w:val="22"/>
          </w:rPr>
          <w:delText xml:space="preserve"> </w:delText>
        </w:r>
        <w:r w:rsidR="00505335" w:rsidRPr="00D753AC">
          <w:rPr>
            <w:rFonts w:cs="Times New Roman"/>
            <w:sz w:val="22"/>
            <w:szCs w:val="22"/>
          </w:rPr>
          <w:delText>reservoirs.</w:delText>
        </w:r>
        <w:r w:rsidR="00505335" w:rsidRPr="00D753AC">
          <w:rPr>
            <w:rFonts w:cs="Times New Roman"/>
            <w:w w:val="99"/>
            <w:sz w:val="22"/>
            <w:szCs w:val="22"/>
          </w:rPr>
          <w:delText xml:space="preserve"> </w:delText>
        </w:r>
        <w:r w:rsidR="00505335" w:rsidRPr="00D753AC">
          <w:rPr>
            <w:rFonts w:cs="Times New Roman"/>
            <w:sz w:val="22"/>
            <w:szCs w:val="22"/>
          </w:rPr>
          <w:delText>For</w:delText>
        </w:r>
        <w:r w:rsidR="00505335" w:rsidRPr="00D753AC">
          <w:rPr>
            <w:rFonts w:cs="Times New Roman"/>
            <w:spacing w:val="-6"/>
            <w:sz w:val="22"/>
            <w:szCs w:val="22"/>
          </w:rPr>
          <w:delText xml:space="preserve"> </w:delText>
        </w:r>
        <w:r w:rsidR="00505335" w:rsidRPr="00D753AC">
          <w:rPr>
            <w:rFonts w:cs="Times New Roman"/>
            <w:sz w:val="22"/>
            <w:szCs w:val="22"/>
          </w:rPr>
          <w:delText>convenience</w:delText>
        </w:r>
        <w:r w:rsidR="00505335" w:rsidRPr="00D753AC">
          <w:rPr>
            <w:rFonts w:cs="Times New Roman"/>
            <w:spacing w:val="-6"/>
            <w:sz w:val="22"/>
            <w:szCs w:val="22"/>
          </w:rPr>
          <w:delText xml:space="preserve"> </w:delText>
        </w:r>
        <w:r w:rsidR="00505335" w:rsidRPr="00D753AC">
          <w:rPr>
            <w:rFonts w:cs="Times New Roman"/>
            <w:sz w:val="22"/>
            <w:szCs w:val="22"/>
          </w:rPr>
          <w:delText>the</w:delText>
        </w:r>
        <w:r w:rsidR="00505335" w:rsidRPr="00D753AC">
          <w:rPr>
            <w:rFonts w:cs="Times New Roman"/>
            <w:spacing w:val="-6"/>
            <w:sz w:val="22"/>
            <w:szCs w:val="22"/>
          </w:rPr>
          <w:delText xml:space="preserve"> </w:delText>
        </w:r>
        <w:r w:rsidR="00505335" w:rsidRPr="00D753AC">
          <w:rPr>
            <w:rFonts w:cs="Times New Roman"/>
            <w:sz w:val="22"/>
            <w:szCs w:val="22"/>
          </w:rPr>
          <w:delText>soil</w:delText>
        </w:r>
        <w:r w:rsidR="00505335" w:rsidRPr="00D753AC">
          <w:rPr>
            <w:rFonts w:cs="Times New Roman"/>
            <w:spacing w:val="-6"/>
            <w:sz w:val="22"/>
            <w:szCs w:val="22"/>
          </w:rPr>
          <w:delText xml:space="preserve"> </w:delText>
        </w:r>
        <w:r w:rsidR="00505335" w:rsidRPr="00D753AC">
          <w:rPr>
            <w:rFonts w:cs="Times New Roman"/>
            <w:sz w:val="22"/>
            <w:szCs w:val="22"/>
          </w:rPr>
          <w:delText>moisture/subflow</w:delText>
        </w:r>
        <w:r w:rsidR="00505335" w:rsidRPr="00D753AC">
          <w:rPr>
            <w:rFonts w:cs="Times New Roman"/>
            <w:spacing w:val="-6"/>
            <w:sz w:val="22"/>
            <w:szCs w:val="22"/>
          </w:rPr>
          <w:delText xml:space="preserve"> </w:delText>
        </w:r>
        <w:r w:rsidR="00505335" w:rsidRPr="00D753AC">
          <w:rPr>
            <w:rFonts w:cs="Times New Roman"/>
            <w:sz w:val="22"/>
            <w:szCs w:val="22"/>
          </w:rPr>
          <w:delText>and</w:delText>
        </w:r>
        <w:r w:rsidR="00505335" w:rsidRPr="00D753AC">
          <w:rPr>
            <w:rFonts w:cs="Times New Roman"/>
            <w:spacing w:val="-6"/>
            <w:sz w:val="22"/>
            <w:szCs w:val="22"/>
          </w:rPr>
          <w:delText xml:space="preserve"> </w:delText>
        </w:r>
        <w:r w:rsidR="00505335" w:rsidRPr="00D753AC">
          <w:rPr>
            <w:rFonts w:cs="Times New Roman"/>
            <w:sz w:val="22"/>
            <w:szCs w:val="22"/>
          </w:rPr>
          <w:delText>aquifer</w:delText>
        </w:r>
        <w:r w:rsidR="00505335" w:rsidRPr="00D753AC">
          <w:rPr>
            <w:rFonts w:cs="Times New Roman"/>
            <w:spacing w:val="-6"/>
            <w:sz w:val="22"/>
            <w:szCs w:val="22"/>
          </w:rPr>
          <w:delText xml:space="preserve"> </w:delText>
        </w:r>
        <w:r w:rsidR="00505335" w:rsidRPr="00D753AC">
          <w:rPr>
            <w:rFonts w:cs="Times New Roman"/>
            <w:sz w:val="22"/>
            <w:szCs w:val="22"/>
          </w:rPr>
          <w:delText>will</w:delText>
        </w:r>
        <w:r w:rsidR="00505335" w:rsidRPr="00D753AC">
          <w:rPr>
            <w:rFonts w:cs="Times New Roman"/>
            <w:spacing w:val="-6"/>
            <w:sz w:val="22"/>
            <w:szCs w:val="22"/>
          </w:rPr>
          <w:delText xml:space="preserve"> </w:delText>
        </w:r>
        <w:r w:rsidR="00505335" w:rsidRPr="00D753AC">
          <w:rPr>
            <w:rFonts w:cs="Times New Roman"/>
            <w:sz w:val="22"/>
            <w:szCs w:val="22"/>
          </w:rPr>
          <w:delText>be</w:delText>
        </w:r>
        <w:r w:rsidR="00505335" w:rsidRPr="00D753AC">
          <w:rPr>
            <w:rFonts w:cs="Times New Roman"/>
            <w:spacing w:val="-6"/>
            <w:sz w:val="22"/>
            <w:szCs w:val="22"/>
          </w:rPr>
          <w:delText xml:space="preserve"> </w:delText>
        </w:r>
        <w:r w:rsidR="00505335" w:rsidRPr="00D753AC">
          <w:rPr>
            <w:rFonts w:cs="Times New Roman"/>
            <w:sz w:val="22"/>
            <w:szCs w:val="22"/>
          </w:rPr>
          <w:delText>referred</w:delText>
        </w:r>
        <w:r w:rsidR="00505335" w:rsidRPr="00D753AC">
          <w:rPr>
            <w:rFonts w:cs="Times New Roman"/>
            <w:spacing w:val="-6"/>
            <w:sz w:val="22"/>
            <w:szCs w:val="22"/>
          </w:rPr>
          <w:delText xml:space="preserve"> </w:delText>
        </w:r>
        <w:r w:rsidR="00505335" w:rsidRPr="00D753AC">
          <w:rPr>
            <w:rFonts w:cs="Times New Roman"/>
            <w:sz w:val="22"/>
            <w:szCs w:val="22"/>
          </w:rPr>
          <w:delText>to</w:delText>
        </w:r>
        <w:r w:rsidR="00505335" w:rsidRPr="00D753AC">
          <w:rPr>
            <w:rFonts w:cs="Times New Roman"/>
            <w:spacing w:val="-6"/>
            <w:sz w:val="22"/>
            <w:szCs w:val="22"/>
          </w:rPr>
          <w:delText xml:space="preserve"> </w:delText>
        </w:r>
        <w:r w:rsidR="00505335" w:rsidRPr="00D753AC">
          <w:rPr>
            <w:rFonts w:cs="Times New Roman"/>
            <w:sz w:val="22"/>
            <w:szCs w:val="22"/>
          </w:rPr>
          <w:delText>as</w:delText>
        </w:r>
        <w:r w:rsidR="00505335" w:rsidRPr="00D753AC">
          <w:rPr>
            <w:rFonts w:cs="Times New Roman"/>
            <w:spacing w:val="-6"/>
            <w:sz w:val="22"/>
            <w:szCs w:val="22"/>
          </w:rPr>
          <w:delText xml:space="preserve"> </w:delText>
        </w:r>
        <w:r w:rsidR="00505335" w:rsidRPr="00D753AC">
          <w:rPr>
            <w:rFonts w:cs="Times New Roman"/>
            <w:sz w:val="22"/>
            <w:szCs w:val="22"/>
          </w:rPr>
          <w:delText>“connected”</w:delText>
        </w:r>
        <w:r w:rsidR="00505335" w:rsidRPr="00D753AC">
          <w:rPr>
            <w:rFonts w:cs="Times New Roman"/>
            <w:spacing w:val="-6"/>
            <w:sz w:val="22"/>
            <w:szCs w:val="22"/>
          </w:rPr>
          <w:delText xml:space="preserve"> </w:delText>
        </w:r>
        <w:r w:rsidR="00505335" w:rsidRPr="00D753AC">
          <w:rPr>
            <w:rFonts w:cs="Times New Roman"/>
            <w:sz w:val="22"/>
            <w:szCs w:val="22"/>
          </w:rPr>
          <w:delText>storage.</w:delText>
        </w:r>
      </w:del>
    </w:p>
    <w:p w:rsidR="00A7616E" w:rsidRPr="00D753AC" w:rsidRDefault="00A7616E" w:rsidP="00D753AC">
      <w:pPr>
        <w:spacing w:before="7"/>
        <w:ind w:left="173"/>
        <w:rPr>
          <w:del w:id="1983" w:author="Claire Kouba" w:date="2023-09-12T16:52:00Z"/>
          <w:rFonts w:ascii="Times New Roman" w:eastAsia="Times New Roman" w:hAnsi="Times New Roman" w:cs="Times New Roman"/>
        </w:rPr>
      </w:pPr>
    </w:p>
    <w:p w:rsidR="00A7616E" w:rsidRPr="00D753AC" w:rsidRDefault="00505335" w:rsidP="00D753AC">
      <w:pPr>
        <w:pStyle w:val="Heading1"/>
        <w:numPr>
          <w:ilvl w:val="2"/>
          <w:numId w:val="18"/>
        </w:numPr>
        <w:tabs>
          <w:tab w:val="left" w:pos="728"/>
        </w:tabs>
        <w:spacing w:before="0"/>
        <w:ind w:left="173"/>
        <w:jc w:val="left"/>
        <w:rPr>
          <w:del w:id="1984" w:author="Claire Kouba" w:date="2023-09-12T16:52:00Z"/>
          <w:rFonts w:ascii="Times New Roman" w:hAnsi="Times New Roman" w:cs="Times New Roman"/>
          <w:b/>
          <w:bCs/>
          <w:sz w:val="22"/>
          <w:szCs w:val="22"/>
        </w:rPr>
      </w:pPr>
      <w:del w:id="1985" w:author="Claire Kouba" w:date="2023-09-12T16:52:00Z">
        <w:r w:rsidRPr="00D753AC">
          <w:rPr>
            <w:rFonts w:ascii="Times New Roman" w:hAnsi="Times New Roman" w:cs="Times New Roman"/>
            <w:sz w:val="22"/>
            <w:szCs w:val="22"/>
          </w:rPr>
          <w:delText>Rainfall-runoff response and functional</w:delText>
        </w:r>
        <w:r w:rsidRPr="00D753AC">
          <w:rPr>
            <w:rFonts w:ascii="Times New Roman" w:hAnsi="Times New Roman" w:cs="Times New Roman"/>
            <w:spacing w:val="-5"/>
            <w:sz w:val="22"/>
            <w:szCs w:val="22"/>
          </w:rPr>
          <w:delText xml:space="preserve"> </w:delText>
        </w:r>
        <w:r w:rsidRPr="00D753AC">
          <w:rPr>
            <w:rFonts w:ascii="Times New Roman" w:hAnsi="Times New Roman" w:cs="Times New Roman"/>
            <w:sz w:val="22"/>
            <w:szCs w:val="22"/>
          </w:rPr>
          <w:delText>flows</w:delText>
        </w:r>
      </w:del>
    </w:p>
    <w:p w:rsidR="002153D1" w:rsidRPr="00D753AC" w:rsidRDefault="002153D1">
      <w:pPr>
        <w:spacing w:before="11"/>
        <w:ind w:left="173"/>
        <w:rPr>
          <w:moveFrom w:id="1986" w:author="Claire Kouba" w:date="2023-09-12T16:52:00Z"/>
          <w:rFonts w:ascii="Times New Roman" w:hAnsi="Times New Roman" w:cs="Times New Roman"/>
          <w:b/>
          <w:i/>
          <w:rPrChange w:id="1987" w:author="Claire Kouba" w:date="2023-09-12T16:52:00Z">
            <w:rPr>
              <w:moveFrom w:id="1988" w:author="Claire Kouba" w:date="2023-09-12T16:52:00Z"/>
              <w:rFonts w:ascii="Times New Roman" w:hAnsi="Times New Roman"/>
              <w:b/>
              <w:sz w:val="20"/>
            </w:rPr>
          </w:rPrChange>
        </w:rPr>
      </w:pPr>
      <w:moveFromRangeStart w:id="1989" w:author="Claire Kouba" w:date="2023-09-12T16:52:00Z" w:name="move145429986"/>
    </w:p>
    <w:p w:rsidR="002153D1" w:rsidRPr="00D753AC" w:rsidRDefault="002573FA" w:rsidP="00D753AC">
      <w:pPr>
        <w:pStyle w:val="BodyText"/>
        <w:ind w:left="173" w:right="114" w:firstLine="25"/>
        <w:rPr>
          <w:rFonts w:cs="Times New Roman"/>
          <w:sz w:val="22"/>
          <w:szCs w:val="22"/>
        </w:rPr>
      </w:pPr>
      <w:moveFrom w:id="1990" w:author="Claire Kouba" w:date="2023-09-12T16:52:00Z">
        <w:r w:rsidRPr="00D753AC">
          <w:rPr>
            <w:rFonts w:cs="Times New Roman"/>
            <w:sz w:val="22"/>
            <w:szCs w:val="22"/>
          </w:rPr>
          <w:t>At</w:t>
        </w:r>
        <w:r w:rsidRPr="00D753AC">
          <w:rPr>
            <w:rFonts w:cs="Times New Roman"/>
            <w:spacing w:val="21"/>
            <w:sz w:val="22"/>
            <w:szCs w:val="22"/>
            <w:rPrChange w:id="1991" w:author="Claire Kouba" w:date="2023-09-12T16:52:00Z">
              <w:rPr>
                <w:spacing w:val="41"/>
              </w:rPr>
            </w:rPrChange>
          </w:rPr>
          <w:t xml:space="preserve"> </w:t>
        </w:r>
        <w:r w:rsidRPr="00D753AC">
          <w:rPr>
            <w:rFonts w:cs="Times New Roman"/>
            <w:sz w:val="22"/>
            <w:szCs w:val="22"/>
          </w:rPr>
          <w:t>the</w:t>
        </w:r>
        <w:r w:rsidRPr="00D753AC">
          <w:rPr>
            <w:rFonts w:cs="Times New Roman"/>
            <w:spacing w:val="21"/>
            <w:sz w:val="22"/>
            <w:szCs w:val="22"/>
            <w:rPrChange w:id="1992" w:author="Claire Kouba" w:date="2023-09-12T16:52:00Z">
              <w:rPr>
                <w:spacing w:val="41"/>
              </w:rPr>
            </w:rPrChange>
          </w:rPr>
          <w:t xml:space="preserve"> </w:t>
        </w:r>
        <w:r w:rsidRPr="00D753AC">
          <w:rPr>
            <w:rFonts w:cs="Times New Roman"/>
            <w:sz w:val="22"/>
            <w:szCs w:val="22"/>
          </w:rPr>
          <w:t>end</w:t>
        </w:r>
        <w:r w:rsidRPr="00D753AC">
          <w:rPr>
            <w:rFonts w:cs="Times New Roman"/>
            <w:spacing w:val="21"/>
            <w:sz w:val="22"/>
            <w:szCs w:val="22"/>
            <w:rPrChange w:id="1993" w:author="Claire Kouba" w:date="2023-09-12T16:52:00Z">
              <w:rPr>
                <w:spacing w:val="41"/>
              </w:rPr>
            </w:rPrChange>
          </w:rPr>
          <w:t xml:space="preserve"> </w:t>
        </w:r>
        <w:r w:rsidRPr="00D753AC">
          <w:rPr>
            <w:rFonts w:cs="Times New Roman"/>
            <w:sz w:val="22"/>
            <w:szCs w:val="22"/>
          </w:rPr>
          <w:t>of</w:t>
        </w:r>
        <w:r w:rsidRPr="00D753AC">
          <w:rPr>
            <w:rFonts w:cs="Times New Roman"/>
            <w:spacing w:val="21"/>
            <w:sz w:val="22"/>
            <w:szCs w:val="22"/>
            <w:rPrChange w:id="1994" w:author="Claire Kouba" w:date="2023-09-12T16:52:00Z">
              <w:rPr>
                <w:spacing w:val="41"/>
              </w:rPr>
            </w:rPrChange>
          </w:rPr>
          <w:t xml:space="preserve"> </w:t>
        </w:r>
        <w:r w:rsidRPr="00D753AC">
          <w:rPr>
            <w:rFonts w:cs="Times New Roman"/>
            <w:sz w:val="22"/>
            <w:szCs w:val="22"/>
          </w:rPr>
          <w:t>the</w:t>
        </w:r>
        <w:r w:rsidRPr="00D753AC">
          <w:rPr>
            <w:rFonts w:cs="Times New Roman"/>
            <w:spacing w:val="21"/>
            <w:sz w:val="22"/>
            <w:szCs w:val="22"/>
            <w:rPrChange w:id="1995" w:author="Claire Kouba" w:date="2023-09-12T16:52:00Z">
              <w:rPr>
                <w:spacing w:val="41"/>
              </w:rPr>
            </w:rPrChange>
          </w:rPr>
          <w:t xml:space="preserve"> </w:t>
        </w:r>
        <w:r w:rsidRPr="00D753AC">
          <w:rPr>
            <w:rFonts w:cs="Times New Roman"/>
            <w:sz w:val="22"/>
            <w:szCs w:val="22"/>
          </w:rPr>
          <w:t>dry</w:t>
        </w:r>
        <w:r w:rsidRPr="00D753AC">
          <w:rPr>
            <w:rFonts w:cs="Times New Roman"/>
            <w:spacing w:val="21"/>
            <w:sz w:val="22"/>
            <w:szCs w:val="22"/>
            <w:rPrChange w:id="1996" w:author="Claire Kouba" w:date="2023-09-12T16:52:00Z">
              <w:rPr>
                <w:spacing w:val="41"/>
              </w:rPr>
            </w:rPrChange>
          </w:rPr>
          <w:t xml:space="preserve"> </w:t>
        </w:r>
        <w:r w:rsidRPr="00D753AC">
          <w:rPr>
            <w:rFonts w:cs="Times New Roman"/>
            <w:sz w:val="22"/>
            <w:szCs w:val="22"/>
          </w:rPr>
          <w:t>season,</w:t>
        </w:r>
        <w:r w:rsidRPr="00D753AC">
          <w:rPr>
            <w:rFonts w:cs="Times New Roman"/>
            <w:spacing w:val="21"/>
            <w:sz w:val="22"/>
            <w:szCs w:val="22"/>
            <w:rPrChange w:id="1997" w:author="Claire Kouba" w:date="2023-09-12T16:52:00Z">
              <w:rPr>
                <w:spacing w:val="41"/>
              </w:rPr>
            </w:rPrChange>
          </w:rPr>
          <w:t xml:space="preserve"> </w:t>
        </w:r>
        <w:r w:rsidRPr="00D753AC">
          <w:rPr>
            <w:rFonts w:cs="Times New Roman"/>
            <w:sz w:val="22"/>
            <w:szCs w:val="22"/>
          </w:rPr>
          <w:t>the</w:t>
        </w:r>
        <w:r w:rsidRPr="00D753AC">
          <w:rPr>
            <w:rFonts w:cs="Times New Roman"/>
            <w:spacing w:val="21"/>
            <w:sz w:val="22"/>
            <w:szCs w:val="22"/>
            <w:rPrChange w:id="1998" w:author="Claire Kouba" w:date="2023-09-12T16:52:00Z">
              <w:rPr>
                <w:spacing w:val="41"/>
              </w:rPr>
            </w:rPrChange>
          </w:rPr>
          <w:t xml:space="preserve"> </w:t>
        </w:r>
        <w:r w:rsidRPr="00D753AC">
          <w:rPr>
            <w:rFonts w:cs="Times New Roman"/>
            <w:sz w:val="22"/>
            <w:szCs w:val="22"/>
          </w:rPr>
          <w:t>watershed</w:t>
        </w:r>
        <w:r w:rsidRPr="00D753AC">
          <w:rPr>
            <w:rFonts w:cs="Times New Roman"/>
            <w:spacing w:val="21"/>
            <w:sz w:val="22"/>
            <w:szCs w:val="22"/>
            <w:rPrChange w:id="1999" w:author="Claire Kouba" w:date="2023-09-12T16:52:00Z">
              <w:rPr>
                <w:spacing w:val="41"/>
              </w:rPr>
            </w:rPrChange>
          </w:rPr>
          <w:t xml:space="preserve"> </w:t>
        </w:r>
        <w:r w:rsidRPr="00D753AC">
          <w:rPr>
            <w:rFonts w:cs="Times New Roman"/>
            <w:sz w:val="22"/>
            <w:szCs w:val="22"/>
          </w:rPr>
          <w:t>is</w:t>
        </w:r>
        <w:r w:rsidRPr="00D753AC">
          <w:rPr>
            <w:rFonts w:cs="Times New Roman"/>
            <w:spacing w:val="21"/>
            <w:sz w:val="22"/>
            <w:szCs w:val="22"/>
            <w:rPrChange w:id="2000" w:author="Claire Kouba" w:date="2023-09-12T16:52:00Z">
              <w:rPr>
                <w:spacing w:val="41"/>
              </w:rPr>
            </w:rPrChange>
          </w:rPr>
          <w:t xml:space="preserve"> </w:t>
        </w:r>
        <w:r w:rsidRPr="00D753AC">
          <w:rPr>
            <w:rFonts w:cs="Times New Roman"/>
            <w:sz w:val="22"/>
            <w:szCs w:val="22"/>
          </w:rPr>
          <w:t>in</w:t>
        </w:r>
        <w:r w:rsidRPr="00D753AC">
          <w:rPr>
            <w:rFonts w:cs="Times New Roman"/>
            <w:spacing w:val="21"/>
            <w:sz w:val="22"/>
            <w:szCs w:val="22"/>
            <w:rPrChange w:id="2001" w:author="Claire Kouba" w:date="2023-09-12T16:52:00Z">
              <w:rPr>
                <w:spacing w:val="41"/>
              </w:rPr>
            </w:rPrChange>
          </w:rPr>
          <w:t xml:space="preserve"> </w:t>
        </w:r>
        <w:r w:rsidRPr="00D753AC">
          <w:rPr>
            <w:rFonts w:cs="Times New Roman"/>
            <w:sz w:val="22"/>
            <w:szCs w:val="22"/>
          </w:rPr>
          <w:t>a</w:t>
        </w:r>
        <w:r w:rsidRPr="00D753AC">
          <w:rPr>
            <w:rFonts w:cs="Times New Roman"/>
            <w:spacing w:val="21"/>
            <w:sz w:val="22"/>
            <w:szCs w:val="22"/>
            <w:rPrChange w:id="2002" w:author="Claire Kouba" w:date="2023-09-12T16:52:00Z">
              <w:rPr>
                <w:spacing w:val="41"/>
              </w:rPr>
            </w:rPrChange>
          </w:rPr>
          <w:t xml:space="preserve"> </w:t>
        </w:r>
        <w:r w:rsidRPr="00D753AC">
          <w:rPr>
            <w:rFonts w:cs="Times New Roman"/>
            <w:sz w:val="22"/>
            <w:szCs w:val="22"/>
          </w:rPr>
          <w:t>“draining</w:t>
        </w:r>
        <w:r w:rsidRPr="00D753AC">
          <w:rPr>
            <w:rFonts w:cs="Times New Roman"/>
            <w:spacing w:val="21"/>
            <w:sz w:val="22"/>
            <w:szCs w:val="22"/>
            <w:rPrChange w:id="2003" w:author="Claire Kouba" w:date="2023-09-12T16:52:00Z">
              <w:rPr>
                <w:spacing w:val="41"/>
              </w:rPr>
            </w:rPrChange>
          </w:rPr>
          <w:t xml:space="preserve"> </w:t>
        </w:r>
        <w:r w:rsidRPr="00D753AC">
          <w:rPr>
            <w:rFonts w:cs="Times New Roman"/>
            <w:sz w:val="22"/>
            <w:szCs w:val="22"/>
          </w:rPr>
          <w:t>from</w:t>
        </w:r>
        <w:r w:rsidRPr="00D753AC">
          <w:rPr>
            <w:rFonts w:cs="Times New Roman"/>
            <w:spacing w:val="21"/>
            <w:sz w:val="22"/>
            <w:szCs w:val="22"/>
            <w:rPrChange w:id="2004" w:author="Claire Kouba" w:date="2023-09-12T16:52:00Z">
              <w:rPr>
                <w:spacing w:val="41"/>
              </w:rPr>
            </w:rPrChange>
          </w:rPr>
          <w:t xml:space="preserve"> </w:t>
        </w:r>
        <w:r w:rsidRPr="00D753AC">
          <w:rPr>
            <w:rFonts w:cs="Times New Roman"/>
            <w:sz w:val="22"/>
            <w:szCs w:val="22"/>
          </w:rPr>
          <w:t>low</w:t>
        </w:r>
        <w:r w:rsidRPr="00D753AC">
          <w:rPr>
            <w:rFonts w:cs="Times New Roman"/>
            <w:spacing w:val="21"/>
            <w:sz w:val="22"/>
            <w:szCs w:val="22"/>
            <w:rPrChange w:id="2005" w:author="Claire Kouba" w:date="2023-09-12T16:52:00Z">
              <w:rPr>
                <w:spacing w:val="41"/>
              </w:rPr>
            </w:rPrChange>
          </w:rPr>
          <w:t xml:space="preserve"> </w:t>
        </w:r>
        <w:r w:rsidRPr="00D753AC">
          <w:rPr>
            <w:rFonts w:cs="Times New Roman"/>
            <w:sz w:val="22"/>
            <w:szCs w:val="22"/>
          </w:rPr>
          <w:t>storage”</w:t>
        </w:r>
        <w:r w:rsidRPr="00D753AC">
          <w:rPr>
            <w:rFonts w:cs="Times New Roman"/>
            <w:spacing w:val="21"/>
            <w:sz w:val="22"/>
            <w:szCs w:val="22"/>
            <w:rPrChange w:id="2006" w:author="Claire Kouba" w:date="2023-09-12T16:52:00Z">
              <w:rPr>
                <w:spacing w:val="41"/>
              </w:rPr>
            </w:rPrChange>
          </w:rPr>
          <w:t xml:space="preserve"> </w:t>
        </w:r>
        <w:r w:rsidRPr="00D753AC">
          <w:rPr>
            <w:rFonts w:cs="Times New Roman"/>
            <w:sz w:val="22"/>
            <w:szCs w:val="22"/>
          </w:rPr>
          <w:t>condition,</w:t>
        </w:r>
        <w:r w:rsidRPr="00D753AC">
          <w:rPr>
            <w:rFonts w:cs="Times New Roman"/>
            <w:spacing w:val="21"/>
            <w:sz w:val="22"/>
            <w:szCs w:val="22"/>
            <w:rPrChange w:id="2007" w:author="Claire Kouba" w:date="2023-09-12T16:52:00Z">
              <w:rPr>
                <w:spacing w:val="41"/>
              </w:rPr>
            </w:rPrChange>
          </w:rPr>
          <w:t xml:space="preserve"> </w:t>
        </w:r>
        <w:r w:rsidRPr="00D753AC">
          <w:rPr>
            <w:rFonts w:cs="Times New Roman"/>
            <w:sz w:val="22"/>
            <w:szCs w:val="22"/>
          </w:rPr>
          <w:t>which</w:t>
        </w:r>
        <w:r w:rsidRPr="00D753AC">
          <w:rPr>
            <w:rFonts w:cs="Times New Roman"/>
            <w:spacing w:val="21"/>
            <w:sz w:val="22"/>
            <w:szCs w:val="22"/>
            <w:rPrChange w:id="2008" w:author="Claire Kouba" w:date="2023-09-12T16:52:00Z">
              <w:rPr>
                <w:spacing w:val="41"/>
              </w:rPr>
            </w:rPrChange>
          </w:rPr>
          <w:t xml:space="preserve"> </w:t>
        </w:r>
        <w:r w:rsidRPr="00D753AC">
          <w:rPr>
            <w:rFonts w:cs="Times New Roman"/>
            <w:sz w:val="22"/>
            <w:szCs w:val="22"/>
          </w:rPr>
          <w:t>is</w:t>
        </w:r>
        <w:r w:rsidRPr="00D753AC">
          <w:rPr>
            <w:rFonts w:cs="Times New Roman"/>
            <w:spacing w:val="21"/>
            <w:sz w:val="22"/>
            <w:szCs w:val="22"/>
            <w:rPrChange w:id="2009" w:author="Claire Kouba" w:date="2023-09-12T16:52:00Z">
              <w:rPr>
                <w:spacing w:val="41"/>
              </w:rPr>
            </w:rPrChange>
          </w:rPr>
          <w:t xml:space="preserve"> </w:t>
        </w:r>
        <w:r w:rsidRPr="00D753AC">
          <w:rPr>
            <w:rFonts w:cs="Times New Roman"/>
            <w:sz w:val="22"/>
            <w:szCs w:val="22"/>
          </w:rPr>
          <w:t>reflected</w:t>
        </w:r>
        <w:r w:rsidRPr="00D753AC">
          <w:rPr>
            <w:rFonts w:cs="Times New Roman"/>
            <w:spacing w:val="21"/>
            <w:sz w:val="22"/>
            <w:szCs w:val="22"/>
            <w:rPrChange w:id="2010" w:author="Claire Kouba" w:date="2023-09-12T16:52:00Z">
              <w:rPr>
                <w:spacing w:val="41"/>
              </w:rPr>
            </w:rPrChange>
          </w:rPr>
          <w:t xml:space="preserve"> </w:t>
        </w:r>
        <w:r w:rsidRPr="00D753AC">
          <w:rPr>
            <w:rFonts w:cs="Times New Roman"/>
            <w:sz w:val="22"/>
            <w:szCs w:val="22"/>
          </w:rPr>
          <w:t>in</w:t>
        </w:r>
        <w:r w:rsidRPr="00D753AC">
          <w:rPr>
            <w:rFonts w:cs="Times New Roman"/>
            <w:spacing w:val="21"/>
            <w:sz w:val="22"/>
            <w:szCs w:val="22"/>
            <w:rPrChange w:id="2011" w:author="Claire Kouba" w:date="2023-09-12T16:52:00Z">
              <w:rPr>
                <w:spacing w:val="41"/>
              </w:rPr>
            </w:rPrChange>
          </w:rPr>
          <w:t xml:space="preserve"> </w:t>
        </w:r>
        <w:r w:rsidRPr="00D753AC">
          <w:rPr>
            <w:rFonts w:cs="Times New Roman"/>
            <w:sz w:val="22"/>
            <w:szCs w:val="22"/>
          </w:rPr>
          <w:t>a</w:t>
        </w:r>
        <w:r w:rsidRPr="00D753AC">
          <w:rPr>
            <w:rFonts w:cs="Times New Roman"/>
            <w:spacing w:val="21"/>
            <w:sz w:val="22"/>
            <w:szCs w:val="22"/>
            <w:rPrChange w:id="2012" w:author="Claire Kouba" w:date="2023-09-12T16:52:00Z">
              <w:rPr>
                <w:w w:val="99"/>
              </w:rPr>
            </w:rPrChange>
          </w:rPr>
          <w:t xml:space="preserve"> </w:t>
        </w:r>
        <w:r w:rsidRPr="00D753AC">
          <w:rPr>
            <w:rFonts w:cs="Times New Roman"/>
            <w:sz w:val="22"/>
            <w:szCs w:val="22"/>
          </w:rPr>
          <w:t>slowly</w:t>
        </w:r>
        <w:r w:rsidRPr="00D753AC">
          <w:rPr>
            <w:rFonts w:cs="Times New Roman"/>
            <w:w w:val="99"/>
            <w:sz w:val="22"/>
            <w:szCs w:val="22"/>
            <w:rPrChange w:id="2013" w:author="Claire Kouba" w:date="2023-09-12T16:52:00Z">
              <w:rPr>
                <w:spacing w:val="8"/>
              </w:rPr>
            </w:rPrChange>
          </w:rPr>
          <w:t xml:space="preserve"> </w:t>
        </w:r>
        <w:r w:rsidRPr="00D753AC">
          <w:rPr>
            <w:rFonts w:cs="Times New Roman"/>
            <w:sz w:val="22"/>
            <w:szCs w:val="22"/>
          </w:rPr>
          <w:t>declining</w:t>
        </w:r>
        <w:r w:rsidRPr="00D753AC">
          <w:rPr>
            <w:rFonts w:cs="Times New Roman"/>
            <w:spacing w:val="-6"/>
            <w:sz w:val="22"/>
            <w:szCs w:val="22"/>
            <w:rPrChange w:id="2014" w:author="Claire Kouba" w:date="2023-09-12T16:52:00Z">
              <w:rPr>
                <w:spacing w:val="11"/>
              </w:rPr>
            </w:rPrChange>
          </w:rPr>
          <w:t xml:space="preserve"> </w:t>
        </w:r>
        <w:r w:rsidRPr="00D753AC">
          <w:rPr>
            <w:rFonts w:cs="Times New Roman"/>
            <w:sz w:val="22"/>
            <w:szCs w:val="22"/>
          </w:rPr>
          <w:t>or</w:t>
        </w:r>
        <w:r w:rsidRPr="00D753AC">
          <w:rPr>
            <w:rFonts w:cs="Times New Roman"/>
            <w:spacing w:val="-6"/>
            <w:sz w:val="22"/>
            <w:szCs w:val="22"/>
            <w:rPrChange w:id="2015" w:author="Claire Kouba" w:date="2023-09-12T16:52:00Z">
              <w:rPr>
                <w:spacing w:val="11"/>
              </w:rPr>
            </w:rPrChange>
          </w:rPr>
          <w:t xml:space="preserve"> </w:t>
        </w:r>
        <w:r w:rsidRPr="00D753AC">
          <w:rPr>
            <w:rFonts w:cs="Times New Roman"/>
            <w:sz w:val="22"/>
            <w:szCs w:val="22"/>
          </w:rPr>
          <w:t>flat</w:t>
        </w:r>
        <w:r w:rsidRPr="00D753AC">
          <w:rPr>
            <w:rFonts w:cs="Times New Roman"/>
            <w:spacing w:val="-6"/>
            <w:sz w:val="22"/>
            <w:szCs w:val="22"/>
            <w:rPrChange w:id="2016" w:author="Claire Kouba" w:date="2023-09-12T16:52:00Z">
              <w:rPr>
                <w:spacing w:val="11"/>
              </w:rPr>
            </w:rPrChange>
          </w:rPr>
          <w:t xml:space="preserve"> </w:t>
        </w:r>
        <w:r w:rsidRPr="00D753AC">
          <w:rPr>
            <w:rFonts w:cs="Times New Roman"/>
            <w:sz w:val="22"/>
            <w:szCs w:val="22"/>
          </w:rPr>
          <w:t>hydrograph,</w:t>
        </w:r>
        <w:r w:rsidRPr="00D753AC">
          <w:rPr>
            <w:rFonts w:cs="Times New Roman"/>
            <w:spacing w:val="-6"/>
            <w:sz w:val="22"/>
            <w:szCs w:val="22"/>
            <w:rPrChange w:id="2017" w:author="Claire Kouba" w:date="2023-09-12T16:52:00Z">
              <w:rPr>
                <w:spacing w:val="11"/>
              </w:rPr>
            </w:rPrChange>
          </w:rPr>
          <w:t xml:space="preserve"> </w:t>
        </w:r>
        <w:r w:rsidRPr="00D753AC">
          <w:rPr>
            <w:rFonts w:cs="Times New Roman"/>
            <w:sz w:val="22"/>
            <w:szCs w:val="22"/>
          </w:rPr>
          <w:t>with</w:t>
        </w:r>
        <w:r w:rsidRPr="00D753AC">
          <w:rPr>
            <w:rFonts w:cs="Times New Roman"/>
            <w:spacing w:val="-6"/>
            <w:sz w:val="22"/>
            <w:szCs w:val="22"/>
            <w:rPrChange w:id="2018" w:author="Claire Kouba" w:date="2023-09-12T16:52:00Z">
              <w:rPr>
                <w:spacing w:val="11"/>
              </w:rPr>
            </w:rPrChange>
          </w:rPr>
          <w:t xml:space="preserve"> </w:t>
        </w:r>
        <w:r w:rsidRPr="00D753AC">
          <w:rPr>
            <w:rFonts w:cs="Times New Roman"/>
            <w:sz w:val="22"/>
            <w:szCs w:val="22"/>
          </w:rPr>
          <w:t>a</w:t>
        </w:r>
        <w:r w:rsidRPr="00D753AC">
          <w:rPr>
            <w:rFonts w:cs="Times New Roman"/>
            <w:spacing w:val="-6"/>
            <w:sz w:val="22"/>
            <w:szCs w:val="22"/>
            <w:rPrChange w:id="2019" w:author="Claire Kouba" w:date="2023-09-12T16:52:00Z">
              <w:rPr>
                <w:spacing w:val="11"/>
              </w:rPr>
            </w:rPrChange>
          </w:rPr>
          <w:t xml:space="preserve"> </w:t>
        </w:r>
        <w:r w:rsidRPr="00D753AC">
          <w:rPr>
            <w:rFonts w:cs="Times New Roman"/>
            <w:sz w:val="22"/>
            <w:szCs w:val="22"/>
          </w:rPr>
          <w:t>flowrate</w:t>
        </w:r>
        <w:r w:rsidRPr="00D753AC">
          <w:rPr>
            <w:rFonts w:cs="Times New Roman"/>
            <w:spacing w:val="-6"/>
            <w:sz w:val="22"/>
            <w:szCs w:val="22"/>
            <w:rPrChange w:id="2020" w:author="Claire Kouba" w:date="2023-09-12T16:52:00Z">
              <w:rPr>
                <w:spacing w:val="11"/>
              </w:rPr>
            </w:rPrChange>
          </w:rPr>
          <w:t xml:space="preserve"> </w:t>
        </w:r>
        <w:r w:rsidRPr="00D753AC">
          <w:rPr>
            <w:rFonts w:cs="Times New Roman"/>
            <w:sz w:val="22"/>
            <w:szCs w:val="22"/>
          </w:rPr>
          <w:t>that</w:t>
        </w:r>
        <w:r w:rsidRPr="00D753AC">
          <w:rPr>
            <w:rFonts w:cs="Times New Roman"/>
            <w:spacing w:val="-6"/>
            <w:sz w:val="22"/>
            <w:szCs w:val="22"/>
            <w:rPrChange w:id="2021" w:author="Claire Kouba" w:date="2023-09-12T16:52:00Z">
              <w:rPr>
                <w:spacing w:val="11"/>
              </w:rPr>
            </w:rPrChange>
          </w:rPr>
          <w:t xml:space="preserve"> </w:t>
        </w:r>
        <w:r w:rsidRPr="00D753AC">
          <w:rPr>
            <w:rFonts w:cs="Times New Roman"/>
            <w:sz w:val="22"/>
            <w:szCs w:val="22"/>
          </w:rPr>
          <w:t>has</w:t>
        </w:r>
        <w:r w:rsidRPr="00D753AC">
          <w:rPr>
            <w:rFonts w:cs="Times New Roman"/>
            <w:spacing w:val="-6"/>
            <w:sz w:val="22"/>
            <w:szCs w:val="22"/>
            <w:rPrChange w:id="2022" w:author="Claire Kouba" w:date="2023-09-12T16:52:00Z">
              <w:rPr>
                <w:spacing w:val="11"/>
              </w:rPr>
            </w:rPrChange>
          </w:rPr>
          <w:t xml:space="preserve"> </w:t>
        </w:r>
        <w:r w:rsidRPr="00D753AC">
          <w:rPr>
            <w:rFonts w:cs="Times New Roman"/>
            <w:sz w:val="22"/>
            <w:szCs w:val="22"/>
          </w:rPr>
          <w:t>decreased</w:t>
        </w:r>
        <w:r w:rsidRPr="00D753AC">
          <w:rPr>
            <w:rFonts w:cs="Times New Roman"/>
            <w:spacing w:val="-6"/>
            <w:sz w:val="22"/>
            <w:szCs w:val="22"/>
            <w:rPrChange w:id="2023" w:author="Claire Kouba" w:date="2023-09-12T16:52:00Z">
              <w:rPr>
                <w:spacing w:val="11"/>
              </w:rPr>
            </w:rPrChange>
          </w:rPr>
          <w:t xml:space="preserve"> </w:t>
        </w:r>
        <w:r w:rsidRPr="00D753AC">
          <w:rPr>
            <w:rFonts w:cs="Times New Roman"/>
            <w:sz w:val="22"/>
            <w:szCs w:val="22"/>
          </w:rPr>
          <w:t>for</w:t>
        </w:r>
        <w:r w:rsidRPr="00D753AC">
          <w:rPr>
            <w:rFonts w:cs="Times New Roman"/>
            <w:spacing w:val="-6"/>
            <w:sz w:val="22"/>
            <w:szCs w:val="22"/>
            <w:rPrChange w:id="2024" w:author="Claire Kouba" w:date="2023-09-12T16:52:00Z">
              <w:rPr>
                <w:spacing w:val="11"/>
              </w:rPr>
            </w:rPrChange>
          </w:rPr>
          <w:t xml:space="preserve"> </w:t>
        </w:r>
        <w:r w:rsidRPr="00D753AC">
          <w:rPr>
            <w:rFonts w:cs="Times New Roman"/>
            <w:sz w:val="22"/>
            <w:szCs w:val="22"/>
          </w:rPr>
          <w:t>several</w:t>
        </w:r>
        <w:r w:rsidRPr="00D753AC">
          <w:rPr>
            <w:rFonts w:cs="Times New Roman"/>
            <w:spacing w:val="-6"/>
            <w:sz w:val="22"/>
            <w:szCs w:val="22"/>
            <w:rPrChange w:id="2025" w:author="Claire Kouba" w:date="2023-09-12T16:52:00Z">
              <w:rPr>
                <w:spacing w:val="11"/>
              </w:rPr>
            </w:rPrChange>
          </w:rPr>
          <w:t xml:space="preserve"> </w:t>
        </w:r>
      </w:moveFrom>
      <w:moveFromRangeEnd w:id="1989"/>
      <w:del w:id="202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 </w:delInstrText>
        </w:r>
        <w:r w:rsidR="00505335" w:rsidRPr="00D753AC">
          <w:rPr>
            <w:rFonts w:cs="Times New Roman"/>
            <w:sz w:val="22"/>
            <w:szCs w:val="22"/>
          </w:rPr>
          <w:fldChar w:fldCharType="separate"/>
        </w:r>
        <w:r w:rsidR="00505335" w:rsidRPr="00D753AC">
          <w:rPr>
            <w:rFonts w:cs="Times New Roman"/>
            <w:sz w:val="22"/>
            <w:szCs w:val="22"/>
          </w:rPr>
          <w:delText>months</w:delText>
        </w:r>
        <w:r w:rsidR="00505335" w:rsidRPr="00D753AC">
          <w:rPr>
            <w:rFonts w:cs="Times New Roman"/>
            <w:sz w:val="22"/>
            <w:szCs w:val="22"/>
          </w:rPr>
          <w:fldChar w:fldCharType="end"/>
        </w:r>
        <w:r w:rsidR="00505335" w:rsidRPr="00D753AC">
          <w:rPr>
            <w:rFonts w:cs="Times New Roman"/>
            <w:spacing w:val="11"/>
            <w:sz w:val="22"/>
            <w:szCs w:val="22"/>
          </w:rPr>
          <w:delText xml:space="preserve"> </w:delText>
        </w:r>
        <w:r w:rsidR="00505335" w:rsidRPr="00D753AC">
          <w:rPr>
            <w:rFonts w:cs="Times New Roman"/>
            <w:sz w:val="22"/>
            <w:szCs w:val="22"/>
          </w:rPr>
          <w:delText>(Figure</w:delText>
        </w:r>
        <w:r w:rsidR="00505335" w:rsidRPr="00D753AC">
          <w:rPr>
            <w:rFonts w:cs="Times New Roman"/>
            <w:spacing w:val="11"/>
            <w:sz w:val="22"/>
            <w:szCs w:val="22"/>
          </w:rPr>
          <w:delText xml:space="preserve"> </w:delText>
        </w:r>
        <w:r w:rsidR="00505335" w:rsidRPr="00D753AC">
          <w:rPr>
            <w:rFonts w:cs="Times New Roman"/>
            <w:sz w:val="22"/>
            <w:szCs w:val="22"/>
          </w:rPr>
          <w:delText>1,</w:delText>
        </w:r>
        <w:r w:rsidR="00505335" w:rsidRPr="00D753AC">
          <w:rPr>
            <w:rFonts w:cs="Times New Roman"/>
            <w:spacing w:val="11"/>
            <w:sz w:val="22"/>
            <w:szCs w:val="22"/>
          </w:rPr>
          <w:delText xml:space="preserve"> </w:delText>
        </w:r>
        <w:r w:rsidR="00505335" w:rsidRPr="00D753AC">
          <w:rPr>
            <w:rFonts w:cs="Times New Roman"/>
            <w:sz w:val="22"/>
            <w:szCs w:val="22"/>
          </w:rPr>
          <w:delText>first</w:delText>
        </w:r>
        <w:r w:rsidR="00505335" w:rsidRPr="00D753AC">
          <w:rPr>
            <w:rFonts w:cs="Times New Roman"/>
            <w:spacing w:val="11"/>
            <w:sz w:val="22"/>
            <w:szCs w:val="22"/>
          </w:rPr>
          <w:delText xml:space="preserve"> </w:delText>
        </w:r>
        <w:r w:rsidR="00505335" w:rsidRPr="00D753AC">
          <w:rPr>
            <w:rFonts w:cs="Times New Roman"/>
            <w:sz w:val="22"/>
            <w:szCs w:val="22"/>
          </w:rPr>
          <w:delText>period</w:delText>
        </w:r>
        <w:r w:rsidR="00505335" w:rsidRPr="00D753AC">
          <w:rPr>
            <w:rFonts w:cs="Times New Roman"/>
            <w:spacing w:val="11"/>
            <w:sz w:val="22"/>
            <w:szCs w:val="22"/>
          </w:rPr>
          <w:delText xml:space="preserve"> </w:delText>
        </w:r>
        <w:r w:rsidR="00505335" w:rsidRPr="00D753AC">
          <w:rPr>
            <w:rFonts w:cs="Times New Roman"/>
            <w:sz w:val="22"/>
            <w:szCs w:val="22"/>
          </w:rPr>
          <w:delText>A).</w:delText>
        </w:r>
      </w:del>
      <w:moveFromRangeStart w:id="2027" w:author="Claire Kouba" w:date="2023-09-12T16:52:00Z" w:name="move145429987"/>
      <w:moveFrom w:id="2028" w:author="Claire Kouba" w:date="2023-09-12T16:52:00Z">
        <w:r w:rsidRPr="00D753AC">
          <w:rPr>
            <w:rFonts w:cs="Times New Roman"/>
            <w:spacing w:val="-6"/>
            <w:sz w:val="22"/>
            <w:szCs w:val="22"/>
            <w:rPrChange w:id="2029" w:author="Claire Kouba" w:date="2023-09-12T16:52:00Z">
              <w:rPr>
                <w:spacing w:val="11"/>
              </w:rPr>
            </w:rPrChange>
          </w:rPr>
          <w:t xml:space="preserve"> </w:t>
        </w:r>
        <w:r w:rsidRPr="00D753AC">
          <w:rPr>
            <w:rFonts w:cs="Times New Roman"/>
            <w:sz w:val="22"/>
            <w:szCs w:val="22"/>
          </w:rPr>
          <w:t>As</w:t>
        </w:r>
        <w:r w:rsidRPr="00D753AC">
          <w:rPr>
            <w:rFonts w:cs="Times New Roman"/>
            <w:spacing w:val="-6"/>
            <w:sz w:val="22"/>
            <w:szCs w:val="22"/>
            <w:rPrChange w:id="2030" w:author="Claire Kouba" w:date="2023-09-12T16:52:00Z">
              <w:rPr>
                <w:spacing w:val="11"/>
              </w:rPr>
            </w:rPrChange>
          </w:rPr>
          <w:t xml:space="preserve"> </w:t>
        </w:r>
        <w:r w:rsidRPr="00D753AC">
          <w:rPr>
            <w:rFonts w:cs="Times New Roman"/>
            <w:sz w:val="22"/>
            <w:szCs w:val="22"/>
          </w:rPr>
          <w:t>the</w:t>
        </w:r>
        <w:r w:rsidRPr="00D753AC">
          <w:rPr>
            <w:rFonts w:cs="Times New Roman"/>
            <w:spacing w:val="-6"/>
            <w:sz w:val="22"/>
            <w:szCs w:val="22"/>
            <w:rPrChange w:id="2031" w:author="Claire Kouba" w:date="2023-09-12T16:52:00Z">
              <w:rPr>
                <w:w w:val="99"/>
              </w:rPr>
            </w:rPrChange>
          </w:rPr>
          <w:t xml:space="preserve"> </w:t>
        </w:r>
        <w:r w:rsidRPr="00D753AC">
          <w:rPr>
            <w:rFonts w:cs="Times New Roman"/>
            <w:sz w:val="22"/>
            <w:szCs w:val="22"/>
          </w:rPr>
          <w:t>dry</w:t>
        </w:r>
        <w:r w:rsidRPr="00D753AC">
          <w:rPr>
            <w:rFonts w:cs="Times New Roman"/>
            <w:spacing w:val="-6"/>
            <w:sz w:val="22"/>
            <w:szCs w:val="22"/>
            <w:rPrChange w:id="2032" w:author="Claire Kouba" w:date="2023-09-12T16:52:00Z">
              <w:rPr>
                <w:spacing w:val="22"/>
              </w:rPr>
            </w:rPrChange>
          </w:rPr>
          <w:t xml:space="preserve"> </w:t>
        </w:r>
        <w:r w:rsidRPr="00D753AC">
          <w:rPr>
            <w:rFonts w:cs="Times New Roman"/>
            <w:sz w:val="22"/>
            <w:szCs w:val="22"/>
          </w:rPr>
          <w:t>season</w:t>
        </w:r>
        <w:r w:rsidRPr="00D753AC">
          <w:rPr>
            <w:rFonts w:cs="Times New Roman"/>
            <w:w w:val="99"/>
            <w:sz w:val="22"/>
            <w:szCs w:val="22"/>
            <w:rPrChange w:id="2033" w:author="Claire Kouba" w:date="2023-09-12T16:52:00Z">
              <w:rPr>
                <w:spacing w:val="19"/>
              </w:rPr>
            </w:rPrChange>
          </w:rPr>
          <w:t xml:space="preserve"> </w:t>
        </w:r>
        <w:r w:rsidRPr="00D753AC">
          <w:rPr>
            <w:rFonts w:cs="Times New Roman"/>
            <w:sz w:val="22"/>
            <w:szCs w:val="22"/>
          </w:rPr>
          <w:t>ends,</w:t>
        </w:r>
        <w:r w:rsidRPr="00D753AC">
          <w:rPr>
            <w:rFonts w:cs="Times New Roman"/>
            <w:spacing w:val="-5"/>
            <w:sz w:val="22"/>
            <w:szCs w:val="22"/>
            <w:rPrChange w:id="2034" w:author="Claire Kouba" w:date="2023-09-12T16:52:00Z">
              <w:rPr>
                <w:spacing w:val="23"/>
              </w:rPr>
            </w:rPrChange>
          </w:rPr>
          <w:t xml:space="preserve"> </w:t>
        </w:r>
        <w:r w:rsidRPr="00D753AC">
          <w:rPr>
            <w:rFonts w:cs="Times New Roman"/>
            <w:sz w:val="22"/>
            <w:szCs w:val="22"/>
          </w:rPr>
          <w:t>the</w:t>
        </w:r>
        <w:r w:rsidRPr="00D753AC">
          <w:rPr>
            <w:rFonts w:cs="Times New Roman"/>
            <w:spacing w:val="-5"/>
            <w:sz w:val="22"/>
            <w:szCs w:val="22"/>
            <w:rPrChange w:id="2035" w:author="Claire Kouba" w:date="2023-09-12T16:52:00Z">
              <w:rPr>
                <w:spacing w:val="23"/>
              </w:rPr>
            </w:rPrChange>
          </w:rPr>
          <w:t xml:space="preserve"> </w:t>
        </w:r>
        <w:r w:rsidRPr="00D753AC">
          <w:rPr>
            <w:rFonts w:cs="Times New Roman"/>
            <w:sz w:val="22"/>
            <w:szCs w:val="22"/>
          </w:rPr>
          <w:t>watershed</w:t>
        </w:r>
        <w:r w:rsidRPr="00D753AC">
          <w:rPr>
            <w:rFonts w:cs="Times New Roman"/>
            <w:spacing w:val="-5"/>
            <w:sz w:val="22"/>
            <w:szCs w:val="22"/>
            <w:rPrChange w:id="2036" w:author="Claire Kouba" w:date="2023-09-12T16:52:00Z">
              <w:rPr>
                <w:spacing w:val="23"/>
              </w:rPr>
            </w:rPrChange>
          </w:rPr>
          <w:t xml:space="preserve"> </w:t>
        </w:r>
        <w:r w:rsidRPr="00D753AC">
          <w:rPr>
            <w:rFonts w:cs="Times New Roman"/>
            <w:sz w:val="22"/>
            <w:szCs w:val="22"/>
          </w:rPr>
          <w:t>begins</w:t>
        </w:r>
        <w:r w:rsidRPr="00D753AC">
          <w:rPr>
            <w:rFonts w:cs="Times New Roman"/>
            <w:spacing w:val="-5"/>
            <w:sz w:val="22"/>
            <w:szCs w:val="22"/>
            <w:rPrChange w:id="2037" w:author="Claire Kouba" w:date="2023-09-12T16:52:00Z">
              <w:rPr>
                <w:spacing w:val="23"/>
              </w:rPr>
            </w:rPrChange>
          </w:rPr>
          <w:t xml:space="preserve"> </w:t>
        </w:r>
        <w:r w:rsidRPr="00D753AC">
          <w:rPr>
            <w:rFonts w:cs="Times New Roman"/>
            <w:sz w:val="22"/>
            <w:szCs w:val="22"/>
          </w:rPr>
          <w:t>receiving</w:t>
        </w:r>
        <w:r w:rsidRPr="00D753AC">
          <w:rPr>
            <w:rFonts w:cs="Times New Roman"/>
            <w:spacing w:val="-5"/>
            <w:sz w:val="22"/>
            <w:szCs w:val="22"/>
            <w:rPrChange w:id="2038" w:author="Claire Kouba" w:date="2023-09-12T16:52:00Z">
              <w:rPr>
                <w:spacing w:val="23"/>
              </w:rPr>
            </w:rPrChange>
          </w:rPr>
          <w:t xml:space="preserve"> </w:t>
        </w:r>
        <w:r w:rsidRPr="00D753AC">
          <w:rPr>
            <w:rFonts w:cs="Times New Roman"/>
            <w:sz w:val="22"/>
            <w:szCs w:val="22"/>
          </w:rPr>
          <w:t>rain,</w:t>
        </w:r>
        <w:r w:rsidRPr="00D753AC">
          <w:rPr>
            <w:rFonts w:cs="Times New Roman"/>
            <w:spacing w:val="-5"/>
            <w:sz w:val="22"/>
            <w:szCs w:val="22"/>
            <w:rPrChange w:id="2039" w:author="Claire Kouba" w:date="2023-09-12T16:52:00Z">
              <w:rPr>
                <w:spacing w:val="23"/>
              </w:rPr>
            </w:rPrChange>
          </w:rPr>
          <w:t xml:space="preserve"> </w:t>
        </w:r>
        <w:r w:rsidRPr="00D753AC">
          <w:rPr>
            <w:rFonts w:cs="Times New Roman"/>
            <w:sz w:val="22"/>
            <w:szCs w:val="22"/>
          </w:rPr>
          <w:t>and</w:t>
        </w:r>
        <w:r w:rsidRPr="00D753AC">
          <w:rPr>
            <w:rFonts w:cs="Times New Roman"/>
            <w:spacing w:val="-5"/>
            <w:sz w:val="22"/>
            <w:szCs w:val="22"/>
            <w:rPrChange w:id="2040" w:author="Claire Kouba" w:date="2023-09-12T16:52:00Z">
              <w:rPr>
                <w:spacing w:val="23"/>
              </w:rPr>
            </w:rPrChange>
          </w:rPr>
          <w:t xml:space="preserve"> </w:t>
        </w:r>
        <w:r w:rsidRPr="00D753AC">
          <w:rPr>
            <w:rFonts w:cs="Times New Roman"/>
            <w:sz w:val="22"/>
            <w:szCs w:val="22"/>
          </w:rPr>
          <w:t>enters</w:t>
        </w:r>
        <w:r w:rsidRPr="00D753AC">
          <w:rPr>
            <w:rFonts w:cs="Times New Roman"/>
            <w:spacing w:val="-5"/>
            <w:sz w:val="22"/>
            <w:szCs w:val="22"/>
            <w:rPrChange w:id="2041" w:author="Claire Kouba" w:date="2023-09-12T16:52:00Z">
              <w:rPr>
                <w:spacing w:val="23"/>
              </w:rPr>
            </w:rPrChange>
          </w:rPr>
          <w:t xml:space="preserve"> </w:t>
        </w:r>
        <w:r w:rsidRPr="00D753AC">
          <w:rPr>
            <w:rFonts w:cs="Times New Roman"/>
            <w:sz w:val="22"/>
            <w:szCs w:val="22"/>
          </w:rPr>
          <w:t>a</w:t>
        </w:r>
        <w:r w:rsidRPr="00D753AC">
          <w:rPr>
            <w:rFonts w:cs="Times New Roman"/>
            <w:spacing w:val="-5"/>
            <w:sz w:val="22"/>
            <w:szCs w:val="22"/>
            <w:rPrChange w:id="2042" w:author="Claire Kouba" w:date="2023-09-12T16:52:00Z">
              <w:rPr>
                <w:spacing w:val="23"/>
              </w:rPr>
            </w:rPrChange>
          </w:rPr>
          <w:t xml:space="preserve"> </w:t>
        </w:r>
        <w:r w:rsidRPr="00D753AC">
          <w:rPr>
            <w:rFonts w:cs="Times New Roman"/>
            <w:sz w:val="22"/>
            <w:szCs w:val="22"/>
          </w:rPr>
          <w:t>condition</w:t>
        </w:r>
        <w:r w:rsidRPr="00D753AC">
          <w:rPr>
            <w:rFonts w:cs="Times New Roman"/>
            <w:spacing w:val="-5"/>
            <w:sz w:val="22"/>
            <w:szCs w:val="22"/>
            <w:rPrChange w:id="2043" w:author="Claire Kouba" w:date="2023-09-12T16:52:00Z">
              <w:rPr>
                <w:spacing w:val="23"/>
              </w:rPr>
            </w:rPrChange>
          </w:rPr>
          <w:t xml:space="preserve"> </w:t>
        </w:r>
        <w:r w:rsidRPr="00D753AC">
          <w:rPr>
            <w:rFonts w:cs="Times New Roman"/>
            <w:sz w:val="22"/>
            <w:szCs w:val="22"/>
          </w:rPr>
          <w:t>of</w:t>
        </w:r>
        <w:r w:rsidRPr="00D753AC">
          <w:rPr>
            <w:rFonts w:cs="Times New Roman"/>
            <w:spacing w:val="-5"/>
            <w:sz w:val="22"/>
            <w:szCs w:val="22"/>
            <w:rPrChange w:id="2044" w:author="Claire Kouba" w:date="2023-09-12T16:52:00Z">
              <w:rPr>
                <w:spacing w:val="23"/>
              </w:rPr>
            </w:rPrChange>
          </w:rPr>
          <w:t xml:space="preserve"> </w:t>
        </w:r>
        <w:r w:rsidRPr="00D753AC">
          <w:rPr>
            <w:rFonts w:cs="Times New Roman"/>
            <w:sz w:val="22"/>
            <w:szCs w:val="22"/>
          </w:rPr>
          <w:t>“filling</w:t>
        </w:r>
        <w:r w:rsidRPr="00D753AC">
          <w:rPr>
            <w:rFonts w:cs="Times New Roman"/>
            <w:spacing w:val="-5"/>
            <w:sz w:val="22"/>
            <w:szCs w:val="22"/>
            <w:rPrChange w:id="2045" w:author="Claire Kouba" w:date="2023-09-12T16:52:00Z">
              <w:rPr>
                <w:spacing w:val="23"/>
              </w:rPr>
            </w:rPrChange>
          </w:rPr>
          <w:t xml:space="preserve"> </w:t>
        </w:r>
        <w:r w:rsidRPr="00D753AC">
          <w:rPr>
            <w:rFonts w:cs="Times New Roman"/>
            <w:sz w:val="22"/>
            <w:szCs w:val="22"/>
          </w:rPr>
          <w:t>from</w:t>
        </w:r>
        <w:r w:rsidRPr="00D753AC">
          <w:rPr>
            <w:rFonts w:cs="Times New Roman"/>
            <w:spacing w:val="-5"/>
            <w:sz w:val="22"/>
            <w:szCs w:val="22"/>
            <w:rPrChange w:id="2046" w:author="Claire Kouba" w:date="2023-09-12T16:52:00Z">
              <w:rPr>
                <w:spacing w:val="23"/>
              </w:rPr>
            </w:rPrChange>
          </w:rPr>
          <w:t xml:space="preserve"> </w:t>
        </w:r>
        <w:r w:rsidRPr="00D753AC">
          <w:rPr>
            <w:rFonts w:cs="Times New Roman"/>
            <w:sz w:val="22"/>
            <w:szCs w:val="22"/>
          </w:rPr>
          <w:t>a</w:t>
        </w:r>
        <w:r w:rsidRPr="00D753AC">
          <w:rPr>
            <w:rFonts w:cs="Times New Roman"/>
            <w:spacing w:val="-5"/>
            <w:sz w:val="22"/>
            <w:szCs w:val="22"/>
            <w:rPrChange w:id="2047" w:author="Claire Kouba" w:date="2023-09-12T16:52:00Z">
              <w:rPr>
                <w:spacing w:val="23"/>
              </w:rPr>
            </w:rPrChange>
          </w:rPr>
          <w:t xml:space="preserve"> </w:t>
        </w:r>
        <w:r w:rsidRPr="00D753AC">
          <w:rPr>
            <w:rFonts w:cs="Times New Roman"/>
            <w:sz w:val="22"/>
            <w:szCs w:val="22"/>
          </w:rPr>
          <w:t>low</w:t>
        </w:r>
        <w:r w:rsidRPr="00D753AC">
          <w:rPr>
            <w:rFonts w:cs="Times New Roman"/>
            <w:spacing w:val="-5"/>
            <w:sz w:val="22"/>
            <w:szCs w:val="22"/>
            <w:rPrChange w:id="2048" w:author="Claire Kouba" w:date="2023-09-12T16:52:00Z">
              <w:rPr>
                <w:spacing w:val="23"/>
              </w:rPr>
            </w:rPrChange>
          </w:rPr>
          <w:t xml:space="preserve"> </w:t>
        </w:r>
        <w:r w:rsidRPr="00D753AC">
          <w:rPr>
            <w:rFonts w:cs="Times New Roman"/>
            <w:sz w:val="22"/>
            <w:szCs w:val="22"/>
          </w:rPr>
          <w:t>storage</w:t>
        </w:r>
        <w:r w:rsidRPr="00D753AC">
          <w:rPr>
            <w:rFonts w:cs="Times New Roman"/>
            <w:spacing w:val="-5"/>
            <w:sz w:val="22"/>
            <w:szCs w:val="22"/>
            <w:rPrChange w:id="2049" w:author="Claire Kouba" w:date="2023-09-12T16:52:00Z">
              <w:rPr>
                <w:spacing w:val="23"/>
              </w:rPr>
            </w:rPrChange>
          </w:rPr>
          <w:t xml:space="preserve"> </w:t>
        </w:r>
        <w:r w:rsidRPr="00D753AC">
          <w:rPr>
            <w:rFonts w:cs="Times New Roman"/>
            <w:sz w:val="22"/>
            <w:szCs w:val="22"/>
          </w:rPr>
          <w:t>level”.</w:t>
        </w:r>
        <w:r w:rsidRPr="00D753AC">
          <w:rPr>
            <w:rFonts w:cs="Times New Roman"/>
            <w:spacing w:val="-5"/>
            <w:sz w:val="22"/>
            <w:szCs w:val="22"/>
            <w:rPrChange w:id="2050" w:author="Claire Kouba" w:date="2023-09-12T16:52:00Z">
              <w:rPr>
                <w:spacing w:val="23"/>
              </w:rPr>
            </w:rPrChange>
          </w:rPr>
          <w:t xml:space="preserve"> </w:t>
        </w:r>
        <w:moveFromRangeStart w:id="2051" w:author="Claire Kouba" w:date="2023-09-12T16:52:00Z" w:name="move145429988"/>
        <w:moveFromRangeEnd w:id="2027"/>
        <w:r w:rsidRPr="00D753AC">
          <w:rPr>
            <w:rFonts w:cs="Times New Roman"/>
            <w:sz w:val="22"/>
            <w:szCs w:val="22"/>
          </w:rPr>
          <w:t>In</w:t>
        </w:r>
        <w:r w:rsidRPr="00D753AC">
          <w:rPr>
            <w:rFonts w:cs="Times New Roman"/>
            <w:spacing w:val="-5"/>
            <w:sz w:val="22"/>
            <w:szCs w:val="22"/>
            <w:rPrChange w:id="2052" w:author="Claire Kouba" w:date="2023-09-12T16:52:00Z">
              <w:rPr>
                <w:spacing w:val="23"/>
              </w:rPr>
            </w:rPrChange>
          </w:rPr>
          <w:t xml:space="preserve"> </w:t>
        </w:r>
        <w:r w:rsidRPr="00D753AC">
          <w:rPr>
            <w:rFonts w:cs="Times New Roman"/>
            <w:sz w:val="22"/>
            <w:szCs w:val="22"/>
          </w:rPr>
          <w:t>this</w:t>
        </w:r>
        <w:r w:rsidRPr="00D753AC">
          <w:rPr>
            <w:rFonts w:cs="Times New Roman"/>
            <w:spacing w:val="-5"/>
            <w:sz w:val="22"/>
            <w:szCs w:val="22"/>
            <w:rPrChange w:id="2053" w:author="Claire Kouba" w:date="2023-09-12T16:52:00Z">
              <w:rPr>
                <w:w w:val="99"/>
              </w:rPr>
            </w:rPrChange>
          </w:rPr>
          <w:t xml:space="preserve"> </w:t>
        </w:r>
        <w:r w:rsidRPr="00D753AC">
          <w:rPr>
            <w:rFonts w:cs="Times New Roman"/>
            <w:sz w:val="22"/>
            <w:szCs w:val="22"/>
          </w:rPr>
          <w:t>catchment,</w:t>
        </w:r>
        <w:r w:rsidRPr="00D753AC">
          <w:rPr>
            <w:rFonts w:cs="Times New Roman"/>
            <w:spacing w:val="-5"/>
            <w:sz w:val="22"/>
            <w:szCs w:val="22"/>
            <w:rPrChange w:id="2054" w:author="Claire Kouba" w:date="2023-09-12T16:52:00Z">
              <w:rPr>
                <w:spacing w:val="-6"/>
              </w:rPr>
            </w:rPrChange>
          </w:rPr>
          <w:t xml:space="preserve"> </w:t>
        </w:r>
        <w:r w:rsidRPr="00D753AC">
          <w:rPr>
            <w:rFonts w:cs="Times New Roman"/>
            <w:sz w:val="22"/>
            <w:szCs w:val="22"/>
          </w:rPr>
          <w:t>much</w:t>
        </w:r>
      </w:moveFrom>
      <w:moveFromRangeEnd w:id="2051"/>
      <w:del w:id="2055" w:author="Claire Kouba" w:date="2023-09-12T16:52:00Z">
        <w:r w:rsidR="00505335" w:rsidRPr="00D753AC">
          <w:rPr>
            <w:rFonts w:cs="Times New Roman"/>
            <w:sz w:val="22"/>
            <w:szCs w:val="22"/>
          </w:rPr>
          <w:delText xml:space="preserve"> </w:delText>
        </w:r>
      </w:del>
      <w:r w:rsidRPr="00D753AC">
        <w:rPr>
          <w:rFonts w:cs="Times New Roman"/>
          <w:sz w:val="22"/>
          <w:szCs w:val="22"/>
        </w:rPr>
        <w:t>of the earliest water entering the system is routed as recharge through the soil or the streambed to occupy space in</w:t>
      </w:r>
      <w:r w:rsidRPr="00D753AC">
        <w:rPr>
          <w:rFonts w:cs="Times New Roman"/>
          <w:sz w:val="22"/>
          <w:szCs w:val="22"/>
          <w:rPrChange w:id="2056" w:author="Claire Kouba" w:date="2023-09-12T16:52:00Z">
            <w:rPr>
              <w:spacing w:val="-31"/>
            </w:rPr>
          </w:rPrChange>
        </w:rPr>
        <w:t xml:space="preserve"> </w:t>
      </w:r>
      <w:r w:rsidRPr="00D753AC">
        <w:rPr>
          <w:rFonts w:cs="Times New Roman"/>
          <w:sz w:val="22"/>
          <w:szCs w:val="22"/>
        </w:rPr>
        <w:t>the</w:t>
      </w:r>
      <w:r w:rsidRPr="00D753AC">
        <w:rPr>
          <w:rFonts w:cs="Times New Roman"/>
          <w:spacing w:val="-33"/>
          <w:sz w:val="22"/>
          <w:szCs w:val="22"/>
          <w:rPrChange w:id="2057" w:author="Claire Kouba" w:date="2023-09-12T16:52:00Z">
            <w:rPr>
              <w:w w:val="99"/>
            </w:rPr>
          </w:rPrChange>
        </w:rPr>
        <w:t xml:space="preserve"> </w:t>
      </w:r>
      <w:r w:rsidRPr="00D753AC">
        <w:rPr>
          <w:rFonts w:cs="Times New Roman"/>
          <w:sz w:val="22"/>
          <w:szCs w:val="22"/>
        </w:rPr>
        <w:t>aquifer.</w:t>
      </w:r>
      <w:r w:rsidRPr="00D753AC">
        <w:rPr>
          <w:rFonts w:cs="Times New Roman"/>
          <w:w w:val="99"/>
          <w:sz w:val="22"/>
          <w:szCs w:val="22"/>
          <w:rPrChange w:id="2058" w:author="Claire Kouba" w:date="2023-09-12T16:52:00Z">
            <w:rPr/>
          </w:rPrChange>
        </w:rPr>
        <w:t xml:space="preserve"> </w:t>
      </w:r>
      <w:r w:rsidRPr="00D753AC">
        <w:rPr>
          <w:rFonts w:cs="Times New Roman"/>
          <w:sz w:val="22"/>
          <w:szCs w:val="22"/>
        </w:rPr>
        <w:t>Because groundwater moves more slowly through the watershed than surface water, the hydrograph at the</w:t>
      </w:r>
      <w:r w:rsidRPr="00D753AC">
        <w:rPr>
          <w:rFonts w:cs="Times New Roman"/>
          <w:sz w:val="22"/>
          <w:szCs w:val="22"/>
          <w:rPrChange w:id="2059" w:author="Claire Kouba" w:date="2023-09-12T16:52:00Z">
            <w:rPr>
              <w:spacing w:val="34"/>
            </w:rPr>
          </w:rPrChange>
        </w:rPr>
        <w:t xml:space="preserve"> </w:t>
      </w:r>
      <w:r w:rsidRPr="00D753AC">
        <w:rPr>
          <w:rFonts w:cs="Times New Roman"/>
          <w:sz w:val="22"/>
          <w:szCs w:val="22"/>
        </w:rPr>
        <w:t>Fort</w:t>
      </w:r>
      <w:r w:rsidRPr="00D753AC">
        <w:rPr>
          <w:rFonts w:cs="Times New Roman"/>
          <w:sz w:val="22"/>
          <w:szCs w:val="22"/>
          <w:rPrChange w:id="2060" w:author="Claire Kouba" w:date="2023-09-12T16:52:00Z">
            <w:rPr>
              <w:w w:val="99"/>
            </w:rPr>
          </w:rPrChange>
        </w:rPr>
        <w:t xml:space="preserve"> </w:t>
      </w:r>
      <w:r w:rsidRPr="00D753AC">
        <w:rPr>
          <w:rFonts w:cs="Times New Roman"/>
          <w:sz w:val="22"/>
          <w:szCs w:val="22"/>
        </w:rPr>
        <w:t>Jones</w:t>
      </w:r>
      <w:r w:rsidRPr="00D753AC">
        <w:rPr>
          <w:rFonts w:cs="Times New Roman"/>
          <w:spacing w:val="25"/>
          <w:sz w:val="22"/>
          <w:szCs w:val="22"/>
          <w:rPrChange w:id="2061" w:author="Claire Kouba" w:date="2023-09-12T16:52:00Z">
            <w:rPr>
              <w:spacing w:val="8"/>
            </w:rPr>
          </w:rPrChange>
        </w:rPr>
        <w:t xml:space="preserve"> </w:t>
      </w:r>
      <w:r w:rsidRPr="00D753AC">
        <w:rPr>
          <w:rFonts w:cs="Times New Roman"/>
          <w:sz w:val="22"/>
          <w:szCs w:val="22"/>
        </w:rPr>
        <w:t>gauge</w:t>
      </w:r>
      <w:r w:rsidRPr="00D753AC">
        <w:rPr>
          <w:rFonts w:cs="Times New Roman"/>
          <w:w w:val="99"/>
          <w:sz w:val="22"/>
          <w:szCs w:val="22"/>
          <w:rPrChange w:id="2062" w:author="Claire Kouba" w:date="2023-09-12T16:52:00Z">
            <w:rPr>
              <w:spacing w:val="-14"/>
            </w:rPr>
          </w:rPrChange>
        </w:rPr>
        <w:t xml:space="preserve"> </w:t>
      </w:r>
      <w:r w:rsidRPr="00D753AC">
        <w:rPr>
          <w:rFonts w:cs="Times New Roman"/>
          <w:sz w:val="22"/>
          <w:szCs w:val="22"/>
        </w:rPr>
        <w:t>demonstrates</w:t>
      </w:r>
      <w:r w:rsidRPr="00D753AC">
        <w:rPr>
          <w:rFonts w:cs="Times New Roman"/>
          <w:spacing w:val="-4"/>
          <w:sz w:val="22"/>
          <w:szCs w:val="22"/>
          <w:rPrChange w:id="2063" w:author="Claire Kouba" w:date="2023-09-12T16:52:00Z">
            <w:rPr>
              <w:spacing w:val="-3"/>
            </w:rPr>
          </w:rPrChange>
        </w:rPr>
        <w:t xml:space="preserve"> </w:t>
      </w:r>
      <w:r w:rsidRPr="00D753AC">
        <w:rPr>
          <w:rFonts w:cs="Times New Roman"/>
          <w:sz w:val="22"/>
          <w:szCs w:val="22"/>
        </w:rPr>
        <w:t>a</w:t>
      </w:r>
      <w:r w:rsidRPr="00D753AC">
        <w:rPr>
          <w:rFonts w:cs="Times New Roman"/>
          <w:spacing w:val="-4"/>
          <w:sz w:val="22"/>
          <w:szCs w:val="22"/>
          <w:rPrChange w:id="2064" w:author="Claire Kouba" w:date="2023-09-12T16:52:00Z">
            <w:rPr>
              <w:spacing w:val="-3"/>
            </w:rPr>
          </w:rPrChange>
        </w:rPr>
        <w:t xml:space="preserve"> </w:t>
      </w:r>
      <w:r w:rsidRPr="00D753AC">
        <w:rPr>
          <w:rFonts w:cs="Times New Roman"/>
          <w:sz w:val="22"/>
          <w:szCs w:val="22"/>
        </w:rPr>
        <w:t>muted</w:t>
      </w:r>
      <w:r w:rsidRPr="00D753AC">
        <w:rPr>
          <w:rFonts w:cs="Times New Roman"/>
          <w:spacing w:val="-4"/>
          <w:sz w:val="22"/>
          <w:szCs w:val="22"/>
          <w:rPrChange w:id="2065" w:author="Claire Kouba" w:date="2023-09-12T16:52:00Z">
            <w:rPr>
              <w:spacing w:val="-3"/>
            </w:rPr>
          </w:rPrChange>
        </w:rPr>
        <w:t xml:space="preserve"> </w:t>
      </w:r>
      <w:r w:rsidRPr="00D753AC">
        <w:rPr>
          <w:rFonts w:cs="Times New Roman"/>
          <w:sz w:val="22"/>
          <w:szCs w:val="22"/>
        </w:rPr>
        <w:t>or</w:t>
      </w:r>
      <w:r w:rsidRPr="00D753AC">
        <w:rPr>
          <w:rFonts w:cs="Times New Roman"/>
          <w:spacing w:val="-4"/>
          <w:sz w:val="22"/>
          <w:szCs w:val="22"/>
          <w:rPrChange w:id="2066" w:author="Claire Kouba" w:date="2023-09-12T16:52:00Z">
            <w:rPr>
              <w:spacing w:val="-3"/>
            </w:rPr>
          </w:rPrChange>
        </w:rPr>
        <w:t xml:space="preserve"> </w:t>
      </w:r>
      <w:r w:rsidRPr="00D753AC">
        <w:rPr>
          <w:rFonts w:cs="Times New Roman"/>
          <w:sz w:val="22"/>
          <w:szCs w:val="22"/>
        </w:rPr>
        <w:t>delayed</w:t>
      </w:r>
      <w:r w:rsidRPr="00D753AC">
        <w:rPr>
          <w:rFonts w:cs="Times New Roman"/>
          <w:spacing w:val="-4"/>
          <w:sz w:val="22"/>
          <w:szCs w:val="22"/>
          <w:rPrChange w:id="2067" w:author="Claire Kouba" w:date="2023-09-12T16:52:00Z">
            <w:rPr>
              <w:spacing w:val="-3"/>
            </w:rPr>
          </w:rPrChange>
        </w:rPr>
        <w:t xml:space="preserve"> </w:t>
      </w:r>
      <w:r w:rsidRPr="00D753AC">
        <w:rPr>
          <w:rFonts w:cs="Times New Roman"/>
          <w:sz w:val="22"/>
          <w:szCs w:val="22"/>
        </w:rPr>
        <w:t>response</w:t>
      </w:r>
      <w:r w:rsidRPr="00D753AC">
        <w:rPr>
          <w:rFonts w:cs="Times New Roman"/>
          <w:spacing w:val="-4"/>
          <w:sz w:val="22"/>
          <w:szCs w:val="22"/>
          <w:rPrChange w:id="2068" w:author="Claire Kouba" w:date="2023-09-12T16:52:00Z">
            <w:rPr>
              <w:spacing w:val="-3"/>
            </w:rPr>
          </w:rPrChange>
        </w:rPr>
        <w:t xml:space="preserve"> </w:t>
      </w:r>
      <w:r w:rsidRPr="00D753AC">
        <w:rPr>
          <w:rFonts w:cs="Times New Roman"/>
          <w:sz w:val="22"/>
          <w:szCs w:val="22"/>
        </w:rPr>
        <w:t>to</w:t>
      </w:r>
      <w:r w:rsidRPr="00D753AC">
        <w:rPr>
          <w:rFonts w:cs="Times New Roman"/>
          <w:spacing w:val="-4"/>
          <w:sz w:val="22"/>
          <w:szCs w:val="22"/>
          <w:rPrChange w:id="2069" w:author="Claire Kouba" w:date="2023-09-12T16:52:00Z">
            <w:rPr>
              <w:spacing w:val="-3"/>
            </w:rPr>
          </w:rPrChange>
        </w:rPr>
        <w:t xml:space="preserve"> </w:t>
      </w:r>
      <w:r w:rsidRPr="00D753AC">
        <w:rPr>
          <w:rFonts w:cs="Times New Roman"/>
          <w:sz w:val="22"/>
          <w:szCs w:val="22"/>
        </w:rPr>
        <w:t>early</w:t>
      </w:r>
      <w:r w:rsidRPr="00D753AC">
        <w:rPr>
          <w:rFonts w:cs="Times New Roman"/>
          <w:spacing w:val="-4"/>
          <w:sz w:val="22"/>
          <w:szCs w:val="22"/>
        </w:rPr>
        <w:t xml:space="preserve"> </w:t>
      </w:r>
      <w:r w:rsidRPr="00D753AC">
        <w:rPr>
          <w:rFonts w:cs="Times New Roman"/>
          <w:sz w:val="22"/>
          <w:szCs w:val="22"/>
        </w:rPr>
        <w:t>rain</w:t>
      </w:r>
      <w:r w:rsidRPr="00D753AC">
        <w:rPr>
          <w:rFonts w:cs="Times New Roman"/>
          <w:spacing w:val="-4"/>
          <w:sz w:val="22"/>
          <w:szCs w:val="22"/>
        </w:rPr>
        <w:t xml:space="preserve"> </w:t>
      </w:r>
      <w:r w:rsidRPr="00D753AC">
        <w:rPr>
          <w:rFonts w:cs="Times New Roman"/>
          <w:sz w:val="22"/>
          <w:szCs w:val="22"/>
        </w:rPr>
        <w:t>events</w:t>
      </w:r>
      <w:r w:rsidRPr="00D753AC">
        <w:rPr>
          <w:rFonts w:cs="Times New Roman"/>
          <w:spacing w:val="-4"/>
          <w:sz w:val="22"/>
          <w:szCs w:val="22"/>
          <w:rPrChange w:id="2070" w:author="Claire Kouba" w:date="2023-09-12T16:52:00Z">
            <w:rPr>
              <w:spacing w:val="-3"/>
            </w:rPr>
          </w:rPrChange>
        </w:rPr>
        <w:t xml:space="preserve"> </w:t>
      </w:r>
      <w:del w:id="2071" w:author="Claire Kouba" w:date="2023-09-12T16:52:00Z">
        <w:r w:rsidR="00505335" w:rsidRPr="00D753AC">
          <w:rPr>
            <w:rFonts w:cs="Times New Roman"/>
            <w:sz w:val="22"/>
            <w:szCs w:val="22"/>
          </w:rPr>
          <w:delText>(Figure</w:delText>
        </w:r>
        <w:r w:rsidR="00505335" w:rsidRPr="00D753AC">
          <w:rPr>
            <w:rFonts w:cs="Times New Roman"/>
            <w:spacing w:val="-3"/>
            <w:sz w:val="22"/>
            <w:szCs w:val="22"/>
          </w:rPr>
          <w:delText xml:space="preserve"> </w:delText>
        </w:r>
        <w:r w:rsidR="00505335" w:rsidRPr="00D753AC">
          <w:rPr>
            <w:rFonts w:cs="Times New Roman"/>
            <w:sz w:val="22"/>
            <w:szCs w:val="22"/>
          </w:rPr>
          <w:delText>1,</w:delText>
        </w:r>
      </w:del>
      <w:ins w:id="2072"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2,</w:t>
        </w:r>
        <w:r w:rsidRPr="00D753AC">
          <w:rPr>
            <w:rFonts w:cs="Times New Roman"/>
            <w:sz w:val="22"/>
            <w:szCs w:val="22"/>
          </w:rPr>
          <w:fldChar w:fldCharType="end"/>
        </w:r>
      </w:ins>
      <w:r w:rsidRPr="00D753AC">
        <w:rPr>
          <w:rFonts w:cs="Times New Roman"/>
          <w:spacing w:val="-4"/>
          <w:sz w:val="22"/>
          <w:szCs w:val="22"/>
          <w:rPrChange w:id="2073" w:author="Claire Kouba" w:date="2023-09-12T16:52:00Z">
            <w:rPr>
              <w:spacing w:val="-3"/>
            </w:rPr>
          </w:rPrChange>
        </w:rPr>
        <w:t xml:space="preserve"> </w:t>
      </w:r>
      <w:r w:rsidRPr="00D753AC">
        <w:rPr>
          <w:rFonts w:cs="Times New Roman"/>
          <w:sz w:val="22"/>
          <w:szCs w:val="22"/>
        </w:rPr>
        <w:t>period</w:t>
      </w:r>
      <w:r w:rsidRPr="00D753AC">
        <w:rPr>
          <w:rFonts w:cs="Times New Roman"/>
          <w:spacing w:val="-4"/>
          <w:sz w:val="22"/>
          <w:szCs w:val="22"/>
          <w:rPrChange w:id="2074" w:author="Claire Kouba" w:date="2023-09-12T16:52:00Z">
            <w:rPr>
              <w:spacing w:val="-3"/>
            </w:rPr>
          </w:rPrChange>
        </w:rPr>
        <w:t xml:space="preserve"> </w:t>
      </w:r>
      <w:r w:rsidRPr="00D753AC">
        <w:rPr>
          <w:rFonts w:cs="Times New Roman"/>
          <w:sz w:val="22"/>
          <w:szCs w:val="22"/>
        </w:rPr>
        <w:t>B).</w:t>
      </w:r>
    </w:p>
    <w:p w:rsidR="002153D1" w:rsidRPr="00D753AC" w:rsidRDefault="002573FA">
      <w:pPr>
        <w:pStyle w:val="BodyText"/>
        <w:spacing w:before="3"/>
        <w:ind w:left="173" w:right="158" w:firstLine="229"/>
        <w:rPr>
          <w:rFonts w:cs="Times New Roman"/>
          <w:sz w:val="22"/>
          <w:szCs w:val="22"/>
        </w:rPr>
        <w:pPrChange w:id="2075" w:author="Claire Kouba" w:date="2023-09-12T16:52:00Z">
          <w:pPr>
            <w:pStyle w:val="BodyText"/>
            <w:spacing w:before="9" w:line="338" w:lineRule="auto"/>
            <w:ind w:left="173" w:right="141" w:firstLine="204"/>
          </w:pPr>
        </w:pPrChange>
      </w:pPr>
      <w:r w:rsidRPr="00D753AC">
        <w:rPr>
          <w:rFonts w:cs="Times New Roman"/>
          <w:sz w:val="22"/>
          <w:szCs w:val="22"/>
        </w:rPr>
        <w:t>At the onset of a new wet season, under average conditions, the flowrate of filling is greater than the flowrate of</w:t>
      </w:r>
      <w:r w:rsidRPr="00D753AC">
        <w:rPr>
          <w:rFonts w:cs="Times New Roman"/>
          <w:spacing w:val="2"/>
          <w:sz w:val="22"/>
          <w:szCs w:val="22"/>
          <w:rPrChange w:id="2076" w:author="Claire Kouba" w:date="2023-09-12T16:52:00Z">
            <w:rPr>
              <w:spacing w:val="49"/>
            </w:rPr>
          </w:rPrChange>
        </w:rPr>
        <w:t xml:space="preserve"> </w:t>
      </w:r>
      <w:r w:rsidRPr="00D753AC">
        <w:rPr>
          <w:rFonts w:cs="Times New Roman"/>
          <w:sz w:val="22"/>
          <w:szCs w:val="22"/>
        </w:rPr>
        <w:t>draining,</w:t>
      </w:r>
      <w:r w:rsidRPr="00D753AC">
        <w:rPr>
          <w:rFonts w:cs="Times New Roman"/>
          <w:w w:val="99"/>
          <w:sz w:val="22"/>
          <w:szCs w:val="22"/>
        </w:rPr>
        <w:t xml:space="preserve"> </w:t>
      </w:r>
      <w:r w:rsidRPr="00D753AC">
        <w:rPr>
          <w:rFonts w:cs="Times New Roman"/>
          <w:sz w:val="22"/>
          <w:szCs w:val="22"/>
        </w:rPr>
        <w:t>and</w:t>
      </w:r>
      <w:r w:rsidRPr="00D753AC">
        <w:rPr>
          <w:rFonts w:cs="Times New Roman"/>
          <w:spacing w:val="14"/>
          <w:sz w:val="22"/>
          <w:szCs w:val="22"/>
          <w:rPrChange w:id="2077" w:author="Claire Kouba" w:date="2023-09-12T16:52:00Z">
            <w:rPr>
              <w:spacing w:val="13"/>
            </w:rPr>
          </w:rPrChange>
        </w:rPr>
        <w:t xml:space="preserve"> </w:t>
      </w:r>
      <w:r w:rsidRPr="00D753AC">
        <w:rPr>
          <w:rFonts w:cs="Times New Roman"/>
          <w:sz w:val="22"/>
          <w:szCs w:val="22"/>
        </w:rPr>
        <w:t>so</w:t>
      </w:r>
      <w:r w:rsidRPr="00D753AC">
        <w:rPr>
          <w:rFonts w:cs="Times New Roman"/>
          <w:spacing w:val="14"/>
          <w:sz w:val="22"/>
          <w:szCs w:val="22"/>
          <w:rPrChange w:id="2078" w:author="Claire Kouba" w:date="2023-09-12T16:52:00Z">
            <w:rPr>
              <w:spacing w:val="13"/>
            </w:rPr>
          </w:rPrChange>
        </w:rPr>
        <w:t xml:space="preserve"> </w:t>
      </w:r>
      <w:r w:rsidRPr="00D753AC">
        <w:rPr>
          <w:rFonts w:cs="Times New Roman"/>
          <w:sz w:val="22"/>
          <w:szCs w:val="22"/>
        </w:rPr>
        <w:t>the</w:t>
      </w:r>
      <w:r w:rsidRPr="00D753AC">
        <w:rPr>
          <w:rFonts w:cs="Times New Roman"/>
          <w:spacing w:val="14"/>
          <w:sz w:val="22"/>
          <w:szCs w:val="22"/>
          <w:rPrChange w:id="2079" w:author="Claire Kouba" w:date="2023-09-12T16:52:00Z">
            <w:rPr>
              <w:spacing w:val="13"/>
            </w:rPr>
          </w:rPrChange>
        </w:rPr>
        <w:t xml:space="preserve"> </w:t>
      </w:r>
      <w:r w:rsidRPr="00D753AC">
        <w:rPr>
          <w:rFonts w:cs="Times New Roman"/>
          <w:sz w:val="22"/>
          <w:szCs w:val="22"/>
        </w:rPr>
        <w:t>“filling</w:t>
      </w:r>
      <w:r w:rsidRPr="00D753AC">
        <w:rPr>
          <w:rFonts w:cs="Times New Roman"/>
          <w:spacing w:val="14"/>
          <w:sz w:val="22"/>
          <w:szCs w:val="22"/>
          <w:rPrChange w:id="2080" w:author="Claire Kouba" w:date="2023-09-12T16:52:00Z">
            <w:rPr>
              <w:spacing w:val="13"/>
            </w:rPr>
          </w:rPrChange>
        </w:rPr>
        <w:t xml:space="preserve"> </w:t>
      </w:r>
      <w:r w:rsidRPr="00D753AC">
        <w:rPr>
          <w:rFonts w:cs="Times New Roman"/>
          <w:sz w:val="22"/>
          <w:szCs w:val="22"/>
        </w:rPr>
        <w:t>from</w:t>
      </w:r>
      <w:r w:rsidRPr="00D753AC">
        <w:rPr>
          <w:rFonts w:cs="Times New Roman"/>
          <w:spacing w:val="14"/>
          <w:sz w:val="22"/>
          <w:szCs w:val="22"/>
          <w:rPrChange w:id="2081" w:author="Claire Kouba" w:date="2023-09-12T16:52:00Z">
            <w:rPr>
              <w:spacing w:val="13"/>
            </w:rPr>
          </w:rPrChange>
        </w:rPr>
        <w:t xml:space="preserve"> </w:t>
      </w:r>
      <w:r w:rsidRPr="00D753AC">
        <w:rPr>
          <w:rFonts w:cs="Times New Roman"/>
          <w:sz w:val="22"/>
          <w:szCs w:val="22"/>
        </w:rPr>
        <w:t>a</w:t>
      </w:r>
      <w:r w:rsidRPr="00D753AC">
        <w:rPr>
          <w:rFonts w:cs="Times New Roman"/>
          <w:spacing w:val="14"/>
          <w:sz w:val="22"/>
          <w:szCs w:val="22"/>
          <w:rPrChange w:id="2082" w:author="Claire Kouba" w:date="2023-09-12T16:52:00Z">
            <w:rPr>
              <w:spacing w:val="13"/>
            </w:rPr>
          </w:rPrChange>
        </w:rPr>
        <w:t xml:space="preserve"> </w:t>
      </w:r>
      <w:r w:rsidRPr="00D753AC">
        <w:rPr>
          <w:rFonts w:cs="Times New Roman"/>
          <w:sz w:val="22"/>
          <w:szCs w:val="22"/>
        </w:rPr>
        <w:t>low</w:t>
      </w:r>
      <w:r w:rsidRPr="00D753AC">
        <w:rPr>
          <w:rFonts w:cs="Times New Roman"/>
          <w:spacing w:val="14"/>
          <w:sz w:val="22"/>
          <w:szCs w:val="22"/>
          <w:rPrChange w:id="2083" w:author="Claire Kouba" w:date="2023-09-12T16:52:00Z">
            <w:rPr>
              <w:spacing w:val="13"/>
            </w:rPr>
          </w:rPrChange>
        </w:rPr>
        <w:t xml:space="preserve"> </w:t>
      </w:r>
      <w:r w:rsidRPr="00D753AC">
        <w:rPr>
          <w:rFonts w:cs="Times New Roman"/>
          <w:sz w:val="22"/>
          <w:szCs w:val="22"/>
        </w:rPr>
        <w:t>storage</w:t>
      </w:r>
      <w:r w:rsidRPr="00D753AC">
        <w:rPr>
          <w:rFonts w:cs="Times New Roman"/>
          <w:spacing w:val="14"/>
          <w:sz w:val="22"/>
          <w:szCs w:val="22"/>
          <w:rPrChange w:id="2084" w:author="Claire Kouba" w:date="2023-09-12T16:52:00Z">
            <w:rPr>
              <w:spacing w:val="13"/>
            </w:rPr>
          </w:rPrChange>
        </w:rPr>
        <w:t xml:space="preserve"> </w:t>
      </w:r>
      <w:r w:rsidRPr="00D753AC">
        <w:rPr>
          <w:rFonts w:cs="Times New Roman"/>
          <w:sz w:val="22"/>
          <w:szCs w:val="22"/>
        </w:rPr>
        <w:t>level”</w:t>
      </w:r>
      <w:r w:rsidRPr="00D753AC">
        <w:rPr>
          <w:rFonts w:cs="Times New Roman"/>
          <w:spacing w:val="14"/>
          <w:sz w:val="22"/>
          <w:szCs w:val="22"/>
          <w:rPrChange w:id="2085" w:author="Claire Kouba" w:date="2023-09-12T16:52:00Z">
            <w:rPr>
              <w:spacing w:val="13"/>
            </w:rPr>
          </w:rPrChange>
        </w:rPr>
        <w:t xml:space="preserve"> </w:t>
      </w:r>
      <w:r w:rsidRPr="00D753AC">
        <w:rPr>
          <w:rFonts w:cs="Times New Roman"/>
          <w:sz w:val="22"/>
          <w:szCs w:val="22"/>
        </w:rPr>
        <w:t>condition</w:t>
      </w:r>
      <w:r w:rsidRPr="00D753AC">
        <w:rPr>
          <w:rFonts w:cs="Times New Roman"/>
          <w:spacing w:val="14"/>
          <w:sz w:val="22"/>
          <w:szCs w:val="22"/>
          <w:rPrChange w:id="2086" w:author="Claire Kouba" w:date="2023-09-12T16:52:00Z">
            <w:rPr>
              <w:spacing w:val="13"/>
            </w:rPr>
          </w:rPrChange>
        </w:rPr>
        <w:t xml:space="preserve"> </w:t>
      </w:r>
      <w:r w:rsidRPr="00D753AC">
        <w:rPr>
          <w:rFonts w:cs="Times New Roman"/>
          <w:sz w:val="22"/>
          <w:szCs w:val="22"/>
        </w:rPr>
        <w:t>at</w:t>
      </w:r>
      <w:r w:rsidRPr="00D753AC">
        <w:rPr>
          <w:rFonts w:cs="Times New Roman"/>
          <w:spacing w:val="14"/>
          <w:sz w:val="22"/>
          <w:szCs w:val="22"/>
          <w:rPrChange w:id="2087" w:author="Claire Kouba" w:date="2023-09-12T16:52:00Z">
            <w:rPr>
              <w:spacing w:val="13"/>
            </w:rPr>
          </w:rPrChange>
        </w:rPr>
        <w:t xml:space="preserve"> </w:t>
      </w:r>
      <w:r w:rsidRPr="00D753AC">
        <w:rPr>
          <w:rFonts w:cs="Times New Roman"/>
          <w:sz w:val="22"/>
          <w:szCs w:val="22"/>
        </w:rPr>
        <w:t>the</w:t>
      </w:r>
      <w:r w:rsidRPr="00D753AC">
        <w:rPr>
          <w:rFonts w:cs="Times New Roman"/>
          <w:spacing w:val="14"/>
          <w:sz w:val="22"/>
          <w:szCs w:val="22"/>
          <w:rPrChange w:id="2088" w:author="Claire Kouba" w:date="2023-09-12T16:52:00Z">
            <w:rPr>
              <w:spacing w:val="13"/>
            </w:rPr>
          </w:rPrChange>
        </w:rPr>
        <w:t xml:space="preserve"> </w:t>
      </w:r>
      <w:r w:rsidRPr="00D753AC">
        <w:rPr>
          <w:rFonts w:cs="Times New Roman"/>
          <w:sz w:val="22"/>
          <w:szCs w:val="22"/>
        </w:rPr>
        <w:t>beginning</w:t>
      </w:r>
      <w:r w:rsidRPr="00D753AC">
        <w:rPr>
          <w:rFonts w:cs="Times New Roman"/>
          <w:spacing w:val="14"/>
          <w:sz w:val="22"/>
          <w:szCs w:val="22"/>
          <w:rPrChange w:id="2089" w:author="Claire Kouba" w:date="2023-09-12T16:52:00Z">
            <w:rPr>
              <w:spacing w:val="13"/>
            </w:rPr>
          </w:rPrChange>
        </w:rPr>
        <w:t xml:space="preserve"> </w:t>
      </w:r>
      <w:r w:rsidRPr="00D753AC">
        <w:rPr>
          <w:rFonts w:cs="Times New Roman"/>
          <w:sz w:val="22"/>
          <w:szCs w:val="22"/>
        </w:rPr>
        <w:t>of</w:t>
      </w:r>
      <w:r w:rsidRPr="00D753AC">
        <w:rPr>
          <w:rFonts w:cs="Times New Roman"/>
          <w:spacing w:val="14"/>
          <w:sz w:val="22"/>
          <w:szCs w:val="22"/>
          <w:rPrChange w:id="2090" w:author="Claire Kouba" w:date="2023-09-12T16:52:00Z">
            <w:rPr>
              <w:spacing w:val="13"/>
            </w:rPr>
          </w:rPrChange>
        </w:rPr>
        <w:t xml:space="preserve"> </w:t>
      </w:r>
      <w:r w:rsidRPr="00D753AC">
        <w:rPr>
          <w:rFonts w:cs="Times New Roman"/>
          <w:sz w:val="22"/>
          <w:szCs w:val="22"/>
        </w:rPr>
        <w:t>a</w:t>
      </w:r>
      <w:r w:rsidRPr="00D753AC">
        <w:rPr>
          <w:rFonts w:cs="Times New Roman"/>
          <w:spacing w:val="14"/>
          <w:sz w:val="22"/>
          <w:szCs w:val="22"/>
          <w:rPrChange w:id="2091" w:author="Claire Kouba" w:date="2023-09-12T16:52:00Z">
            <w:rPr>
              <w:spacing w:val="13"/>
            </w:rPr>
          </w:rPrChange>
        </w:rPr>
        <w:t xml:space="preserve"> </w:t>
      </w:r>
      <w:r w:rsidRPr="00D753AC">
        <w:rPr>
          <w:rFonts w:cs="Times New Roman"/>
          <w:sz w:val="22"/>
          <w:szCs w:val="22"/>
        </w:rPr>
        <w:t>rainy</w:t>
      </w:r>
      <w:r w:rsidRPr="00D753AC">
        <w:rPr>
          <w:rFonts w:cs="Times New Roman"/>
          <w:spacing w:val="14"/>
          <w:sz w:val="22"/>
          <w:szCs w:val="22"/>
          <w:rPrChange w:id="2092" w:author="Claire Kouba" w:date="2023-09-12T16:52:00Z">
            <w:rPr>
              <w:spacing w:val="13"/>
            </w:rPr>
          </w:rPrChange>
        </w:rPr>
        <w:t xml:space="preserve"> </w:t>
      </w:r>
      <w:r w:rsidRPr="00D753AC">
        <w:rPr>
          <w:rFonts w:cs="Times New Roman"/>
          <w:sz w:val="22"/>
          <w:szCs w:val="22"/>
        </w:rPr>
        <w:t>season</w:t>
      </w:r>
      <w:r w:rsidRPr="00D753AC">
        <w:rPr>
          <w:rFonts w:cs="Times New Roman"/>
          <w:spacing w:val="14"/>
          <w:sz w:val="22"/>
          <w:szCs w:val="22"/>
          <w:rPrChange w:id="2093" w:author="Claire Kouba" w:date="2023-09-12T16:52:00Z">
            <w:rPr>
              <w:spacing w:val="13"/>
            </w:rPr>
          </w:rPrChange>
        </w:rPr>
        <w:t xml:space="preserve"> </w:t>
      </w:r>
      <w:r w:rsidRPr="00D753AC">
        <w:rPr>
          <w:rFonts w:cs="Times New Roman"/>
          <w:sz w:val="22"/>
          <w:szCs w:val="22"/>
        </w:rPr>
        <w:t>is</w:t>
      </w:r>
      <w:r w:rsidRPr="00D753AC">
        <w:rPr>
          <w:rFonts w:cs="Times New Roman"/>
          <w:spacing w:val="14"/>
          <w:sz w:val="22"/>
          <w:szCs w:val="22"/>
          <w:rPrChange w:id="2094" w:author="Claire Kouba" w:date="2023-09-12T16:52:00Z">
            <w:rPr>
              <w:spacing w:val="13"/>
            </w:rPr>
          </w:rPrChange>
        </w:rPr>
        <w:t xml:space="preserve"> </w:t>
      </w:r>
      <w:r w:rsidRPr="00D753AC">
        <w:rPr>
          <w:rFonts w:cs="Times New Roman"/>
          <w:sz w:val="22"/>
          <w:szCs w:val="22"/>
        </w:rPr>
        <w:t>transient,</w:t>
      </w:r>
      <w:r w:rsidRPr="00D753AC">
        <w:rPr>
          <w:rFonts w:cs="Times New Roman"/>
          <w:spacing w:val="14"/>
          <w:sz w:val="22"/>
          <w:szCs w:val="22"/>
          <w:rPrChange w:id="2095" w:author="Claire Kouba" w:date="2023-09-12T16:52:00Z">
            <w:rPr>
              <w:spacing w:val="13"/>
            </w:rPr>
          </w:rPrChange>
        </w:rPr>
        <w:t xml:space="preserve"> </w:t>
      </w:r>
      <w:r w:rsidRPr="00D753AC">
        <w:rPr>
          <w:rFonts w:cs="Times New Roman"/>
          <w:sz w:val="22"/>
          <w:szCs w:val="22"/>
        </w:rPr>
        <w:t>lasting</w:t>
      </w:r>
      <w:r w:rsidRPr="00D753AC">
        <w:rPr>
          <w:rFonts w:cs="Times New Roman"/>
          <w:spacing w:val="14"/>
          <w:sz w:val="22"/>
          <w:szCs w:val="22"/>
          <w:rPrChange w:id="2096" w:author="Claire Kouba" w:date="2023-09-12T16:52:00Z">
            <w:rPr>
              <w:spacing w:val="13"/>
            </w:rPr>
          </w:rPrChange>
        </w:rPr>
        <w:t xml:space="preserve"> </w:t>
      </w:r>
      <w:r w:rsidRPr="00D753AC">
        <w:rPr>
          <w:rFonts w:cs="Times New Roman"/>
          <w:sz w:val="22"/>
          <w:szCs w:val="22"/>
        </w:rPr>
        <w:t>only</w:t>
      </w:r>
      <w:r w:rsidRPr="00D753AC">
        <w:rPr>
          <w:rFonts w:cs="Times New Roman"/>
          <w:spacing w:val="14"/>
          <w:sz w:val="22"/>
          <w:szCs w:val="22"/>
          <w:rPrChange w:id="2097" w:author="Claire Kouba" w:date="2023-09-12T16:52:00Z">
            <w:rPr>
              <w:spacing w:val="13"/>
            </w:rPr>
          </w:rPrChange>
        </w:rPr>
        <w:t xml:space="preserve"> </w:t>
      </w:r>
      <w:r w:rsidRPr="00D753AC">
        <w:rPr>
          <w:rFonts w:cs="Times New Roman"/>
          <w:sz w:val="22"/>
          <w:szCs w:val="22"/>
        </w:rPr>
        <w:t>until</w:t>
      </w:r>
      <w:r w:rsidRPr="00D753AC">
        <w:rPr>
          <w:rFonts w:cs="Times New Roman"/>
          <w:spacing w:val="14"/>
          <w:sz w:val="22"/>
          <w:szCs w:val="22"/>
          <w:rPrChange w:id="2098" w:author="Claire Kouba" w:date="2023-09-12T16:52:00Z">
            <w:rPr>
              <w:spacing w:val="13"/>
            </w:rPr>
          </w:rPrChange>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filling</w:t>
      </w:r>
      <w:r w:rsidRPr="00D753AC">
        <w:rPr>
          <w:rFonts w:cs="Times New Roman"/>
          <w:spacing w:val="8"/>
          <w:sz w:val="22"/>
          <w:szCs w:val="22"/>
          <w:rPrChange w:id="2099" w:author="Claire Kouba" w:date="2023-09-12T16:52:00Z">
            <w:rPr>
              <w:spacing w:val="7"/>
            </w:rPr>
          </w:rPrChange>
        </w:rPr>
        <w:t xml:space="preserve"> </w:t>
      </w:r>
      <w:r w:rsidRPr="00D753AC">
        <w:rPr>
          <w:rFonts w:cs="Times New Roman"/>
          <w:sz w:val="22"/>
          <w:szCs w:val="22"/>
        </w:rPr>
        <w:t>process</w:t>
      </w:r>
      <w:r w:rsidRPr="00D753AC">
        <w:rPr>
          <w:rFonts w:cs="Times New Roman"/>
          <w:spacing w:val="8"/>
          <w:sz w:val="22"/>
          <w:szCs w:val="22"/>
          <w:rPrChange w:id="2100" w:author="Claire Kouba" w:date="2023-09-12T16:52:00Z">
            <w:rPr>
              <w:spacing w:val="7"/>
            </w:rPr>
          </w:rPrChange>
        </w:rPr>
        <w:t xml:space="preserve"> </w:t>
      </w:r>
      <w:r w:rsidRPr="00D753AC">
        <w:rPr>
          <w:rFonts w:cs="Times New Roman"/>
          <w:sz w:val="22"/>
          <w:szCs w:val="22"/>
        </w:rPr>
        <w:t>occupies</w:t>
      </w:r>
      <w:r w:rsidRPr="00D753AC">
        <w:rPr>
          <w:rFonts w:cs="Times New Roman"/>
          <w:spacing w:val="8"/>
          <w:sz w:val="22"/>
          <w:szCs w:val="22"/>
          <w:rPrChange w:id="2101" w:author="Claire Kouba" w:date="2023-09-12T16:52:00Z">
            <w:rPr>
              <w:spacing w:val="7"/>
            </w:rPr>
          </w:rPrChange>
        </w:rPr>
        <w:t xml:space="preserve"> </w:t>
      </w:r>
      <w:r w:rsidRPr="00D753AC">
        <w:rPr>
          <w:rFonts w:cs="Times New Roman"/>
          <w:sz w:val="22"/>
          <w:szCs w:val="22"/>
        </w:rPr>
        <w:t>enough</w:t>
      </w:r>
      <w:r w:rsidRPr="00D753AC">
        <w:rPr>
          <w:rFonts w:cs="Times New Roman"/>
          <w:spacing w:val="8"/>
          <w:sz w:val="22"/>
          <w:szCs w:val="22"/>
          <w:rPrChange w:id="2102" w:author="Claire Kouba" w:date="2023-09-12T16:52:00Z">
            <w:rPr>
              <w:spacing w:val="7"/>
            </w:rPr>
          </w:rPrChange>
        </w:rPr>
        <w:t xml:space="preserve"> </w:t>
      </w:r>
      <w:r w:rsidRPr="00D753AC">
        <w:rPr>
          <w:rFonts w:cs="Times New Roman"/>
          <w:sz w:val="22"/>
          <w:szCs w:val="22"/>
        </w:rPr>
        <w:t>aquifer</w:t>
      </w:r>
      <w:r w:rsidRPr="00D753AC">
        <w:rPr>
          <w:rFonts w:cs="Times New Roman"/>
          <w:spacing w:val="8"/>
          <w:sz w:val="22"/>
          <w:szCs w:val="22"/>
          <w:rPrChange w:id="2103" w:author="Claire Kouba" w:date="2023-09-12T16:52:00Z">
            <w:rPr>
              <w:spacing w:val="7"/>
            </w:rPr>
          </w:rPrChange>
        </w:rPr>
        <w:t xml:space="preserve"> </w:t>
      </w:r>
      <w:r w:rsidRPr="00D753AC">
        <w:rPr>
          <w:rFonts w:cs="Times New Roman"/>
          <w:sz w:val="22"/>
          <w:szCs w:val="22"/>
        </w:rPr>
        <w:t>and</w:t>
      </w:r>
      <w:r w:rsidRPr="00D753AC">
        <w:rPr>
          <w:rFonts w:cs="Times New Roman"/>
          <w:spacing w:val="8"/>
          <w:sz w:val="22"/>
          <w:szCs w:val="22"/>
          <w:rPrChange w:id="2104" w:author="Claire Kouba" w:date="2023-09-12T16:52:00Z">
            <w:rPr>
              <w:spacing w:val="7"/>
            </w:rPr>
          </w:rPrChange>
        </w:rPr>
        <w:t xml:space="preserve"> </w:t>
      </w:r>
      <w:r w:rsidRPr="00D753AC">
        <w:rPr>
          <w:rFonts w:cs="Times New Roman"/>
          <w:sz w:val="22"/>
          <w:szCs w:val="22"/>
        </w:rPr>
        <w:t>soil</w:t>
      </w:r>
      <w:r w:rsidRPr="00D753AC">
        <w:rPr>
          <w:rFonts w:cs="Times New Roman"/>
          <w:spacing w:val="8"/>
          <w:sz w:val="22"/>
          <w:szCs w:val="22"/>
          <w:rPrChange w:id="2105" w:author="Claire Kouba" w:date="2023-09-12T16:52:00Z">
            <w:rPr>
              <w:spacing w:val="7"/>
            </w:rPr>
          </w:rPrChange>
        </w:rPr>
        <w:t xml:space="preserve"> </w:t>
      </w:r>
      <w:r w:rsidRPr="00D753AC">
        <w:rPr>
          <w:rFonts w:cs="Times New Roman"/>
          <w:sz w:val="22"/>
          <w:szCs w:val="22"/>
        </w:rPr>
        <w:t>storage</w:t>
      </w:r>
      <w:r w:rsidRPr="00D753AC">
        <w:rPr>
          <w:rFonts w:cs="Times New Roman"/>
          <w:spacing w:val="8"/>
          <w:sz w:val="22"/>
          <w:szCs w:val="22"/>
          <w:rPrChange w:id="2106" w:author="Claire Kouba" w:date="2023-09-12T16:52:00Z">
            <w:rPr>
              <w:spacing w:val="7"/>
            </w:rPr>
          </w:rPrChange>
        </w:rPr>
        <w:t xml:space="preserve"> </w:t>
      </w:r>
      <w:r w:rsidRPr="00D753AC">
        <w:rPr>
          <w:rFonts w:cs="Times New Roman"/>
          <w:sz w:val="22"/>
          <w:szCs w:val="22"/>
        </w:rPr>
        <w:t>volume</w:t>
      </w:r>
      <w:r w:rsidRPr="00D753AC">
        <w:rPr>
          <w:rFonts w:cs="Times New Roman"/>
          <w:spacing w:val="8"/>
          <w:sz w:val="22"/>
          <w:szCs w:val="22"/>
          <w:rPrChange w:id="2107" w:author="Claire Kouba" w:date="2023-09-12T16:52:00Z">
            <w:rPr>
              <w:spacing w:val="7"/>
            </w:rPr>
          </w:rPrChange>
        </w:rPr>
        <w:t xml:space="preserve"> </w:t>
      </w:r>
      <w:r w:rsidRPr="00D753AC">
        <w:rPr>
          <w:rFonts w:cs="Times New Roman"/>
          <w:sz w:val="22"/>
          <w:szCs w:val="22"/>
        </w:rPr>
        <w:t>to</w:t>
      </w:r>
      <w:r w:rsidRPr="00D753AC">
        <w:rPr>
          <w:rFonts w:cs="Times New Roman"/>
          <w:spacing w:val="8"/>
          <w:sz w:val="22"/>
          <w:szCs w:val="22"/>
          <w:rPrChange w:id="2108" w:author="Claire Kouba" w:date="2023-09-12T16:52:00Z">
            <w:rPr>
              <w:spacing w:val="7"/>
            </w:rPr>
          </w:rPrChange>
        </w:rPr>
        <w:t xml:space="preserve"> </w:t>
      </w:r>
      <w:r w:rsidRPr="00D753AC">
        <w:rPr>
          <w:rFonts w:cs="Times New Roman"/>
          <w:sz w:val="22"/>
          <w:szCs w:val="22"/>
        </w:rPr>
        <w:t>produce</w:t>
      </w:r>
      <w:r w:rsidRPr="00D753AC">
        <w:rPr>
          <w:rFonts w:cs="Times New Roman"/>
          <w:spacing w:val="8"/>
          <w:sz w:val="22"/>
          <w:szCs w:val="22"/>
          <w:rPrChange w:id="2109" w:author="Claire Kouba" w:date="2023-09-12T16:52:00Z">
            <w:rPr>
              <w:spacing w:val="7"/>
            </w:rPr>
          </w:rPrChange>
        </w:rPr>
        <w:t xml:space="preserve"> </w:t>
      </w:r>
      <w:r w:rsidRPr="00D753AC">
        <w:rPr>
          <w:rFonts w:cs="Times New Roman"/>
          <w:sz w:val="22"/>
          <w:szCs w:val="22"/>
        </w:rPr>
        <w:t>a</w:t>
      </w:r>
      <w:r w:rsidRPr="00D753AC">
        <w:rPr>
          <w:rFonts w:cs="Times New Roman"/>
          <w:spacing w:val="8"/>
          <w:sz w:val="22"/>
          <w:szCs w:val="22"/>
          <w:rPrChange w:id="2110" w:author="Claire Kouba" w:date="2023-09-12T16:52:00Z">
            <w:rPr>
              <w:spacing w:val="7"/>
            </w:rPr>
          </w:rPrChange>
        </w:rPr>
        <w:t xml:space="preserve"> </w:t>
      </w:r>
      <w:r w:rsidRPr="00D753AC">
        <w:rPr>
          <w:rFonts w:cs="Times New Roman"/>
          <w:sz w:val="22"/>
          <w:szCs w:val="22"/>
        </w:rPr>
        <w:t>“full”</w:t>
      </w:r>
      <w:r w:rsidRPr="00D753AC">
        <w:rPr>
          <w:rFonts w:cs="Times New Roman"/>
          <w:spacing w:val="8"/>
          <w:sz w:val="22"/>
          <w:szCs w:val="22"/>
          <w:rPrChange w:id="2111" w:author="Claire Kouba" w:date="2023-09-12T16:52:00Z">
            <w:rPr>
              <w:spacing w:val="7"/>
            </w:rPr>
          </w:rPrChange>
        </w:rPr>
        <w:t xml:space="preserve"> </w:t>
      </w:r>
      <w:r w:rsidRPr="00D753AC">
        <w:rPr>
          <w:rFonts w:cs="Times New Roman"/>
          <w:sz w:val="22"/>
          <w:szCs w:val="22"/>
        </w:rPr>
        <w:t>condition.</w:t>
      </w:r>
      <w:r w:rsidRPr="00D753AC">
        <w:rPr>
          <w:rFonts w:cs="Times New Roman"/>
          <w:spacing w:val="8"/>
          <w:sz w:val="22"/>
          <w:szCs w:val="22"/>
          <w:rPrChange w:id="2112" w:author="Claire Kouba" w:date="2023-09-12T16:52:00Z">
            <w:rPr>
              <w:spacing w:val="7"/>
            </w:rPr>
          </w:rPrChange>
        </w:rPr>
        <w:t xml:space="preserve"> </w:t>
      </w:r>
      <w:r w:rsidRPr="00D753AC">
        <w:rPr>
          <w:rFonts w:cs="Times New Roman"/>
          <w:sz w:val="22"/>
          <w:szCs w:val="22"/>
        </w:rPr>
        <w:t>After</w:t>
      </w:r>
      <w:r w:rsidRPr="00D753AC">
        <w:rPr>
          <w:rFonts w:cs="Times New Roman"/>
          <w:spacing w:val="8"/>
          <w:sz w:val="22"/>
          <w:szCs w:val="22"/>
          <w:rPrChange w:id="2113" w:author="Claire Kouba" w:date="2023-09-12T16:52:00Z">
            <w:rPr>
              <w:spacing w:val="7"/>
            </w:rPr>
          </w:rPrChange>
        </w:rPr>
        <w:t xml:space="preserve"> </w:t>
      </w:r>
      <w:r w:rsidRPr="00D753AC">
        <w:rPr>
          <w:rFonts w:cs="Times New Roman"/>
          <w:sz w:val="22"/>
          <w:szCs w:val="22"/>
        </w:rPr>
        <w:t>the</w:t>
      </w:r>
      <w:r w:rsidRPr="00D753AC">
        <w:rPr>
          <w:rFonts w:cs="Times New Roman"/>
          <w:spacing w:val="8"/>
          <w:sz w:val="22"/>
          <w:szCs w:val="22"/>
          <w:rPrChange w:id="2114" w:author="Claire Kouba" w:date="2023-09-12T16:52:00Z">
            <w:rPr>
              <w:spacing w:val="7"/>
            </w:rPr>
          </w:rPrChange>
        </w:rPr>
        <w:t xml:space="preserve"> </w:t>
      </w:r>
      <w:r w:rsidRPr="00D753AC">
        <w:rPr>
          <w:rFonts w:cs="Times New Roman"/>
          <w:sz w:val="22"/>
          <w:szCs w:val="22"/>
        </w:rPr>
        <w:t>water</w:t>
      </w:r>
      <w:r w:rsidRPr="00D753AC">
        <w:rPr>
          <w:rFonts w:cs="Times New Roman"/>
          <w:spacing w:val="8"/>
          <w:sz w:val="22"/>
          <w:szCs w:val="22"/>
          <w:rPrChange w:id="2115" w:author="Claire Kouba" w:date="2023-09-12T16:52:00Z">
            <w:rPr>
              <w:spacing w:val="7"/>
            </w:rPr>
          </w:rPrChange>
        </w:rPr>
        <w:t xml:space="preserve"> </w:t>
      </w:r>
      <w:r w:rsidRPr="00D753AC">
        <w:rPr>
          <w:rFonts w:cs="Times New Roman"/>
          <w:sz w:val="22"/>
          <w:szCs w:val="22"/>
        </w:rPr>
        <w:t>storage</w:t>
      </w:r>
      <w:r w:rsidRPr="00D753AC">
        <w:rPr>
          <w:rFonts w:cs="Times New Roman"/>
          <w:spacing w:val="8"/>
          <w:sz w:val="22"/>
          <w:szCs w:val="22"/>
          <w:rPrChange w:id="2116" w:author="Claire Kouba" w:date="2023-09-12T16:52:00Z">
            <w:rPr>
              <w:spacing w:val="7"/>
            </w:rPr>
          </w:rPrChange>
        </w:rPr>
        <w:t xml:space="preserve"> </w:t>
      </w:r>
      <w:r w:rsidRPr="00D753AC">
        <w:rPr>
          <w:rFonts w:cs="Times New Roman"/>
          <w:sz w:val="22"/>
          <w:szCs w:val="22"/>
        </w:rPr>
        <w:t>in</w:t>
      </w:r>
      <w:r w:rsidRPr="00D753AC">
        <w:rPr>
          <w:rFonts w:cs="Times New Roman"/>
          <w:spacing w:val="8"/>
          <w:sz w:val="22"/>
          <w:szCs w:val="22"/>
          <w:rPrChange w:id="2117" w:author="Claire Kouba" w:date="2023-09-12T16:52:00Z">
            <w:rPr>
              <w:spacing w:val="7"/>
            </w:rPr>
          </w:rPrChange>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basin</w:t>
      </w:r>
      <w:r w:rsidRPr="00D753AC">
        <w:rPr>
          <w:rFonts w:cs="Times New Roman"/>
          <w:spacing w:val="12"/>
          <w:sz w:val="22"/>
          <w:szCs w:val="22"/>
        </w:rPr>
        <w:t xml:space="preserve"> </w:t>
      </w:r>
      <w:r w:rsidRPr="00D753AC">
        <w:rPr>
          <w:rFonts w:cs="Times New Roman"/>
          <w:sz w:val="22"/>
          <w:szCs w:val="22"/>
        </w:rPr>
        <w:t>reaches</w:t>
      </w:r>
      <w:r w:rsidRPr="00D753AC">
        <w:rPr>
          <w:rFonts w:cs="Times New Roman"/>
          <w:spacing w:val="12"/>
          <w:sz w:val="22"/>
          <w:szCs w:val="22"/>
        </w:rPr>
        <w:t xml:space="preserve"> </w:t>
      </w:r>
      <w:r w:rsidRPr="00D753AC">
        <w:rPr>
          <w:rFonts w:cs="Times New Roman"/>
          <w:sz w:val="22"/>
          <w:szCs w:val="22"/>
        </w:rPr>
        <w:t>“full”,</w:t>
      </w:r>
      <w:r w:rsidRPr="00D753AC">
        <w:rPr>
          <w:rFonts w:cs="Times New Roman"/>
          <w:spacing w:val="12"/>
          <w:sz w:val="22"/>
          <w:szCs w:val="22"/>
        </w:rPr>
        <w:t xml:space="preserve"> </w:t>
      </w:r>
      <w:r w:rsidRPr="00D753AC">
        <w:rPr>
          <w:rFonts w:cs="Times New Roman"/>
          <w:sz w:val="22"/>
          <w:szCs w:val="22"/>
        </w:rPr>
        <w:t>if</w:t>
      </w:r>
      <w:r w:rsidRPr="00D753AC">
        <w:rPr>
          <w:rFonts w:cs="Times New Roman"/>
          <w:spacing w:val="12"/>
          <w:sz w:val="22"/>
          <w:szCs w:val="22"/>
        </w:rPr>
        <w:t xml:space="preserve"> </w:t>
      </w:r>
      <w:r w:rsidRPr="00D753AC">
        <w:rPr>
          <w:rFonts w:cs="Times New Roman"/>
          <w:sz w:val="22"/>
          <w:szCs w:val="22"/>
        </w:rPr>
        <w:t>no</w:t>
      </w:r>
      <w:r w:rsidRPr="00D753AC">
        <w:rPr>
          <w:rFonts w:cs="Times New Roman"/>
          <w:spacing w:val="12"/>
          <w:sz w:val="22"/>
          <w:szCs w:val="22"/>
        </w:rPr>
        <w:t xml:space="preserve"> </w:t>
      </w:r>
      <w:r w:rsidRPr="00D753AC">
        <w:rPr>
          <w:rFonts w:cs="Times New Roman"/>
          <w:sz w:val="22"/>
          <w:szCs w:val="22"/>
        </w:rPr>
        <w:t>more</w:t>
      </w:r>
      <w:r w:rsidRPr="00D753AC">
        <w:rPr>
          <w:rFonts w:cs="Times New Roman"/>
          <w:spacing w:val="12"/>
          <w:sz w:val="22"/>
          <w:szCs w:val="22"/>
        </w:rPr>
        <w:t xml:space="preserve"> </w:t>
      </w:r>
      <w:r w:rsidRPr="00D753AC">
        <w:rPr>
          <w:rFonts w:cs="Times New Roman"/>
          <w:sz w:val="22"/>
          <w:szCs w:val="22"/>
        </w:rPr>
        <w:t>rain</w:t>
      </w:r>
      <w:r w:rsidRPr="00D753AC">
        <w:rPr>
          <w:rFonts w:cs="Times New Roman"/>
          <w:spacing w:val="12"/>
          <w:sz w:val="22"/>
          <w:szCs w:val="22"/>
        </w:rPr>
        <w:t xml:space="preserve"> </w:t>
      </w:r>
      <w:r w:rsidRPr="00D753AC">
        <w:rPr>
          <w:rFonts w:cs="Times New Roman"/>
          <w:sz w:val="22"/>
          <w:szCs w:val="22"/>
        </w:rPr>
        <w:t>occurs,</w:t>
      </w:r>
      <w:r w:rsidRPr="00D753AC">
        <w:rPr>
          <w:rFonts w:cs="Times New Roman"/>
          <w:spacing w:val="12"/>
          <w:sz w:val="22"/>
          <w:szCs w:val="22"/>
        </w:rPr>
        <w:t xml:space="preserve"> </w:t>
      </w:r>
      <w:r w:rsidRPr="00D753AC">
        <w:rPr>
          <w:rFonts w:cs="Times New Roman"/>
          <w:sz w:val="22"/>
          <w:szCs w:val="22"/>
        </w:rPr>
        <w:t>the</w:t>
      </w:r>
      <w:r w:rsidRPr="00D753AC">
        <w:rPr>
          <w:rFonts w:cs="Times New Roman"/>
          <w:spacing w:val="12"/>
          <w:sz w:val="22"/>
          <w:szCs w:val="22"/>
        </w:rPr>
        <w:t xml:space="preserve"> </w:t>
      </w:r>
      <w:r w:rsidRPr="00D753AC">
        <w:rPr>
          <w:rFonts w:cs="Times New Roman"/>
          <w:sz w:val="22"/>
          <w:szCs w:val="22"/>
        </w:rPr>
        <w:t>watershed</w:t>
      </w:r>
      <w:r w:rsidRPr="00D753AC">
        <w:rPr>
          <w:rFonts w:cs="Times New Roman"/>
          <w:spacing w:val="12"/>
          <w:sz w:val="22"/>
          <w:szCs w:val="22"/>
        </w:rPr>
        <w:t xml:space="preserve"> </w:t>
      </w:r>
      <w:r w:rsidRPr="00D753AC">
        <w:rPr>
          <w:rFonts w:cs="Times New Roman"/>
          <w:sz w:val="22"/>
          <w:szCs w:val="22"/>
        </w:rPr>
        <w:t>returns</w:t>
      </w:r>
      <w:r w:rsidRPr="00D753AC">
        <w:rPr>
          <w:rFonts w:cs="Times New Roman"/>
          <w:spacing w:val="12"/>
          <w:sz w:val="22"/>
          <w:szCs w:val="22"/>
        </w:rPr>
        <w:t xml:space="preserve"> </w:t>
      </w:r>
      <w:r w:rsidRPr="00D753AC">
        <w:rPr>
          <w:rFonts w:cs="Times New Roman"/>
          <w:sz w:val="22"/>
          <w:szCs w:val="22"/>
        </w:rPr>
        <w:t>to</w:t>
      </w:r>
      <w:r w:rsidRPr="00D753AC">
        <w:rPr>
          <w:rFonts w:cs="Times New Roman"/>
          <w:spacing w:val="12"/>
          <w:sz w:val="22"/>
          <w:szCs w:val="22"/>
        </w:rPr>
        <w:t xml:space="preserve"> </w:t>
      </w:r>
      <w:r w:rsidRPr="00D753AC">
        <w:rPr>
          <w:rFonts w:cs="Times New Roman"/>
          <w:sz w:val="22"/>
          <w:szCs w:val="22"/>
        </w:rPr>
        <w:t>its</w:t>
      </w:r>
      <w:r w:rsidRPr="00D753AC">
        <w:rPr>
          <w:rFonts w:cs="Times New Roman"/>
          <w:spacing w:val="12"/>
          <w:sz w:val="22"/>
          <w:szCs w:val="22"/>
        </w:rPr>
        <w:t xml:space="preserve"> </w:t>
      </w:r>
      <w:r w:rsidRPr="00D753AC">
        <w:rPr>
          <w:rFonts w:cs="Times New Roman"/>
          <w:sz w:val="22"/>
          <w:szCs w:val="22"/>
        </w:rPr>
        <w:t>default</w:t>
      </w:r>
      <w:r w:rsidRPr="00D753AC">
        <w:rPr>
          <w:rFonts w:cs="Times New Roman"/>
          <w:spacing w:val="12"/>
          <w:sz w:val="22"/>
          <w:szCs w:val="22"/>
        </w:rPr>
        <w:t xml:space="preserve"> </w:t>
      </w:r>
      <w:r w:rsidRPr="00D753AC">
        <w:rPr>
          <w:rFonts w:cs="Times New Roman"/>
          <w:sz w:val="22"/>
          <w:szCs w:val="22"/>
        </w:rPr>
        <w:t>“draining”</w:t>
      </w:r>
      <w:r w:rsidRPr="00D753AC">
        <w:rPr>
          <w:rFonts w:cs="Times New Roman"/>
          <w:spacing w:val="12"/>
          <w:sz w:val="22"/>
          <w:szCs w:val="22"/>
        </w:rPr>
        <w:t xml:space="preserve"> </w:t>
      </w:r>
      <w:r w:rsidRPr="00D753AC">
        <w:rPr>
          <w:rFonts w:cs="Times New Roman"/>
          <w:sz w:val="22"/>
          <w:szCs w:val="22"/>
        </w:rPr>
        <w:t>condition,</w:t>
      </w:r>
      <w:r w:rsidRPr="00D753AC">
        <w:rPr>
          <w:rFonts w:cs="Times New Roman"/>
          <w:spacing w:val="12"/>
          <w:sz w:val="22"/>
          <w:szCs w:val="22"/>
        </w:rPr>
        <w:t xml:space="preserve"> </w:t>
      </w:r>
      <w:r w:rsidRPr="00D753AC">
        <w:rPr>
          <w:rFonts w:cs="Times New Roman"/>
          <w:sz w:val="22"/>
          <w:szCs w:val="22"/>
        </w:rPr>
        <w:t>though</w:t>
      </w:r>
      <w:r w:rsidRPr="00D753AC">
        <w:rPr>
          <w:rFonts w:cs="Times New Roman"/>
          <w:spacing w:val="12"/>
          <w:sz w:val="22"/>
          <w:szCs w:val="22"/>
        </w:rPr>
        <w:t xml:space="preserve"> </w:t>
      </w:r>
      <w:r w:rsidRPr="00D753AC">
        <w:rPr>
          <w:rFonts w:cs="Times New Roman"/>
          <w:sz w:val="22"/>
          <w:szCs w:val="22"/>
        </w:rPr>
        <w:t>from</w:t>
      </w:r>
      <w:r w:rsidRPr="00D753AC">
        <w:rPr>
          <w:rFonts w:cs="Times New Roman"/>
          <w:spacing w:val="12"/>
          <w:sz w:val="22"/>
          <w:szCs w:val="22"/>
        </w:rPr>
        <w:t xml:space="preserve"> </w:t>
      </w:r>
      <w:r w:rsidRPr="00D753AC">
        <w:rPr>
          <w:rFonts w:cs="Times New Roman"/>
          <w:sz w:val="22"/>
          <w:szCs w:val="22"/>
        </w:rPr>
        <w:t>a</w:t>
      </w:r>
      <w:r w:rsidRPr="00D753AC">
        <w:rPr>
          <w:rFonts w:cs="Times New Roman"/>
          <w:spacing w:val="12"/>
          <w:sz w:val="22"/>
          <w:szCs w:val="22"/>
        </w:rPr>
        <w:t xml:space="preserve"> </w:t>
      </w:r>
      <w:r w:rsidRPr="00D753AC">
        <w:rPr>
          <w:rFonts w:cs="Times New Roman"/>
          <w:sz w:val="22"/>
          <w:szCs w:val="22"/>
        </w:rPr>
        <w:t>higher</w:t>
      </w:r>
      <w:r w:rsidRPr="00D753AC">
        <w:rPr>
          <w:rFonts w:cs="Times New Roman"/>
          <w:w w:val="99"/>
          <w:sz w:val="22"/>
          <w:szCs w:val="22"/>
        </w:rPr>
        <w:t xml:space="preserve"> </w:t>
      </w:r>
      <w:r w:rsidRPr="00D753AC">
        <w:rPr>
          <w:rFonts w:cs="Times New Roman"/>
          <w:sz w:val="22"/>
          <w:szCs w:val="22"/>
        </w:rPr>
        <w:t>storage</w:t>
      </w:r>
      <w:r w:rsidRPr="00D753AC">
        <w:rPr>
          <w:rFonts w:cs="Times New Roman"/>
          <w:spacing w:val="-4"/>
          <w:sz w:val="22"/>
          <w:szCs w:val="22"/>
        </w:rPr>
        <w:t xml:space="preserve"> </w:t>
      </w:r>
      <w:r w:rsidRPr="00D753AC">
        <w:rPr>
          <w:rFonts w:cs="Times New Roman"/>
          <w:sz w:val="22"/>
          <w:szCs w:val="22"/>
        </w:rPr>
        <w:t>baseline</w:t>
      </w:r>
      <w:r w:rsidRPr="00D753AC">
        <w:rPr>
          <w:rFonts w:cs="Times New Roman"/>
          <w:spacing w:val="-4"/>
          <w:sz w:val="22"/>
          <w:szCs w:val="22"/>
        </w:rPr>
        <w:t xml:space="preserve"> </w:t>
      </w:r>
      <w:r w:rsidRPr="00D753AC">
        <w:rPr>
          <w:rFonts w:cs="Times New Roman"/>
          <w:sz w:val="22"/>
          <w:szCs w:val="22"/>
        </w:rPr>
        <w:t>than</w:t>
      </w:r>
      <w:r w:rsidRPr="00D753AC">
        <w:rPr>
          <w:rFonts w:cs="Times New Roman"/>
          <w:spacing w:val="-4"/>
          <w:sz w:val="22"/>
          <w:szCs w:val="22"/>
        </w:rPr>
        <w:t xml:space="preserve"> </w:t>
      </w:r>
      <w:r w:rsidRPr="00D753AC">
        <w:rPr>
          <w:rFonts w:cs="Times New Roman"/>
          <w:sz w:val="22"/>
          <w:szCs w:val="22"/>
        </w:rPr>
        <w:t>during</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dry</w:t>
      </w:r>
      <w:r w:rsidRPr="00D753AC">
        <w:rPr>
          <w:rFonts w:cs="Times New Roman"/>
          <w:spacing w:val="-4"/>
          <w:sz w:val="22"/>
          <w:szCs w:val="22"/>
        </w:rPr>
        <w:t xml:space="preserve"> </w:t>
      </w:r>
      <w:r w:rsidRPr="00D753AC">
        <w:rPr>
          <w:rFonts w:cs="Times New Roman"/>
          <w:sz w:val="22"/>
          <w:szCs w:val="22"/>
        </w:rPr>
        <w:t>season,</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a</w:t>
      </w:r>
      <w:r w:rsidRPr="00D753AC">
        <w:rPr>
          <w:rFonts w:cs="Times New Roman"/>
          <w:spacing w:val="-4"/>
          <w:sz w:val="22"/>
          <w:szCs w:val="22"/>
        </w:rPr>
        <w:t xml:space="preserve"> </w:t>
      </w:r>
      <w:r w:rsidRPr="00D753AC">
        <w:rPr>
          <w:rFonts w:cs="Times New Roman"/>
          <w:sz w:val="22"/>
          <w:szCs w:val="22"/>
        </w:rPr>
        <w:t>higher</w:t>
      </w:r>
      <w:r w:rsidRPr="00D753AC">
        <w:rPr>
          <w:rFonts w:cs="Times New Roman"/>
          <w:spacing w:val="-4"/>
          <w:sz w:val="22"/>
          <w:szCs w:val="22"/>
        </w:rPr>
        <w:t xml:space="preserve"> </w:t>
      </w:r>
      <w:r w:rsidRPr="00D753AC">
        <w:rPr>
          <w:rFonts w:cs="Times New Roman"/>
          <w:sz w:val="22"/>
          <w:szCs w:val="22"/>
        </w:rPr>
        <w:t>draining</w:t>
      </w:r>
      <w:r w:rsidRPr="00D753AC">
        <w:rPr>
          <w:rFonts w:cs="Times New Roman"/>
          <w:spacing w:val="-4"/>
          <w:sz w:val="22"/>
          <w:szCs w:val="22"/>
        </w:rPr>
        <w:t xml:space="preserve"> </w:t>
      </w:r>
      <w:r w:rsidRPr="00D753AC">
        <w:rPr>
          <w:rFonts w:cs="Times New Roman"/>
          <w:sz w:val="22"/>
          <w:szCs w:val="22"/>
        </w:rPr>
        <w:t>flowrate</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del w:id="2118" w:author="Claire Kouba" w:date="2023-09-12T16:52:00Z">
        <w:r w:rsidR="00505335" w:rsidRPr="00D753AC">
          <w:rPr>
            <w:rFonts w:cs="Times New Roman"/>
            <w:sz w:val="22"/>
            <w:szCs w:val="22"/>
          </w:rPr>
          <w:delText>1</w:delText>
        </w:r>
      </w:del>
      <w:ins w:id="2119"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first</w:t>
      </w:r>
      <w:r w:rsidRPr="00D753AC">
        <w:rPr>
          <w:rFonts w:cs="Times New Roman"/>
          <w:spacing w:val="-4"/>
          <w:sz w:val="22"/>
          <w:szCs w:val="22"/>
        </w:rPr>
        <w:t xml:space="preserve"> </w:t>
      </w:r>
      <w:r w:rsidRPr="00D753AC">
        <w:rPr>
          <w:rFonts w:cs="Times New Roman"/>
          <w:sz w:val="22"/>
          <w:szCs w:val="22"/>
        </w:rPr>
        <w:t>period</w:t>
      </w:r>
      <w:r w:rsidRPr="00D753AC">
        <w:rPr>
          <w:rFonts w:cs="Times New Roman"/>
          <w:spacing w:val="-4"/>
          <w:sz w:val="22"/>
          <w:szCs w:val="22"/>
        </w:rPr>
        <w:t xml:space="preserve"> </w:t>
      </w:r>
      <w:r w:rsidRPr="00D753AC">
        <w:rPr>
          <w:rFonts w:cs="Times New Roman"/>
          <w:sz w:val="22"/>
          <w:szCs w:val="22"/>
        </w:rPr>
        <w:t>C).</w:t>
      </w:r>
      <w:r w:rsidRPr="00D753AC">
        <w:rPr>
          <w:rFonts w:cs="Times New Roman"/>
          <w:spacing w:val="-4"/>
          <w:sz w:val="22"/>
          <w:szCs w:val="22"/>
        </w:rPr>
        <w:t xml:space="preserve"> </w:t>
      </w:r>
      <w:r w:rsidRPr="00D753AC">
        <w:rPr>
          <w:rFonts w:cs="Times New Roman"/>
          <w:sz w:val="22"/>
          <w:szCs w:val="22"/>
        </w:rPr>
        <w:t>If</w:t>
      </w:r>
      <w:r w:rsidRPr="00D753AC">
        <w:rPr>
          <w:rFonts w:cs="Times New Roman"/>
          <w:spacing w:val="-4"/>
          <w:sz w:val="22"/>
          <w:szCs w:val="22"/>
        </w:rPr>
        <w:t xml:space="preserve"> </w:t>
      </w:r>
      <w:r w:rsidRPr="00D753AC">
        <w:rPr>
          <w:rFonts w:cs="Times New Roman"/>
          <w:sz w:val="22"/>
          <w:szCs w:val="22"/>
        </w:rPr>
        <w:t>there</w:t>
      </w:r>
      <w:r w:rsidRPr="00D753AC">
        <w:rPr>
          <w:rFonts w:cs="Times New Roman"/>
          <w:spacing w:val="-4"/>
          <w:sz w:val="22"/>
          <w:szCs w:val="22"/>
        </w:rPr>
        <w:t xml:space="preserve"> </w:t>
      </w:r>
      <w:r w:rsidRPr="00D753AC">
        <w:rPr>
          <w:rFonts w:cs="Times New Roman"/>
          <w:sz w:val="22"/>
          <w:szCs w:val="22"/>
        </w:rPr>
        <w:t>is</w:t>
      </w:r>
      <w:r w:rsidRPr="00D753AC">
        <w:rPr>
          <w:rFonts w:cs="Times New Roman"/>
          <w:spacing w:val="-4"/>
          <w:sz w:val="22"/>
          <w:szCs w:val="22"/>
        </w:rPr>
        <w:t xml:space="preserve"> </w:t>
      </w:r>
      <w:r w:rsidRPr="00D753AC">
        <w:rPr>
          <w:rFonts w:cs="Times New Roman"/>
          <w:sz w:val="22"/>
          <w:szCs w:val="22"/>
        </w:rPr>
        <w:t>additional</w:t>
      </w:r>
      <w:r w:rsidRPr="00D753AC">
        <w:rPr>
          <w:rFonts w:cs="Times New Roman"/>
          <w:w w:val="99"/>
          <w:sz w:val="22"/>
          <w:szCs w:val="22"/>
        </w:rPr>
        <w:t xml:space="preserve"> </w:t>
      </w:r>
      <w:r w:rsidRPr="00D753AC">
        <w:rPr>
          <w:rFonts w:cs="Times New Roman"/>
          <w:sz w:val="22"/>
          <w:szCs w:val="22"/>
        </w:rPr>
        <w:t>precipitation,</w:t>
      </w:r>
      <w:r w:rsidRPr="00D753AC">
        <w:rPr>
          <w:rFonts w:cs="Times New Roman"/>
          <w:sz w:val="22"/>
          <w:szCs w:val="22"/>
          <w:rPrChange w:id="2120" w:author="Claire Kouba" w:date="2023-09-12T16:52:00Z">
            <w:rPr>
              <w:spacing w:val="-5"/>
            </w:rPr>
          </w:rPrChange>
        </w:rPr>
        <w:t xml:space="preserve"> </w:t>
      </w:r>
      <w:r w:rsidRPr="00D753AC">
        <w:rPr>
          <w:rFonts w:cs="Times New Roman"/>
          <w:sz w:val="22"/>
          <w:szCs w:val="22"/>
        </w:rPr>
        <w:t>the</w:t>
      </w:r>
      <w:r w:rsidRPr="00D753AC">
        <w:rPr>
          <w:rFonts w:cs="Times New Roman"/>
          <w:sz w:val="22"/>
          <w:szCs w:val="22"/>
          <w:rPrChange w:id="2121" w:author="Claire Kouba" w:date="2023-09-12T16:52:00Z">
            <w:rPr>
              <w:spacing w:val="-5"/>
            </w:rPr>
          </w:rPrChange>
        </w:rPr>
        <w:t xml:space="preserve"> </w:t>
      </w:r>
      <w:del w:id="2122" w:author="Claire Kouba" w:date="2023-09-12T16:52:00Z">
        <w:r w:rsidR="00505335" w:rsidRPr="00D753AC">
          <w:rPr>
            <w:rFonts w:cs="Times New Roman"/>
            <w:sz w:val="22"/>
            <w:szCs w:val="22"/>
          </w:rPr>
          <w:delText>hydraulic</w:delText>
        </w:r>
      </w:del>
      <w:ins w:id="2123" w:author="Claire Kouba" w:date="2023-09-12T16:52:00Z">
        <w:r w:rsidRPr="00D753AC">
          <w:rPr>
            <w:rFonts w:cs="Times New Roman"/>
            <w:sz w:val="22"/>
            <w:szCs w:val="22"/>
          </w:rPr>
          <w:t>resulting surge in flow</w:t>
        </w:r>
      </w:ins>
      <w:r w:rsidRPr="00D753AC">
        <w:rPr>
          <w:rFonts w:cs="Times New Roman"/>
          <w:sz w:val="22"/>
          <w:szCs w:val="22"/>
          <w:rPrChange w:id="2124" w:author="Claire Kouba" w:date="2023-09-12T16:52:00Z">
            <w:rPr>
              <w:spacing w:val="-5"/>
            </w:rPr>
          </w:rPrChange>
        </w:rPr>
        <w:t xml:space="preserve"> </w:t>
      </w:r>
      <w:del w:id="2125" w:author="Claire Kouba" w:date="2023-09-15T16:32:00Z">
        <w:r w:rsidRPr="00D753AC" w:rsidDel="006E052E">
          <w:rPr>
            <w:rFonts w:cs="Times New Roman"/>
            <w:sz w:val="22"/>
            <w:szCs w:val="22"/>
          </w:rPr>
          <w:delText>response</w:delText>
        </w:r>
        <w:r w:rsidRPr="00D753AC" w:rsidDel="006E052E">
          <w:rPr>
            <w:rFonts w:cs="Times New Roman"/>
            <w:sz w:val="22"/>
            <w:szCs w:val="22"/>
            <w:rPrChange w:id="2126" w:author="Claire Kouba" w:date="2023-09-12T16:52:00Z">
              <w:rPr>
                <w:spacing w:val="-5"/>
              </w:rPr>
            </w:rPrChange>
          </w:rPr>
          <w:delText xml:space="preserve"> </w:delText>
        </w:r>
      </w:del>
      <w:r w:rsidRPr="00D753AC">
        <w:rPr>
          <w:rFonts w:cs="Times New Roman"/>
          <w:sz w:val="22"/>
          <w:szCs w:val="22"/>
        </w:rPr>
        <w:t>is</w:t>
      </w:r>
      <w:r w:rsidRPr="00D753AC">
        <w:rPr>
          <w:rFonts w:cs="Times New Roman"/>
          <w:sz w:val="22"/>
          <w:szCs w:val="22"/>
          <w:rPrChange w:id="2127" w:author="Claire Kouba" w:date="2023-09-12T16:52:00Z">
            <w:rPr>
              <w:spacing w:val="-5"/>
            </w:rPr>
          </w:rPrChange>
        </w:rPr>
        <w:t xml:space="preserve"> </w:t>
      </w:r>
      <w:r w:rsidRPr="00D753AC">
        <w:rPr>
          <w:rFonts w:cs="Times New Roman"/>
          <w:sz w:val="22"/>
          <w:szCs w:val="22"/>
        </w:rPr>
        <w:t>much</w:t>
      </w:r>
      <w:r w:rsidRPr="00D753AC">
        <w:rPr>
          <w:rFonts w:cs="Times New Roman"/>
          <w:sz w:val="22"/>
          <w:szCs w:val="22"/>
          <w:rPrChange w:id="2128" w:author="Claire Kouba" w:date="2023-09-12T16:52:00Z">
            <w:rPr>
              <w:spacing w:val="-5"/>
            </w:rPr>
          </w:rPrChange>
        </w:rPr>
        <w:t xml:space="preserve"> </w:t>
      </w:r>
      <w:r w:rsidRPr="00D753AC">
        <w:rPr>
          <w:rFonts w:cs="Times New Roman"/>
          <w:sz w:val="22"/>
          <w:szCs w:val="22"/>
        </w:rPr>
        <w:t>more</w:t>
      </w:r>
      <w:r w:rsidRPr="00D753AC">
        <w:rPr>
          <w:rFonts w:cs="Times New Roman"/>
          <w:sz w:val="22"/>
          <w:szCs w:val="22"/>
          <w:rPrChange w:id="2129" w:author="Claire Kouba" w:date="2023-09-12T16:52:00Z">
            <w:rPr>
              <w:spacing w:val="-5"/>
            </w:rPr>
          </w:rPrChange>
        </w:rPr>
        <w:t xml:space="preserve"> </w:t>
      </w:r>
      <w:r w:rsidRPr="00D753AC">
        <w:rPr>
          <w:rFonts w:cs="Times New Roman"/>
          <w:sz w:val="22"/>
          <w:szCs w:val="22"/>
        </w:rPr>
        <w:t>rapid,</w:t>
      </w:r>
      <w:r w:rsidRPr="00D753AC">
        <w:rPr>
          <w:rFonts w:cs="Times New Roman"/>
          <w:sz w:val="22"/>
          <w:szCs w:val="22"/>
          <w:rPrChange w:id="2130" w:author="Claire Kouba" w:date="2023-09-12T16:52:00Z">
            <w:rPr>
              <w:spacing w:val="-5"/>
            </w:rPr>
          </w:rPrChange>
        </w:rPr>
        <w:t xml:space="preserve"> </w:t>
      </w:r>
      <w:r w:rsidRPr="00D753AC">
        <w:rPr>
          <w:rFonts w:cs="Times New Roman"/>
          <w:sz w:val="22"/>
          <w:szCs w:val="22"/>
        </w:rPr>
        <w:t>reflecting</w:t>
      </w:r>
      <w:r w:rsidRPr="00D753AC">
        <w:rPr>
          <w:rFonts w:cs="Times New Roman"/>
          <w:sz w:val="22"/>
          <w:szCs w:val="22"/>
          <w:rPrChange w:id="2131" w:author="Claire Kouba" w:date="2023-09-12T16:52:00Z">
            <w:rPr>
              <w:spacing w:val="-5"/>
            </w:rPr>
          </w:rPrChange>
        </w:rPr>
        <w:t xml:space="preserve"> </w:t>
      </w:r>
      <w:r w:rsidRPr="00D753AC">
        <w:rPr>
          <w:rFonts w:cs="Times New Roman"/>
          <w:sz w:val="22"/>
          <w:szCs w:val="22"/>
        </w:rPr>
        <w:t>a</w:t>
      </w:r>
      <w:r w:rsidRPr="00D753AC">
        <w:rPr>
          <w:rFonts w:cs="Times New Roman"/>
          <w:sz w:val="22"/>
          <w:szCs w:val="22"/>
          <w:rPrChange w:id="2132" w:author="Claire Kouba" w:date="2023-09-12T16:52:00Z">
            <w:rPr>
              <w:spacing w:val="-5"/>
            </w:rPr>
          </w:rPrChange>
        </w:rPr>
        <w:t xml:space="preserve"> </w:t>
      </w:r>
      <w:r w:rsidRPr="00D753AC">
        <w:rPr>
          <w:rFonts w:cs="Times New Roman"/>
          <w:sz w:val="22"/>
          <w:szCs w:val="22"/>
        </w:rPr>
        <w:t>“spilling”</w:t>
      </w:r>
      <w:r w:rsidRPr="00D753AC">
        <w:rPr>
          <w:rFonts w:cs="Times New Roman"/>
          <w:sz w:val="22"/>
          <w:szCs w:val="22"/>
          <w:rPrChange w:id="2133" w:author="Claire Kouba" w:date="2023-09-12T16:52:00Z">
            <w:rPr>
              <w:spacing w:val="-5"/>
            </w:rPr>
          </w:rPrChange>
        </w:rPr>
        <w:t xml:space="preserve"> </w:t>
      </w:r>
      <w:r w:rsidRPr="00D753AC">
        <w:rPr>
          <w:rFonts w:cs="Times New Roman"/>
          <w:sz w:val="22"/>
          <w:szCs w:val="22"/>
        </w:rPr>
        <w:t>condition</w:t>
      </w:r>
      <w:r w:rsidRPr="00D753AC">
        <w:rPr>
          <w:rFonts w:cs="Times New Roman"/>
          <w:sz w:val="22"/>
          <w:szCs w:val="22"/>
          <w:rPrChange w:id="2134" w:author="Claire Kouba" w:date="2023-09-12T16:52:00Z">
            <w:rPr>
              <w:spacing w:val="-5"/>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Change w:id="2135" w:author="Claire Kouba" w:date="2023-09-12T16:52:00Z">
            <w:rPr>
              <w:spacing w:val="-5"/>
            </w:rPr>
          </w:rPrChange>
        </w:rPr>
        <w:t xml:space="preserve"> </w:t>
      </w:r>
      <w:del w:id="2136" w:author="Claire Kouba" w:date="2023-09-12T16:52:00Z">
        <w:r w:rsidR="00505335" w:rsidRPr="00D753AC">
          <w:rPr>
            <w:rFonts w:cs="Times New Roman"/>
            <w:sz w:val="22"/>
            <w:szCs w:val="22"/>
          </w:rPr>
          <w:delText>1</w:delText>
        </w:r>
      </w:del>
      <w:ins w:id="2137"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pacing w:val="4"/>
          <w:sz w:val="22"/>
          <w:szCs w:val="22"/>
          <w:rPrChange w:id="2138" w:author="Claire Kouba" w:date="2023-09-12T16:52:00Z">
            <w:rPr>
              <w:spacing w:val="-5"/>
            </w:rPr>
          </w:rPrChange>
        </w:rPr>
        <w:t xml:space="preserve"> </w:t>
      </w:r>
      <w:r w:rsidRPr="00D753AC">
        <w:rPr>
          <w:rFonts w:cs="Times New Roman"/>
          <w:sz w:val="22"/>
          <w:szCs w:val="22"/>
        </w:rPr>
        <w:t>intermittent</w:t>
      </w:r>
      <w:r w:rsidRPr="00D753AC">
        <w:rPr>
          <w:rFonts w:cs="Times New Roman"/>
          <w:w w:val="99"/>
          <w:sz w:val="22"/>
          <w:szCs w:val="22"/>
          <w:rPrChange w:id="2139" w:author="Claire Kouba" w:date="2023-09-12T16:52:00Z">
            <w:rPr>
              <w:spacing w:val="-5"/>
            </w:rPr>
          </w:rPrChange>
        </w:rPr>
        <w:t xml:space="preserve"> </w:t>
      </w:r>
      <w:r w:rsidRPr="00D753AC">
        <w:rPr>
          <w:rFonts w:cs="Times New Roman"/>
          <w:sz w:val="22"/>
          <w:szCs w:val="22"/>
        </w:rPr>
        <w:t>events</w:t>
      </w:r>
      <w:r w:rsidRPr="00D753AC">
        <w:rPr>
          <w:rFonts w:cs="Times New Roman"/>
          <w:spacing w:val="-12"/>
          <w:sz w:val="22"/>
          <w:szCs w:val="22"/>
          <w:rPrChange w:id="2140" w:author="Claire Kouba" w:date="2023-09-12T16:52:00Z">
            <w:rPr>
              <w:spacing w:val="-5"/>
            </w:rPr>
          </w:rPrChange>
        </w:rPr>
        <w:t xml:space="preserve"> </w:t>
      </w:r>
      <w:r w:rsidRPr="00D753AC">
        <w:rPr>
          <w:rFonts w:cs="Times New Roman"/>
          <w:sz w:val="22"/>
          <w:szCs w:val="22"/>
        </w:rPr>
        <w:t>D).</w:t>
      </w:r>
    </w:p>
    <w:p w:rsidR="002153D1" w:rsidRPr="00D753AC" w:rsidRDefault="002573FA">
      <w:pPr>
        <w:pStyle w:val="BodyText"/>
        <w:spacing w:before="3"/>
        <w:ind w:left="173" w:firstLine="108"/>
        <w:rPr>
          <w:rFonts w:cs="Times New Roman"/>
          <w:sz w:val="22"/>
          <w:szCs w:val="22"/>
        </w:rPr>
        <w:pPrChange w:id="2141" w:author="Claire Kouba" w:date="2023-09-12T16:52:00Z">
          <w:pPr>
            <w:pStyle w:val="BodyText"/>
            <w:spacing w:before="14" w:line="345" w:lineRule="auto"/>
            <w:ind w:left="173" w:right="133" w:firstLine="220"/>
          </w:pPr>
        </w:pPrChange>
      </w:pPr>
      <w:r w:rsidRPr="00D753AC">
        <w:rPr>
          <w:rFonts w:cs="Times New Roman"/>
          <w:sz w:val="22"/>
          <w:szCs w:val="22"/>
        </w:rPr>
        <w:t>The</w:t>
      </w:r>
      <w:r w:rsidRPr="00D753AC">
        <w:rPr>
          <w:rFonts w:cs="Times New Roman"/>
          <w:spacing w:val="-14"/>
          <w:sz w:val="22"/>
          <w:szCs w:val="22"/>
          <w:rPrChange w:id="2142" w:author="Claire Kouba" w:date="2023-09-12T16:52:00Z">
            <w:rPr>
              <w:spacing w:val="-15"/>
            </w:rPr>
          </w:rPrChange>
        </w:rPr>
        <w:t xml:space="preserve"> </w:t>
      </w:r>
      <w:r w:rsidRPr="00D753AC">
        <w:rPr>
          <w:rFonts w:cs="Times New Roman"/>
          <w:sz w:val="22"/>
          <w:szCs w:val="22"/>
        </w:rPr>
        <w:t>precipitation</w:t>
      </w:r>
      <w:r w:rsidRPr="00D753AC">
        <w:rPr>
          <w:rFonts w:cs="Times New Roman"/>
          <w:spacing w:val="-14"/>
          <w:sz w:val="22"/>
          <w:szCs w:val="22"/>
          <w:rPrChange w:id="2143" w:author="Claire Kouba" w:date="2023-09-12T16:52:00Z">
            <w:rPr>
              <w:spacing w:val="-15"/>
            </w:rPr>
          </w:rPrChange>
        </w:rPr>
        <w:t xml:space="preserve"> </w:t>
      </w:r>
      <w:r w:rsidRPr="00D753AC">
        <w:rPr>
          <w:rFonts w:cs="Times New Roman"/>
          <w:sz w:val="22"/>
          <w:szCs w:val="22"/>
        </w:rPr>
        <w:t>and</w:t>
      </w:r>
      <w:r w:rsidRPr="00D753AC">
        <w:rPr>
          <w:rFonts w:cs="Times New Roman"/>
          <w:spacing w:val="-14"/>
          <w:sz w:val="22"/>
          <w:szCs w:val="22"/>
          <w:rPrChange w:id="2144" w:author="Claire Kouba" w:date="2023-09-12T16:52:00Z">
            <w:rPr>
              <w:spacing w:val="-15"/>
            </w:rPr>
          </w:rPrChange>
        </w:rPr>
        <w:t xml:space="preserve"> </w:t>
      </w:r>
      <w:r w:rsidRPr="00D753AC">
        <w:rPr>
          <w:rFonts w:cs="Times New Roman"/>
          <w:sz w:val="22"/>
          <w:szCs w:val="22"/>
        </w:rPr>
        <w:t>winter</w:t>
      </w:r>
      <w:r w:rsidRPr="00D753AC">
        <w:rPr>
          <w:rFonts w:cs="Times New Roman"/>
          <w:spacing w:val="-14"/>
          <w:sz w:val="22"/>
          <w:szCs w:val="22"/>
          <w:rPrChange w:id="2145" w:author="Claire Kouba" w:date="2023-09-12T16:52:00Z">
            <w:rPr>
              <w:spacing w:val="-15"/>
            </w:rPr>
          </w:rPrChange>
        </w:rPr>
        <w:t xml:space="preserve"> </w:t>
      </w:r>
      <w:r w:rsidRPr="00D753AC">
        <w:rPr>
          <w:rFonts w:cs="Times New Roman"/>
          <w:sz w:val="22"/>
          <w:szCs w:val="22"/>
        </w:rPr>
        <w:t>temperatures</w:t>
      </w:r>
      <w:r w:rsidRPr="00D753AC">
        <w:rPr>
          <w:rFonts w:cs="Times New Roman"/>
          <w:spacing w:val="-14"/>
          <w:sz w:val="22"/>
          <w:szCs w:val="22"/>
          <w:rPrChange w:id="2146" w:author="Claire Kouba" w:date="2023-09-12T16:52:00Z">
            <w:rPr>
              <w:spacing w:val="-15"/>
            </w:rPr>
          </w:rPrChange>
        </w:rPr>
        <w:t xml:space="preserve"> </w:t>
      </w:r>
      <w:r w:rsidRPr="00D753AC">
        <w:rPr>
          <w:rFonts w:cs="Times New Roman"/>
          <w:sz w:val="22"/>
          <w:szCs w:val="22"/>
        </w:rPr>
        <w:t>during</w:t>
      </w:r>
      <w:r w:rsidRPr="00D753AC">
        <w:rPr>
          <w:rFonts w:cs="Times New Roman"/>
          <w:spacing w:val="-14"/>
          <w:sz w:val="22"/>
          <w:szCs w:val="22"/>
          <w:rPrChange w:id="2147" w:author="Claire Kouba" w:date="2023-09-12T16:52:00Z">
            <w:rPr>
              <w:spacing w:val="-15"/>
            </w:rPr>
          </w:rPrChange>
        </w:rPr>
        <w:t xml:space="preserve"> </w:t>
      </w:r>
      <w:r w:rsidRPr="00D753AC">
        <w:rPr>
          <w:rFonts w:cs="Times New Roman"/>
          <w:sz w:val="22"/>
          <w:szCs w:val="22"/>
        </w:rPr>
        <w:t>the</w:t>
      </w:r>
      <w:r w:rsidRPr="00D753AC">
        <w:rPr>
          <w:rFonts w:cs="Times New Roman"/>
          <w:spacing w:val="-14"/>
          <w:sz w:val="22"/>
          <w:szCs w:val="22"/>
          <w:rPrChange w:id="2148" w:author="Claire Kouba" w:date="2023-09-12T16:52:00Z">
            <w:rPr>
              <w:spacing w:val="-15"/>
            </w:rPr>
          </w:rPrChange>
        </w:rPr>
        <w:t xml:space="preserve"> </w:t>
      </w:r>
      <w:r w:rsidRPr="00D753AC">
        <w:rPr>
          <w:rFonts w:cs="Times New Roman"/>
          <w:sz w:val="22"/>
          <w:szCs w:val="22"/>
        </w:rPr>
        <w:t>wet</w:t>
      </w:r>
      <w:r w:rsidRPr="00D753AC">
        <w:rPr>
          <w:rFonts w:cs="Times New Roman"/>
          <w:spacing w:val="-14"/>
          <w:sz w:val="22"/>
          <w:szCs w:val="22"/>
          <w:rPrChange w:id="2149" w:author="Claire Kouba" w:date="2023-09-12T16:52:00Z">
            <w:rPr>
              <w:spacing w:val="-15"/>
            </w:rPr>
          </w:rPrChange>
        </w:rPr>
        <w:t xml:space="preserve"> </w:t>
      </w:r>
      <w:r w:rsidRPr="00D753AC">
        <w:rPr>
          <w:rFonts w:cs="Times New Roman"/>
          <w:sz w:val="22"/>
          <w:szCs w:val="22"/>
        </w:rPr>
        <w:t>season</w:t>
      </w:r>
      <w:r w:rsidRPr="00D753AC">
        <w:rPr>
          <w:rFonts w:cs="Times New Roman"/>
          <w:spacing w:val="-14"/>
          <w:sz w:val="22"/>
          <w:szCs w:val="22"/>
          <w:rPrChange w:id="2150" w:author="Claire Kouba" w:date="2023-09-12T16:52:00Z">
            <w:rPr>
              <w:spacing w:val="-15"/>
            </w:rPr>
          </w:rPrChange>
        </w:rPr>
        <w:t xml:space="preserve"> </w:t>
      </w:r>
      <w:r w:rsidRPr="00D753AC">
        <w:rPr>
          <w:rFonts w:cs="Times New Roman"/>
          <w:sz w:val="22"/>
          <w:szCs w:val="22"/>
        </w:rPr>
        <w:t>produce</w:t>
      </w:r>
      <w:r w:rsidRPr="00D753AC">
        <w:rPr>
          <w:rFonts w:cs="Times New Roman"/>
          <w:spacing w:val="-14"/>
          <w:sz w:val="22"/>
          <w:szCs w:val="22"/>
          <w:rPrChange w:id="2151" w:author="Claire Kouba" w:date="2023-09-12T16:52:00Z">
            <w:rPr>
              <w:spacing w:val="-15"/>
            </w:rPr>
          </w:rPrChange>
        </w:rPr>
        <w:t xml:space="preserve"> </w:t>
      </w:r>
      <w:r w:rsidRPr="00D753AC">
        <w:rPr>
          <w:rFonts w:cs="Times New Roman"/>
          <w:sz w:val="22"/>
          <w:szCs w:val="22"/>
        </w:rPr>
        <w:t>an</w:t>
      </w:r>
      <w:r w:rsidRPr="00D753AC">
        <w:rPr>
          <w:rFonts w:cs="Times New Roman"/>
          <w:spacing w:val="-14"/>
          <w:sz w:val="22"/>
          <w:szCs w:val="22"/>
          <w:rPrChange w:id="2152" w:author="Claire Kouba" w:date="2023-09-12T16:52:00Z">
            <w:rPr>
              <w:spacing w:val="-15"/>
            </w:rPr>
          </w:rPrChange>
        </w:rPr>
        <w:t xml:space="preserve"> </w:t>
      </w:r>
      <w:r w:rsidRPr="00D753AC">
        <w:rPr>
          <w:rFonts w:cs="Times New Roman"/>
          <w:sz w:val="22"/>
          <w:szCs w:val="22"/>
        </w:rPr>
        <w:t>accumulation</w:t>
      </w:r>
      <w:r w:rsidRPr="00D753AC">
        <w:rPr>
          <w:rFonts w:cs="Times New Roman"/>
          <w:spacing w:val="-14"/>
          <w:sz w:val="22"/>
          <w:szCs w:val="22"/>
          <w:rPrChange w:id="2153" w:author="Claire Kouba" w:date="2023-09-12T16:52:00Z">
            <w:rPr>
              <w:spacing w:val="-15"/>
            </w:rPr>
          </w:rPrChange>
        </w:rPr>
        <w:t xml:space="preserve"> </w:t>
      </w:r>
      <w:r w:rsidRPr="00D753AC">
        <w:rPr>
          <w:rFonts w:cs="Times New Roman"/>
          <w:sz w:val="22"/>
          <w:szCs w:val="22"/>
        </w:rPr>
        <w:t>of</w:t>
      </w:r>
      <w:r w:rsidRPr="00D753AC">
        <w:rPr>
          <w:rFonts w:cs="Times New Roman"/>
          <w:spacing w:val="-14"/>
          <w:sz w:val="22"/>
          <w:szCs w:val="22"/>
          <w:rPrChange w:id="2154" w:author="Claire Kouba" w:date="2023-09-12T16:52:00Z">
            <w:rPr>
              <w:spacing w:val="-15"/>
            </w:rPr>
          </w:rPrChange>
        </w:rPr>
        <w:t xml:space="preserve"> </w:t>
      </w:r>
      <w:r w:rsidRPr="00D753AC">
        <w:rPr>
          <w:rFonts w:cs="Times New Roman"/>
          <w:sz w:val="22"/>
          <w:szCs w:val="22"/>
        </w:rPr>
        <w:t>snowpack,</w:t>
      </w:r>
      <w:r w:rsidRPr="00D753AC">
        <w:rPr>
          <w:rFonts w:cs="Times New Roman"/>
          <w:spacing w:val="-14"/>
          <w:sz w:val="22"/>
          <w:szCs w:val="22"/>
          <w:rPrChange w:id="2155" w:author="Claire Kouba" w:date="2023-09-12T16:52:00Z">
            <w:rPr>
              <w:spacing w:val="-15"/>
            </w:rPr>
          </w:rPrChange>
        </w:rPr>
        <w:t xml:space="preserve"> </w:t>
      </w:r>
      <w:r w:rsidRPr="00D753AC">
        <w:rPr>
          <w:rFonts w:cs="Times New Roman"/>
          <w:sz w:val="22"/>
          <w:szCs w:val="22"/>
        </w:rPr>
        <w:t>though</w:t>
      </w:r>
      <w:r w:rsidRPr="00D753AC">
        <w:rPr>
          <w:rFonts w:cs="Times New Roman"/>
          <w:spacing w:val="-14"/>
          <w:sz w:val="22"/>
          <w:szCs w:val="22"/>
          <w:rPrChange w:id="2156" w:author="Claire Kouba" w:date="2023-09-12T16:52:00Z">
            <w:rPr>
              <w:spacing w:val="-15"/>
            </w:rPr>
          </w:rPrChange>
        </w:rPr>
        <w:t xml:space="preserve"> </w:t>
      </w:r>
      <w:r w:rsidRPr="00D753AC">
        <w:rPr>
          <w:rFonts w:cs="Times New Roman"/>
          <w:sz w:val="22"/>
          <w:szCs w:val="22"/>
        </w:rPr>
        <w:t>in</w:t>
      </w:r>
      <w:r w:rsidRPr="00D753AC">
        <w:rPr>
          <w:rFonts w:cs="Times New Roman"/>
          <w:spacing w:val="-14"/>
          <w:sz w:val="22"/>
          <w:szCs w:val="22"/>
          <w:rPrChange w:id="2157" w:author="Claire Kouba" w:date="2023-09-12T16:52:00Z">
            <w:rPr>
              <w:spacing w:val="-15"/>
            </w:rPr>
          </w:rPrChange>
        </w:rPr>
        <w:t xml:space="preserve"> </w:t>
      </w:r>
      <w:r w:rsidRPr="00D753AC">
        <w:rPr>
          <w:rFonts w:cs="Times New Roman"/>
          <w:sz w:val="22"/>
          <w:szCs w:val="22"/>
        </w:rPr>
        <w:t>some</w:t>
      </w:r>
      <w:r w:rsidRPr="00D753AC">
        <w:rPr>
          <w:rFonts w:cs="Times New Roman"/>
          <w:spacing w:val="-14"/>
          <w:sz w:val="22"/>
          <w:szCs w:val="22"/>
          <w:rPrChange w:id="2158" w:author="Claire Kouba" w:date="2023-09-12T16:52:00Z">
            <w:rPr>
              <w:spacing w:val="-15"/>
            </w:rPr>
          </w:rPrChange>
        </w:rPr>
        <w:t xml:space="preserve"> </w:t>
      </w:r>
      <w:r w:rsidRPr="00D753AC">
        <w:rPr>
          <w:rFonts w:cs="Times New Roman"/>
          <w:sz w:val="22"/>
          <w:szCs w:val="22"/>
        </w:rPr>
        <w:t>years</w:t>
      </w:r>
      <w:r w:rsidRPr="00D753AC">
        <w:rPr>
          <w:rFonts w:cs="Times New Roman"/>
          <w:w w:val="99"/>
          <w:sz w:val="22"/>
          <w:szCs w:val="22"/>
        </w:rPr>
        <w:t xml:space="preserve"> </w:t>
      </w:r>
      <w:r w:rsidRPr="00D753AC">
        <w:rPr>
          <w:rFonts w:cs="Times New Roman"/>
          <w:sz w:val="22"/>
          <w:szCs w:val="22"/>
        </w:rPr>
        <w:t>this</w:t>
      </w:r>
      <w:r w:rsidRPr="00D753AC">
        <w:rPr>
          <w:rFonts w:cs="Times New Roman"/>
          <w:spacing w:val="10"/>
          <w:sz w:val="22"/>
          <w:szCs w:val="22"/>
        </w:rPr>
        <w:t xml:space="preserve"> </w:t>
      </w:r>
      <w:r w:rsidRPr="00D753AC">
        <w:rPr>
          <w:rFonts w:cs="Times New Roman"/>
          <w:sz w:val="22"/>
          <w:szCs w:val="22"/>
        </w:rPr>
        <w:t>can</w:t>
      </w:r>
      <w:r w:rsidRPr="00D753AC">
        <w:rPr>
          <w:rFonts w:cs="Times New Roman"/>
          <w:spacing w:val="10"/>
          <w:sz w:val="22"/>
          <w:szCs w:val="22"/>
        </w:rPr>
        <w:t xml:space="preserve"> </w:t>
      </w:r>
      <w:r w:rsidRPr="00D753AC">
        <w:rPr>
          <w:rFonts w:cs="Times New Roman"/>
          <w:sz w:val="22"/>
          <w:szCs w:val="22"/>
        </w:rPr>
        <w:t>be</w:t>
      </w:r>
      <w:r w:rsidRPr="00D753AC">
        <w:rPr>
          <w:rFonts w:cs="Times New Roman"/>
          <w:spacing w:val="10"/>
          <w:sz w:val="22"/>
          <w:szCs w:val="22"/>
        </w:rPr>
        <w:t xml:space="preserve"> </w:t>
      </w:r>
      <w:r w:rsidRPr="00D753AC">
        <w:rPr>
          <w:rFonts w:cs="Times New Roman"/>
          <w:sz w:val="22"/>
          <w:szCs w:val="22"/>
        </w:rPr>
        <w:t>reduced</w:t>
      </w:r>
      <w:r w:rsidRPr="00D753AC">
        <w:rPr>
          <w:rFonts w:cs="Times New Roman"/>
          <w:spacing w:val="10"/>
          <w:sz w:val="22"/>
          <w:szCs w:val="22"/>
        </w:rPr>
        <w:t xml:space="preserve"> </w:t>
      </w:r>
      <w:r w:rsidRPr="00D753AC">
        <w:rPr>
          <w:rFonts w:cs="Times New Roman"/>
          <w:sz w:val="22"/>
          <w:szCs w:val="22"/>
        </w:rPr>
        <w:t>by</w:t>
      </w:r>
      <w:r w:rsidRPr="00D753AC">
        <w:rPr>
          <w:rFonts w:cs="Times New Roman"/>
          <w:spacing w:val="10"/>
          <w:sz w:val="22"/>
          <w:szCs w:val="22"/>
        </w:rPr>
        <w:t xml:space="preserve"> </w:t>
      </w:r>
      <w:r w:rsidRPr="00D753AC">
        <w:rPr>
          <w:rFonts w:cs="Times New Roman"/>
          <w:sz w:val="22"/>
          <w:szCs w:val="22"/>
        </w:rPr>
        <w:t>warm</w:t>
      </w:r>
      <w:r w:rsidRPr="00D753AC">
        <w:rPr>
          <w:rFonts w:cs="Times New Roman"/>
          <w:spacing w:val="10"/>
          <w:sz w:val="22"/>
          <w:szCs w:val="22"/>
        </w:rPr>
        <w:t xml:space="preserve"> </w:t>
      </w:r>
      <w:r w:rsidRPr="00D753AC">
        <w:rPr>
          <w:rFonts w:cs="Times New Roman"/>
          <w:sz w:val="22"/>
          <w:szCs w:val="22"/>
        </w:rPr>
        <w:t>periods</w:t>
      </w:r>
      <w:r w:rsidRPr="00D753AC">
        <w:rPr>
          <w:rFonts w:cs="Times New Roman"/>
          <w:spacing w:val="10"/>
          <w:sz w:val="22"/>
          <w:szCs w:val="22"/>
        </w:rPr>
        <w:t xml:space="preserve"> </w:t>
      </w:r>
      <w:r w:rsidRPr="00D753AC">
        <w:rPr>
          <w:rFonts w:cs="Times New Roman"/>
          <w:sz w:val="22"/>
          <w:szCs w:val="22"/>
        </w:rPr>
        <w:t>and</w:t>
      </w:r>
      <w:r w:rsidRPr="00D753AC">
        <w:rPr>
          <w:rFonts w:cs="Times New Roman"/>
          <w:spacing w:val="10"/>
          <w:sz w:val="22"/>
          <w:szCs w:val="22"/>
        </w:rPr>
        <w:t xml:space="preserve"> </w:t>
      </w:r>
      <w:r w:rsidRPr="00D753AC">
        <w:rPr>
          <w:rFonts w:cs="Times New Roman"/>
          <w:sz w:val="22"/>
          <w:szCs w:val="22"/>
        </w:rPr>
        <w:t>rain-on-snow</w:t>
      </w:r>
      <w:r w:rsidRPr="00D753AC">
        <w:rPr>
          <w:rFonts w:cs="Times New Roman"/>
          <w:spacing w:val="10"/>
          <w:sz w:val="22"/>
          <w:szCs w:val="22"/>
        </w:rPr>
        <w:t xml:space="preserve"> </w:t>
      </w:r>
      <w:r w:rsidRPr="00D753AC">
        <w:rPr>
          <w:rFonts w:cs="Times New Roman"/>
          <w:sz w:val="22"/>
          <w:szCs w:val="22"/>
        </w:rPr>
        <w:t>events.</w:t>
      </w:r>
      <w:r w:rsidRPr="00D753AC">
        <w:rPr>
          <w:rFonts w:cs="Times New Roman"/>
          <w:spacing w:val="10"/>
          <w:sz w:val="22"/>
          <w:szCs w:val="22"/>
        </w:rPr>
        <w:t xml:space="preserve"> </w:t>
      </w:r>
      <w:r w:rsidRPr="00D753AC">
        <w:rPr>
          <w:rFonts w:cs="Times New Roman"/>
          <w:sz w:val="22"/>
          <w:szCs w:val="22"/>
        </w:rPr>
        <w:t>Melting</w:t>
      </w:r>
      <w:r w:rsidRPr="00D753AC">
        <w:rPr>
          <w:rFonts w:cs="Times New Roman"/>
          <w:spacing w:val="10"/>
          <w:sz w:val="22"/>
          <w:szCs w:val="22"/>
        </w:rPr>
        <w:t xml:space="preserve"> </w:t>
      </w:r>
      <w:r w:rsidRPr="00D753AC">
        <w:rPr>
          <w:rFonts w:cs="Times New Roman"/>
          <w:sz w:val="22"/>
          <w:szCs w:val="22"/>
        </w:rPr>
        <w:t>snowpack</w:t>
      </w:r>
      <w:r w:rsidRPr="00D753AC">
        <w:rPr>
          <w:rFonts w:cs="Times New Roman"/>
          <w:spacing w:val="10"/>
          <w:sz w:val="22"/>
          <w:szCs w:val="22"/>
        </w:rPr>
        <w:t xml:space="preserve"> </w:t>
      </w:r>
      <w:r w:rsidRPr="00D753AC">
        <w:rPr>
          <w:rFonts w:cs="Times New Roman"/>
          <w:sz w:val="22"/>
          <w:szCs w:val="22"/>
        </w:rPr>
        <w:t>contributes</w:t>
      </w:r>
      <w:r w:rsidRPr="00D753AC">
        <w:rPr>
          <w:rFonts w:cs="Times New Roman"/>
          <w:spacing w:val="10"/>
          <w:sz w:val="22"/>
          <w:szCs w:val="22"/>
        </w:rPr>
        <w:t xml:space="preserve"> </w:t>
      </w:r>
      <w:r w:rsidRPr="00D753AC">
        <w:rPr>
          <w:rFonts w:cs="Times New Roman"/>
          <w:sz w:val="22"/>
          <w:szCs w:val="22"/>
        </w:rPr>
        <w:t>subsurface</w:t>
      </w:r>
      <w:r w:rsidRPr="00D753AC">
        <w:rPr>
          <w:rFonts w:cs="Times New Roman"/>
          <w:spacing w:val="10"/>
          <w:sz w:val="22"/>
          <w:szCs w:val="22"/>
        </w:rPr>
        <w:t xml:space="preserve"> </w:t>
      </w:r>
      <w:r w:rsidRPr="00D753AC">
        <w:rPr>
          <w:rFonts w:cs="Times New Roman"/>
          <w:sz w:val="22"/>
          <w:szCs w:val="22"/>
        </w:rPr>
        <w:t>flow</w:t>
      </w:r>
      <w:r w:rsidRPr="00D753AC">
        <w:rPr>
          <w:rFonts w:cs="Times New Roman"/>
          <w:spacing w:val="10"/>
          <w:sz w:val="22"/>
          <w:szCs w:val="22"/>
        </w:rPr>
        <w:t xml:space="preserve"> </w:t>
      </w:r>
      <w:r w:rsidRPr="00D753AC">
        <w:rPr>
          <w:rFonts w:cs="Times New Roman"/>
          <w:sz w:val="22"/>
          <w:szCs w:val="22"/>
        </w:rPr>
        <w:t>and</w:t>
      </w:r>
      <w:r w:rsidRPr="00D753AC">
        <w:rPr>
          <w:rFonts w:cs="Times New Roman"/>
          <w:spacing w:val="10"/>
          <w:sz w:val="22"/>
          <w:szCs w:val="22"/>
        </w:rPr>
        <w:t xml:space="preserve"> </w:t>
      </w:r>
      <w:r w:rsidRPr="00D753AC">
        <w:rPr>
          <w:rFonts w:cs="Times New Roman"/>
          <w:sz w:val="22"/>
          <w:szCs w:val="22"/>
        </w:rPr>
        <w:t>tributary</w:t>
      </w:r>
      <w:r w:rsidRPr="00D753AC">
        <w:rPr>
          <w:rFonts w:cs="Times New Roman"/>
          <w:w w:val="99"/>
          <w:sz w:val="22"/>
          <w:szCs w:val="22"/>
        </w:rPr>
        <w:t xml:space="preserve"> </w:t>
      </w:r>
      <w:r w:rsidRPr="00D753AC">
        <w:rPr>
          <w:rFonts w:cs="Times New Roman"/>
          <w:sz w:val="22"/>
          <w:szCs w:val="22"/>
        </w:rPr>
        <w:t>streamflow to the lower watershed, producing a spring flow recession typically lasting from the last major precipitation</w:t>
      </w:r>
      <w:r w:rsidRPr="00D753AC">
        <w:rPr>
          <w:rFonts w:cs="Times New Roman"/>
          <w:spacing w:val="1"/>
          <w:sz w:val="22"/>
          <w:szCs w:val="22"/>
          <w:rPrChange w:id="2159" w:author="Claire Kouba" w:date="2023-09-12T16:52:00Z">
            <w:rPr>
              <w:spacing w:val="44"/>
            </w:rPr>
          </w:rPrChange>
        </w:rPr>
        <w:t xml:space="preserve"> </w:t>
      </w:r>
      <w:r w:rsidRPr="00D753AC">
        <w:rPr>
          <w:rFonts w:cs="Times New Roman"/>
          <w:sz w:val="22"/>
          <w:szCs w:val="22"/>
        </w:rPr>
        <w:t>event</w:t>
      </w:r>
      <w:r w:rsidRPr="00D753AC">
        <w:rPr>
          <w:rFonts w:cs="Times New Roman"/>
          <w:w w:val="99"/>
          <w:sz w:val="22"/>
          <w:szCs w:val="22"/>
        </w:rPr>
        <w:t xml:space="preserve"> </w:t>
      </w:r>
      <w:r w:rsidRPr="00D753AC">
        <w:rPr>
          <w:rFonts w:cs="Times New Roman"/>
          <w:sz w:val="22"/>
          <w:szCs w:val="22"/>
        </w:rPr>
        <w:t xml:space="preserve">into the summer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 xml:space="preserve">(Figure </w:t>
      </w:r>
      <w:del w:id="2160" w:author="Claire Kouba" w:date="2023-09-12T16:52:00Z">
        <w:r w:rsidR="00505335" w:rsidRPr="00D753AC">
          <w:rPr>
            <w:rFonts w:cs="Times New Roman"/>
            <w:sz w:val="22"/>
            <w:szCs w:val="22"/>
          </w:rPr>
          <w:delText>1</w:delText>
        </w:r>
      </w:del>
      <w:ins w:id="2161" w:author="Claire Kouba" w:date="2023-09-12T16:52:00Z">
        <w:r w:rsidRPr="00D753AC">
          <w:rPr>
            <w:rFonts w:cs="Times New Roman"/>
            <w:sz w:val="22"/>
            <w:szCs w:val="22"/>
          </w:rPr>
          <w:t>2</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second period C and second period</w:t>
      </w:r>
      <w:r w:rsidRPr="00D753AC">
        <w:rPr>
          <w:rFonts w:cs="Times New Roman"/>
          <w:spacing w:val="-29"/>
          <w:sz w:val="22"/>
          <w:szCs w:val="22"/>
        </w:rPr>
        <w:t xml:space="preserve"> </w:t>
      </w:r>
      <w:r w:rsidRPr="00D753AC">
        <w:rPr>
          <w:rFonts w:cs="Times New Roman"/>
          <w:sz w:val="22"/>
          <w:szCs w:val="22"/>
        </w:rPr>
        <w:t>A)</w:t>
      </w:r>
      <w:ins w:id="2162" w:author="Claire Kouba" w:date="2023-09-22T17:30:00Z">
        <w:r w:rsidR="00600DAC">
          <w:rPr>
            <w:rFonts w:cs="Times New Roman"/>
            <w:sz w:val="22"/>
            <w:szCs w:val="22"/>
          </w:rPr>
          <w:t xml:space="preserve"> </w:t>
        </w:r>
        <w:r w:rsidR="00600DAC" w:rsidRPr="00600DAC">
          <w:rPr>
            <w:rFonts w:cs="Times New Roman"/>
            <w:sz w:val="22"/>
            <w:szCs w:val="22"/>
          </w:rPr>
          <w:t>and providing significant recharge via stream leakage near the mountain front, at the margins of the alluvial basin. This process amounts to a net transfer of water in snow storage during winter and spring to water in groundwater storage in spring and summer</w:t>
        </w:r>
      </w:ins>
      <w:r w:rsidRPr="00D753AC">
        <w:rPr>
          <w:rFonts w:cs="Times New Roman"/>
          <w:sz w:val="22"/>
          <w:szCs w:val="22"/>
        </w:rPr>
        <w:t>.</w:t>
      </w:r>
    </w:p>
    <w:p w:rsidR="002153D1" w:rsidRPr="00D753AC" w:rsidRDefault="002573FA">
      <w:pPr>
        <w:pStyle w:val="BodyText"/>
        <w:ind w:left="173" w:right="113" w:firstLine="206"/>
        <w:rPr>
          <w:rFonts w:cs="Times New Roman"/>
          <w:sz w:val="22"/>
          <w:szCs w:val="22"/>
        </w:rPr>
        <w:pPrChange w:id="2163" w:author="Claire Kouba" w:date="2023-09-12T16:52:00Z">
          <w:pPr>
            <w:pStyle w:val="BodyText"/>
            <w:spacing w:before="14" w:line="350" w:lineRule="auto"/>
            <w:ind w:left="173" w:right="158" w:firstLine="269"/>
          </w:pPr>
        </w:pPrChange>
      </w:pPr>
      <w:r w:rsidRPr="00D753AC">
        <w:rPr>
          <w:rFonts w:cs="Times New Roman"/>
          <w:sz w:val="22"/>
          <w:szCs w:val="22"/>
        </w:rPr>
        <w:t>Many</w:t>
      </w:r>
      <w:r w:rsidRPr="00D753AC">
        <w:rPr>
          <w:rFonts w:cs="Times New Roman"/>
          <w:spacing w:val="20"/>
          <w:sz w:val="22"/>
          <w:szCs w:val="22"/>
          <w:rPrChange w:id="2164" w:author="Claire Kouba" w:date="2023-09-12T16:52:00Z">
            <w:rPr>
              <w:spacing w:val="-10"/>
            </w:rPr>
          </w:rPrChange>
        </w:rPr>
        <w:t xml:space="preserve"> </w:t>
      </w:r>
      <w:r w:rsidRPr="00D753AC">
        <w:rPr>
          <w:rFonts w:cs="Times New Roman"/>
          <w:sz w:val="22"/>
          <w:szCs w:val="22"/>
        </w:rPr>
        <w:t>of</w:t>
      </w:r>
      <w:r w:rsidRPr="00D753AC">
        <w:rPr>
          <w:rFonts w:cs="Times New Roman"/>
          <w:spacing w:val="21"/>
          <w:sz w:val="22"/>
          <w:szCs w:val="22"/>
          <w:rPrChange w:id="2165" w:author="Claire Kouba" w:date="2023-09-12T16:52:00Z">
            <w:rPr>
              <w:spacing w:val="-10"/>
            </w:rPr>
          </w:rPrChange>
        </w:rPr>
        <w:t xml:space="preserve"> </w:t>
      </w:r>
      <w:ins w:id="2166" w:author="Claire Kouba" w:date="2023-09-22T17:31:00Z">
        <w:r w:rsidR="00F44DC8" w:rsidRPr="00F44DC8">
          <w:rPr>
            <w:rFonts w:cs="Times New Roman"/>
            <w:sz w:val="22"/>
            <w:szCs w:val="22"/>
          </w:rPr>
          <w:t>these phenomena are are reflected in the well</w:t>
        </w:r>
        <w:r w:rsidR="00F44DC8">
          <w:rPr>
            <w:rFonts w:cs="Times New Roman"/>
            <w:sz w:val="22"/>
            <w:szCs w:val="22"/>
          </w:rPr>
          <w:t>-</w:t>
        </w:r>
        <w:r w:rsidR="00F44DC8" w:rsidRPr="00F44DC8">
          <w:rPr>
            <w:rFonts w:cs="Times New Roman"/>
            <w:sz w:val="22"/>
            <w:szCs w:val="22"/>
          </w:rPr>
          <w:t xml:space="preserve">established elements </w:t>
        </w:r>
      </w:ins>
      <w:del w:id="2167" w:author="Claire Kouba" w:date="2023-09-22T17:31:00Z">
        <w:r w:rsidRPr="00D753AC" w:rsidDel="00F44DC8">
          <w:rPr>
            <w:rFonts w:cs="Times New Roman"/>
            <w:sz w:val="22"/>
            <w:szCs w:val="22"/>
          </w:rPr>
          <w:delText>the</w:delText>
        </w:r>
        <w:r w:rsidRPr="00D753AC" w:rsidDel="00F44DC8">
          <w:rPr>
            <w:rFonts w:cs="Times New Roman"/>
            <w:spacing w:val="20"/>
            <w:sz w:val="22"/>
            <w:szCs w:val="22"/>
            <w:rPrChange w:id="2168" w:author="Claire Kouba" w:date="2023-09-12T16:52:00Z">
              <w:rPr>
                <w:spacing w:val="-10"/>
              </w:rPr>
            </w:rPrChange>
          </w:rPr>
          <w:delText xml:space="preserve"> </w:delText>
        </w:r>
        <w:r w:rsidRPr="00D753AC" w:rsidDel="00F44DC8">
          <w:rPr>
            <w:rFonts w:cs="Times New Roman"/>
            <w:sz w:val="22"/>
            <w:szCs w:val="22"/>
          </w:rPr>
          <w:delText>phenomena</w:delText>
        </w:r>
        <w:r w:rsidRPr="00D753AC" w:rsidDel="00F44DC8">
          <w:rPr>
            <w:rFonts w:cs="Times New Roman"/>
            <w:spacing w:val="20"/>
            <w:sz w:val="22"/>
            <w:szCs w:val="22"/>
            <w:rPrChange w:id="2169" w:author="Claire Kouba" w:date="2023-09-12T16:52:00Z">
              <w:rPr>
                <w:spacing w:val="-10"/>
              </w:rPr>
            </w:rPrChange>
          </w:rPr>
          <w:delText xml:space="preserve"> </w:delText>
        </w:r>
        <w:r w:rsidRPr="00D753AC" w:rsidDel="00F44DC8">
          <w:rPr>
            <w:rFonts w:cs="Times New Roman"/>
            <w:sz w:val="22"/>
            <w:szCs w:val="22"/>
          </w:rPr>
          <w:delText>described</w:delText>
        </w:r>
        <w:r w:rsidRPr="00D753AC" w:rsidDel="00F44DC8">
          <w:rPr>
            <w:rFonts w:cs="Times New Roman"/>
            <w:spacing w:val="20"/>
            <w:sz w:val="22"/>
            <w:szCs w:val="22"/>
            <w:rPrChange w:id="2170" w:author="Claire Kouba" w:date="2023-09-12T16:52:00Z">
              <w:rPr>
                <w:spacing w:val="-10"/>
              </w:rPr>
            </w:rPrChange>
          </w:rPr>
          <w:delText xml:space="preserve"> </w:delText>
        </w:r>
        <w:r w:rsidRPr="00D753AC" w:rsidDel="00F44DC8">
          <w:rPr>
            <w:rFonts w:cs="Times New Roman"/>
            <w:sz w:val="22"/>
            <w:szCs w:val="22"/>
          </w:rPr>
          <w:delText>in</w:delText>
        </w:r>
        <w:r w:rsidRPr="00D753AC" w:rsidDel="00F44DC8">
          <w:rPr>
            <w:rFonts w:cs="Times New Roman"/>
            <w:spacing w:val="21"/>
            <w:sz w:val="22"/>
            <w:szCs w:val="22"/>
            <w:rPrChange w:id="2171" w:author="Claire Kouba" w:date="2023-09-12T16:52:00Z">
              <w:rPr>
                <w:spacing w:val="-10"/>
              </w:rPr>
            </w:rPrChange>
          </w:rPr>
          <w:delText xml:space="preserve"> </w:delText>
        </w:r>
        <w:r w:rsidRPr="00D753AC" w:rsidDel="00F44DC8">
          <w:rPr>
            <w:rFonts w:cs="Times New Roman"/>
            <w:sz w:val="22"/>
            <w:szCs w:val="22"/>
          </w:rPr>
          <w:delText>the</w:delText>
        </w:r>
        <w:r w:rsidRPr="00D753AC" w:rsidDel="00F44DC8">
          <w:rPr>
            <w:rFonts w:cs="Times New Roman"/>
            <w:spacing w:val="20"/>
            <w:sz w:val="22"/>
            <w:szCs w:val="22"/>
            <w:rPrChange w:id="2172" w:author="Claire Kouba" w:date="2023-09-12T16:52:00Z">
              <w:rPr>
                <w:spacing w:val="-10"/>
              </w:rPr>
            </w:rPrChange>
          </w:rPr>
          <w:delText xml:space="preserve"> </w:delText>
        </w:r>
        <w:r w:rsidRPr="00D753AC" w:rsidDel="00F44DC8">
          <w:rPr>
            <w:rFonts w:cs="Times New Roman"/>
            <w:sz w:val="22"/>
            <w:szCs w:val="22"/>
          </w:rPr>
          <w:delText>above</w:delText>
        </w:r>
        <w:r w:rsidRPr="00D753AC" w:rsidDel="00F44DC8">
          <w:rPr>
            <w:rFonts w:cs="Times New Roman"/>
            <w:spacing w:val="20"/>
            <w:sz w:val="22"/>
            <w:szCs w:val="22"/>
            <w:rPrChange w:id="2173" w:author="Claire Kouba" w:date="2023-09-12T16:52:00Z">
              <w:rPr>
                <w:spacing w:val="-10"/>
              </w:rPr>
            </w:rPrChange>
          </w:rPr>
          <w:delText xml:space="preserve"> </w:delText>
        </w:r>
        <w:r w:rsidRPr="00D753AC" w:rsidDel="00F44DC8">
          <w:rPr>
            <w:rFonts w:cs="Times New Roman"/>
            <w:sz w:val="22"/>
            <w:szCs w:val="22"/>
          </w:rPr>
          <w:delText>paragraphs</w:delText>
        </w:r>
        <w:r w:rsidRPr="00D753AC" w:rsidDel="00F44DC8">
          <w:rPr>
            <w:rFonts w:cs="Times New Roman"/>
            <w:spacing w:val="20"/>
            <w:sz w:val="22"/>
            <w:szCs w:val="22"/>
            <w:rPrChange w:id="2174" w:author="Claire Kouba" w:date="2023-09-12T16:52:00Z">
              <w:rPr>
                <w:spacing w:val="-10"/>
              </w:rPr>
            </w:rPrChange>
          </w:rPr>
          <w:delText xml:space="preserve"> </w:delText>
        </w:r>
        <w:r w:rsidRPr="00D753AC" w:rsidDel="00F44DC8">
          <w:rPr>
            <w:rFonts w:cs="Times New Roman"/>
            <w:sz w:val="22"/>
            <w:szCs w:val="22"/>
          </w:rPr>
          <w:delText>have</w:delText>
        </w:r>
        <w:r w:rsidRPr="00D753AC" w:rsidDel="00F44DC8">
          <w:rPr>
            <w:rFonts w:cs="Times New Roman"/>
            <w:spacing w:val="21"/>
            <w:sz w:val="22"/>
            <w:szCs w:val="22"/>
            <w:rPrChange w:id="2175" w:author="Claire Kouba" w:date="2023-09-12T16:52:00Z">
              <w:rPr>
                <w:spacing w:val="-10"/>
              </w:rPr>
            </w:rPrChange>
          </w:rPr>
          <w:delText xml:space="preserve"> </w:delText>
        </w:r>
        <w:r w:rsidRPr="00D753AC" w:rsidDel="00F44DC8">
          <w:rPr>
            <w:rFonts w:cs="Times New Roman"/>
            <w:sz w:val="22"/>
            <w:szCs w:val="22"/>
          </w:rPr>
          <w:delText>been</w:delText>
        </w:r>
        <w:r w:rsidRPr="00D753AC" w:rsidDel="00F44DC8">
          <w:rPr>
            <w:rFonts w:cs="Times New Roman"/>
            <w:spacing w:val="20"/>
            <w:sz w:val="22"/>
            <w:szCs w:val="22"/>
            <w:rPrChange w:id="2176" w:author="Claire Kouba" w:date="2023-09-12T16:52:00Z">
              <w:rPr>
                <w:spacing w:val="-10"/>
              </w:rPr>
            </w:rPrChange>
          </w:rPr>
          <w:delText xml:space="preserve"> </w:delText>
        </w:r>
        <w:r w:rsidRPr="00D753AC" w:rsidDel="00F44DC8">
          <w:rPr>
            <w:rFonts w:cs="Times New Roman"/>
            <w:sz w:val="22"/>
            <w:szCs w:val="22"/>
          </w:rPr>
          <w:delText>characterized</w:delText>
        </w:r>
        <w:r w:rsidRPr="00D753AC" w:rsidDel="00F44DC8">
          <w:rPr>
            <w:rFonts w:cs="Times New Roman"/>
            <w:spacing w:val="20"/>
            <w:sz w:val="22"/>
            <w:szCs w:val="22"/>
            <w:rPrChange w:id="2177" w:author="Claire Kouba" w:date="2023-09-12T16:52:00Z">
              <w:rPr>
                <w:spacing w:val="-10"/>
              </w:rPr>
            </w:rPrChange>
          </w:rPr>
          <w:delText xml:space="preserve"> </w:delText>
        </w:r>
        <w:r w:rsidRPr="00D753AC" w:rsidDel="00F44DC8">
          <w:rPr>
            <w:rFonts w:cs="Times New Roman"/>
            <w:sz w:val="22"/>
            <w:szCs w:val="22"/>
          </w:rPr>
          <w:delText>as</w:delText>
        </w:r>
        <w:r w:rsidRPr="00D753AC" w:rsidDel="00F44DC8">
          <w:rPr>
            <w:rFonts w:cs="Times New Roman"/>
            <w:spacing w:val="21"/>
            <w:sz w:val="22"/>
            <w:szCs w:val="22"/>
            <w:rPrChange w:id="2178" w:author="Claire Kouba" w:date="2023-09-12T16:52:00Z">
              <w:rPr>
                <w:spacing w:val="-10"/>
              </w:rPr>
            </w:rPrChange>
          </w:rPr>
          <w:delText xml:space="preserve"> </w:delText>
        </w:r>
        <w:r w:rsidRPr="00D753AC" w:rsidDel="00F44DC8">
          <w:rPr>
            <w:rFonts w:cs="Times New Roman"/>
            <w:sz w:val="22"/>
            <w:szCs w:val="22"/>
          </w:rPr>
          <w:delText>various</w:delText>
        </w:r>
        <w:r w:rsidRPr="00D753AC" w:rsidDel="00F44DC8">
          <w:rPr>
            <w:rFonts w:cs="Times New Roman"/>
            <w:spacing w:val="21"/>
            <w:sz w:val="22"/>
            <w:szCs w:val="22"/>
            <w:rPrChange w:id="2179" w:author="Claire Kouba" w:date="2023-09-12T16:52:00Z">
              <w:rPr>
                <w:spacing w:val="-10"/>
              </w:rPr>
            </w:rPrChange>
          </w:rPr>
          <w:delText xml:space="preserve"> </w:delText>
        </w:r>
        <w:r w:rsidRPr="00D753AC" w:rsidDel="00F44DC8">
          <w:rPr>
            <w:rFonts w:cs="Times New Roman"/>
            <w:sz w:val="22"/>
            <w:szCs w:val="22"/>
          </w:rPr>
          <w:delText>types</w:delText>
        </w:r>
      </w:del>
      <w:r w:rsidRPr="00D753AC">
        <w:rPr>
          <w:rFonts w:cs="Times New Roman"/>
          <w:spacing w:val="20"/>
          <w:sz w:val="22"/>
          <w:szCs w:val="22"/>
          <w:rPrChange w:id="2180" w:author="Claire Kouba" w:date="2023-09-12T16:52:00Z">
            <w:rPr>
              <w:spacing w:val="-10"/>
            </w:rPr>
          </w:rPrChange>
        </w:rPr>
        <w:t xml:space="preserve"> </w:t>
      </w:r>
      <w:r w:rsidRPr="00D753AC">
        <w:rPr>
          <w:rFonts w:cs="Times New Roman"/>
          <w:sz w:val="22"/>
          <w:szCs w:val="22"/>
        </w:rPr>
        <w:t>of</w:t>
      </w:r>
      <w:r w:rsidRPr="00D753AC">
        <w:rPr>
          <w:rFonts w:cs="Times New Roman"/>
          <w:spacing w:val="20"/>
          <w:sz w:val="22"/>
          <w:szCs w:val="22"/>
          <w:rPrChange w:id="2181" w:author="Claire Kouba" w:date="2023-09-12T16:52:00Z">
            <w:rPr>
              <w:spacing w:val="-10"/>
            </w:rPr>
          </w:rPrChange>
        </w:rPr>
        <w:t xml:space="preserve"> </w:t>
      </w:r>
      <w:r w:rsidRPr="00D753AC">
        <w:rPr>
          <w:rFonts w:cs="Times New Roman"/>
          <w:sz w:val="22"/>
          <w:szCs w:val="22"/>
        </w:rPr>
        <w:t>functional</w:t>
      </w:r>
      <w:r w:rsidRPr="00D753AC">
        <w:rPr>
          <w:rFonts w:cs="Times New Roman"/>
          <w:spacing w:val="21"/>
          <w:sz w:val="22"/>
          <w:szCs w:val="22"/>
          <w:rPrChange w:id="2182" w:author="Claire Kouba" w:date="2023-09-12T16:52:00Z">
            <w:rPr>
              <w:spacing w:val="-10"/>
            </w:rPr>
          </w:rPrChange>
        </w:rPr>
        <w:t xml:space="preserve"> </w:t>
      </w:r>
      <w:del w:id="2183" w:author="Claire Kouba" w:date="2023-09-12T16:52:00Z">
        <w:r w:rsidR="00505335" w:rsidRPr="00D753AC">
          <w:rPr>
            <w:rFonts w:cs="Times New Roman"/>
            <w:sz w:val="22"/>
            <w:szCs w:val="22"/>
          </w:rPr>
          <w:delText>ecosystem</w:delText>
        </w:r>
        <w:r w:rsidR="00505335" w:rsidRPr="00D753AC">
          <w:rPr>
            <w:rFonts w:cs="Times New Roman"/>
            <w:w w:val="99"/>
            <w:sz w:val="22"/>
            <w:szCs w:val="22"/>
          </w:rPr>
          <w:delText xml:space="preserve"> </w:delText>
        </w:r>
      </w:del>
      <w:r w:rsidRPr="00D753AC">
        <w:rPr>
          <w:rFonts w:cs="Times New Roman"/>
          <w:sz w:val="22"/>
          <w:szCs w:val="22"/>
        </w:rPr>
        <w:t>flow</w:t>
      </w:r>
      <w:ins w:id="2184" w:author="Claire Kouba" w:date="2023-09-22T17:31:00Z">
        <w:r w:rsidR="00F44DC8">
          <w:rPr>
            <w:rFonts w:cs="Times New Roman"/>
            <w:sz w:val="22"/>
            <w:szCs w:val="22"/>
          </w:rPr>
          <w:t>s</w:t>
        </w:r>
      </w:ins>
      <w:del w:id="2185" w:author="Claire Kouba" w:date="2023-09-12T16:52:00Z">
        <w:r w:rsidR="00505335" w:rsidRPr="00D753AC">
          <w:rPr>
            <w:rFonts w:cs="Times New Roman"/>
            <w:spacing w:val="1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"_bookmark0" </w:delInstrText>
        </w:r>
        <w:r w:rsidR="00505335" w:rsidRPr="00D753AC">
          <w:rPr>
            <w:rFonts w:cs="Times New Roman"/>
            <w:sz w:val="22"/>
            <w:szCs w:val="22"/>
          </w:rPr>
          <w:fldChar w:fldCharType="separate"/>
        </w:r>
        <w:r w:rsidR="00505335" w:rsidRPr="00D753AC">
          <w:rPr>
            <w:rFonts w:cs="Times New Roman"/>
            <w:spacing w:val="-3"/>
            <w:sz w:val="22"/>
            <w:szCs w:val="22"/>
          </w:rPr>
          <w:delText>(Table</w:delText>
        </w:r>
        <w:r w:rsidR="00505335" w:rsidRPr="00D753AC">
          <w:rPr>
            <w:rFonts w:cs="Times New Roman"/>
            <w:spacing w:val="-3"/>
            <w:sz w:val="22"/>
            <w:szCs w:val="22"/>
          </w:rPr>
          <w:fldChar w:fldCharType="end"/>
        </w:r>
      </w:del>
      <w:ins w:id="218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pacing w:val="-3"/>
            <w:sz w:val="22"/>
            <w:szCs w:val="22"/>
          </w:rPr>
          <w:t>(Table</w:t>
        </w:r>
        <w:r w:rsidRPr="00D753AC">
          <w:rPr>
            <w:rFonts w:cs="Times New Roman"/>
            <w:spacing w:val="-3"/>
            <w:sz w:val="22"/>
            <w:szCs w:val="22"/>
          </w:rPr>
          <w:fldChar w:fldCharType="end"/>
        </w:r>
      </w:ins>
      <w:r w:rsidRPr="00D753AC">
        <w:rPr>
          <w:rFonts w:cs="Times New Roman"/>
          <w:spacing w:val="-9"/>
          <w:sz w:val="22"/>
          <w:szCs w:val="22"/>
          <w:rPrChange w:id="2187" w:author="Claire Kouba" w:date="2023-09-12T16:52:00Z">
            <w:rPr>
              <w:spacing w:val="10"/>
            </w:rPr>
          </w:rPrChange>
        </w:rPr>
        <w:t xml:space="preserve"> </w:t>
      </w:r>
      <w:r w:rsidRPr="00D753AC">
        <w:rPr>
          <w:rFonts w:cs="Times New Roman"/>
          <w:sz w:val="22"/>
          <w:szCs w:val="22"/>
        </w:rPr>
        <w:t>1).</w:t>
      </w:r>
      <w:r w:rsidRPr="00D753AC">
        <w:rPr>
          <w:rFonts w:cs="Times New Roman"/>
          <w:spacing w:val="-9"/>
          <w:sz w:val="22"/>
          <w:szCs w:val="22"/>
          <w:rPrChange w:id="2188" w:author="Claire Kouba" w:date="2023-09-12T16:52:00Z">
            <w:rPr>
              <w:spacing w:val="10"/>
            </w:rPr>
          </w:rPrChange>
        </w:rPr>
        <w:t xml:space="preserve"> </w:t>
      </w:r>
      <w:r w:rsidRPr="00D753AC">
        <w:rPr>
          <w:rFonts w:cs="Times New Roman"/>
          <w:sz w:val="22"/>
          <w:szCs w:val="22"/>
        </w:rPr>
        <w:t>Winter</w:t>
      </w:r>
      <w:r w:rsidRPr="00D753AC">
        <w:rPr>
          <w:rFonts w:cs="Times New Roman"/>
          <w:spacing w:val="-9"/>
          <w:sz w:val="22"/>
          <w:szCs w:val="22"/>
          <w:rPrChange w:id="2189" w:author="Claire Kouba" w:date="2023-09-12T16:52:00Z">
            <w:rPr>
              <w:spacing w:val="10"/>
            </w:rPr>
          </w:rPrChange>
        </w:rPr>
        <w:t xml:space="preserve"> </w:t>
      </w:r>
      <w:r w:rsidRPr="00D753AC">
        <w:rPr>
          <w:rFonts w:cs="Times New Roman"/>
          <w:sz w:val="22"/>
          <w:szCs w:val="22"/>
        </w:rPr>
        <w:t>stormflow</w:t>
      </w:r>
      <w:r w:rsidRPr="00D753AC">
        <w:rPr>
          <w:rFonts w:cs="Times New Roman"/>
          <w:spacing w:val="-9"/>
          <w:sz w:val="22"/>
          <w:szCs w:val="22"/>
          <w:rPrChange w:id="2190" w:author="Claire Kouba" w:date="2023-09-12T16:52:00Z">
            <w:rPr>
              <w:spacing w:val="10"/>
            </w:rPr>
          </w:rPrChange>
        </w:rPr>
        <w:t xml:space="preserve"> </w:t>
      </w:r>
      <w:r w:rsidRPr="00D753AC">
        <w:rPr>
          <w:rFonts w:cs="Times New Roman"/>
          <w:sz w:val="22"/>
          <w:szCs w:val="22"/>
        </w:rPr>
        <w:t>is</w:t>
      </w:r>
      <w:r w:rsidRPr="00D753AC">
        <w:rPr>
          <w:rFonts w:cs="Times New Roman"/>
          <w:spacing w:val="-9"/>
          <w:sz w:val="22"/>
          <w:szCs w:val="22"/>
          <w:rPrChange w:id="2191" w:author="Claire Kouba" w:date="2023-09-12T16:52:00Z">
            <w:rPr>
              <w:spacing w:val="10"/>
            </w:rPr>
          </w:rPrChange>
        </w:rPr>
        <w:t xml:space="preserve"> </w:t>
      </w:r>
      <w:r w:rsidRPr="00D753AC">
        <w:rPr>
          <w:rFonts w:cs="Times New Roman"/>
          <w:sz w:val="22"/>
          <w:szCs w:val="22"/>
        </w:rPr>
        <w:t>the</w:t>
      </w:r>
      <w:r w:rsidRPr="00D753AC">
        <w:rPr>
          <w:rFonts w:cs="Times New Roman"/>
          <w:spacing w:val="-9"/>
          <w:sz w:val="22"/>
          <w:szCs w:val="22"/>
          <w:rPrChange w:id="2192" w:author="Claire Kouba" w:date="2023-09-12T16:52:00Z">
            <w:rPr>
              <w:spacing w:val="10"/>
            </w:rPr>
          </w:rPrChange>
        </w:rPr>
        <w:t xml:space="preserve"> </w:t>
      </w:r>
      <w:r w:rsidRPr="00D753AC">
        <w:rPr>
          <w:rFonts w:cs="Times New Roman"/>
          <w:sz w:val="22"/>
          <w:szCs w:val="22"/>
        </w:rPr>
        <w:t>obvious</w:t>
      </w:r>
      <w:r w:rsidRPr="00D753AC">
        <w:rPr>
          <w:rFonts w:cs="Times New Roman"/>
          <w:spacing w:val="-9"/>
          <w:sz w:val="22"/>
          <w:szCs w:val="22"/>
          <w:rPrChange w:id="2193" w:author="Claire Kouba" w:date="2023-09-12T16:52:00Z">
            <w:rPr>
              <w:spacing w:val="10"/>
            </w:rPr>
          </w:rPrChange>
        </w:rPr>
        <w:t xml:space="preserve"> </w:t>
      </w:r>
      <w:r w:rsidRPr="00D753AC">
        <w:rPr>
          <w:rFonts w:cs="Times New Roman"/>
          <w:sz w:val="22"/>
          <w:szCs w:val="22"/>
        </w:rPr>
        <w:t>functional</w:t>
      </w:r>
      <w:r w:rsidRPr="00D753AC">
        <w:rPr>
          <w:rFonts w:cs="Times New Roman"/>
          <w:spacing w:val="-9"/>
          <w:sz w:val="22"/>
          <w:szCs w:val="22"/>
          <w:rPrChange w:id="2194" w:author="Claire Kouba" w:date="2023-09-12T16:52:00Z">
            <w:rPr>
              <w:spacing w:val="10"/>
            </w:rPr>
          </w:rPrChange>
        </w:rPr>
        <w:t xml:space="preserve"> </w:t>
      </w:r>
      <w:r w:rsidRPr="00D753AC">
        <w:rPr>
          <w:rFonts w:cs="Times New Roman"/>
          <w:sz w:val="22"/>
          <w:szCs w:val="22"/>
        </w:rPr>
        <w:t>flow</w:t>
      </w:r>
      <w:r w:rsidRPr="00D753AC">
        <w:rPr>
          <w:rFonts w:cs="Times New Roman"/>
          <w:spacing w:val="-9"/>
          <w:sz w:val="22"/>
          <w:szCs w:val="22"/>
          <w:rPrChange w:id="2195" w:author="Claire Kouba" w:date="2023-09-12T16:52:00Z">
            <w:rPr>
              <w:spacing w:val="10"/>
            </w:rPr>
          </w:rPrChange>
        </w:rPr>
        <w:t xml:space="preserve"> </w:t>
      </w:r>
      <w:r w:rsidRPr="00D753AC">
        <w:rPr>
          <w:rFonts w:cs="Times New Roman"/>
          <w:sz w:val="22"/>
          <w:szCs w:val="22"/>
        </w:rPr>
        <w:t>metric</w:t>
      </w:r>
      <w:r w:rsidRPr="00D753AC">
        <w:rPr>
          <w:rFonts w:cs="Times New Roman"/>
          <w:spacing w:val="-9"/>
          <w:sz w:val="22"/>
          <w:szCs w:val="22"/>
          <w:rPrChange w:id="2196" w:author="Claire Kouba" w:date="2023-09-12T16:52:00Z">
            <w:rPr>
              <w:spacing w:val="10"/>
            </w:rPr>
          </w:rPrChange>
        </w:rPr>
        <w:t xml:space="preserve"> </w:t>
      </w:r>
      <w:r w:rsidRPr="00D753AC">
        <w:rPr>
          <w:rFonts w:cs="Times New Roman"/>
          <w:sz w:val="22"/>
          <w:szCs w:val="22"/>
        </w:rPr>
        <w:t>corresponding</w:t>
      </w:r>
      <w:r w:rsidRPr="00D753AC">
        <w:rPr>
          <w:rFonts w:cs="Times New Roman"/>
          <w:spacing w:val="-9"/>
          <w:sz w:val="22"/>
          <w:szCs w:val="22"/>
          <w:rPrChange w:id="2197" w:author="Claire Kouba" w:date="2023-09-12T16:52:00Z">
            <w:rPr>
              <w:spacing w:val="10"/>
            </w:rPr>
          </w:rPrChange>
        </w:rPr>
        <w:t xml:space="preserve"> </w:t>
      </w:r>
      <w:r w:rsidRPr="00D753AC">
        <w:rPr>
          <w:rFonts w:cs="Times New Roman"/>
          <w:sz w:val="22"/>
          <w:szCs w:val="22"/>
        </w:rPr>
        <w:t>to</w:t>
      </w:r>
      <w:r w:rsidRPr="00D753AC">
        <w:rPr>
          <w:rFonts w:cs="Times New Roman"/>
          <w:spacing w:val="-9"/>
          <w:sz w:val="22"/>
          <w:szCs w:val="22"/>
          <w:rPrChange w:id="2198" w:author="Claire Kouba" w:date="2023-09-12T16:52:00Z">
            <w:rPr>
              <w:spacing w:val="10"/>
            </w:rPr>
          </w:rPrChange>
        </w:rPr>
        <w:t xml:space="preserve"> </w:t>
      </w:r>
      <w:r w:rsidRPr="00D753AC">
        <w:rPr>
          <w:rFonts w:cs="Times New Roman"/>
          <w:sz w:val="22"/>
          <w:szCs w:val="22"/>
        </w:rPr>
        <w:t>a</w:t>
      </w:r>
      <w:r w:rsidRPr="00D753AC">
        <w:rPr>
          <w:rFonts w:cs="Times New Roman"/>
          <w:spacing w:val="-9"/>
          <w:sz w:val="22"/>
          <w:szCs w:val="22"/>
          <w:rPrChange w:id="2199" w:author="Claire Kouba" w:date="2023-09-12T16:52:00Z">
            <w:rPr>
              <w:spacing w:val="10"/>
            </w:rPr>
          </w:rPrChange>
        </w:rPr>
        <w:t xml:space="preserve"> </w:t>
      </w:r>
      <w:r w:rsidRPr="00D753AC">
        <w:rPr>
          <w:rFonts w:cs="Times New Roman"/>
          <w:sz w:val="22"/>
          <w:szCs w:val="22"/>
        </w:rPr>
        <w:t>“spilling”</w:t>
      </w:r>
      <w:r w:rsidRPr="00D753AC">
        <w:rPr>
          <w:rFonts w:cs="Times New Roman"/>
          <w:spacing w:val="-9"/>
          <w:sz w:val="22"/>
          <w:szCs w:val="22"/>
          <w:rPrChange w:id="2200" w:author="Claire Kouba" w:date="2023-09-12T16:52:00Z">
            <w:rPr>
              <w:spacing w:val="10"/>
            </w:rPr>
          </w:rPrChange>
        </w:rPr>
        <w:t xml:space="preserve"> </w:t>
      </w:r>
      <w:r w:rsidRPr="00D753AC">
        <w:rPr>
          <w:rFonts w:cs="Times New Roman"/>
          <w:sz w:val="22"/>
          <w:szCs w:val="22"/>
        </w:rPr>
        <w:t>watershed.</w:t>
      </w:r>
      <w:r w:rsidRPr="00D753AC">
        <w:rPr>
          <w:rFonts w:cs="Times New Roman"/>
          <w:spacing w:val="-9"/>
          <w:sz w:val="22"/>
          <w:szCs w:val="22"/>
          <w:rPrChange w:id="2201" w:author="Claire Kouba" w:date="2023-09-12T16:52:00Z">
            <w:rPr>
              <w:spacing w:val="10"/>
            </w:rPr>
          </w:rPrChange>
        </w:rPr>
        <w:t xml:space="preserve"> </w:t>
      </w:r>
      <w:r w:rsidRPr="00D753AC">
        <w:rPr>
          <w:rFonts w:cs="Times New Roman"/>
          <w:sz w:val="22"/>
          <w:szCs w:val="22"/>
        </w:rPr>
        <w:t>The</w:t>
      </w:r>
      <w:r w:rsidRPr="00D753AC">
        <w:rPr>
          <w:rFonts w:cs="Times New Roman"/>
          <w:spacing w:val="-9"/>
          <w:sz w:val="22"/>
          <w:szCs w:val="22"/>
          <w:rPrChange w:id="2202" w:author="Claire Kouba" w:date="2023-09-12T16:52:00Z">
            <w:rPr>
              <w:spacing w:val="10"/>
            </w:rPr>
          </w:rPrChange>
        </w:rPr>
        <w:t xml:space="preserve"> </w:t>
      </w:r>
      <w:r w:rsidRPr="00D753AC">
        <w:rPr>
          <w:rFonts w:cs="Times New Roman"/>
          <w:sz w:val="22"/>
          <w:szCs w:val="22"/>
        </w:rPr>
        <w:t>spring</w:t>
      </w:r>
      <w:r w:rsidRPr="00D753AC">
        <w:rPr>
          <w:rFonts w:cs="Times New Roman"/>
          <w:spacing w:val="-9"/>
          <w:sz w:val="22"/>
          <w:szCs w:val="22"/>
          <w:rPrChange w:id="2203" w:author="Claire Kouba" w:date="2023-09-12T16:52:00Z">
            <w:rPr>
              <w:w w:val="99"/>
            </w:rPr>
          </w:rPrChange>
        </w:rPr>
        <w:t xml:space="preserve"> </w:t>
      </w:r>
      <w:r w:rsidRPr="00D753AC">
        <w:rPr>
          <w:rFonts w:cs="Times New Roman"/>
          <w:sz w:val="22"/>
          <w:szCs w:val="22"/>
        </w:rPr>
        <w:t>recession</w:t>
      </w:r>
      <w:r w:rsidRPr="00D753AC">
        <w:rPr>
          <w:rFonts w:cs="Times New Roman"/>
          <w:w w:val="99"/>
          <w:sz w:val="22"/>
          <w:szCs w:val="22"/>
          <w:rPrChange w:id="2204" w:author="Claire Kouba" w:date="2023-09-12T16:52:00Z">
            <w:rPr/>
          </w:rPrChange>
        </w:rPr>
        <w:t xml:space="preserve"> </w:t>
      </w:r>
      <w:r w:rsidRPr="00D753AC">
        <w:rPr>
          <w:rFonts w:cs="Times New Roman"/>
          <w:sz w:val="22"/>
          <w:szCs w:val="22"/>
        </w:rPr>
        <w:t>can</w:t>
      </w:r>
      <w:r w:rsidRPr="00D753AC">
        <w:rPr>
          <w:rFonts w:cs="Times New Roman"/>
          <w:spacing w:val="18"/>
          <w:sz w:val="22"/>
          <w:szCs w:val="22"/>
          <w:rPrChange w:id="2205" w:author="Claire Kouba" w:date="2023-09-12T16:52:00Z">
            <w:rPr/>
          </w:rPrChange>
        </w:rPr>
        <w:t xml:space="preserve"> </w:t>
      </w:r>
      <w:r w:rsidRPr="00D753AC">
        <w:rPr>
          <w:rFonts w:cs="Times New Roman"/>
          <w:sz w:val="22"/>
          <w:szCs w:val="22"/>
        </w:rPr>
        <w:t>last</w:t>
      </w:r>
      <w:r w:rsidRPr="00D753AC">
        <w:rPr>
          <w:rFonts w:cs="Times New Roman"/>
          <w:spacing w:val="18"/>
          <w:sz w:val="22"/>
          <w:szCs w:val="22"/>
          <w:rPrChange w:id="2206" w:author="Claire Kouba" w:date="2023-09-12T16:52:00Z">
            <w:rPr/>
          </w:rPrChange>
        </w:rPr>
        <w:t xml:space="preserve"> </w:t>
      </w:r>
      <w:r w:rsidRPr="00D753AC">
        <w:rPr>
          <w:rFonts w:cs="Times New Roman"/>
          <w:sz w:val="22"/>
          <w:szCs w:val="22"/>
        </w:rPr>
        <w:t>for</w:t>
      </w:r>
      <w:r w:rsidRPr="00D753AC">
        <w:rPr>
          <w:rFonts w:cs="Times New Roman"/>
          <w:spacing w:val="18"/>
          <w:sz w:val="22"/>
          <w:szCs w:val="22"/>
          <w:rPrChange w:id="2207" w:author="Claire Kouba" w:date="2023-09-12T16:52:00Z">
            <w:rPr/>
          </w:rPrChange>
        </w:rPr>
        <w:t xml:space="preserve"> </w:t>
      </w:r>
      <w:r w:rsidRPr="00D753AC">
        <w:rPr>
          <w:rFonts w:cs="Times New Roman"/>
          <w:sz w:val="22"/>
          <w:szCs w:val="22"/>
        </w:rPr>
        <w:t>three</w:t>
      </w:r>
      <w:r w:rsidRPr="00D753AC">
        <w:rPr>
          <w:rFonts w:cs="Times New Roman"/>
          <w:spacing w:val="18"/>
          <w:sz w:val="22"/>
          <w:szCs w:val="22"/>
          <w:rPrChange w:id="2208" w:author="Claire Kouba" w:date="2023-09-12T16:52:00Z">
            <w:rPr/>
          </w:rPrChange>
        </w:rPr>
        <w:t xml:space="preserve"> </w:t>
      </w:r>
      <w:r w:rsidRPr="00D753AC">
        <w:rPr>
          <w:rFonts w:cs="Times New Roman"/>
          <w:sz w:val="22"/>
          <w:szCs w:val="22"/>
        </w:rPr>
        <w:t>to</w:t>
      </w:r>
      <w:r w:rsidRPr="00D753AC">
        <w:rPr>
          <w:rFonts w:cs="Times New Roman"/>
          <w:spacing w:val="18"/>
          <w:sz w:val="22"/>
          <w:szCs w:val="22"/>
          <w:rPrChange w:id="2209" w:author="Claire Kouba" w:date="2023-09-12T16:52:00Z">
            <w:rPr/>
          </w:rPrChange>
        </w:rPr>
        <w:t xml:space="preserve"> </w:t>
      </w:r>
      <w:r w:rsidRPr="00D753AC">
        <w:rPr>
          <w:rFonts w:cs="Times New Roman"/>
          <w:sz w:val="22"/>
          <w:szCs w:val="22"/>
        </w:rPr>
        <w:t>six</w:t>
      </w:r>
      <w:r w:rsidRPr="00D753AC">
        <w:rPr>
          <w:rFonts w:cs="Times New Roman"/>
          <w:spacing w:val="18"/>
          <w:sz w:val="22"/>
          <w:szCs w:val="22"/>
          <w:rPrChange w:id="2210" w:author="Claire Kouba" w:date="2023-09-12T16:52:00Z">
            <w:rPr/>
          </w:rPrChange>
        </w:rPr>
        <w:t xml:space="preserve"> </w:t>
      </w:r>
      <w:r w:rsidRPr="00D753AC">
        <w:rPr>
          <w:rFonts w:cs="Times New Roman"/>
          <w:sz w:val="22"/>
          <w:szCs w:val="22"/>
        </w:rPr>
        <w:t>months</w:t>
      </w:r>
      <w:r w:rsidRPr="00D753AC">
        <w:rPr>
          <w:rFonts w:cs="Times New Roman"/>
          <w:spacing w:val="18"/>
          <w:sz w:val="22"/>
          <w:szCs w:val="22"/>
          <w:rPrChange w:id="2211" w:author="Claire Kouba" w:date="2023-09-12T16:52:00Z">
            <w:rPr/>
          </w:rPrChange>
        </w:rPr>
        <w:t xml:space="preserve"> </w:t>
      </w:r>
      <w:r w:rsidRPr="00D753AC">
        <w:rPr>
          <w:rFonts w:cs="Times New Roman"/>
          <w:sz w:val="22"/>
          <w:szCs w:val="22"/>
        </w:rPr>
        <w:t>and</w:t>
      </w:r>
      <w:r w:rsidRPr="00D753AC">
        <w:rPr>
          <w:rFonts w:cs="Times New Roman"/>
          <w:spacing w:val="18"/>
          <w:sz w:val="22"/>
          <w:szCs w:val="22"/>
          <w:rPrChange w:id="2212" w:author="Claire Kouba" w:date="2023-09-12T16:52:00Z">
            <w:rPr/>
          </w:rPrChange>
        </w:rPr>
        <w:t xml:space="preserve"> </w:t>
      </w:r>
      <w:r w:rsidRPr="00D753AC">
        <w:rPr>
          <w:rFonts w:cs="Times New Roman"/>
          <w:sz w:val="22"/>
          <w:szCs w:val="22"/>
        </w:rPr>
        <w:t>its</w:t>
      </w:r>
      <w:r w:rsidRPr="00D753AC">
        <w:rPr>
          <w:rFonts w:cs="Times New Roman"/>
          <w:spacing w:val="18"/>
          <w:sz w:val="22"/>
          <w:szCs w:val="22"/>
          <w:rPrChange w:id="2213" w:author="Claire Kouba" w:date="2023-09-12T16:52:00Z">
            <w:rPr/>
          </w:rPrChange>
        </w:rPr>
        <w:t xml:space="preserve"> </w:t>
      </w:r>
      <w:r w:rsidRPr="00D753AC">
        <w:rPr>
          <w:rFonts w:cs="Times New Roman"/>
          <w:sz w:val="22"/>
          <w:szCs w:val="22"/>
        </w:rPr>
        <w:t>steepness</w:t>
      </w:r>
      <w:r w:rsidRPr="00D753AC">
        <w:rPr>
          <w:rFonts w:cs="Times New Roman"/>
          <w:spacing w:val="18"/>
          <w:sz w:val="22"/>
          <w:szCs w:val="22"/>
          <w:rPrChange w:id="2214" w:author="Claire Kouba" w:date="2023-09-12T16:52:00Z">
            <w:rPr/>
          </w:rPrChange>
        </w:rPr>
        <w:t xml:space="preserve"> </w:t>
      </w:r>
      <w:r w:rsidRPr="00D753AC">
        <w:rPr>
          <w:rFonts w:cs="Times New Roman"/>
          <w:sz w:val="22"/>
          <w:szCs w:val="22"/>
        </w:rPr>
        <w:t>is</w:t>
      </w:r>
      <w:r w:rsidRPr="00D753AC">
        <w:rPr>
          <w:rFonts w:cs="Times New Roman"/>
          <w:spacing w:val="18"/>
          <w:sz w:val="22"/>
          <w:szCs w:val="22"/>
          <w:rPrChange w:id="2215" w:author="Claire Kouba" w:date="2023-09-12T16:52:00Z">
            <w:rPr/>
          </w:rPrChange>
        </w:rPr>
        <w:t xml:space="preserve"> </w:t>
      </w:r>
      <w:r w:rsidRPr="00D753AC">
        <w:rPr>
          <w:rFonts w:cs="Times New Roman"/>
          <w:sz w:val="22"/>
          <w:szCs w:val="22"/>
        </w:rPr>
        <w:t>moderated</w:t>
      </w:r>
      <w:r w:rsidRPr="00D753AC">
        <w:rPr>
          <w:rFonts w:cs="Times New Roman"/>
          <w:spacing w:val="18"/>
          <w:sz w:val="22"/>
          <w:szCs w:val="22"/>
          <w:rPrChange w:id="2216" w:author="Claire Kouba" w:date="2023-09-12T16:52:00Z">
            <w:rPr/>
          </w:rPrChange>
        </w:rPr>
        <w:t xml:space="preserve"> </w:t>
      </w:r>
      <w:r w:rsidRPr="00D753AC">
        <w:rPr>
          <w:rFonts w:cs="Times New Roman"/>
          <w:sz w:val="22"/>
          <w:szCs w:val="22"/>
        </w:rPr>
        <w:t>by</w:t>
      </w:r>
      <w:r w:rsidRPr="00D753AC">
        <w:rPr>
          <w:rFonts w:cs="Times New Roman"/>
          <w:spacing w:val="18"/>
          <w:sz w:val="22"/>
          <w:szCs w:val="22"/>
          <w:rPrChange w:id="2217" w:author="Claire Kouba" w:date="2023-09-12T16:52:00Z">
            <w:rPr/>
          </w:rPrChange>
        </w:rPr>
        <w:t xml:space="preserve"> </w:t>
      </w:r>
      <w:r w:rsidRPr="00D753AC">
        <w:rPr>
          <w:rFonts w:cs="Times New Roman"/>
          <w:sz w:val="22"/>
          <w:szCs w:val="22"/>
        </w:rPr>
        <w:t>snowmelt.</w:t>
      </w:r>
      <w:r w:rsidRPr="00D753AC">
        <w:rPr>
          <w:rFonts w:cs="Times New Roman"/>
          <w:spacing w:val="18"/>
          <w:sz w:val="22"/>
          <w:szCs w:val="22"/>
          <w:rPrChange w:id="2218" w:author="Claire Kouba" w:date="2023-09-12T16:52:00Z">
            <w:rPr/>
          </w:rPrChange>
        </w:rPr>
        <w:t xml:space="preserve"> </w:t>
      </w:r>
      <w:r w:rsidRPr="00D753AC">
        <w:rPr>
          <w:rFonts w:cs="Times New Roman"/>
          <w:sz w:val="22"/>
          <w:szCs w:val="22"/>
        </w:rPr>
        <w:t>Because</w:t>
      </w:r>
      <w:r w:rsidRPr="00D753AC">
        <w:rPr>
          <w:rFonts w:cs="Times New Roman"/>
          <w:spacing w:val="18"/>
          <w:sz w:val="22"/>
          <w:szCs w:val="22"/>
          <w:rPrChange w:id="2219" w:author="Claire Kouba" w:date="2023-09-12T16:52:00Z">
            <w:rPr/>
          </w:rPrChange>
        </w:rPr>
        <w:t xml:space="preserve"> </w:t>
      </w:r>
      <w:r w:rsidRPr="00D753AC">
        <w:rPr>
          <w:rFonts w:cs="Times New Roman"/>
          <w:sz w:val="22"/>
          <w:szCs w:val="22"/>
        </w:rPr>
        <w:t>it</w:t>
      </w:r>
      <w:r w:rsidRPr="00D753AC">
        <w:rPr>
          <w:rFonts w:cs="Times New Roman"/>
          <w:spacing w:val="18"/>
          <w:sz w:val="22"/>
          <w:szCs w:val="22"/>
          <w:rPrChange w:id="2220" w:author="Claire Kouba" w:date="2023-09-12T16:52:00Z">
            <w:rPr/>
          </w:rPrChange>
        </w:rPr>
        <w:t xml:space="preserve"> </w:t>
      </w:r>
      <w:r w:rsidRPr="00D753AC">
        <w:rPr>
          <w:rFonts w:cs="Times New Roman"/>
          <w:sz w:val="22"/>
          <w:szCs w:val="22"/>
        </w:rPr>
        <w:t>bridges</w:t>
      </w:r>
      <w:r w:rsidRPr="00D753AC">
        <w:rPr>
          <w:rFonts w:cs="Times New Roman"/>
          <w:spacing w:val="18"/>
          <w:sz w:val="22"/>
          <w:szCs w:val="22"/>
          <w:rPrChange w:id="2221" w:author="Claire Kouba" w:date="2023-09-12T16:52:00Z">
            <w:rPr/>
          </w:rPrChange>
        </w:rPr>
        <w:t xml:space="preserve"> </w:t>
      </w:r>
      <w:r w:rsidRPr="00D753AC">
        <w:rPr>
          <w:rFonts w:cs="Times New Roman"/>
          <w:sz w:val="22"/>
          <w:szCs w:val="22"/>
        </w:rPr>
        <w:t>the</w:t>
      </w:r>
      <w:r w:rsidRPr="00D753AC">
        <w:rPr>
          <w:rFonts w:cs="Times New Roman"/>
          <w:spacing w:val="18"/>
          <w:sz w:val="22"/>
          <w:szCs w:val="22"/>
          <w:rPrChange w:id="2222" w:author="Claire Kouba" w:date="2023-09-12T16:52:00Z">
            <w:rPr/>
          </w:rPrChange>
        </w:rPr>
        <w:t xml:space="preserve"> </w:t>
      </w:r>
      <w:r w:rsidRPr="00D753AC">
        <w:rPr>
          <w:rFonts w:cs="Times New Roman"/>
          <w:sz w:val="22"/>
          <w:szCs w:val="22"/>
        </w:rPr>
        <w:t>high-storage</w:t>
      </w:r>
      <w:r w:rsidRPr="00D753AC">
        <w:rPr>
          <w:rFonts w:cs="Times New Roman"/>
          <w:spacing w:val="18"/>
          <w:sz w:val="22"/>
          <w:szCs w:val="22"/>
          <w:rPrChange w:id="2223" w:author="Claire Kouba" w:date="2023-09-12T16:52:00Z">
            <w:rPr>
              <w:spacing w:val="-16"/>
            </w:rPr>
          </w:rPrChange>
        </w:rPr>
        <w:t xml:space="preserve"> </w:t>
      </w:r>
      <w:r w:rsidRPr="00D753AC">
        <w:rPr>
          <w:rFonts w:cs="Times New Roman"/>
          <w:sz w:val="22"/>
          <w:szCs w:val="22"/>
        </w:rPr>
        <w:t>and</w:t>
      </w:r>
      <w:r w:rsidRPr="00D753AC">
        <w:rPr>
          <w:rFonts w:cs="Times New Roman"/>
          <w:spacing w:val="18"/>
          <w:sz w:val="22"/>
          <w:szCs w:val="22"/>
          <w:rPrChange w:id="2224" w:author="Claire Kouba" w:date="2023-09-12T16:52:00Z">
            <w:rPr>
              <w:w w:val="99"/>
            </w:rPr>
          </w:rPrChange>
        </w:rPr>
        <w:t xml:space="preserve"> </w:t>
      </w:r>
      <w:r w:rsidRPr="00D753AC">
        <w:rPr>
          <w:rFonts w:cs="Times New Roman"/>
          <w:sz w:val="22"/>
          <w:szCs w:val="22"/>
        </w:rPr>
        <w:t>low-storage</w:t>
      </w:r>
      <w:r w:rsidRPr="00D753AC">
        <w:rPr>
          <w:rFonts w:cs="Times New Roman"/>
          <w:spacing w:val="8"/>
          <w:sz w:val="22"/>
          <w:szCs w:val="22"/>
          <w:rPrChange w:id="2225" w:author="Claire Kouba" w:date="2023-09-12T16:52:00Z">
            <w:rPr/>
          </w:rPrChange>
        </w:rPr>
        <w:t xml:space="preserve"> </w:t>
      </w:r>
      <w:r w:rsidRPr="00D753AC">
        <w:rPr>
          <w:rFonts w:cs="Times New Roman"/>
          <w:sz w:val="22"/>
          <w:szCs w:val="22"/>
        </w:rPr>
        <w:t>states,</w:t>
      </w:r>
      <w:r w:rsidRPr="00D753AC">
        <w:rPr>
          <w:rFonts w:cs="Times New Roman"/>
          <w:spacing w:val="8"/>
          <w:sz w:val="22"/>
          <w:szCs w:val="22"/>
          <w:rPrChange w:id="2226" w:author="Claire Kouba" w:date="2023-09-12T16:52:00Z">
            <w:rPr/>
          </w:rPrChange>
        </w:rPr>
        <w:t xml:space="preserve"> </w:t>
      </w:r>
      <w:r w:rsidRPr="00D753AC">
        <w:rPr>
          <w:rFonts w:cs="Times New Roman"/>
          <w:sz w:val="22"/>
          <w:szCs w:val="22"/>
        </w:rPr>
        <w:t>the</w:t>
      </w:r>
      <w:r w:rsidRPr="00D753AC">
        <w:rPr>
          <w:rFonts w:cs="Times New Roman"/>
          <w:spacing w:val="8"/>
          <w:sz w:val="22"/>
          <w:szCs w:val="22"/>
          <w:rPrChange w:id="2227" w:author="Claire Kouba" w:date="2023-09-12T16:52:00Z">
            <w:rPr/>
          </w:rPrChange>
        </w:rPr>
        <w:t xml:space="preserve"> </w:t>
      </w:r>
      <w:r w:rsidRPr="00D753AC">
        <w:rPr>
          <w:rFonts w:cs="Times New Roman"/>
          <w:sz w:val="22"/>
          <w:szCs w:val="22"/>
        </w:rPr>
        <w:t>early</w:t>
      </w:r>
      <w:r w:rsidRPr="00D753AC">
        <w:rPr>
          <w:rFonts w:cs="Times New Roman"/>
          <w:spacing w:val="8"/>
          <w:sz w:val="22"/>
          <w:szCs w:val="22"/>
          <w:rPrChange w:id="2228" w:author="Claire Kouba" w:date="2023-09-12T16:52:00Z">
            <w:rPr/>
          </w:rPrChange>
        </w:rPr>
        <w:t xml:space="preserve"> </w:t>
      </w:r>
      <w:r w:rsidRPr="00D753AC">
        <w:rPr>
          <w:rFonts w:cs="Times New Roman"/>
          <w:sz w:val="22"/>
          <w:szCs w:val="22"/>
        </w:rPr>
        <w:t>and</w:t>
      </w:r>
      <w:r w:rsidRPr="00D753AC">
        <w:rPr>
          <w:rFonts w:cs="Times New Roman"/>
          <w:spacing w:val="8"/>
          <w:sz w:val="22"/>
          <w:szCs w:val="22"/>
          <w:rPrChange w:id="2229" w:author="Claire Kouba" w:date="2023-09-12T16:52:00Z">
            <w:rPr/>
          </w:rPrChange>
        </w:rPr>
        <w:t xml:space="preserve"> </w:t>
      </w:r>
      <w:r w:rsidRPr="00D753AC">
        <w:rPr>
          <w:rFonts w:cs="Times New Roman"/>
          <w:sz w:val="22"/>
          <w:szCs w:val="22"/>
        </w:rPr>
        <w:t>late</w:t>
      </w:r>
      <w:r w:rsidRPr="00D753AC">
        <w:rPr>
          <w:rFonts w:cs="Times New Roman"/>
          <w:spacing w:val="8"/>
          <w:sz w:val="22"/>
          <w:szCs w:val="22"/>
          <w:rPrChange w:id="2230" w:author="Claire Kouba" w:date="2023-09-12T16:52:00Z">
            <w:rPr/>
          </w:rPrChange>
        </w:rPr>
        <w:t xml:space="preserve"> </w:t>
      </w:r>
      <w:r w:rsidRPr="00D753AC">
        <w:rPr>
          <w:rFonts w:cs="Times New Roman"/>
          <w:sz w:val="22"/>
          <w:szCs w:val="22"/>
        </w:rPr>
        <w:t>spring</w:t>
      </w:r>
      <w:r w:rsidRPr="00D753AC">
        <w:rPr>
          <w:rFonts w:cs="Times New Roman"/>
          <w:spacing w:val="8"/>
          <w:sz w:val="22"/>
          <w:szCs w:val="22"/>
          <w:rPrChange w:id="2231" w:author="Claire Kouba" w:date="2023-09-12T16:52:00Z">
            <w:rPr/>
          </w:rPrChange>
        </w:rPr>
        <w:t xml:space="preserve"> </w:t>
      </w:r>
      <w:r w:rsidRPr="00D753AC">
        <w:rPr>
          <w:rFonts w:cs="Times New Roman"/>
          <w:sz w:val="22"/>
          <w:szCs w:val="22"/>
        </w:rPr>
        <w:t>recession</w:t>
      </w:r>
      <w:r w:rsidRPr="00D753AC">
        <w:rPr>
          <w:rFonts w:cs="Times New Roman"/>
          <w:spacing w:val="8"/>
          <w:sz w:val="22"/>
          <w:szCs w:val="22"/>
          <w:rPrChange w:id="2232" w:author="Claire Kouba" w:date="2023-09-12T16:52:00Z">
            <w:rPr/>
          </w:rPrChange>
        </w:rPr>
        <w:t xml:space="preserve"> </w:t>
      </w:r>
      <w:r w:rsidRPr="00D753AC">
        <w:rPr>
          <w:rFonts w:cs="Times New Roman"/>
          <w:sz w:val="22"/>
          <w:szCs w:val="22"/>
        </w:rPr>
        <w:t>appear</w:t>
      </w:r>
      <w:r w:rsidRPr="00D753AC">
        <w:rPr>
          <w:rFonts w:cs="Times New Roman"/>
          <w:spacing w:val="8"/>
          <w:sz w:val="22"/>
          <w:szCs w:val="22"/>
          <w:rPrChange w:id="2233" w:author="Claire Kouba" w:date="2023-09-12T16:52:00Z">
            <w:rPr/>
          </w:rPrChange>
        </w:rPr>
        <w:t xml:space="preserve"> </w:t>
      </w:r>
      <w:r w:rsidRPr="00D753AC">
        <w:rPr>
          <w:rFonts w:cs="Times New Roman"/>
          <w:sz w:val="22"/>
          <w:szCs w:val="22"/>
        </w:rPr>
        <w:t>in</w:t>
      </w:r>
      <w:r w:rsidRPr="00D753AC">
        <w:rPr>
          <w:rFonts w:cs="Times New Roman"/>
          <w:spacing w:val="8"/>
          <w:sz w:val="22"/>
          <w:szCs w:val="22"/>
          <w:rPrChange w:id="2234" w:author="Claire Kouba" w:date="2023-09-12T16:52:00Z">
            <w:rPr/>
          </w:rPrChange>
        </w:rPr>
        <w:t xml:space="preserve"> </w:t>
      </w:r>
      <w:r w:rsidRPr="00D753AC">
        <w:rPr>
          <w:rFonts w:cs="Times New Roman"/>
          <w:sz w:val="22"/>
          <w:szCs w:val="22"/>
        </w:rPr>
        <w:t>two</w:t>
      </w:r>
      <w:r w:rsidRPr="00D753AC">
        <w:rPr>
          <w:rFonts w:cs="Times New Roman"/>
          <w:spacing w:val="8"/>
          <w:sz w:val="22"/>
          <w:szCs w:val="22"/>
          <w:rPrChange w:id="2235" w:author="Claire Kouba" w:date="2023-09-12T16:52:00Z">
            <w:rPr/>
          </w:rPrChange>
        </w:rPr>
        <w:t xml:space="preserve"> </w:t>
      </w:r>
      <w:r w:rsidRPr="00D753AC">
        <w:rPr>
          <w:rFonts w:cs="Times New Roman"/>
          <w:sz w:val="22"/>
          <w:szCs w:val="22"/>
        </w:rPr>
        <w:t>different</w:t>
      </w:r>
      <w:r w:rsidRPr="00D753AC">
        <w:rPr>
          <w:rFonts w:cs="Times New Roman"/>
          <w:spacing w:val="8"/>
          <w:sz w:val="22"/>
          <w:szCs w:val="22"/>
          <w:rPrChange w:id="2236" w:author="Claire Kouba" w:date="2023-09-12T16:52:00Z">
            <w:rPr/>
          </w:rPrChange>
        </w:rPr>
        <w:t xml:space="preserve"> </w:t>
      </w:r>
      <w:r w:rsidRPr="00D753AC">
        <w:rPr>
          <w:rFonts w:cs="Times New Roman"/>
          <w:sz w:val="22"/>
          <w:szCs w:val="22"/>
        </w:rPr>
        <w:t>flow</w:t>
      </w:r>
      <w:r w:rsidRPr="00D753AC">
        <w:rPr>
          <w:rFonts w:cs="Times New Roman"/>
          <w:spacing w:val="8"/>
          <w:sz w:val="22"/>
          <w:szCs w:val="22"/>
          <w:rPrChange w:id="2237" w:author="Claire Kouba" w:date="2023-09-12T16:52:00Z">
            <w:rPr/>
          </w:rPrChange>
        </w:rPr>
        <w:t xml:space="preserve"> </w:t>
      </w:r>
      <w:r w:rsidRPr="00D753AC">
        <w:rPr>
          <w:rFonts w:cs="Times New Roman"/>
          <w:sz w:val="22"/>
          <w:szCs w:val="22"/>
        </w:rPr>
        <w:t>behavior</w:t>
      </w:r>
      <w:r w:rsidRPr="00D753AC">
        <w:rPr>
          <w:rFonts w:cs="Times New Roman"/>
          <w:spacing w:val="8"/>
          <w:sz w:val="22"/>
          <w:szCs w:val="22"/>
          <w:rPrChange w:id="2238" w:author="Claire Kouba" w:date="2023-09-12T16:52:00Z">
            <w:rPr/>
          </w:rPrChange>
        </w:rPr>
        <w:t xml:space="preserve"> </w:t>
      </w:r>
      <w:r w:rsidRPr="00D753AC">
        <w:rPr>
          <w:rFonts w:cs="Times New Roman"/>
          <w:sz w:val="22"/>
          <w:szCs w:val="22"/>
        </w:rPr>
        <w:t>categories</w:t>
      </w:r>
      <w:r w:rsidRPr="00D753AC">
        <w:rPr>
          <w:rFonts w:cs="Times New Roman"/>
          <w:spacing w:val="8"/>
          <w:sz w:val="22"/>
          <w:szCs w:val="22"/>
          <w:rPrChange w:id="2239" w:author="Claire Kouba" w:date="2023-09-12T16:52:00Z">
            <w:rPr/>
          </w:rPrChange>
        </w:rPr>
        <w:t xml:space="preserve"> </w:t>
      </w:r>
      <w:del w:id="224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"_bookmark0" </w:delInstrText>
        </w:r>
        <w:r w:rsidR="00505335" w:rsidRPr="00D753AC">
          <w:rPr>
            <w:rFonts w:cs="Times New Roman"/>
            <w:sz w:val="22"/>
            <w:szCs w:val="22"/>
          </w:rPr>
          <w:fldChar w:fldCharType="separate"/>
        </w:r>
        <w:r w:rsidR="00505335" w:rsidRPr="00D753AC">
          <w:rPr>
            <w:rFonts w:cs="Times New Roman"/>
            <w:spacing w:val="-3"/>
            <w:sz w:val="22"/>
            <w:szCs w:val="22"/>
          </w:rPr>
          <w:delText>(Table</w:delText>
        </w:r>
        <w:r w:rsidR="00505335" w:rsidRPr="00D753AC">
          <w:rPr>
            <w:rFonts w:cs="Times New Roman"/>
            <w:spacing w:val="-3"/>
            <w:sz w:val="22"/>
            <w:szCs w:val="22"/>
          </w:rPr>
          <w:fldChar w:fldCharType="end"/>
        </w:r>
        <w:r w:rsidR="00505335" w:rsidRPr="00D753AC">
          <w:rPr>
            <w:rFonts w:cs="Times New Roman"/>
            <w:spacing w:val="-3"/>
            <w:sz w:val="22"/>
            <w:szCs w:val="22"/>
          </w:rPr>
          <w:delText xml:space="preserve"> </w:delText>
        </w:r>
        <w:r w:rsidR="00505335" w:rsidRPr="00D753AC">
          <w:rPr>
            <w:rFonts w:cs="Times New Roman"/>
            <w:sz w:val="22"/>
            <w:szCs w:val="22"/>
          </w:rPr>
          <w:delText>1).</w:delText>
        </w:r>
      </w:del>
      <w:ins w:id="224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 </w:instrText>
        </w:r>
        <w:r w:rsidRPr="00D753AC">
          <w:rPr>
            <w:rFonts w:cs="Times New Roman"/>
            <w:sz w:val="22"/>
            <w:szCs w:val="22"/>
          </w:rPr>
          <w:fldChar w:fldCharType="separate"/>
        </w:r>
        <w:r w:rsidRPr="00D753AC">
          <w:rPr>
            <w:rFonts w:cs="Times New Roman"/>
            <w:spacing w:val="-3"/>
            <w:sz w:val="22"/>
            <w:szCs w:val="22"/>
          </w:rPr>
          <w:t>(Table</w:t>
        </w:r>
        <w:r w:rsidRPr="00D753AC">
          <w:rPr>
            <w:rFonts w:cs="Times New Roman"/>
            <w:spacing w:val="-3"/>
            <w:sz w:val="22"/>
            <w:szCs w:val="22"/>
          </w:rPr>
          <w:fldChar w:fldCharType="end"/>
        </w:r>
        <w:r w:rsidRPr="00D753AC">
          <w:rPr>
            <w:rFonts w:cs="Times New Roman"/>
            <w:spacing w:val="8"/>
            <w:sz w:val="22"/>
            <w:szCs w:val="22"/>
          </w:rPr>
          <w:t xml:space="preserve"> </w:t>
        </w:r>
        <w:r w:rsidRPr="00D753AC">
          <w:rPr>
            <w:rFonts w:cs="Times New Roman"/>
            <w:sz w:val="22"/>
            <w:szCs w:val="22"/>
          </w:rPr>
          <w:t>1).</w:t>
        </w:r>
      </w:ins>
      <w:r w:rsidRPr="00D753AC">
        <w:rPr>
          <w:rFonts w:cs="Times New Roman"/>
          <w:spacing w:val="8"/>
          <w:sz w:val="22"/>
          <w:szCs w:val="22"/>
          <w:rPrChange w:id="2242" w:author="Claire Kouba" w:date="2023-09-12T16:52:00Z">
            <w:rPr>
              <w:spacing w:val="32"/>
            </w:rPr>
          </w:rPrChange>
        </w:rPr>
        <w:t xml:space="preserve"> </w:t>
      </w:r>
      <w:r w:rsidRPr="00D753AC">
        <w:rPr>
          <w:rFonts w:cs="Times New Roman"/>
          <w:spacing w:val="-3"/>
          <w:sz w:val="22"/>
          <w:szCs w:val="22"/>
        </w:rPr>
        <w:t>Conversely,</w:t>
      </w:r>
      <w:r w:rsidRPr="00D753AC">
        <w:rPr>
          <w:rFonts w:cs="Times New Roman"/>
          <w:spacing w:val="8"/>
          <w:sz w:val="22"/>
          <w:szCs w:val="22"/>
          <w:rPrChange w:id="2243" w:author="Claire Kouba" w:date="2023-09-12T16:52:00Z">
            <w:rPr>
              <w:w w:val="99"/>
            </w:rPr>
          </w:rPrChange>
        </w:rPr>
        <w:t xml:space="preserve"> </w:t>
      </w:r>
      <w:r w:rsidRPr="00D753AC">
        <w:rPr>
          <w:rFonts w:cs="Times New Roman"/>
          <w:sz w:val="22"/>
          <w:szCs w:val="22"/>
        </w:rPr>
        <w:t>the</w:t>
      </w:r>
      <w:r w:rsidRPr="00D753AC">
        <w:rPr>
          <w:rFonts w:cs="Times New Roman"/>
          <w:w w:val="99"/>
          <w:sz w:val="22"/>
          <w:szCs w:val="22"/>
          <w:rPrChange w:id="2244" w:author="Claire Kouba" w:date="2023-09-12T16:52:00Z">
            <w:rPr>
              <w:spacing w:val="-6"/>
            </w:rPr>
          </w:rPrChange>
        </w:rPr>
        <w:t xml:space="preserve"> </w:t>
      </w:r>
      <w:r w:rsidRPr="00D753AC">
        <w:rPr>
          <w:rFonts w:cs="Times New Roman"/>
          <w:sz w:val="22"/>
          <w:szCs w:val="22"/>
        </w:rPr>
        <w:t>flows</w:t>
      </w:r>
      <w:r w:rsidRPr="00D753AC">
        <w:rPr>
          <w:rFonts w:cs="Times New Roman"/>
          <w:sz w:val="22"/>
          <w:szCs w:val="22"/>
          <w:rPrChange w:id="2245" w:author="Claire Kouba" w:date="2023-09-12T16:52:00Z">
            <w:rPr>
              <w:spacing w:val="-6"/>
            </w:rPr>
          </w:rPrChange>
        </w:rPr>
        <w:t xml:space="preserve"> </w:t>
      </w:r>
      <w:r w:rsidRPr="00D753AC">
        <w:rPr>
          <w:rFonts w:cs="Times New Roman"/>
          <w:sz w:val="22"/>
          <w:szCs w:val="22"/>
        </w:rPr>
        <w:t>classified</w:t>
      </w:r>
      <w:r w:rsidRPr="00D753AC">
        <w:rPr>
          <w:rFonts w:cs="Times New Roman"/>
          <w:sz w:val="22"/>
          <w:szCs w:val="22"/>
          <w:rPrChange w:id="2246" w:author="Claire Kouba" w:date="2023-09-12T16:52:00Z">
            <w:rPr>
              <w:spacing w:val="-6"/>
            </w:rPr>
          </w:rPrChange>
        </w:rPr>
        <w:t xml:space="preserve"> </w:t>
      </w:r>
      <w:r w:rsidRPr="00D753AC">
        <w:rPr>
          <w:rFonts w:cs="Times New Roman"/>
          <w:sz w:val="22"/>
          <w:szCs w:val="22"/>
        </w:rPr>
        <w:t>under</w:t>
      </w:r>
      <w:r w:rsidRPr="00D753AC">
        <w:rPr>
          <w:rFonts w:cs="Times New Roman"/>
          <w:sz w:val="22"/>
          <w:szCs w:val="22"/>
          <w:rPrChange w:id="2247" w:author="Claire Kouba" w:date="2023-09-12T16:52:00Z">
            <w:rPr>
              <w:spacing w:val="-6"/>
            </w:rPr>
          </w:rPrChange>
        </w:rPr>
        <w:t xml:space="preserve"> </w:t>
      </w:r>
      <w:r w:rsidRPr="00D753AC">
        <w:rPr>
          <w:rFonts w:cs="Times New Roman"/>
          <w:sz w:val="22"/>
          <w:szCs w:val="22"/>
        </w:rPr>
        <w:t>“watershed</w:t>
      </w:r>
      <w:r w:rsidRPr="00D753AC">
        <w:rPr>
          <w:rFonts w:cs="Times New Roman"/>
          <w:sz w:val="22"/>
          <w:szCs w:val="22"/>
          <w:rPrChange w:id="2248" w:author="Claire Kouba" w:date="2023-09-12T16:52:00Z">
            <w:rPr>
              <w:spacing w:val="-6"/>
            </w:rPr>
          </w:rPrChange>
        </w:rPr>
        <w:t xml:space="preserve"> </w:t>
      </w:r>
      <w:r w:rsidRPr="00D753AC">
        <w:rPr>
          <w:rFonts w:cs="Times New Roman"/>
          <w:sz w:val="22"/>
          <w:szCs w:val="22"/>
        </w:rPr>
        <w:t>filling</w:t>
      </w:r>
      <w:r w:rsidRPr="00D753AC">
        <w:rPr>
          <w:rFonts w:cs="Times New Roman"/>
          <w:sz w:val="22"/>
          <w:szCs w:val="22"/>
          <w:rPrChange w:id="2249" w:author="Claire Kouba" w:date="2023-09-12T16:52:00Z">
            <w:rPr>
              <w:spacing w:val="-6"/>
            </w:rPr>
          </w:rPrChange>
        </w:rPr>
        <w:t xml:space="preserve"> </w:t>
      </w:r>
      <w:r w:rsidRPr="00D753AC">
        <w:rPr>
          <w:rFonts w:cs="Times New Roman"/>
          <w:sz w:val="22"/>
          <w:szCs w:val="22"/>
        </w:rPr>
        <w:t>from</w:t>
      </w:r>
      <w:r w:rsidRPr="00D753AC">
        <w:rPr>
          <w:rFonts w:cs="Times New Roman"/>
          <w:sz w:val="22"/>
          <w:szCs w:val="22"/>
          <w:rPrChange w:id="2250" w:author="Claire Kouba" w:date="2023-09-12T16:52:00Z">
            <w:rPr>
              <w:spacing w:val="-6"/>
            </w:rPr>
          </w:rPrChange>
        </w:rPr>
        <w:t xml:space="preserve"> </w:t>
      </w:r>
      <w:r w:rsidRPr="00D753AC">
        <w:rPr>
          <w:rFonts w:cs="Times New Roman"/>
          <w:sz w:val="22"/>
          <w:szCs w:val="22"/>
        </w:rPr>
        <w:t>a</w:t>
      </w:r>
      <w:r w:rsidRPr="00D753AC">
        <w:rPr>
          <w:rFonts w:cs="Times New Roman"/>
          <w:sz w:val="22"/>
          <w:szCs w:val="22"/>
          <w:rPrChange w:id="2251" w:author="Claire Kouba" w:date="2023-09-12T16:52:00Z">
            <w:rPr>
              <w:spacing w:val="-6"/>
            </w:rPr>
          </w:rPrChange>
        </w:rPr>
        <w:t xml:space="preserve"> </w:t>
      </w:r>
      <w:r w:rsidRPr="00D753AC">
        <w:rPr>
          <w:rFonts w:cs="Times New Roman"/>
          <w:sz w:val="22"/>
          <w:szCs w:val="22"/>
        </w:rPr>
        <w:t>low</w:t>
      </w:r>
      <w:r w:rsidRPr="00D753AC">
        <w:rPr>
          <w:rFonts w:cs="Times New Roman"/>
          <w:sz w:val="22"/>
          <w:szCs w:val="22"/>
          <w:rPrChange w:id="2252" w:author="Claire Kouba" w:date="2023-09-12T16:52:00Z">
            <w:rPr>
              <w:spacing w:val="-6"/>
            </w:rPr>
          </w:rPrChange>
        </w:rPr>
        <w:t xml:space="preserve"> </w:t>
      </w:r>
      <w:r w:rsidRPr="00D753AC">
        <w:rPr>
          <w:rFonts w:cs="Times New Roman"/>
          <w:sz w:val="22"/>
          <w:szCs w:val="22"/>
        </w:rPr>
        <w:t>storage</w:t>
      </w:r>
      <w:r w:rsidRPr="00D753AC">
        <w:rPr>
          <w:rFonts w:cs="Times New Roman"/>
          <w:sz w:val="22"/>
          <w:szCs w:val="22"/>
          <w:rPrChange w:id="2253" w:author="Claire Kouba" w:date="2023-09-12T16:52:00Z">
            <w:rPr>
              <w:spacing w:val="-6"/>
            </w:rPr>
          </w:rPrChange>
        </w:rPr>
        <w:t xml:space="preserve"> </w:t>
      </w:r>
      <w:r w:rsidRPr="00D753AC">
        <w:rPr>
          <w:rFonts w:cs="Times New Roman"/>
          <w:sz w:val="22"/>
          <w:szCs w:val="22"/>
        </w:rPr>
        <w:t>level”</w:t>
      </w:r>
      <w:r w:rsidRPr="00D753AC">
        <w:rPr>
          <w:rFonts w:cs="Times New Roman"/>
          <w:sz w:val="22"/>
          <w:szCs w:val="22"/>
          <w:rPrChange w:id="2254" w:author="Claire Kouba" w:date="2023-09-12T16:52:00Z">
            <w:rPr>
              <w:spacing w:val="-6"/>
            </w:rPr>
          </w:rPrChange>
        </w:rPr>
        <w:t xml:space="preserve"> </w:t>
      </w:r>
      <w:r w:rsidRPr="00D753AC">
        <w:rPr>
          <w:rFonts w:cs="Times New Roman"/>
          <w:sz w:val="22"/>
          <w:szCs w:val="22"/>
        </w:rPr>
        <w:t>are</w:t>
      </w:r>
      <w:r w:rsidRPr="00D753AC">
        <w:rPr>
          <w:rFonts w:cs="Times New Roman"/>
          <w:sz w:val="22"/>
          <w:szCs w:val="22"/>
          <w:rPrChange w:id="2255" w:author="Claire Kouba" w:date="2023-09-12T16:52:00Z">
            <w:rPr>
              <w:spacing w:val="-6"/>
            </w:rPr>
          </w:rPrChange>
        </w:rPr>
        <w:t xml:space="preserve"> </w:t>
      </w:r>
      <w:r w:rsidRPr="00D753AC">
        <w:rPr>
          <w:rFonts w:cs="Times New Roman"/>
          <w:sz w:val="22"/>
          <w:szCs w:val="22"/>
        </w:rPr>
        <w:t>somewhat</w:t>
      </w:r>
      <w:r w:rsidRPr="00D753AC">
        <w:rPr>
          <w:rFonts w:cs="Times New Roman"/>
          <w:sz w:val="22"/>
          <w:szCs w:val="22"/>
          <w:rPrChange w:id="2256" w:author="Claire Kouba" w:date="2023-09-12T16:52:00Z">
            <w:rPr>
              <w:spacing w:val="-6"/>
            </w:rPr>
          </w:rPrChange>
        </w:rPr>
        <w:t xml:space="preserve"> </w:t>
      </w:r>
      <w:r w:rsidRPr="00D753AC">
        <w:rPr>
          <w:rFonts w:cs="Times New Roman"/>
          <w:sz w:val="22"/>
          <w:szCs w:val="22"/>
        </w:rPr>
        <w:t>ambiguous</w:t>
      </w:r>
      <w:r w:rsidRPr="00D753AC">
        <w:rPr>
          <w:rFonts w:cs="Times New Roman"/>
          <w:sz w:val="22"/>
          <w:szCs w:val="22"/>
          <w:rPrChange w:id="2257"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2258" w:author="Claire Kouba" w:date="2023-09-12T16:52:00Z">
            <w:rPr>
              <w:spacing w:val="-6"/>
            </w:rPr>
          </w:rPrChange>
        </w:rPr>
        <w:t xml:space="preserve"> </w:t>
      </w:r>
      <w:r w:rsidRPr="00D753AC">
        <w:rPr>
          <w:rFonts w:cs="Times New Roman"/>
          <w:sz w:val="22"/>
          <w:szCs w:val="22"/>
        </w:rPr>
        <w:t>dependent</w:t>
      </w:r>
      <w:r w:rsidRPr="00D753AC">
        <w:rPr>
          <w:rFonts w:cs="Times New Roman"/>
          <w:sz w:val="22"/>
          <w:szCs w:val="22"/>
          <w:rPrChange w:id="2259" w:author="Claire Kouba" w:date="2023-09-12T16:52:00Z">
            <w:rPr>
              <w:spacing w:val="-6"/>
            </w:rPr>
          </w:rPrChange>
        </w:rPr>
        <w:t xml:space="preserve"> </w:t>
      </w:r>
      <w:r w:rsidRPr="00D753AC">
        <w:rPr>
          <w:rFonts w:cs="Times New Roman"/>
          <w:sz w:val="22"/>
          <w:szCs w:val="22"/>
        </w:rPr>
        <w:t>on</w:t>
      </w:r>
      <w:r w:rsidRPr="00D753AC">
        <w:rPr>
          <w:rFonts w:cs="Times New Roman"/>
          <w:spacing w:val="30"/>
          <w:sz w:val="22"/>
          <w:szCs w:val="22"/>
          <w:rPrChange w:id="2260" w:author="Claire Kouba" w:date="2023-09-12T16:52:00Z">
            <w:rPr>
              <w:spacing w:val="-6"/>
            </w:rPr>
          </w:rPrChange>
        </w:rPr>
        <w:t xml:space="preserve"> </w:t>
      </w:r>
      <w:r w:rsidRPr="00D753AC">
        <w:rPr>
          <w:rFonts w:cs="Times New Roman"/>
          <w:sz w:val="22"/>
          <w:szCs w:val="22"/>
        </w:rPr>
        <w:t>year-to-year</w:t>
      </w:r>
      <w:r w:rsidRPr="00D753AC">
        <w:rPr>
          <w:rFonts w:cs="Times New Roman"/>
          <w:w w:val="99"/>
          <w:sz w:val="22"/>
          <w:szCs w:val="22"/>
        </w:rPr>
        <w:t xml:space="preserve"> </w:t>
      </w:r>
      <w:r w:rsidRPr="00D753AC">
        <w:rPr>
          <w:rFonts w:cs="Times New Roman"/>
          <w:sz w:val="22"/>
          <w:szCs w:val="22"/>
        </w:rPr>
        <w:t>conditions,</w:t>
      </w:r>
      <w:r w:rsidRPr="00D753AC">
        <w:rPr>
          <w:rFonts w:cs="Times New Roman"/>
          <w:sz w:val="22"/>
          <w:szCs w:val="22"/>
          <w:rPrChange w:id="2261" w:author="Claire Kouba" w:date="2023-09-12T16:52:00Z">
            <w:rPr>
              <w:spacing w:val="-4"/>
            </w:rPr>
          </w:rPrChange>
        </w:rPr>
        <w:t xml:space="preserve"> </w:t>
      </w:r>
      <w:r w:rsidRPr="00D753AC">
        <w:rPr>
          <w:rFonts w:cs="Times New Roman"/>
          <w:sz w:val="22"/>
          <w:szCs w:val="22"/>
        </w:rPr>
        <w:t>since</w:t>
      </w:r>
      <w:r w:rsidRPr="00D753AC">
        <w:rPr>
          <w:rFonts w:cs="Times New Roman"/>
          <w:sz w:val="22"/>
          <w:szCs w:val="22"/>
          <w:rPrChange w:id="2262" w:author="Claire Kouba" w:date="2023-09-12T16:52:00Z">
            <w:rPr>
              <w:spacing w:val="-4"/>
            </w:rPr>
          </w:rPrChange>
        </w:rPr>
        <w:t xml:space="preserve"> </w:t>
      </w:r>
      <w:r w:rsidRPr="00D753AC">
        <w:rPr>
          <w:rFonts w:cs="Times New Roman"/>
          <w:sz w:val="22"/>
          <w:szCs w:val="22"/>
        </w:rPr>
        <w:t>a</w:t>
      </w:r>
      <w:r w:rsidRPr="00D753AC">
        <w:rPr>
          <w:rFonts w:cs="Times New Roman"/>
          <w:sz w:val="22"/>
          <w:szCs w:val="22"/>
          <w:rPrChange w:id="2263" w:author="Claire Kouba" w:date="2023-09-12T16:52:00Z">
            <w:rPr>
              <w:spacing w:val="-4"/>
            </w:rPr>
          </w:rPrChange>
        </w:rPr>
        <w:t xml:space="preserve"> </w:t>
      </w:r>
      <w:r w:rsidRPr="00D753AC">
        <w:rPr>
          <w:rFonts w:cs="Times New Roman"/>
          <w:sz w:val="22"/>
          <w:szCs w:val="22"/>
        </w:rPr>
        <w:t>discrete</w:t>
      </w:r>
      <w:r w:rsidRPr="00D753AC">
        <w:rPr>
          <w:rFonts w:cs="Times New Roman"/>
          <w:sz w:val="22"/>
          <w:szCs w:val="22"/>
          <w:rPrChange w:id="2264" w:author="Claire Kouba" w:date="2023-09-12T16:52:00Z">
            <w:rPr>
              <w:spacing w:val="-4"/>
            </w:rPr>
          </w:rPrChange>
        </w:rPr>
        <w:t xml:space="preserve"> </w:t>
      </w:r>
      <w:r w:rsidRPr="00D753AC">
        <w:rPr>
          <w:rFonts w:cs="Times New Roman"/>
          <w:sz w:val="22"/>
          <w:szCs w:val="22"/>
        </w:rPr>
        <w:t>fall</w:t>
      </w:r>
      <w:r w:rsidRPr="00D753AC">
        <w:rPr>
          <w:rFonts w:cs="Times New Roman"/>
          <w:sz w:val="22"/>
          <w:szCs w:val="22"/>
          <w:rPrChange w:id="2265" w:author="Claire Kouba" w:date="2023-09-12T16:52:00Z">
            <w:rPr>
              <w:spacing w:val="-4"/>
            </w:rPr>
          </w:rPrChange>
        </w:rPr>
        <w:t xml:space="preserve"> </w:t>
      </w:r>
      <w:r w:rsidRPr="00D753AC">
        <w:rPr>
          <w:rFonts w:cs="Times New Roman"/>
          <w:sz w:val="22"/>
          <w:szCs w:val="22"/>
        </w:rPr>
        <w:t>pulse</w:t>
      </w:r>
      <w:r w:rsidRPr="00D753AC">
        <w:rPr>
          <w:rFonts w:cs="Times New Roman"/>
          <w:sz w:val="22"/>
          <w:szCs w:val="22"/>
          <w:rPrChange w:id="2266" w:author="Claire Kouba" w:date="2023-09-12T16:52:00Z">
            <w:rPr>
              <w:spacing w:val="-4"/>
            </w:rPr>
          </w:rPrChange>
        </w:rPr>
        <w:t xml:space="preserve"> </w:t>
      </w:r>
      <w:r w:rsidRPr="00D753AC">
        <w:rPr>
          <w:rFonts w:cs="Times New Roman"/>
          <w:sz w:val="22"/>
          <w:szCs w:val="22"/>
        </w:rPr>
        <w:t>flow</w:t>
      </w:r>
      <w:r w:rsidRPr="00D753AC">
        <w:rPr>
          <w:rFonts w:cs="Times New Roman"/>
          <w:sz w:val="22"/>
          <w:szCs w:val="22"/>
          <w:rPrChange w:id="2267" w:author="Claire Kouba" w:date="2023-09-12T16:52:00Z">
            <w:rPr>
              <w:spacing w:val="-4"/>
            </w:rPr>
          </w:rPrChange>
        </w:rPr>
        <w:t xml:space="preserve"> </w:t>
      </w:r>
      <w:r w:rsidRPr="00D753AC">
        <w:rPr>
          <w:rFonts w:cs="Times New Roman"/>
          <w:sz w:val="22"/>
          <w:szCs w:val="22"/>
        </w:rPr>
        <w:t>does</w:t>
      </w:r>
      <w:r w:rsidRPr="00D753AC">
        <w:rPr>
          <w:rFonts w:cs="Times New Roman"/>
          <w:sz w:val="22"/>
          <w:szCs w:val="22"/>
          <w:rPrChange w:id="2268" w:author="Claire Kouba" w:date="2023-09-12T16:52:00Z">
            <w:rPr>
              <w:spacing w:val="-4"/>
            </w:rPr>
          </w:rPrChange>
        </w:rPr>
        <w:t xml:space="preserve"> </w:t>
      </w:r>
      <w:r w:rsidRPr="00D753AC">
        <w:rPr>
          <w:rFonts w:cs="Times New Roman"/>
          <w:sz w:val="22"/>
          <w:szCs w:val="22"/>
        </w:rPr>
        <w:t>not</w:t>
      </w:r>
      <w:r w:rsidRPr="00D753AC">
        <w:rPr>
          <w:rFonts w:cs="Times New Roman"/>
          <w:sz w:val="22"/>
          <w:szCs w:val="22"/>
          <w:rPrChange w:id="2269" w:author="Claire Kouba" w:date="2023-09-12T16:52:00Z">
            <w:rPr>
              <w:spacing w:val="-4"/>
            </w:rPr>
          </w:rPrChange>
        </w:rPr>
        <w:t xml:space="preserve"> </w:t>
      </w:r>
      <w:r w:rsidRPr="00D753AC">
        <w:rPr>
          <w:rFonts w:cs="Times New Roman"/>
          <w:sz w:val="22"/>
          <w:szCs w:val="22"/>
        </w:rPr>
        <w:t>occur</w:t>
      </w:r>
      <w:r w:rsidRPr="00D753AC">
        <w:rPr>
          <w:rFonts w:cs="Times New Roman"/>
          <w:sz w:val="22"/>
          <w:szCs w:val="22"/>
          <w:rPrChange w:id="2270" w:author="Claire Kouba" w:date="2023-09-12T16:52:00Z">
            <w:rPr>
              <w:spacing w:val="-4"/>
            </w:rPr>
          </w:rPrChange>
        </w:rPr>
        <w:t xml:space="preserve"> </w:t>
      </w:r>
      <w:r w:rsidRPr="00D753AC">
        <w:rPr>
          <w:rFonts w:cs="Times New Roman"/>
          <w:sz w:val="22"/>
          <w:szCs w:val="22"/>
        </w:rPr>
        <w:t>in</w:t>
      </w:r>
      <w:r w:rsidRPr="00D753AC">
        <w:rPr>
          <w:rFonts w:cs="Times New Roman"/>
          <w:sz w:val="22"/>
          <w:szCs w:val="22"/>
          <w:rPrChange w:id="2271" w:author="Claire Kouba" w:date="2023-09-12T16:52:00Z">
            <w:rPr>
              <w:spacing w:val="-4"/>
            </w:rPr>
          </w:rPrChange>
        </w:rPr>
        <w:t xml:space="preserve"> </w:t>
      </w:r>
      <w:r w:rsidRPr="00D753AC">
        <w:rPr>
          <w:rFonts w:cs="Times New Roman"/>
          <w:sz w:val="22"/>
          <w:szCs w:val="22"/>
        </w:rPr>
        <w:t>every</w:t>
      </w:r>
      <w:r w:rsidRPr="00D753AC">
        <w:rPr>
          <w:rFonts w:cs="Times New Roman"/>
          <w:sz w:val="22"/>
          <w:szCs w:val="22"/>
          <w:rPrChange w:id="2272" w:author="Claire Kouba" w:date="2023-09-12T16:52:00Z">
            <w:rPr>
              <w:spacing w:val="-4"/>
            </w:rPr>
          </w:rPrChange>
        </w:rPr>
        <w:t xml:space="preserve"> </w:t>
      </w:r>
      <w:r w:rsidRPr="00D753AC">
        <w:rPr>
          <w:rFonts w:cs="Times New Roman"/>
          <w:sz w:val="22"/>
          <w:szCs w:val="22"/>
        </w:rPr>
        <w:t>water</w:t>
      </w:r>
      <w:r w:rsidRPr="00D753AC">
        <w:rPr>
          <w:rFonts w:cs="Times New Roman"/>
          <w:sz w:val="22"/>
          <w:szCs w:val="22"/>
          <w:rPrChange w:id="2273" w:author="Claire Kouba" w:date="2023-09-12T16:52:00Z">
            <w:rPr>
              <w:spacing w:val="-4"/>
            </w:rPr>
          </w:rPrChange>
        </w:rPr>
        <w:t xml:space="preserve"> </w:t>
      </w:r>
      <w:r w:rsidRPr="00D753AC">
        <w:rPr>
          <w:rFonts w:cs="Times New Roman"/>
          <w:sz w:val="22"/>
          <w:szCs w:val="22"/>
        </w:rPr>
        <w:t>year,</w:t>
      </w:r>
      <w:r w:rsidRPr="00D753AC">
        <w:rPr>
          <w:rFonts w:cs="Times New Roman"/>
          <w:sz w:val="22"/>
          <w:szCs w:val="22"/>
          <w:rPrChange w:id="2274" w:author="Claire Kouba" w:date="2023-09-12T16:52:00Z">
            <w:rPr>
              <w:spacing w:val="-4"/>
            </w:rPr>
          </w:rPrChange>
        </w:rPr>
        <w:t xml:space="preserve"> </w:t>
      </w:r>
      <w:r w:rsidRPr="00D753AC">
        <w:rPr>
          <w:rFonts w:cs="Times New Roman"/>
          <w:sz w:val="22"/>
          <w:szCs w:val="22"/>
        </w:rPr>
        <w:t>and</w:t>
      </w:r>
      <w:r w:rsidRPr="00D753AC">
        <w:rPr>
          <w:rFonts w:cs="Times New Roman"/>
          <w:sz w:val="22"/>
          <w:szCs w:val="22"/>
          <w:rPrChange w:id="2275" w:author="Claire Kouba" w:date="2023-09-12T16:52:00Z">
            <w:rPr>
              <w:spacing w:val="-4"/>
            </w:rPr>
          </w:rPrChange>
        </w:rPr>
        <w:t xml:space="preserve"> </w:t>
      </w:r>
      <w:r w:rsidRPr="00D753AC">
        <w:rPr>
          <w:rFonts w:cs="Times New Roman"/>
          <w:sz w:val="22"/>
          <w:szCs w:val="22"/>
        </w:rPr>
        <w:t>no</w:t>
      </w:r>
      <w:r w:rsidRPr="00D753AC">
        <w:rPr>
          <w:rFonts w:cs="Times New Roman"/>
          <w:sz w:val="22"/>
          <w:szCs w:val="22"/>
          <w:rPrChange w:id="2276" w:author="Claire Kouba" w:date="2023-09-12T16:52:00Z">
            <w:rPr>
              <w:spacing w:val="-4"/>
            </w:rPr>
          </w:rPrChange>
        </w:rPr>
        <w:t xml:space="preserve"> </w:t>
      </w:r>
      <w:r w:rsidRPr="00D753AC">
        <w:rPr>
          <w:rFonts w:cs="Times New Roman"/>
          <w:sz w:val="22"/>
          <w:szCs w:val="22"/>
        </w:rPr>
        <w:t>distinct</w:t>
      </w:r>
      <w:r w:rsidRPr="00D753AC">
        <w:rPr>
          <w:rFonts w:cs="Times New Roman"/>
          <w:sz w:val="22"/>
          <w:szCs w:val="22"/>
          <w:rPrChange w:id="2277" w:author="Claire Kouba" w:date="2023-09-12T16:52:00Z">
            <w:rPr>
              <w:spacing w:val="-4"/>
            </w:rPr>
          </w:rPrChange>
        </w:rPr>
        <w:t xml:space="preserve"> </w:t>
      </w:r>
      <w:r w:rsidRPr="00D753AC">
        <w:rPr>
          <w:rFonts w:cs="Times New Roman"/>
          <w:sz w:val="22"/>
          <w:szCs w:val="22"/>
        </w:rPr>
        <w:t>metric</w:t>
      </w:r>
      <w:r w:rsidRPr="00D753AC">
        <w:rPr>
          <w:rFonts w:cs="Times New Roman"/>
          <w:sz w:val="22"/>
          <w:szCs w:val="22"/>
          <w:rPrChange w:id="2278" w:author="Claire Kouba" w:date="2023-09-12T16:52:00Z">
            <w:rPr>
              <w:spacing w:val="-4"/>
            </w:rPr>
          </w:rPrChange>
        </w:rPr>
        <w:t xml:space="preserve"> </w:t>
      </w:r>
      <w:r w:rsidRPr="00D753AC">
        <w:rPr>
          <w:rFonts w:cs="Times New Roman"/>
          <w:sz w:val="22"/>
          <w:szCs w:val="22"/>
        </w:rPr>
        <w:t>has</w:t>
      </w:r>
      <w:r w:rsidRPr="00D753AC">
        <w:rPr>
          <w:rFonts w:cs="Times New Roman"/>
          <w:sz w:val="22"/>
          <w:szCs w:val="22"/>
          <w:rPrChange w:id="2279" w:author="Claire Kouba" w:date="2023-09-12T16:52:00Z">
            <w:rPr>
              <w:spacing w:val="-4"/>
            </w:rPr>
          </w:rPrChange>
        </w:rPr>
        <w:t xml:space="preserve"> </w:t>
      </w:r>
      <w:r w:rsidRPr="00D753AC">
        <w:rPr>
          <w:rFonts w:cs="Times New Roman"/>
          <w:sz w:val="22"/>
          <w:szCs w:val="22"/>
        </w:rPr>
        <w:t>been</w:t>
      </w:r>
      <w:r w:rsidRPr="00D753AC">
        <w:rPr>
          <w:rFonts w:cs="Times New Roman"/>
          <w:sz w:val="22"/>
          <w:szCs w:val="22"/>
          <w:rPrChange w:id="2280" w:author="Claire Kouba" w:date="2023-09-12T16:52:00Z">
            <w:rPr>
              <w:spacing w:val="-4"/>
            </w:rPr>
          </w:rPrChange>
        </w:rPr>
        <w:t xml:space="preserve"> </w:t>
      </w:r>
      <w:r w:rsidRPr="00D753AC">
        <w:rPr>
          <w:rFonts w:cs="Times New Roman"/>
          <w:sz w:val="22"/>
          <w:szCs w:val="22"/>
        </w:rPr>
        <w:t>proposed</w:t>
      </w:r>
      <w:r w:rsidRPr="00D753AC">
        <w:rPr>
          <w:rFonts w:cs="Times New Roman"/>
          <w:sz w:val="22"/>
          <w:szCs w:val="22"/>
          <w:rPrChange w:id="2281" w:author="Claire Kouba" w:date="2023-09-12T16:52:00Z">
            <w:rPr>
              <w:spacing w:val="-4"/>
            </w:rPr>
          </w:rPrChange>
        </w:rPr>
        <w:t xml:space="preserve"> </w:t>
      </w:r>
      <w:r w:rsidRPr="00D753AC">
        <w:rPr>
          <w:rFonts w:cs="Times New Roman"/>
          <w:sz w:val="22"/>
          <w:szCs w:val="22"/>
        </w:rPr>
        <w:t>for</w:t>
      </w:r>
      <w:r w:rsidRPr="00D753AC">
        <w:rPr>
          <w:rFonts w:cs="Times New Roman"/>
          <w:spacing w:val="20"/>
          <w:sz w:val="22"/>
          <w:szCs w:val="22"/>
          <w:rPrChange w:id="2282" w:author="Claire Kouba" w:date="2023-09-12T16:52:00Z">
            <w:rPr>
              <w:spacing w:val="-4"/>
            </w:rPr>
          </w:rPrChange>
        </w:rPr>
        <w:t xml:space="preserve"> </w:t>
      </w:r>
      <w:del w:id="2283" w:author="Claire Kouba" w:date="2023-09-12T16:52:00Z">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small or slow</w:delText>
        </w:r>
      </w:del>
      <w:ins w:id="2284" w:author="Claire Kouba" w:date="2023-09-12T16:52:00Z">
        <w:r w:rsidRPr="00D753AC">
          <w:rPr>
            <w:rFonts w:cs="Times New Roman"/>
            <w:sz w:val="22"/>
            <w:szCs w:val="22"/>
          </w:rPr>
          <w:t>a</w:t>
        </w:r>
        <w:r w:rsidRPr="00D753AC">
          <w:rPr>
            <w:rFonts w:cs="Times New Roman"/>
            <w:w w:val="99"/>
            <w:sz w:val="22"/>
            <w:szCs w:val="22"/>
          </w:rPr>
          <w:t xml:space="preserve"> </w:t>
        </w:r>
        <w:r w:rsidRPr="00D753AC">
          <w:rPr>
            <w:rFonts w:cs="Times New Roman"/>
            <w:sz w:val="22"/>
            <w:szCs w:val="22"/>
          </w:rPr>
          <w:t>more gradual</w:t>
        </w:r>
      </w:ins>
      <w:r w:rsidRPr="00D753AC">
        <w:rPr>
          <w:rFonts w:cs="Times New Roman"/>
          <w:sz w:val="22"/>
          <w:szCs w:val="22"/>
        </w:rPr>
        <w:t xml:space="preserve"> post-dry-season flow</w:t>
      </w:r>
      <w:r w:rsidRPr="00D753AC">
        <w:rPr>
          <w:rFonts w:cs="Times New Roman"/>
          <w:spacing w:val="-17"/>
          <w:sz w:val="22"/>
          <w:szCs w:val="22"/>
          <w:rPrChange w:id="2285" w:author="Claire Kouba" w:date="2023-09-12T16:52:00Z">
            <w:rPr/>
          </w:rPrChange>
        </w:rPr>
        <w:t xml:space="preserve"> </w:t>
      </w:r>
      <w:r w:rsidR="00505335" w:rsidRPr="00D753AC">
        <w:rPr>
          <w:rFonts w:cs="Times New Roman"/>
          <w:sz w:val="22"/>
          <w:szCs w:val="22"/>
        </w:rPr>
        <w:t>increases</w:t>
      </w:r>
      <w:del w:id="2286" w:author="Claire Kouba" w:date="2023-09-12T16:52:00Z">
        <w:r w:rsidR="00505335" w:rsidRPr="00D753AC">
          <w:rPr>
            <w:rFonts w:cs="Times New Roman"/>
            <w:sz w:val="22"/>
            <w:szCs w:val="22"/>
          </w:rPr>
          <w:delText xml:space="preserve"> that constitute the watershed’s response to minor precipitation at the end of</w:delText>
        </w:r>
        <w:r w:rsidR="00505335" w:rsidRPr="00D753AC">
          <w:rPr>
            <w:rFonts w:cs="Times New Roman"/>
            <w:spacing w:val="31"/>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dry</w:delText>
        </w:r>
        <w:r w:rsidR="00505335" w:rsidRPr="00D753AC">
          <w:rPr>
            <w:rFonts w:cs="Times New Roman"/>
            <w:spacing w:val="-5"/>
            <w:sz w:val="22"/>
            <w:szCs w:val="22"/>
          </w:rPr>
          <w:delText xml:space="preserve"> </w:delText>
        </w:r>
        <w:r w:rsidR="00505335" w:rsidRPr="00D753AC">
          <w:rPr>
            <w:rFonts w:cs="Times New Roman"/>
            <w:sz w:val="22"/>
            <w:szCs w:val="22"/>
          </w:rPr>
          <w:delText>season</w:delText>
        </w:r>
      </w:del>
      <w:r w:rsidRPr="00D753AC">
        <w:rPr>
          <w:rFonts w:cs="Times New Roman"/>
          <w:sz w:val="22"/>
          <w:szCs w:val="22"/>
        </w:rPr>
        <w:t>.</w:t>
      </w:r>
    </w:p>
    <w:p w:rsidR="002153D1" w:rsidRPr="00D753AC" w:rsidRDefault="002573FA">
      <w:pPr>
        <w:pStyle w:val="BodyText"/>
        <w:spacing w:before="3"/>
        <w:ind w:left="173" w:right="218" w:firstLine="199"/>
        <w:rPr>
          <w:rFonts w:cs="Times New Roman"/>
          <w:sz w:val="22"/>
          <w:szCs w:val="22"/>
        </w:rPr>
        <w:pPrChange w:id="2287" w:author="Claire Kouba" w:date="2023-09-12T16:52:00Z">
          <w:pPr>
            <w:pStyle w:val="BodyText"/>
            <w:spacing w:line="345" w:lineRule="auto"/>
            <w:ind w:left="173" w:right="125" w:firstLine="162"/>
          </w:pPr>
        </w:pPrChange>
      </w:pPr>
      <w:r w:rsidRPr="00D753AC">
        <w:rPr>
          <w:rFonts w:cs="Times New Roman"/>
          <w:sz w:val="22"/>
          <w:szCs w:val="22"/>
        </w:rPr>
        <w:t>Given</w:t>
      </w:r>
      <w:r w:rsidRPr="00D753AC">
        <w:rPr>
          <w:rFonts w:cs="Times New Roman"/>
          <w:spacing w:val="27"/>
          <w:sz w:val="22"/>
          <w:szCs w:val="22"/>
          <w:rPrChange w:id="2288" w:author="Claire Kouba" w:date="2023-09-12T16:52:00Z">
            <w:rPr>
              <w:spacing w:val="29"/>
            </w:rPr>
          </w:rPrChange>
        </w:rPr>
        <w:t xml:space="preserve"> </w:t>
      </w:r>
      <w:r w:rsidRPr="00D753AC">
        <w:rPr>
          <w:rFonts w:cs="Times New Roman"/>
          <w:sz w:val="22"/>
          <w:szCs w:val="22"/>
        </w:rPr>
        <w:t>the</w:t>
      </w:r>
      <w:r w:rsidRPr="00D753AC">
        <w:rPr>
          <w:rFonts w:cs="Times New Roman"/>
          <w:spacing w:val="26"/>
          <w:sz w:val="22"/>
          <w:szCs w:val="22"/>
          <w:rPrChange w:id="2289" w:author="Claire Kouba" w:date="2023-09-12T16:52:00Z">
            <w:rPr>
              <w:spacing w:val="28"/>
            </w:rPr>
          </w:rPrChange>
        </w:rPr>
        <w:t xml:space="preserve"> </w:t>
      </w:r>
      <w:r w:rsidRPr="00D753AC">
        <w:rPr>
          <w:rFonts w:cs="Times New Roman"/>
          <w:sz w:val="22"/>
          <w:szCs w:val="22"/>
        </w:rPr>
        <w:t>regular</w:t>
      </w:r>
      <w:r w:rsidRPr="00D753AC">
        <w:rPr>
          <w:rFonts w:cs="Times New Roman"/>
          <w:spacing w:val="27"/>
          <w:sz w:val="22"/>
          <w:szCs w:val="22"/>
          <w:rPrChange w:id="2290" w:author="Claire Kouba" w:date="2023-09-12T16:52:00Z">
            <w:rPr>
              <w:spacing w:val="29"/>
            </w:rPr>
          </w:rPrChange>
        </w:rPr>
        <w:t xml:space="preserve"> </w:t>
      </w:r>
      <w:r w:rsidRPr="00D753AC">
        <w:rPr>
          <w:rFonts w:cs="Times New Roman"/>
          <w:sz w:val="22"/>
          <w:szCs w:val="22"/>
        </w:rPr>
        <w:t>behavior</w:t>
      </w:r>
      <w:r w:rsidRPr="00D753AC">
        <w:rPr>
          <w:rFonts w:cs="Times New Roman"/>
          <w:spacing w:val="27"/>
          <w:sz w:val="22"/>
          <w:szCs w:val="22"/>
          <w:rPrChange w:id="2291" w:author="Claire Kouba" w:date="2023-09-12T16:52:00Z">
            <w:rPr>
              <w:spacing w:val="29"/>
            </w:rPr>
          </w:rPrChange>
        </w:rPr>
        <w:t xml:space="preserve"> </w:t>
      </w:r>
      <w:r w:rsidRPr="00D753AC">
        <w:rPr>
          <w:rFonts w:cs="Times New Roman"/>
          <w:sz w:val="22"/>
          <w:szCs w:val="22"/>
        </w:rPr>
        <w:t>observed</w:t>
      </w:r>
      <w:r w:rsidRPr="00D753AC">
        <w:rPr>
          <w:rFonts w:cs="Times New Roman"/>
          <w:spacing w:val="27"/>
          <w:sz w:val="22"/>
          <w:szCs w:val="22"/>
          <w:rPrChange w:id="2292" w:author="Claire Kouba" w:date="2023-09-12T16:52:00Z">
            <w:rPr>
              <w:spacing w:val="29"/>
            </w:rPr>
          </w:rPrChange>
        </w:rPr>
        <w:t xml:space="preserve"> </w:t>
      </w:r>
      <w:r w:rsidRPr="00D753AC">
        <w:rPr>
          <w:rFonts w:cs="Times New Roman"/>
          <w:sz w:val="22"/>
          <w:szCs w:val="22"/>
        </w:rPr>
        <w:t>during</w:t>
      </w:r>
      <w:r w:rsidRPr="00D753AC">
        <w:rPr>
          <w:rFonts w:cs="Times New Roman"/>
          <w:spacing w:val="26"/>
          <w:sz w:val="22"/>
          <w:szCs w:val="22"/>
          <w:rPrChange w:id="2293" w:author="Claire Kouba" w:date="2023-09-12T16:52:00Z">
            <w:rPr>
              <w:spacing w:val="28"/>
            </w:rPr>
          </w:rPrChange>
        </w:rPr>
        <w:t xml:space="preserve"> </w:t>
      </w:r>
      <w:r w:rsidRPr="00D753AC">
        <w:rPr>
          <w:rFonts w:cs="Times New Roman"/>
          <w:sz w:val="22"/>
          <w:szCs w:val="22"/>
        </w:rPr>
        <w:t>the</w:t>
      </w:r>
      <w:r w:rsidRPr="00D753AC">
        <w:rPr>
          <w:rFonts w:cs="Times New Roman"/>
          <w:spacing w:val="27"/>
          <w:sz w:val="22"/>
          <w:szCs w:val="22"/>
          <w:rPrChange w:id="2294" w:author="Claire Kouba" w:date="2023-09-12T16:52:00Z">
            <w:rPr>
              <w:spacing w:val="29"/>
            </w:rPr>
          </w:rPrChange>
        </w:rPr>
        <w:t xml:space="preserve"> </w:t>
      </w:r>
      <w:r w:rsidRPr="00D753AC">
        <w:rPr>
          <w:rFonts w:cs="Times New Roman"/>
          <w:sz w:val="22"/>
          <w:szCs w:val="22"/>
        </w:rPr>
        <w:t>dry</w:t>
      </w:r>
      <w:r w:rsidRPr="00D753AC">
        <w:rPr>
          <w:rFonts w:cs="Times New Roman"/>
          <w:spacing w:val="27"/>
          <w:sz w:val="22"/>
          <w:szCs w:val="22"/>
          <w:rPrChange w:id="2295" w:author="Claire Kouba" w:date="2023-09-12T16:52:00Z">
            <w:rPr>
              <w:spacing w:val="29"/>
            </w:rPr>
          </w:rPrChange>
        </w:rPr>
        <w:t xml:space="preserve"> </w:t>
      </w:r>
      <w:r w:rsidRPr="00D753AC">
        <w:rPr>
          <w:rFonts w:cs="Times New Roman"/>
          <w:sz w:val="22"/>
          <w:szCs w:val="22"/>
        </w:rPr>
        <w:t>season-to-wet</w:t>
      </w:r>
      <w:r w:rsidRPr="00D753AC">
        <w:rPr>
          <w:rFonts w:cs="Times New Roman"/>
          <w:spacing w:val="27"/>
          <w:sz w:val="22"/>
          <w:szCs w:val="22"/>
          <w:rPrChange w:id="2296" w:author="Claire Kouba" w:date="2023-09-12T16:52:00Z">
            <w:rPr>
              <w:spacing w:val="29"/>
            </w:rPr>
          </w:rPrChange>
        </w:rPr>
        <w:t xml:space="preserve"> </w:t>
      </w:r>
      <w:r w:rsidRPr="00D753AC">
        <w:rPr>
          <w:rFonts w:cs="Times New Roman"/>
          <w:sz w:val="22"/>
          <w:szCs w:val="22"/>
        </w:rPr>
        <w:t>season</w:t>
      </w:r>
      <w:r w:rsidRPr="00D753AC">
        <w:rPr>
          <w:rFonts w:cs="Times New Roman"/>
          <w:spacing w:val="27"/>
          <w:sz w:val="22"/>
          <w:szCs w:val="22"/>
          <w:rPrChange w:id="2297" w:author="Claire Kouba" w:date="2023-09-12T16:52:00Z">
            <w:rPr>
              <w:spacing w:val="29"/>
            </w:rPr>
          </w:rPrChange>
        </w:rPr>
        <w:t xml:space="preserve"> </w:t>
      </w:r>
      <w:r w:rsidRPr="00D753AC">
        <w:rPr>
          <w:rFonts w:cs="Times New Roman"/>
          <w:sz w:val="22"/>
          <w:szCs w:val="22"/>
        </w:rPr>
        <w:t>transition</w:t>
      </w:r>
      <w:r w:rsidRPr="00D753AC">
        <w:rPr>
          <w:rFonts w:cs="Times New Roman"/>
          <w:spacing w:val="27"/>
          <w:sz w:val="22"/>
          <w:szCs w:val="22"/>
          <w:rPrChange w:id="2298" w:author="Claire Kouba" w:date="2023-09-12T16:52:00Z">
            <w:rPr>
              <w:spacing w:val="29"/>
            </w:rPr>
          </w:rPrChange>
        </w:rPr>
        <w:t xml:space="preserve"> </w:t>
      </w:r>
      <w:del w:id="2299" w:author="Claire Kouba" w:date="2023-09-22T17:32:00Z">
        <w:r w:rsidRPr="00D753AC" w:rsidDel="00F44DC8">
          <w:rPr>
            <w:rFonts w:cs="Times New Roman"/>
            <w:sz w:val="22"/>
            <w:szCs w:val="22"/>
          </w:rPr>
          <w:delText>in</w:delText>
        </w:r>
        <w:r w:rsidRPr="00D753AC" w:rsidDel="00F44DC8">
          <w:rPr>
            <w:rFonts w:cs="Times New Roman"/>
            <w:spacing w:val="27"/>
            <w:sz w:val="22"/>
            <w:szCs w:val="22"/>
            <w:rPrChange w:id="2300" w:author="Claire Kouba" w:date="2023-09-12T16:52:00Z">
              <w:rPr>
                <w:spacing w:val="29"/>
              </w:rPr>
            </w:rPrChange>
          </w:rPr>
          <w:delText xml:space="preserve"> </w:delText>
        </w:r>
      </w:del>
      <w:ins w:id="2301" w:author="Claire Kouba" w:date="2023-09-22T17:32:00Z">
        <w:r w:rsidR="00F44DC8">
          <w:rPr>
            <w:rFonts w:cs="Times New Roman"/>
            <w:sz w:val="22"/>
            <w:szCs w:val="22"/>
          </w:rPr>
          <w:t>of</w:t>
        </w:r>
        <w:r w:rsidR="00F44DC8" w:rsidRPr="00D753AC">
          <w:rPr>
            <w:rFonts w:cs="Times New Roman"/>
            <w:spacing w:val="27"/>
            <w:sz w:val="22"/>
            <w:szCs w:val="22"/>
            <w:rPrChange w:id="2302" w:author="Claire Kouba" w:date="2023-09-12T16:52:00Z">
              <w:rPr>
                <w:spacing w:val="29"/>
              </w:rPr>
            </w:rPrChange>
          </w:rPr>
          <w:t xml:space="preserve"> </w:t>
        </w:r>
      </w:ins>
      <w:r w:rsidRPr="00D753AC">
        <w:rPr>
          <w:rFonts w:cs="Times New Roman"/>
          <w:sz w:val="22"/>
          <w:szCs w:val="22"/>
        </w:rPr>
        <w:t>the</w:t>
      </w:r>
      <w:r w:rsidRPr="00D753AC">
        <w:rPr>
          <w:rFonts w:cs="Times New Roman"/>
          <w:spacing w:val="26"/>
          <w:sz w:val="22"/>
          <w:szCs w:val="22"/>
          <w:rPrChange w:id="2303" w:author="Claire Kouba" w:date="2023-09-12T16:52:00Z">
            <w:rPr>
              <w:spacing w:val="28"/>
            </w:rPr>
          </w:rPrChange>
        </w:rPr>
        <w:t xml:space="preserve"> </w:t>
      </w:r>
      <w:r w:rsidRPr="00D753AC">
        <w:rPr>
          <w:rFonts w:cs="Times New Roman"/>
          <w:sz w:val="22"/>
          <w:szCs w:val="22"/>
        </w:rPr>
        <w:t>Fort</w:t>
      </w:r>
      <w:r w:rsidRPr="00D753AC">
        <w:rPr>
          <w:rFonts w:cs="Times New Roman"/>
          <w:spacing w:val="27"/>
          <w:sz w:val="22"/>
          <w:szCs w:val="22"/>
          <w:rPrChange w:id="2304" w:author="Claire Kouba" w:date="2023-09-12T16:52:00Z">
            <w:rPr>
              <w:spacing w:val="29"/>
            </w:rPr>
          </w:rPrChange>
        </w:rPr>
        <w:t xml:space="preserve"> </w:t>
      </w:r>
      <w:r w:rsidRPr="00D753AC">
        <w:rPr>
          <w:rFonts w:cs="Times New Roman"/>
          <w:sz w:val="22"/>
          <w:szCs w:val="22"/>
        </w:rPr>
        <w:t>Jones</w:t>
      </w:r>
      <w:r w:rsidRPr="00D753AC">
        <w:rPr>
          <w:rFonts w:cs="Times New Roman"/>
          <w:spacing w:val="27"/>
          <w:sz w:val="22"/>
          <w:szCs w:val="22"/>
          <w:rPrChange w:id="2305" w:author="Claire Kouba" w:date="2023-09-12T16:52:00Z">
            <w:rPr>
              <w:spacing w:val="29"/>
            </w:rPr>
          </w:rPrChange>
        </w:rPr>
        <w:t xml:space="preserve"> </w:t>
      </w:r>
      <w:r w:rsidRPr="00D753AC">
        <w:rPr>
          <w:rFonts w:cs="Times New Roman"/>
          <w:sz w:val="22"/>
          <w:szCs w:val="22"/>
        </w:rPr>
        <w:t>hydrograph</w:t>
      </w:r>
      <w:ins w:id="2306" w:author="Claire Kouba" w:date="2023-09-22T17:32:00Z">
        <w:r w:rsidR="00F44DC8">
          <w:rPr>
            <w:rFonts w:cs="Times New Roman"/>
            <w:sz w:val="22"/>
            <w:szCs w:val="22"/>
          </w:rPr>
          <w:t xml:space="preserve"> (i.e., prolonged dry season baseflows followed by gradual flow increase and then storm surges)</w:t>
        </w:r>
      </w:ins>
      <w:r w:rsidRPr="00D753AC">
        <w:rPr>
          <w:rFonts w:cs="Times New Roman"/>
          <w:sz w:val="22"/>
          <w:szCs w:val="22"/>
        </w:rPr>
        <w:t>,</w:t>
      </w:r>
      <w:r w:rsidRPr="00D753AC">
        <w:rPr>
          <w:rFonts w:cs="Times New Roman"/>
          <w:spacing w:val="27"/>
          <w:sz w:val="22"/>
          <w:szCs w:val="22"/>
          <w:rPrChange w:id="2307" w:author="Claire Kouba" w:date="2023-09-12T16:52:00Z">
            <w:rPr>
              <w:spacing w:val="29"/>
            </w:rPr>
          </w:rPrChange>
        </w:rPr>
        <w:t xml:space="preserve"> </w:t>
      </w:r>
      <w:r w:rsidRPr="00D753AC">
        <w:rPr>
          <w:rFonts w:cs="Times New Roman"/>
          <w:sz w:val="22"/>
          <w:szCs w:val="22"/>
        </w:rPr>
        <w:t>and</w:t>
      </w:r>
      <w:r w:rsidRPr="00D753AC">
        <w:rPr>
          <w:rFonts w:cs="Times New Roman"/>
          <w:w w:val="99"/>
          <w:sz w:val="22"/>
          <w:szCs w:val="22"/>
        </w:rPr>
        <w:t xml:space="preserve"> </w:t>
      </w:r>
      <w:r w:rsidRPr="00D753AC">
        <w:rPr>
          <w:rFonts w:cs="Times New Roman"/>
          <w:sz w:val="22"/>
          <w:szCs w:val="22"/>
        </w:rPr>
        <w:t>the</w:t>
      </w:r>
      <w:r w:rsidRPr="00D753AC">
        <w:rPr>
          <w:rFonts w:cs="Times New Roman"/>
          <w:spacing w:val="11"/>
          <w:sz w:val="22"/>
          <w:szCs w:val="22"/>
          <w:rPrChange w:id="2308" w:author="Claire Kouba" w:date="2023-09-12T16:52:00Z">
            <w:rPr>
              <w:spacing w:val="23"/>
            </w:rPr>
          </w:rPrChange>
        </w:rPr>
        <w:t xml:space="preserve"> </w:t>
      </w:r>
      <w:r w:rsidRPr="00D753AC">
        <w:rPr>
          <w:rFonts w:cs="Times New Roman"/>
          <w:sz w:val="22"/>
          <w:szCs w:val="22"/>
        </w:rPr>
        <w:t>physical</w:t>
      </w:r>
      <w:r w:rsidRPr="00D753AC">
        <w:rPr>
          <w:rFonts w:cs="Times New Roman"/>
          <w:spacing w:val="11"/>
          <w:sz w:val="22"/>
          <w:szCs w:val="22"/>
          <w:rPrChange w:id="2309" w:author="Claire Kouba" w:date="2023-09-12T16:52:00Z">
            <w:rPr>
              <w:spacing w:val="23"/>
            </w:rPr>
          </w:rPrChange>
        </w:rPr>
        <w:t xml:space="preserve"> </w:t>
      </w:r>
      <w:r w:rsidRPr="00D753AC">
        <w:rPr>
          <w:rFonts w:cs="Times New Roman"/>
          <w:sz w:val="22"/>
          <w:szCs w:val="22"/>
        </w:rPr>
        <w:t>structure</w:t>
      </w:r>
      <w:r w:rsidRPr="00D753AC">
        <w:rPr>
          <w:rFonts w:cs="Times New Roman"/>
          <w:spacing w:val="11"/>
          <w:sz w:val="22"/>
          <w:szCs w:val="22"/>
          <w:rPrChange w:id="2310" w:author="Claire Kouba" w:date="2023-09-12T16:52:00Z">
            <w:rPr>
              <w:spacing w:val="23"/>
            </w:rPr>
          </w:rPrChange>
        </w:rPr>
        <w:t xml:space="preserve"> </w:t>
      </w:r>
      <w:r w:rsidRPr="00D753AC">
        <w:rPr>
          <w:rFonts w:cs="Times New Roman"/>
          <w:sz w:val="22"/>
          <w:szCs w:val="22"/>
        </w:rPr>
        <w:t>of</w:t>
      </w:r>
      <w:r w:rsidRPr="00D753AC">
        <w:rPr>
          <w:rFonts w:cs="Times New Roman"/>
          <w:spacing w:val="11"/>
          <w:sz w:val="22"/>
          <w:szCs w:val="22"/>
          <w:rPrChange w:id="2311" w:author="Claire Kouba" w:date="2023-09-12T16:52:00Z">
            <w:rPr>
              <w:spacing w:val="23"/>
            </w:rPr>
          </w:rPrChange>
        </w:rPr>
        <w:t xml:space="preserve"> </w:t>
      </w:r>
      <w:r w:rsidRPr="00D753AC">
        <w:rPr>
          <w:rFonts w:cs="Times New Roman"/>
          <w:sz w:val="22"/>
          <w:szCs w:val="22"/>
        </w:rPr>
        <w:t>this</w:t>
      </w:r>
      <w:r w:rsidRPr="00D753AC">
        <w:rPr>
          <w:rFonts w:cs="Times New Roman"/>
          <w:spacing w:val="11"/>
          <w:sz w:val="22"/>
          <w:szCs w:val="22"/>
          <w:rPrChange w:id="2312" w:author="Claire Kouba" w:date="2023-09-12T16:52:00Z">
            <w:rPr>
              <w:spacing w:val="23"/>
            </w:rPr>
          </w:rPrChange>
        </w:rPr>
        <w:t xml:space="preserve"> </w:t>
      </w:r>
      <w:r w:rsidRPr="00D753AC">
        <w:rPr>
          <w:rFonts w:cs="Times New Roman"/>
          <w:sz w:val="22"/>
          <w:szCs w:val="22"/>
        </w:rPr>
        <w:t>highly</w:t>
      </w:r>
      <w:r w:rsidRPr="00D753AC">
        <w:rPr>
          <w:rFonts w:cs="Times New Roman"/>
          <w:spacing w:val="11"/>
          <w:sz w:val="22"/>
          <w:szCs w:val="22"/>
          <w:rPrChange w:id="2313" w:author="Claire Kouba" w:date="2023-09-12T16:52:00Z">
            <w:rPr>
              <w:spacing w:val="23"/>
            </w:rPr>
          </w:rPrChange>
        </w:rPr>
        <w:t xml:space="preserve"> </w:t>
      </w:r>
      <w:r w:rsidRPr="00D753AC">
        <w:rPr>
          <w:rFonts w:cs="Times New Roman"/>
          <w:sz w:val="22"/>
          <w:szCs w:val="22"/>
        </w:rPr>
        <w:t>inter-connected</w:t>
      </w:r>
      <w:r w:rsidRPr="00D753AC">
        <w:rPr>
          <w:rFonts w:cs="Times New Roman"/>
          <w:spacing w:val="11"/>
          <w:sz w:val="22"/>
          <w:szCs w:val="22"/>
          <w:rPrChange w:id="2314" w:author="Claire Kouba" w:date="2023-09-12T16:52:00Z">
            <w:rPr>
              <w:spacing w:val="23"/>
            </w:rPr>
          </w:rPrChange>
        </w:rPr>
        <w:t xml:space="preserve"> </w:t>
      </w:r>
      <w:r w:rsidRPr="00D753AC">
        <w:rPr>
          <w:rFonts w:cs="Times New Roman"/>
          <w:sz w:val="22"/>
          <w:szCs w:val="22"/>
        </w:rPr>
        <w:t>basin,</w:t>
      </w:r>
      <w:r w:rsidRPr="00D753AC">
        <w:rPr>
          <w:rFonts w:cs="Times New Roman"/>
          <w:spacing w:val="11"/>
          <w:sz w:val="22"/>
          <w:szCs w:val="22"/>
          <w:rPrChange w:id="2315" w:author="Claire Kouba" w:date="2023-09-12T16:52:00Z">
            <w:rPr>
              <w:spacing w:val="23"/>
            </w:rPr>
          </w:rPrChange>
        </w:rPr>
        <w:t xml:space="preserve"> </w:t>
      </w:r>
      <w:r w:rsidRPr="00D753AC">
        <w:rPr>
          <w:rFonts w:cs="Times New Roman"/>
          <w:sz w:val="22"/>
          <w:szCs w:val="22"/>
        </w:rPr>
        <w:t>we</w:t>
      </w:r>
      <w:r w:rsidRPr="00D753AC">
        <w:rPr>
          <w:rFonts w:cs="Times New Roman"/>
          <w:spacing w:val="11"/>
          <w:sz w:val="22"/>
          <w:szCs w:val="22"/>
          <w:rPrChange w:id="2316" w:author="Claire Kouba" w:date="2023-09-12T16:52:00Z">
            <w:rPr>
              <w:spacing w:val="23"/>
            </w:rPr>
          </w:rPrChange>
        </w:rPr>
        <w:t xml:space="preserve"> </w:t>
      </w:r>
      <w:del w:id="2317" w:author="Claire Kouba" w:date="2023-09-12T16:52:00Z">
        <w:r w:rsidR="00505335" w:rsidRPr="00D753AC">
          <w:rPr>
            <w:rFonts w:cs="Times New Roman"/>
            <w:sz w:val="22"/>
            <w:szCs w:val="22"/>
          </w:rPr>
          <w:delText>expect</w:delText>
        </w:r>
      </w:del>
      <w:ins w:id="2318" w:author="Claire Kouba" w:date="2023-09-12T16:52:00Z">
        <w:r w:rsidRPr="00D753AC">
          <w:rPr>
            <w:rFonts w:cs="Times New Roman"/>
            <w:sz w:val="22"/>
            <w:szCs w:val="22"/>
          </w:rPr>
          <w:t>expected</w:t>
        </w:r>
      </w:ins>
      <w:r w:rsidRPr="00D753AC">
        <w:rPr>
          <w:rFonts w:cs="Times New Roman"/>
          <w:spacing w:val="11"/>
          <w:sz w:val="22"/>
          <w:szCs w:val="22"/>
          <w:rPrChange w:id="2319" w:author="Claire Kouba" w:date="2023-09-12T16:52:00Z">
            <w:rPr>
              <w:spacing w:val="23"/>
            </w:rPr>
          </w:rPrChange>
        </w:rPr>
        <w:t xml:space="preserve"> </w:t>
      </w:r>
      <w:r w:rsidRPr="00D753AC">
        <w:rPr>
          <w:rFonts w:cs="Times New Roman"/>
          <w:sz w:val="22"/>
          <w:szCs w:val="22"/>
        </w:rPr>
        <w:t>to</w:t>
      </w:r>
      <w:r w:rsidRPr="00D753AC">
        <w:rPr>
          <w:rFonts w:cs="Times New Roman"/>
          <w:spacing w:val="11"/>
          <w:sz w:val="22"/>
          <w:szCs w:val="22"/>
          <w:rPrChange w:id="2320" w:author="Claire Kouba" w:date="2023-09-12T16:52:00Z">
            <w:rPr>
              <w:spacing w:val="23"/>
            </w:rPr>
          </w:rPrChange>
        </w:rPr>
        <w:t xml:space="preserve"> </w:t>
      </w:r>
      <w:r w:rsidRPr="00D753AC">
        <w:rPr>
          <w:rFonts w:cs="Times New Roman"/>
          <w:sz w:val="22"/>
          <w:szCs w:val="22"/>
        </w:rPr>
        <w:t>find</w:t>
      </w:r>
      <w:r w:rsidRPr="00D753AC">
        <w:rPr>
          <w:rFonts w:cs="Times New Roman"/>
          <w:spacing w:val="11"/>
          <w:sz w:val="22"/>
          <w:szCs w:val="22"/>
          <w:rPrChange w:id="2321" w:author="Claire Kouba" w:date="2023-09-12T16:52:00Z">
            <w:rPr>
              <w:spacing w:val="23"/>
            </w:rPr>
          </w:rPrChange>
        </w:rPr>
        <w:t xml:space="preserve"> </w:t>
      </w:r>
      <w:r w:rsidRPr="00D753AC">
        <w:rPr>
          <w:rFonts w:cs="Times New Roman"/>
          <w:sz w:val="22"/>
          <w:szCs w:val="22"/>
        </w:rPr>
        <w:t>a</w:t>
      </w:r>
      <w:r w:rsidRPr="00D753AC">
        <w:rPr>
          <w:rFonts w:cs="Times New Roman"/>
          <w:spacing w:val="11"/>
          <w:sz w:val="22"/>
          <w:szCs w:val="22"/>
          <w:rPrChange w:id="2322" w:author="Claire Kouba" w:date="2023-09-12T16:52:00Z">
            <w:rPr>
              <w:spacing w:val="23"/>
            </w:rPr>
          </w:rPrChange>
        </w:rPr>
        <w:t xml:space="preserve"> </w:t>
      </w:r>
      <w:r w:rsidRPr="00D753AC">
        <w:rPr>
          <w:rFonts w:cs="Times New Roman"/>
          <w:sz w:val="22"/>
          <w:szCs w:val="22"/>
        </w:rPr>
        <w:t>flowrate</w:t>
      </w:r>
      <w:r w:rsidRPr="00D753AC">
        <w:rPr>
          <w:rFonts w:cs="Times New Roman"/>
          <w:spacing w:val="11"/>
          <w:sz w:val="22"/>
          <w:szCs w:val="22"/>
          <w:rPrChange w:id="2323" w:author="Claire Kouba" w:date="2023-09-12T16:52:00Z">
            <w:rPr>
              <w:spacing w:val="23"/>
            </w:rPr>
          </w:rPrChange>
        </w:rPr>
        <w:t xml:space="preserve"> </w:t>
      </w:r>
      <w:r w:rsidRPr="00D753AC">
        <w:rPr>
          <w:rFonts w:cs="Times New Roman"/>
          <w:sz w:val="22"/>
          <w:szCs w:val="22"/>
        </w:rPr>
        <w:t>threshold</w:t>
      </w:r>
      <w:r w:rsidRPr="00D753AC">
        <w:rPr>
          <w:rFonts w:cs="Times New Roman"/>
          <w:spacing w:val="11"/>
          <w:sz w:val="22"/>
          <w:szCs w:val="22"/>
          <w:rPrChange w:id="2324" w:author="Claire Kouba" w:date="2023-09-12T16:52:00Z">
            <w:rPr>
              <w:spacing w:val="23"/>
            </w:rPr>
          </w:rPrChange>
        </w:rPr>
        <w:t xml:space="preserve"> </w:t>
      </w:r>
      <w:r w:rsidRPr="00D753AC">
        <w:rPr>
          <w:rFonts w:cs="Times New Roman"/>
          <w:sz w:val="22"/>
          <w:szCs w:val="22"/>
        </w:rPr>
        <w:t>at</w:t>
      </w:r>
      <w:r w:rsidRPr="00D753AC">
        <w:rPr>
          <w:rFonts w:cs="Times New Roman"/>
          <w:spacing w:val="11"/>
          <w:sz w:val="22"/>
          <w:szCs w:val="22"/>
          <w:rPrChange w:id="2325" w:author="Claire Kouba" w:date="2023-09-12T16:52:00Z">
            <w:rPr>
              <w:spacing w:val="23"/>
            </w:rPr>
          </w:rPrChange>
        </w:rPr>
        <w:t xml:space="preserve"> </w:t>
      </w:r>
      <w:r w:rsidRPr="00D753AC">
        <w:rPr>
          <w:rFonts w:cs="Times New Roman"/>
          <w:sz w:val="22"/>
          <w:szCs w:val="22"/>
        </w:rPr>
        <w:t>the</w:t>
      </w:r>
      <w:r w:rsidRPr="00D753AC">
        <w:rPr>
          <w:rFonts w:cs="Times New Roman"/>
          <w:spacing w:val="11"/>
          <w:sz w:val="22"/>
          <w:szCs w:val="22"/>
          <w:rPrChange w:id="2326" w:author="Claire Kouba" w:date="2023-09-12T16:52:00Z">
            <w:rPr>
              <w:spacing w:val="23"/>
            </w:rPr>
          </w:rPrChange>
        </w:rPr>
        <w:t xml:space="preserve"> </w:t>
      </w:r>
      <w:r w:rsidRPr="00D753AC">
        <w:rPr>
          <w:rFonts w:cs="Times New Roman"/>
          <w:sz w:val="22"/>
          <w:szCs w:val="22"/>
        </w:rPr>
        <w:t>Fort</w:t>
      </w:r>
      <w:r w:rsidRPr="00D753AC">
        <w:rPr>
          <w:rFonts w:cs="Times New Roman"/>
          <w:spacing w:val="11"/>
          <w:sz w:val="22"/>
          <w:szCs w:val="22"/>
          <w:rPrChange w:id="2327" w:author="Claire Kouba" w:date="2023-09-12T16:52:00Z">
            <w:rPr>
              <w:spacing w:val="23"/>
            </w:rPr>
          </w:rPrChange>
        </w:rPr>
        <w:t xml:space="preserve"> </w:t>
      </w:r>
      <w:r w:rsidRPr="00D753AC">
        <w:rPr>
          <w:rFonts w:cs="Times New Roman"/>
          <w:sz w:val="22"/>
          <w:szCs w:val="22"/>
        </w:rPr>
        <w:t>Jones</w:t>
      </w:r>
      <w:r w:rsidRPr="00D753AC">
        <w:rPr>
          <w:rFonts w:cs="Times New Roman"/>
          <w:spacing w:val="11"/>
          <w:sz w:val="22"/>
          <w:szCs w:val="22"/>
          <w:rPrChange w:id="2328" w:author="Claire Kouba" w:date="2023-09-12T16:52:00Z">
            <w:rPr>
              <w:spacing w:val="23"/>
            </w:rPr>
          </w:rPrChange>
        </w:rPr>
        <w:t xml:space="preserve"> </w:t>
      </w:r>
      <w:r w:rsidRPr="00D753AC">
        <w:rPr>
          <w:rFonts w:cs="Times New Roman"/>
          <w:sz w:val="22"/>
          <w:szCs w:val="22"/>
        </w:rPr>
        <w:t>gauge</w:t>
      </w:r>
      <w:r w:rsidRPr="00D753AC">
        <w:rPr>
          <w:rFonts w:cs="Times New Roman"/>
          <w:w w:val="99"/>
          <w:sz w:val="22"/>
          <w:szCs w:val="22"/>
        </w:rPr>
        <w:t xml:space="preserve"> </w:t>
      </w:r>
      <w:r w:rsidRPr="00D753AC">
        <w:rPr>
          <w:rFonts w:cs="Times New Roman"/>
          <w:sz w:val="22"/>
          <w:szCs w:val="22"/>
        </w:rPr>
        <w:t>approximately</w:t>
      </w:r>
      <w:r w:rsidRPr="00D753AC">
        <w:rPr>
          <w:rFonts w:cs="Times New Roman"/>
          <w:spacing w:val="29"/>
          <w:sz w:val="22"/>
          <w:szCs w:val="22"/>
          <w:rPrChange w:id="2329" w:author="Claire Kouba" w:date="2023-09-12T16:52:00Z">
            <w:rPr>
              <w:spacing w:val="12"/>
            </w:rPr>
          </w:rPrChange>
        </w:rPr>
        <w:t xml:space="preserve"> </w:t>
      </w:r>
      <w:r w:rsidRPr="00D753AC">
        <w:rPr>
          <w:rFonts w:cs="Times New Roman"/>
          <w:sz w:val="22"/>
          <w:szCs w:val="22"/>
        </w:rPr>
        <w:t>defining</w:t>
      </w:r>
      <w:r w:rsidRPr="00D753AC">
        <w:rPr>
          <w:rFonts w:cs="Times New Roman"/>
          <w:spacing w:val="29"/>
          <w:sz w:val="22"/>
          <w:szCs w:val="22"/>
          <w:rPrChange w:id="2330" w:author="Claire Kouba" w:date="2023-09-12T16:52:00Z">
            <w:rPr>
              <w:spacing w:val="14"/>
            </w:rPr>
          </w:rPrChange>
        </w:rPr>
        <w:t xml:space="preserve"> </w:t>
      </w:r>
      <w:r w:rsidRPr="00D753AC">
        <w:rPr>
          <w:rFonts w:cs="Times New Roman"/>
          <w:sz w:val="22"/>
          <w:szCs w:val="22"/>
        </w:rPr>
        <w:t>the</w:t>
      </w:r>
      <w:r w:rsidRPr="00D753AC">
        <w:rPr>
          <w:rFonts w:cs="Times New Roman"/>
          <w:spacing w:val="29"/>
          <w:sz w:val="22"/>
          <w:szCs w:val="22"/>
          <w:rPrChange w:id="2331" w:author="Claire Kouba" w:date="2023-09-12T16:52:00Z">
            <w:rPr>
              <w:spacing w:val="14"/>
            </w:rPr>
          </w:rPrChange>
        </w:rPr>
        <w:t xml:space="preserve"> </w:t>
      </w:r>
      <w:r w:rsidRPr="00D753AC">
        <w:rPr>
          <w:rFonts w:cs="Times New Roman"/>
          <w:sz w:val="22"/>
          <w:szCs w:val="22"/>
        </w:rPr>
        <w:t>lower</w:t>
      </w:r>
      <w:r w:rsidRPr="00D753AC">
        <w:rPr>
          <w:rFonts w:cs="Times New Roman"/>
          <w:spacing w:val="29"/>
          <w:sz w:val="22"/>
          <w:szCs w:val="22"/>
          <w:rPrChange w:id="2332" w:author="Claire Kouba" w:date="2023-09-12T16:52:00Z">
            <w:rPr>
              <w:spacing w:val="12"/>
            </w:rPr>
          </w:rPrChange>
        </w:rPr>
        <w:t xml:space="preserve"> </w:t>
      </w:r>
      <w:r w:rsidRPr="00D753AC">
        <w:rPr>
          <w:rFonts w:cs="Times New Roman"/>
          <w:sz w:val="22"/>
          <w:szCs w:val="22"/>
        </w:rPr>
        <w:t>limit</w:t>
      </w:r>
      <w:r w:rsidRPr="00D753AC">
        <w:rPr>
          <w:rFonts w:cs="Times New Roman"/>
          <w:spacing w:val="29"/>
          <w:sz w:val="22"/>
          <w:szCs w:val="22"/>
          <w:rPrChange w:id="2333" w:author="Claire Kouba" w:date="2023-09-12T16:52:00Z">
            <w:rPr>
              <w:spacing w:val="12"/>
            </w:rPr>
          </w:rPrChange>
        </w:rPr>
        <w:t xml:space="preserve"> </w:t>
      </w:r>
      <w:r w:rsidRPr="00D753AC">
        <w:rPr>
          <w:rFonts w:cs="Times New Roman"/>
          <w:sz w:val="22"/>
          <w:szCs w:val="22"/>
        </w:rPr>
        <w:t>of</w:t>
      </w:r>
      <w:r w:rsidRPr="00D753AC">
        <w:rPr>
          <w:rFonts w:cs="Times New Roman"/>
          <w:spacing w:val="29"/>
          <w:sz w:val="22"/>
          <w:szCs w:val="22"/>
          <w:rPrChange w:id="2334" w:author="Claire Kouba" w:date="2023-09-12T16:52:00Z">
            <w:rPr>
              <w:spacing w:val="14"/>
            </w:rPr>
          </w:rPrChange>
        </w:rPr>
        <w:t xml:space="preserve"> </w:t>
      </w:r>
      <w:r w:rsidRPr="00D753AC">
        <w:rPr>
          <w:rFonts w:cs="Times New Roman"/>
          <w:sz w:val="22"/>
          <w:szCs w:val="22"/>
        </w:rPr>
        <w:t>the</w:t>
      </w:r>
      <w:r w:rsidRPr="00D753AC">
        <w:rPr>
          <w:rFonts w:cs="Times New Roman"/>
          <w:spacing w:val="29"/>
          <w:sz w:val="22"/>
          <w:szCs w:val="22"/>
          <w:rPrChange w:id="2335" w:author="Claire Kouba" w:date="2023-09-12T16:52:00Z">
            <w:rPr>
              <w:spacing w:val="12"/>
            </w:rPr>
          </w:rPrChange>
        </w:rPr>
        <w:t xml:space="preserve"> </w:t>
      </w:r>
      <w:r w:rsidRPr="00D753AC">
        <w:rPr>
          <w:rFonts w:cs="Times New Roman"/>
          <w:sz w:val="22"/>
          <w:szCs w:val="22"/>
        </w:rPr>
        <w:t>“full”</w:t>
      </w:r>
      <w:r w:rsidRPr="00D753AC">
        <w:rPr>
          <w:rFonts w:cs="Times New Roman"/>
          <w:spacing w:val="29"/>
          <w:sz w:val="22"/>
          <w:szCs w:val="22"/>
          <w:rPrChange w:id="2336" w:author="Claire Kouba" w:date="2023-09-12T16:52:00Z">
            <w:rPr>
              <w:spacing w:val="12"/>
            </w:rPr>
          </w:rPrChange>
        </w:rPr>
        <w:t xml:space="preserve"> </w:t>
      </w:r>
      <w:r w:rsidRPr="00D753AC">
        <w:rPr>
          <w:rFonts w:cs="Times New Roman"/>
          <w:sz w:val="22"/>
          <w:szCs w:val="22"/>
        </w:rPr>
        <w:t>or</w:t>
      </w:r>
      <w:r w:rsidRPr="00D753AC">
        <w:rPr>
          <w:rFonts w:cs="Times New Roman"/>
          <w:spacing w:val="29"/>
          <w:sz w:val="22"/>
          <w:szCs w:val="22"/>
          <w:rPrChange w:id="2337" w:author="Claire Kouba" w:date="2023-09-12T16:52:00Z">
            <w:rPr>
              <w:spacing w:val="12"/>
            </w:rPr>
          </w:rPrChange>
        </w:rPr>
        <w:t xml:space="preserve"> </w:t>
      </w:r>
      <w:r w:rsidRPr="00D753AC">
        <w:rPr>
          <w:rFonts w:cs="Times New Roman"/>
          <w:sz w:val="22"/>
          <w:szCs w:val="22"/>
        </w:rPr>
        <w:t>“spilling”</w:t>
      </w:r>
      <w:r w:rsidRPr="00D753AC">
        <w:rPr>
          <w:rFonts w:cs="Times New Roman"/>
          <w:spacing w:val="29"/>
          <w:sz w:val="22"/>
          <w:szCs w:val="22"/>
          <w:rPrChange w:id="2338" w:author="Claire Kouba" w:date="2023-09-12T16:52:00Z">
            <w:rPr>
              <w:spacing w:val="14"/>
            </w:rPr>
          </w:rPrChange>
        </w:rPr>
        <w:t xml:space="preserve"> </w:t>
      </w:r>
      <w:r w:rsidRPr="00D753AC">
        <w:rPr>
          <w:rFonts w:cs="Times New Roman"/>
          <w:sz w:val="22"/>
          <w:szCs w:val="22"/>
        </w:rPr>
        <w:t>basin</w:t>
      </w:r>
      <w:r w:rsidRPr="00D753AC">
        <w:rPr>
          <w:rFonts w:cs="Times New Roman"/>
          <w:spacing w:val="29"/>
          <w:sz w:val="22"/>
          <w:szCs w:val="22"/>
          <w:rPrChange w:id="2339" w:author="Claire Kouba" w:date="2023-09-12T16:52:00Z">
            <w:rPr>
              <w:spacing w:val="12"/>
            </w:rPr>
          </w:rPrChange>
        </w:rPr>
        <w:t xml:space="preserve"> </w:t>
      </w:r>
      <w:r w:rsidRPr="00D753AC">
        <w:rPr>
          <w:rFonts w:cs="Times New Roman"/>
          <w:sz w:val="22"/>
          <w:szCs w:val="22"/>
        </w:rPr>
        <w:t>condition</w:t>
      </w:r>
      <w:del w:id="2340" w:author="Claire Kouba" w:date="2023-09-12T16:52:00Z">
        <w:r w:rsidR="00505335" w:rsidRPr="00D753AC">
          <w:rPr>
            <w:rFonts w:cs="Times New Roman"/>
            <w:sz w:val="22"/>
            <w:szCs w:val="22"/>
          </w:rPr>
          <w:delText>.</w:delText>
        </w:r>
        <w:r w:rsidR="00505335" w:rsidRPr="00D753AC">
          <w:rPr>
            <w:rFonts w:cs="Times New Roman"/>
            <w:spacing w:val="12"/>
            <w:sz w:val="22"/>
            <w:szCs w:val="22"/>
          </w:rPr>
          <w:delText xml:space="preserve"> </w:delText>
        </w:r>
        <w:r w:rsidR="00505335" w:rsidRPr="00D753AC">
          <w:rPr>
            <w:rFonts w:cs="Times New Roman"/>
            <w:sz w:val="22"/>
            <w:szCs w:val="22"/>
          </w:rPr>
          <w:delText>This</w:delText>
        </w:r>
        <w:r w:rsidR="00505335" w:rsidRPr="00D753AC">
          <w:rPr>
            <w:rFonts w:cs="Times New Roman"/>
            <w:spacing w:val="12"/>
            <w:sz w:val="22"/>
            <w:szCs w:val="22"/>
          </w:rPr>
          <w:delText xml:space="preserve"> </w:delText>
        </w:r>
        <w:r w:rsidR="00505335" w:rsidRPr="00D753AC">
          <w:rPr>
            <w:rFonts w:cs="Times New Roman"/>
            <w:sz w:val="22"/>
            <w:szCs w:val="22"/>
          </w:rPr>
          <w:delText>flowrate,</w:delText>
        </w:r>
        <w:r w:rsidR="00505335" w:rsidRPr="00D753AC">
          <w:rPr>
            <w:rFonts w:cs="Times New Roman"/>
            <w:spacing w:val="12"/>
            <w:sz w:val="22"/>
            <w:szCs w:val="22"/>
          </w:rPr>
          <w:delText xml:space="preserve"> </w:delText>
        </w:r>
        <w:r w:rsidR="00505335" w:rsidRPr="00D753AC">
          <w:rPr>
            <w:rFonts w:eastAsia="Arial" w:cs="Times New Roman"/>
            <w:i/>
            <w:sz w:val="22"/>
            <w:szCs w:val="22"/>
          </w:rPr>
          <w:delText>Q</w:delText>
        </w:r>
        <w:r w:rsidR="00505335" w:rsidRPr="00D753AC">
          <w:rPr>
            <w:rFonts w:eastAsia="Arial" w:cs="Times New Roman"/>
            <w:i/>
            <w:position w:val="-2"/>
            <w:sz w:val="22"/>
            <w:szCs w:val="22"/>
          </w:rPr>
          <w:delText>spill</w:delText>
        </w:r>
        <w:r w:rsidR="00505335" w:rsidRPr="00D753AC">
          <w:rPr>
            <w:rFonts w:cs="Times New Roman"/>
            <w:sz w:val="22"/>
            <w:szCs w:val="22"/>
          </w:rPr>
          <w:delText>,</w:delText>
        </w:r>
        <w:r w:rsidR="00505335" w:rsidRPr="00D753AC">
          <w:rPr>
            <w:rFonts w:cs="Times New Roman"/>
            <w:spacing w:val="12"/>
            <w:sz w:val="22"/>
            <w:szCs w:val="22"/>
          </w:rPr>
          <w:delText xml:space="preserve"> </w:delText>
        </w:r>
        <w:r w:rsidR="00505335" w:rsidRPr="00D753AC">
          <w:rPr>
            <w:rFonts w:cs="Times New Roman"/>
            <w:sz w:val="22"/>
            <w:szCs w:val="22"/>
          </w:rPr>
          <w:delText>was</w:delText>
        </w:r>
        <w:r w:rsidR="00505335" w:rsidRPr="00D753AC">
          <w:rPr>
            <w:rFonts w:cs="Times New Roman"/>
            <w:spacing w:val="14"/>
            <w:sz w:val="22"/>
            <w:szCs w:val="22"/>
          </w:rPr>
          <w:delText xml:space="preserve"> </w:delText>
        </w:r>
        <w:r w:rsidR="00505335" w:rsidRPr="00D753AC">
          <w:rPr>
            <w:rFonts w:cs="Times New Roman"/>
            <w:sz w:val="22"/>
            <w:szCs w:val="22"/>
          </w:rPr>
          <w:delText>estimated</w:delText>
        </w:r>
        <w:r w:rsidR="00505335" w:rsidRPr="00D753AC">
          <w:rPr>
            <w:rFonts w:cs="Times New Roman"/>
            <w:spacing w:val="12"/>
            <w:sz w:val="22"/>
            <w:szCs w:val="22"/>
          </w:rPr>
          <w:delText xml:space="preserve"> </w:delText>
        </w:r>
        <w:r w:rsidR="00505335" w:rsidRPr="00D753AC">
          <w:rPr>
            <w:rFonts w:cs="Times New Roman"/>
            <w:sz w:val="22"/>
            <w:szCs w:val="22"/>
          </w:rPr>
          <w:delText>to</w:delText>
        </w:r>
        <w:r w:rsidR="00505335" w:rsidRPr="00D753AC">
          <w:rPr>
            <w:rFonts w:cs="Times New Roman"/>
            <w:spacing w:val="12"/>
            <w:sz w:val="22"/>
            <w:szCs w:val="22"/>
          </w:rPr>
          <w:delText xml:space="preserve"> </w:delText>
        </w:r>
        <w:r w:rsidR="00505335" w:rsidRPr="00D753AC">
          <w:rPr>
            <w:rFonts w:cs="Times New Roman"/>
            <w:sz w:val="22"/>
            <w:szCs w:val="22"/>
          </w:rPr>
          <w:delText>be</w:delText>
        </w:r>
        <w:r w:rsidR="00505335" w:rsidRPr="00D753AC">
          <w:rPr>
            <w:rFonts w:cs="Times New Roman"/>
            <w:w w:val="99"/>
            <w:sz w:val="22"/>
            <w:szCs w:val="22"/>
          </w:rPr>
          <w:delText xml:space="preserve"> </w:delText>
        </w:r>
        <w:r w:rsidR="00505335" w:rsidRPr="00D753AC">
          <w:rPr>
            <w:rFonts w:cs="Times New Roman"/>
            <w:sz w:val="22"/>
            <w:szCs w:val="22"/>
          </w:rPr>
          <w:delText>100</w:delText>
        </w:r>
        <w:r w:rsidR="00505335" w:rsidRPr="00D753AC">
          <w:rPr>
            <w:rFonts w:cs="Times New Roman"/>
            <w:spacing w:val="-4"/>
            <w:sz w:val="22"/>
            <w:szCs w:val="22"/>
          </w:rPr>
          <w:delText xml:space="preserve"> </w:delText>
        </w:r>
        <w:r w:rsidR="00505335" w:rsidRPr="00D753AC">
          <w:rPr>
            <w:rFonts w:cs="Times New Roman"/>
            <w:sz w:val="22"/>
            <w:szCs w:val="22"/>
          </w:rPr>
          <w:delText>cfs</w:delText>
        </w:r>
        <w:r w:rsidR="00505335" w:rsidRPr="00D753AC">
          <w:rPr>
            <w:rFonts w:cs="Times New Roman"/>
            <w:spacing w:val="-4"/>
            <w:sz w:val="22"/>
            <w:szCs w:val="22"/>
          </w:rPr>
          <w:delText xml:space="preserve"> </w:delText>
        </w:r>
        <w:r w:rsidR="00505335" w:rsidRPr="00D753AC">
          <w:rPr>
            <w:rFonts w:cs="Times New Roman"/>
            <w:sz w:val="22"/>
            <w:szCs w:val="22"/>
          </w:rPr>
          <w:delText>based</w:delText>
        </w:r>
        <w:r w:rsidR="00505335" w:rsidRPr="00D753AC">
          <w:rPr>
            <w:rFonts w:cs="Times New Roman"/>
            <w:spacing w:val="-4"/>
            <w:sz w:val="22"/>
            <w:szCs w:val="22"/>
          </w:rPr>
          <w:delText xml:space="preserve"> </w:delText>
        </w:r>
        <w:r w:rsidR="00505335" w:rsidRPr="00D753AC">
          <w:rPr>
            <w:rFonts w:cs="Times New Roman"/>
            <w:sz w:val="22"/>
            <w:szCs w:val="22"/>
          </w:rPr>
          <w:delText>on</w:delText>
        </w:r>
        <w:r w:rsidR="00505335" w:rsidRPr="00D753AC">
          <w:rPr>
            <w:rFonts w:cs="Times New Roman"/>
            <w:spacing w:val="-4"/>
            <w:sz w:val="22"/>
            <w:szCs w:val="22"/>
          </w:rPr>
          <w:delText xml:space="preserve"> </w:delText>
        </w:r>
        <w:r w:rsidR="00505335" w:rsidRPr="00D753AC">
          <w:rPr>
            <w:rFonts w:cs="Times New Roman"/>
            <w:sz w:val="22"/>
            <w:szCs w:val="22"/>
          </w:rPr>
          <w:delText>visual</w:delText>
        </w:r>
        <w:r w:rsidR="00505335" w:rsidRPr="00D753AC">
          <w:rPr>
            <w:rFonts w:cs="Times New Roman"/>
            <w:spacing w:val="-4"/>
            <w:sz w:val="22"/>
            <w:szCs w:val="22"/>
          </w:rPr>
          <w:delText xml:space="preserve"> </w:delText>
        </w:r>
        <w:r w:rsidR="00505335" w:rsidRPr="00D753AC">
          <w:rPr>
            <w:rFonts w:cs="Times New Roman"/>
            <w:sz w:val="22"/>
            <w:szCs w:val="22"/>
          </w:rPr>
          <w:delText>inspection</w:delText>
        </w:r>
        <w:r w:rsidR="00505335" w:rsidRPr="00D753AC">
          <w:rPr>
            <w:rFonts w:cs="Times New Roman"/>
            <w:spacing w:val="-4"/>
            <w:sz w:val="22"/>
            <w:szCs w:val="22"/>
          </w:rPr>
          <w:delText xml:space="preserve"> </w:delText>
        </w:r>
        <w:r w:rsidR="00505335" w:rsidRPr="00D753AC">
          <w:rPr>
            <w:rFonts w:cs="Times New Roman"/>
            <w:sz w:val="22"/>
            <w:szCs w:val="22"/>
          </w:rPr>
          <w:delText>of</w:delText>
        </w:r>
        <w:r w:rsidR="00505335" w:rsidRPr="00D753AC">
          <w:rPr>
            <w:rFonts w:cs="Times New Roman"/>
            <w:spacing w:val="-4"/>
            <w:sz w:val="22"/>
            <w:szCs w:val="22"/>
          </w:rPr>
          <w:delText xml:space="preserve"> </w:delText>
        </w:r>
        <w:r w:rsidR="00505335" w:rsidRPr="00D753AC">
          <w:rPr>
            <w:rFonts w:cs="Times New Roman"/>
            <w:sz w:val="22"/>
            <w:szCs w:val="22"/>
          </w:rPr>
          <w:delText>annual</w:delText>
        </w:r>
        <w:r w:rsidR="00505335" w:rsidRPr="00D753AC">
          <w:rPr>
            <w:rFonts w:cs="Times New Roman"/>
            <w:spacing w:val="-4"/>
            <w:sz w:val="22"/>
            <w:szCs w:val="22"/>
          </w:rPr>
          <w:delText xml:space="preserve"> </w:delText>
        </w:r>
        <w:r w:rsidR="00505335" w:rsidRPr="00D753AC">
          <w:rPr>
            <w:rFonts w:cs="Times New Roman"/>
            <w:sz w:val="22"/>
            <w:szCs w:val="22"/>
          </w:rPr>
          <w:delText>September-March</w:delText>
        </w:r>
        <w:r w:rsidR="00505335" w:rsidRPr="00D753AC">
          <w:rPr>
            <w:rFonts w:cs="Times New Roman"/>
            <w:spacing w:val="-4"/>
            <w:sz w:val="22"/>
            <w:szCs w:val="22"/>
          </w:rPr>
          <w:delText xml:space="preserve"> </w:delText>
        </w:r>
        <w:r w:rsidR="00505335" w:rsidRPr="00D753AC">
          <w:rPr>
            <w:rFonts w:cs="Times New Roman"/>
            <w:sz w:val="22"/>
            <w:szCs w:val="22"/>
          </w:rPr>
          <w:delText>hydrographs</w:delText>
        </w:r>
        <w:r w:rsidR="00505335" w:rsidRPr="00D753AC">
          <w:rPr>
            <w:rFonts w:cs="Times New Roman"/>
            <w:spacing w:val="-4"/>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4"/>
            <w:sz w:val="22"/>
            <w:szCs w:val="22"/>
          </w:rPr>
          <w:delText xml:space="preserve"> </w:delText>
        </w:r>
        <w:r w:rsidR="00505335" w:rsidRPr="00D753AC">
          <w:rPr>
            <w:rFonts w:cs="Times New Roman"/>
            <w:sz w:val="22"/>
            <w:szCs w:val="22"/>
          </w:rPr>
          <w:delText>4,</w:delText>
        </w:r>
        <w:r w:rsidR="00505335" w:rsidRPr="00D753AC">
          <w:rPr>
            <w:rFonts w:cs="Times New Roman"/>
            <w:sz w:val="22"/>
            <w:szCs w:val="22"/>
          </w:rPr>
          <w:fldChar w:fldCharType="end"/>
        </w:r>
        <w:r w:rsidR="00505335" w:rsidRPr="00D753AC">
          <w:rPr>
            <w:rFonts w:cs="Times New Roman"/>
            <w:spacing w:val="-4"/>
            <w:sz w:val="22"/>
            <w:szCs w:val="22"/>
          </w:rPr>
          <w:delText xml:space="preserve"> </w:delText>
        </w:r>
        <w:r w:rsidR="00505335" w:rsidRPr="00D753AC">
          <w:rPr>
            <w:rFonts w:cs="Times New Roman"/>
            <w:sz w:val="22"/>
            <w:szCs w:val="22"/>
          </w:rPr>
          <w:delText>panel</w:delText>
        </w:r>
        <w:r w:rsidR="00505335" w:rsidRPr="00D753AC">
          <w:rPr>
            <w:rFonts w:cs="Times New Roman"/>
            <w:spacing w:val="-4"/>
            <w:sz w:val="22"/>
            <w:szCs w:val="22"/>
          </w:rPr>
          <w:delText xml:space="preserve"> </w:delText>
        </w:r>
        <w:r w:rsidR="00505335" w:rsidRPr="00D753AC">
          <w:rPr>
            <w:rFonts w:cs="Times New Roman"/>
            <w:sz w:val="22"/>
            <w:szCs w:val="22"/>
          </w:rPr>
          <w:delText>A</w:delText>
        </w:r>
      </w:del>
      <w:ins w:id="2341" w:author="Claire Kouba" w:date="2023-09-12T16:52:00Z">
        <w:r w:rsidRPr="00D753AC">
          <w:rPr>
            <w:rFonts w:cs="Times New Roman"/>
            <w:spacing w:val="29"/>
            <w:sz w:val="22"/>
            <w:szCs w:val="22"/>
          </w:rPr>
          <w:t xml:space="preserve"> </w:t>
        </w:r>
        <w:r w:rsidRPr="00D753AC">
          <w:rPr>
            <w:rFonts w:cs="Times New Roman"/>
            <w:sz w:val="22"/>
            <w:szCs w:val="22"/>
          </w:rPr>
          <w:t>(referred</w:t>
        </w:r>
        <w:r w:rsidRPr="00D753AC">
          <w:rPr>
            <w:rFonts w:cs="Times New Roman"/>
            <w:spacing w:val="29"/>
            <w:sz w:val="22"/>
            <w:szCs w:val="22"/>
          </w:rPr>
          <w:t xml:space="preserve"> </w:t>
        </w:r>
        <w:r w:rsidRPr="00D753AC">
          <w:rPr>
            <w:rFonts w:cs="Times New Roman"/>
            <w:sz w:val="22"/>
            <w:szCs w:val="22"/>
          </w:rPr>
          <w:t>to</w:t>
        </w:r>
        <w:r w:rsidRPr="00D753AC">
          <w:rPr>
            <w:rFonts w:cs="Times New Roman"/>
            <w:spacing w:val="29"/>
            <w:sz w:val="22"/>
            <w:szCs w:val="22"/>
          </w:rPr>
          <w:t xml:space="preserve"> </w:t>
        </w:r>
        <w:r w:rsidRPr="00D753AC">
          <w:rPr>
            <w:rFonts w:cs="Times New Roman"/>
            <w:sz w:val="22"/>
            <w:szCs w:val="22"/>
          </w:rPr>
          <w:t>here</w:t>
        </w:r>
        <w:r w:rsidRPr="00D753AC">
          <w:rPr>
            <w:rFonts w:cs="Times New Roman"/>
            <w:spacing w:val="29"/>
            <w:sz w:val="22"/>
            <w:szCs w:val="22"/>
          </w:rPr>
          <w:t xml:space="preserve"> </w:t>
        </w:r>
        <w:r w:rsidRPr="00D753AC">
          <w:rPr>
            <w:rFonts w:cs="Times New Roman"/>
            <w:sz w:val="22"/>
            <w:szCs w:val="22"/>
          </w:rPr>
          <w:t>as</w:t>
        </w:r>
        <w:r w:rsidRPr="00D753AC">
          <w:rPr>
            <w:rFonts w:cs="Times New Roman"/>
            <w:spacing w:val="29"/>
            <w:sz w:val="22"/>
            <w:szCs w:val="22"/>
          </w:rPr>
          <w:t xml:space="preserve"> </w:t>
        </w:r>
        <w:r w:rsidRPr="00D753AC">
          <w:rPr>
            <w:rFonts w:eastAsia="Arial" w:cs="Times New Roman"/>
            <w:i/>
            <w:sz w:val="22"/>
            <w:szCs w:val="22"/>
          </w:rPr>
          <w:t>Q</w:t>
        </w:r>
        <w:r w:rsidRPr="00D753AC">
          <w:rPr>
            <w:rFonts w:eastAsia="Arial" w:cs="Times New Roman"/>
            <w:i/>
            <w:position w:val="-2"/>
            <w:sz w:val="22"/>
            <w:szCs w:val="22"/>
          </w:rPr>
          <w:t>spill</w:t>
        </w:r>
        <w:r w:rsidRPr="00D753AC">
          <w:rPr>
            <w:rFonts w:cs="Times New Roman"/>
            <w:sz w:val="22"/>
            <w:szCs w:val="22"/>
          </w:rPr>
          <w:t>;</w:t>
        </w:r>
        <w:r w:rsidRPr="00D753AC">
          <w:rPr>
            <w:rFonts w:cs="Times New Roman"/>
            <w:spacing w:val="29"/>
            <w:sz w:val="22"/>
            <w:szCs w:val="22"/>
          </w:rPr>
          <w:t xml:space="preserve"> </w:t>
        </w:r>
        <w:r w:rsidRPr="00D753AC">
          <w:rPr>
            <w:rFonts w:cs="Times New Roman"/>
            <w:sz w:val="22"/>
            <w:szCs w:val="22"/>
          </w:rPr>
          <w:t>see</w:t>
        </w:r>
        <w:r w:rsidRPr="00D753AC">
          <w:rPr>
            <w:rFonts w:cs="Times New Roman"/>
            <w:spacing w:val="29"/>
            <w:sz w:val="22"/>
            <w:szCs w:val="22"/>
          </w:rPr>
          <w:t xml:space="preserve"> </w:t>
        </w:r>
        <w:r w:rsidRPr="00D753AC">
          <w:rPr>
            <w:rFonts w:cs="Times New Roman"/>
            <w:sz w:val="22"/>
            <w:szCs w:val="22"/>
          </w:rPr>
          <w:t>Results,</w:t>
        </w:r>
        <w:r w:rsidRPr="00D753AC">
          <w:rPr>
            <w:rFonts w:cs="Times New Roman"/>
            <w:w w:val="99"/>
            <w:sz w:val="22"/>
            <w:szCs w:val="22"/>
          </w:rPr>
          <w:t xml:space="preserve"> </w:t>
        </w:r>
        <w:r w:rsidRPr="00D753AC">
          <w:rPr>
            <w:rFonts w:cs="Times New Roman"/>
            <w:sz w:val="22"/>
            <w:szCs w:val="22"/>
          </w:rPr>
          <w:t>section</w:t>
        </w:r>
        <w:r w:rsidRPr="00D753AC">
          <w:rPr>
            <w:rFonts w:cs="Times New Roman"/>
            <w:spacing w:val="-5"/>
            <w:sz w:val="22"/>
            <w:szCs w:val="22"/>
          </w:rPr>
          <w:t xml:space="preserve"> </w:t>
        </w:r>
        <w:r w:rsidRPr="00D753AC">
          <w:rPr>
            <w:rFonts w:cs="Times New Roman"/>
            <w:sz w:val="22"/>
            <w:szCs w:val="22"/>
          </w:rPr>
          <w:t>3.1</w:t>
        </w:r>
      </w:ins>
      <w:r w:rsidRPr="00D753AC">
        <w:rPr>
          <w:rFonts w:cs="Times New Roman"/>
          <w:sz w:val="22"/>
          <w:szCs w:val="22"/>
        </w:rPr>
        <w:t>).</w:t>
      </w:r>
    </w:p>
    <w:p w:rsidR="002153D1" w:rsidRPr="00D753AC" w:rsidRDefault="002153D1">
      <w:pPr>
        <w:spacing w:before="4"/>
        <w:ind w:left="173"/>
        <w:rPr>
          <w:rFonts w:ascii="Times New Roman" w:eastAsia="Times New Roman" w:hAnsi="Times New Roman" w:cs="Times New Roman"/>
        </w:rPr>
        <w:pPrChange w:id="2342" w:author="Claire Kouba" w:date="2023-09-12T16:52:00Z">
          <w:pPr>
            <w:spacing w:before="11"/>
            <w:ind w:left="173"/>
          </w:pPr>
        </w:pPrChange>
      </w:pPr>
    </w:p>
    <w:p w:rsidR="002153D1" w:rsidRPr="00D753AC" w:rsidRDefault="002573FA">
      <w:pPr>
        <w:pStyle w:val="Heading2"/>
        <w:numPr>
          <w:ilvl w:val="2"/>
          <w:numId w:val="9"/>
        </w:numPr>
        <w:tabs>
          <w:tab w:val="left" w:pos="755"/>
        </w:tabs>
        <w:ind w:left="173"/>
        <w:rPr>
          <w:rFonts w:cs="Times New Roman"/>
          <w:sz w:val="22"/>
          <w:szCs w:val="22"/>
        </w:rPr>
        <w:pPrChange w:id="2343" w:author="Claire Kouba" w:date="2023-09-12T16:52:00Z">
          <w:pPr>
            <w:pStyle w:val="Heading1"/>
            <w:numPr>
              <w:ilvl w:val="2"/>
              <w:numId w:val="18"/>
            </w:numPr>
            <w:tabs>
              <w:tab w:val="left" w:pos="788"/>
            </w:tabs>
            <w:ind w:left="173"/>
            <w:jc w:val="right"/>
          </w:pPr>
        </w:pPrChange>
      </w:pPr>
      <w:r w:rsidRPr="00D753AC">
        <w:rPr>
          <w:rFonts w:cs="Times New Roman"/>
          <w:sz w:val="22"/>
          <w:szCs w:val="22"/>
        </w:rPr>
        <w:t>Stream-aquifer</w:t>
      </w:r>
      <w:r w:rsidRPr="00D753AC">
        <w:rPr>
          <w:rFonts w:cs="Times New Roman"/>
          <w:spacing w:val="-2"/>
          <w:sz w:val="22"/>
          <w:szCs w:val="22"/>
        </w:rPr>
        <w:t xml:space="preserve"> </w:t>
      </w:r>
      <w:r w:rsidRPr="00D753AC">
        <w:rPr>
          <w:rFonts w:cs="Times New Roman"/>
          <w:sz w:val="22"/>
          <w:szCs w:val="22"/>
        </w:rPr>
        <w:t>interaction</w:t>
      </w:r>
    </w:p>
    <w:p w:rsidR="002153D1" w:rsidRPr="00D753AC" w:rsidRDefault="002153D1">
      <w:pPr>
        <w:spacing w:before="5"/>
        <w:ind w:left="173"/>
        <w:rPr>
          <w:rFonts w:ascii="Times New Roman" w:eastAsia="Times New Roman" w:hAnsi="Times New Roman" w:cs="Times New Roman"/>
          <w:b/>
          <w:bCs/>
        </w:rPr>
        <w:pPrChange w:id="2344" w:author="Claire Kouba" w:date="2023-09-12T16:52:00Z">
          <w:pPr>
            <w:spacing w:before="9"/>
            <w:ind w:left="173"/>
          </w:pPr>
        </w:pPrChange>
      </w:pPr>
    </w:p>
    <w:p w:rsidR="002153D1" w:rsidRPr="00D753AC" w:rsidRDefault="002573FA">
      <w:pPr>
        <w:pStyle w:val="BodyText"/>
        <w:ind w:left="173" w:right="110" w:firstLine="52"/>
        <w:rPr>
          <w:rFonts w:cs="Times New Roman"/>
          <w:sz w:val="22"/>
          <w:szCs w:val="22"/>
        </w:rPr>
        <w:pPrChange w:id="2345" w:author="Claire Kouba" w:date="2023-09-12T16:52:00Z">
          <w:pPr>
            <w:pStyle w:val="BodyText"/>
            <w:spacing w:line="350" w:lineRule="auto"/>
            <w:ind w:left="173" w:right="158" w:firstLine="23"/>
          </w:pPr>
        </w:pPrChange>
      </w:pPr>
      <w:r w:rsidRPr="00D753AC">
        <w:rPr>
          <w:rFonts w:cs="Times New Roman"/>
          <w:sz w:val="22"/>
          <w:szCs w:val="22"/>
        </w:rPr>
        <w:t>In</w:t>
      </w:r>
      <w:r w:rsidRPr="00D753AC">
        <w:rPr>
          <w:rFonts w:cs="Times New Roman"/>
          <w:spacing w:val="-16"/>
          <w:sz w:val="22"/>
          <w:szCs w:val="22"/>
          <w:rPrChange w:id="2346"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347" w:author="Claire Kouba" w:date="2023-09-12T16:52:00Z">
            <w:rPr>
              <w:spacing w:val="12"/>
            </w:rPr>
          </w:rPrChange>
        </w:rPr>
        <w:t xml:space="preserve"> </w:t>
      </w:r>
      <w:r w:rsidRPr="00D753AC">
        <w:rPr>
          <w:rFonts w:cs="Times New Roman"/>
          <w:sz w:val="22"/>
          <w:szCs w:val="22"/>
        </w:rPr>
        <w:t>groundwater</w:t>
      </w:r>
      <w:r w:rsidRPr="00D753AC">
        <w:rPr>
          <w:rFonts w:cs="Times New Roman"/>
          <w:spacing w:val="-16"/>
          <w:sz w:val="22"/>
          <w:szCs w:val="22"/>
          <w:rPrChange w:id="2348" w:author="Claire Kouba" w:date="2023-09-12T16:52:00Z">
            <w:rPr>
              <w:spacing w:val="12"/>
            </w:rPr>
          </w:rPrChange>
        </w:rPr>
        <w:t xml:space="preserve"> </w:t>
      </w:r>
      <w:r w:rsidRPr="00D753AC">
        <w:rPr>
          <w:rFonts w:cs="Times New Roman"/>
          <w:sz w:val="22"/>
          <w:szCs w:val="22"/>
        </w:rPr>
        <w:t>basin</w:t>
      </w:r>
      <w:r w:rsidRPr="00D753AC">
        <w:rPr>
          <w:rFonts w:cs="Times New Roman"/>
          <w:spacing w:val="-16"/>
          <w:sz w:val="22"/>
          <w:szCs w:val="22"/>
          <w:rPrChange w:id="2349" w:author="Claire Kouba" w:date="2023-09-12T16:52:00Z">
            <w:rPr>
              <w:spacing w:val="12"/>
            </w:rPr>
          </w:rPrChange>
        </w:rPr>
        <w:t xml:space="preserve"> </w:t>
      </w:r>
      <w:r w:rsidRPr="00D753AC">
        <w:rPr>
          <w:rFonts w:cs="Times New Roman"/>
          <w:sz w:val="22"/>
          <w:szCs w:val="22"/>
        </w:rPr>
        <w:t>portion</w:t>
      </w:r>
      <w:r w:rsidRPr="00D753AC">
        <w:rPr>
          <w:rFonts w:cs="Times New Roman"/>
          <w:spacing w:val="-16"/>
          <w:sz w:val="22"/>
          <w:szCs w:val="22"/>
          <w:rPrChange w:id="2350" w:author="Claire Kouba" w:date="2023-09-12T16:52:00Z">
            <w:rPr>
              <w:spacing w:val="12"/>
            </w:rPr>
          </w:rPrChange>
        </w:rPr>
        <w:t xml:space="preserve"> </w:t>
      </w:r>
      <w:r w:rsidRPr="00D753AC">
        <w:rPr>
          <w:rFonts w:cs="Times New Roman"/>
          <w:sz w:val="22"/>
          <w:szCs w:val="22"/>
        </w:rPr>
        <w:t>of</w:t>
      </w:r>
      <w:r w:rsidRPr="00D753AC">
        <w:rPr>
          <w:rFonts w:cs="Times New Roman"/>
          <w:spacing w:val="-16"/>
          <w:sz w:val="22"/>
          <w:szCs w:val="22"/>
          <w:rPrChange w:id="2351"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352" w:author="Claire Kouba" w:date="2023-09-12T16:52:00Z">
            <w:rPr>
              <w:spacing w:val="12"/>
            </w:rPr>
          </w:rPrChange>
        </w:rPr>
        <w:t xml:space="preserve"> </w:t>
      </w:r>
      <w:r w:rsidRPr="00D753AC">
        <w:rPr>
          <w:rFonts w:cs="Times New Roman"/>
          <w:sz w:val="22"/>
          <w:szCs w:val="22"/>
        </w:rPr>
        <w:t>watershed,</w:t>
      </w:r>
      <w:r w:rsidRPr="00D753AC">
        <w:rPr>
          <w:rFonts w:cs="Times New Roman"/>
          <w:spacing w:val="-16"/>
          <w:sz w:val="22"/>
          <w:szCs w:val="22"/>
          <w:rPrChange w:id="2353"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354" w:author="Claire Kouba" w:date="2023-09-12T16:52:00Z">
            <w:rPr>
              <w:spacing w:val="12"/>
            </w:rPr>
          </w:rPrChange>
        </w:rPr>
        <w:t xml:space="preserve"> </w:t>
      </w:r>
      <w:r w:rsidRPr="00D753AC">
        <w:rPr>
          <w:rFonts w:cs="Times New Roman"/>
          <w:sz w:val="22"/>
          <w:szCs w:val="22"/>
        </w:rPr>
        <w:t>alluvial</w:t>
      </w:r>
      <w:r w:rsidRPr="00D753AC">
        <w:rPr>
          <w:rFonts w:cs="Times New Roman"/>
          <w:spacing w:val="-16"/>
          <w:sz w:val="22"/>
          <w:szCs w:val="22"/>
          <w:rPrChange w:id="2355" w:author="Claire Kouba" w:date="2023-09-12T16:52:00Z">
            <w:rPr>
              <w:spacing w:val="12"/>
            </w:rPr>
          </w:rPrChange>
        </w:rPr>
        <w:t xml:space="preserve"> </w:t>
      </w:r>
      <w:r w:rsidRPr="00D753AC">
        <w:rPr>
          <w:rFonts w:cs="Times New Roman"/>
          <w:sz w:val="22"/>
          <w:szCs w:val="22"/>
        </w:rPr>
        <w:t>aquifer</w:t>
      </w:r>
      <w:r w:rsidRPr="00D753AC">
        <w:rPr>
          <w:rFonts w:cs="Times New Roman"/>
          <w:spacing w:val="-16"/>
          <w:sz w:val="22"/>
          <w:szCs w:val="22"/>
          <w:rPrChange w:id="2356" w:author="Claire Kouba" w:date="2023-09-12T16:52:00Z">
            <w:rPr>
              <w:spacing w:val="12"/>
            </w:rPr>
          </w:rPrChange>
        </w:rPr>
        <w:t xml:space="preserve"> </w:t>
      </w:r>
      <w:r w:rsidRPr="00D753AC">
        <w:rPr>
          <w:rFonts w:cs="Times New Roman"/>
          <w:sz w:val="22"/>
          <w:szCs w:val="22"/>
        </w:rPr>
        <w:t>is</w:t>
      </w:r>
      <w:r w:rsidRPr="00D753AC">
        <w:rPr>
          <w:rFonts w:cs="Times New Roman"/>
          <w:spacing w:val="-16"/>
          <w:sz w:val="22"/>
          <w:szCs w:val="22"/>
          <w:rPrChange w:id="2357" w:author="Claire Kouba" w:date="2023-09-12T16:52:00Z">
            <w:rPr>
              <w:spacing w:val="12"/>
            </w:rPr>
          </w:rPrChange>
        </w:rPr>
        <w:t xml:space="preserve"> </w:t>
      </w:r>
      <w:r w:rsidRPr="00D753AC">
        <w:rPr>
          <w:rFonts w:cs="Times New Roman"/>
          <w:sz w:val="22"/>
          <w:szCs w:val="22"/>
        </w:rPr>
        <w:t>the</w:t>
      </w:r>
      <w:r w:rsidRPr="00D753AC">
        <w:rPr>
          <w:rFonts w:cs="Times New Roman"/>
          <w:spacing w:val="-16"/>
          <w:sz w:val="22"/>
          <w:szCs w:val="22"/>
          <w:rPrChange w:id="2358" w:author="Claire Kouba" w:date="2023-09-12T16:52:00Z">
            <w:rPr>
              <w:spacing w:val="12"/>
            </w:rPr>
          </w:rPrChange>
        </w:rPr>
        <w:t xml:space="preserve"> </w:t>
      </w:r>
      <w:r w:rsidRPr="00D753AC">
        <w:rPr>
          <w:rFonts w:cs="Times New Roman"/>
          <w:sz w:val="22"/>
          <w:szCs w:val="22"/>
        </w:rPr>
        <w:t>largest</w:t>
      </w:r>
      <w:r w:rsidRPr="00D753AC">
        <w:rPr>
          <w:rFonts w:cs="Times New Roman"/>
          <w:spacing w:val="-16"/>
          <w:sz w:val="22"/>
          <w:szCs w:val="22"/>
          <w:rPrChange w:id="2359" w:author="Claire Kouba" w:date="2023-09-12T16:52:00Z">
            <w:rPr>
              <w:spacing w:val="12"/>
            </w:rPr>
          </w:rPrChange>
        </w:rPr>
        <w:t xml:space="preserve"> </w:t>
      </w:r>
      <w:r w:rsidRPr="00D753AC">
        <w:rPr>
          <w:rFonts w:cs="Times New Roman"/>
          <w:sz w:val="22"/>
          <w:szCs w:val="22"/>
        </w:rPr>
        <w:t>storage</w:t>
      </w:r>
      <w:r w:rsidRPr="00D753AC">
        <w:rPr>
          <w:rFonts w:cs="Times New Roman"/>
          <w:spacing w:val="-16"/>
          <w:sz w:val="22"/>
          <w:szCs w:val="22"/>
          <w:rPrChange w:id="2360" w:author="Claire Kouba" w:date="2023-09-12T16:52:00Z">
            <w:rPr>
              <w:spacing w:val="12"/>
            </w:rPr>
          </w:rPrChange>
        </w:rPr>
        <w:t xml:space="preserve"> </w:t>
      </w:r>
      <w:r w:rsidRPr="00D753AC">
        <w:rPr>
          <w:rFonts w:cs="Times New Roman"/>
          <w:sz w:val="22"/>
          <w:szCs w:val="22"/>
        </w:rPr>
        <w:t>reservoir</w:t>
      </w:r>
      <w:del w:id="2361" w:author="Claire Kouba" w:date="2023-09-12T16:52:00Z">
        <w:r w:rsidR="00505335" w:rsidRPr="00D753AC">
          <w:rPr>
            <w:rFonts w:cs="Times New Roman"/>
            <w:sz w:val="22"/>
            <w:szCs w:val="22"/>
          </w:rPr>
          <w:delText>.</w:delText>
        </w:r>
      </w:del>
      <w:ins w:id="2362" w:author="Claire Kouba" w:date="2023-09-12T16:52:00Z">
        <w:r w:rsidRPr="00D753AC">
          <w:rPr>
            <w:rFonts w:cs="Times New Roman"/>
            <w:spacing w:val="-1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(Mack,</w:t>
        </w:r>
        <w:r w:rsidRPr="00D753AC">
          <w:rPr>
            <w:rFonts w:cs="Times New Roman"/>
            <w:sz w:val="22"/>
            <w:szCs w:val="22"/>
          </w:rPr>
          <w:fldChar w:fldCharType="end"/>
        </w:r>
        <w:r w:rsidRPr="00D753AC">
          <w:rPr>
            <w:rFonts w:cs="Times New Roman"/>
            <w:spacing w:val="-1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"_bookmark38" </w:instrText>
        </w:r>
        <w:r w:rsidRPr="00D753AC">
          <w:rPr>
            <w:rFonts w:cs="Times New Roman"/>
            <w:sz w:val="22"/>
            <w:szCs w:val="22"/>
          </w:rPr>
          <w:fldChar w:fldCharType="separate"/>
        </w:r>
        <w:r w:rsidRPr="00D753AC">
          <w:rPr>
            <w:rFonts w:cs="Times New Roman"/>
            <w:sz w:val="22"/>
            <w:szCs w:val="22"/>
          </w:rPr>
          <w:t>1958).</w:t>
        </w:r>
        <w:r w:rsidRPr="00D753AC">
          <w:rPr>
            <w:rFonts w:cs="Times New Roman"/>
            <w:sz w:val="22"/>
            <w:szCs w:val="22"/>
          </w:rPr>
          <w:fldChar w:fldCharType="end"/>
        </w:r>
      </w:ins>
      <w:r w:rsidRPr="00D753AC">
        <w:rPr>
          <w:rFonts w:cs="Times New Roman"/>
          <w:spacing w:val="-16"/>
          <w:sz w:val="22"/>
          <w:szCs w:val="22"/>
          <w:rPrChange w:id="2363" w:author="Claire Kouba" w:date="2023-09-12T16:52:00Z">
            <w:rPr>
              <w:spacing w:val="12"/>
            </w:rPr>
          </w:rPrChange>
        </w:rPr>
        <w:t xml:space="preserve"> </w:t>
      </w:r>
      <w:r w:rsidRPr="00D753AC">
        <w:rPr>
          <w:rFonts w:cs="Times New Roman"/>
          <w:sz w:val="22"/>
          <w:szCs w:val="22"/>
        </w:rPr>
        <w:t>Groundwater-</w:t>
      </w:r>
      <w:ins w:id="2364" w:author="Claire Kouba" w:date="2023-09-12T16:52:00Z">
        <w:r w:rsidRPr="00D753AC">
          <w:rPr>
            <w:rFonts w:cs="Times New Roman"/>
            <w:w w:val="99"/>
            <w:sz w:val="22"/>
            <w:szCs w:val="22"/>
          </w:rPr>
          <w:t xml:space="preserve"> </w:t>
        </w:r>
      </w:ins>
      <w:r w:rsidRPr="00D753AC">
        <w:rPr>
          <w:rFonts w:cs="Times New Roman"/>
          <w:sz w:val="22"/>
          <w:szCs w:val="22"/>
        </w:rPr>
        <w:t>surface</w:t>
      </w:r>
      <w:r w:rsidRPr="00D753AC">
        <w:rPr>
          <w:rFonts w:cs="Times New Roman"/>
          <w:spacing w:val="-15"/>
          <w:sz w:val="22"/>
          <w:szCs w:val="22"/>
          <w:rPrChange w:id="2365" w:author="Claire Kouba" w:date="2023-09-12T16:52:00Z">
            <w:rPr>
              <w:w w:val="99"/>
            </w:rPr>
          </w:rPrChange>
        </w:rPr>
        <w:t xml:space="preserve"> </w:t>
      </w:r>
      <w:r w:rsidRPr="00D753AC">
        <w:rPr>
          <w:rFonts w:cs="Times New Roman"/>
          <w:sz w:val="22"/>
          <w:szCs w:val="22"/>
        </w:rPr>
        <w:t>water</w:t>
      </w:r>
      <w:r w:rsidRPr="00D753AC">
        <w:rPr>
          <w:rFonts w:cs="Times New Roman"/>
          <w:spacing w:val="-15"/>
          <w:sz w:val="22"/>
          <w:szCs w:val="22"/>
          <w:rPrChange w:id="2366" w:author="Claire Kouba" w:date="2023-09-12T16:52:00Z">
            <w:rPr>
              <w:spacing w:val="-6"/>
            </w:rPr>
          </w:rPrChange>
        </w:rPr>
        <w:t xml:space="preserve"> </w:t>
      </w:r>
      <w:r w:rsidRPr="00D753AC">
        <w:rPr>
          <w:rFonts w:cs="Times New Roman"/>
          <w:sz w:val="22"/>
          <w:szCs w:val="22"/>
        </w:rPr>
        <w:t>interactions</w:t>
      </w:r>
      <w:r w:rsidRPr="00D753AC">
        <w:rPr>
          <w:rFonts w:cs="Times New Roman"/>
          <w:spacing w:val="-15"/>
          <w:sz w:val="22"/>
          <w:szCs w:val="22"/>
          <w:rPrChange w:id="2367" w:author="Claire Kouba" w:date="2023-09-12T16:52:00Z">
            <w:rPr>
              <w:spacing w:val="-6"/>
            </w:rPr>
          </w:rPrChange>
        </w:rPr>
        <w:t xml:space="preserve"> </w:t>
      </w:r>
      <w:r w:rsidRPr="00D753AC">
        <w:rPr>
          <w:rFonts w:cs="Times New Roman"/>
          <w:sz w:val="22"/>
          <w:szCs w:val="22"/>
        </w:rPr>
        <w:t>drive</w:t>
      </w:r>
      <w:r w:rsidRPr="00D753AC">
        <w:rPr>
          <w:rFonts w:cs="Times New Roman"/>
          <w:spacing w:val="-15"/>
          <w:sz w:val="22"/>
          <w:szCs w:val="22"/>
          <w:rPrChange w:id="2368" w:author="Claire Kouba" w:date="2023-09-12T16:52:00Z">
            <w:rPr>
              <w:spacing w:val="-6"/>
            </w:rPr>
          </w:rPrChange>
        </w:rPr>
        <w:t xml:space="preserve"> </w:t>
      </w:r>
      <w:r w:rsidRPr="00D753AC">
        <w:rPr>
          <w:rFonts w:cs="Times New Roman"/>
          <w:sz w:val="22"/>
          <w:szCs w:val="22"/>
        </w:rPr>
        <w:t>Scott</w:t>
      </w:r>
      <w:r w:rsidRPr="00D753AC">
        <w:rPr>
          <w:rFonts w:cs="Times New Roman"/>
          <w:spacing w:val="-15"/>
          <w:sz w:val="22"/>
          <w:szCs w:val="22"/>
          <w:rPrChange w:id="2369" w:author="Claire Kouba" w:date="2023-09-12T16:52:00Z">
            <w:rPr>
              <w:spacing w:val="-6"/>
            </w:rPr>
          </w:rPrChange>
        </w:rPr>
        <w:t xml:space="preserve"> </w:t>
      </w:r>
      <w:r w:rsidRPr="00D753AC">
        <w:rPr>
          <w:rFonts w:cs="Times New Roman"/>
          <w:sz w:val="22"/>
          <w:szCs w:val="22"/>
        </w:rPr>
        <w:t>River</w:t>
      </w:r>
      <w:r w:rsidRPr="00D753AC">
        <w:rPr>
          <w:rFonts w:cs="Times New Roman"/>
          <w:spacing w:val="-15"/>
          <w:sz w:val="22"/>
          <w:szCs w:val="22"/>
          <w:rPrChange w:id="2370" w:author="Claire Kouba" w:date="2023-09-12T16:52:00Z">
            <w:rPr>
              <w:spacing w:val="-6"/>
            </w:rPr>
          </w:rPrChange>
        </w:rPr>
        <w:t xml:space="preserve"> </w:t>
      </w:r>
      <w:r w:rsidRPr="00D753AC">
        <w:rPr>
          <w:rFonts w:cs="Times New Roman"/>
          <w:sz w:val="22"/>
          <w:szCs w:val="22"/>
        </w:rPr>
        <w:t>flow</w:t>
      </w:r>
      <w:r w:rsidRPr="00D753AC">
        <w:rPr>
          <w:rFonts w:cs="Times New Roman"/>
          <w:spacing w:val="-15"/>
          <w:sz w:val="22"/>
          <w:szCs w:val="22"/>
          <w:rPrChange w:id="2371" w:author="Claire Kouba" w:date="2023-09-12T16:52:00Z">
            <w:rPr>
              <w:spacing w:val="-6"/>
            </w:rPr>
          </w:rPrChange>
        </w:rPr>
        <w:t xml:space="preserve"> </w:t>
      </w:r>
      <w:r w:rsidRPr="00D753AC">
        <w:rPr>
          <w:rFonts w:cs="Times New Roman"/>
          <w:sz w:val="22"/>
          <w:szCs w:val="22"/>
        </w:rPr>
        <w:t>behavior</w:t>
      </w:r>
      <w:r w:rsidRPr="00D753AC">
        <w:rPr>
          <w:rFonts w:cs="Times New Roman"/>
          <w:spacing w:val="-15"/>
          <w:sz w:val="22"/>
          <w:szCs w:val="22"/>
          <w:rPrChange w:id="2372" w:author="Claire Kouba" w:date="2023-09-12T16:52:00Z">
            <w:rPr>
              <w:spacing w:val="-6"/>
            </w:rPr>
          </w:rPrChange>
        </w:rPr>
        <w:t xml:space="preserve"> </w:t>
      </w:r>
      <w:r w:rsidRPr="00D753AC">
        <w:rPr>
          <w:rFonts w:cs="Times New Roman"/>
          <w:sz w:val="22"/>
          <w:szCs w:val="22"/>
        </w:rPr>
        <w:t>towards</w:t>
      </w:r>
      <w:r w:rsidRPr="00D753AC">
        <w:rPr>
          <w:rFonts w:cs="Times New Roman"/>
          <w:spacing w:val="-15"/>
          <w:sz w:val="22"/>
          <w:szCs w:val="22"/>
          <w:rPrChange w:id="2373" w:author="Claire Kouba" w:date="2023-09-12T16:52:00Z">
            <w:rPr>
              <w:spacing w:val="-6"/>
            </w:rPr>
          </w:rPrChange>
        </w:rPr>
        <w:t xml:space="preserve"> </w:t>
      </w:r>
      <w:r w:rsidRPr="00D753AC">
        <w:rPr>
          <w:rFonts w:cs="Times New Roman"/>
          <w:sz w:val="22"/>
          <w:szCs w:val="22"/>
        </w:rPr>
        <w:t>the</w:t>
      </w:r>
      <w:r w:rsidRPr="00D753AC">
        <w:rPr>
          <w:rFonts w:cs="Times New Roman"/>
          <w:spacing w:val="-15"/>
          <w:sz w:val="22"/>
          <w:szCs w:val="22"/>
          <w:rPrChange w:id="2374" w:author="Claire Kouba" w:date="2023-09-12T16:52:00Z">
            <w:rPr>
              <w:spacing w:val="-6"/>
            </w:rPr>
          </w:rPrChange>
        </w:rPr>
        <w:t xml:space="preserve"> </w:t>
      </w:r>
      <w:r w:rsidRPr="00D753AC">
        <w:rPr>
          <w:rFonts w:cs="Times New Roman"/>
          <w:sz w:val="22"/>
          <w:szCs w:val="22"/>
        </w:rPr>
        <w:t>end</w:t>
      </w:r>
      <w:r w:rsidRPr="00D753AC">
        <w:rPr>
          <w:rFonts w:cs="Times New Roman"/>
          <w:spacing w:val="-15"/>
          <w:sz w:val="22"/>
          <w:szCs w:val="22"/>
          <w:rPrChange w:id="2375" w:author="Claire Kouba" w:date="2023-09-12T16:52:00Z">
            <w:rPr>
              <w:spacing w:val="-6"/>
            </w:rPr>
          </w:rPrChange>
        </w:rPr>
        <w:t xml:space="preserve"> </w:t>
      </w:r>
      <w:r w:rsidRPr="00D753AC">
        <w:rPr>
          <w:rFonts w:cs="Times New Roman"/>
          <w:sz w:val="22"/>
          <w:szCs w:val="22"/>
        </w:rPr>
        <w:t>of</w:t>
      </w:r>
      <w:r w:rsidRPr="00D753AC">
        <w:rPr>
          <w:rFonts w:cs="Times New Roman"/>
          <w:spacing w:val="-15"/>
          <w:sz w:val="22"/>
          <w:szCs w:val="22"/>
          <w:rPrChange w:id="2376" w:author="Claire Kouba" w:date="2023-09-12T16:52:00Z">
            <w:rPr>
              <w:spacing w:val="-6"/>
            </w:rPr>
          </w:rPrChange>
        </w:rPr>
        <w:t xml:space="preserve"> </w:t>
      </w:r>
      <w:r w:rsidRPr="00D753AC">
        <w:rPr>
          <w:rFonts w:cs="Times New Roman"/>
          <w:sz w:val="22"/>
          <w:szCs w:val="22"/>
        </w:rPr>
        <w:t>the</w:t>
      </w:r>
      <w:r w:rsidRPr="00D753AC">
        <w:rPr>
          <w:rFonts w:cs="Times New Roman"/>
          <w:spacing w:val="-15"/>
          <w:sz w:val="22"/>
          <w:szCs w:val="22"/>
          <w:rPrChange w:id="2377" w:author="Claire Kouba" w:date="2023-09-12T16:52:00Z">
            <w:rPr>
              <w:spacing w:val="-6"/>
            </w:rPr>
          </w:rPrChange>
        </w:rPr>
        <w:t xml:space="preserve"> </w:t>
      </w:r>
      <w:r w:rsidRPr="00D753AC">
        <w:rPr>
          <w:rFonts w:cs="Times New Roman"/>
          <w:sz w:val="22"/>
          <w:szCs w:val="22"/>
        </w:rPr>
        <w:t>dry</w:t>
      </w:r>
      <w:r w:rsidRPr="00D753AC">
        <w:rPr>
          <w:rFonts w:cs="Times New Roman"/>
          <w:spacing w:val="-15"/>
          <w:sz w:val="22"/>
          <w:szCs w:val="22"/>
          <w:rPrChange w:id="2378" w:author="Claire Kouba" w:date="2023-09-12T16:52:00Z">
            <w:rPr>
              <w:spacing w:val="-6"/>
            </w:rPr>
          </w:rPrChange>
        </w:rPr>
        <w:t xml:space="preserve"> </w:t>
      </w:r>
      <w:r w:rsidRPr="00D753AC">
        <w:rPr>
          <w:rFonts w:cs="Times New Roman"/>
          <w:sz w:val="22"/>
          <w:szCs w:val="22"/>
        </w:rPr>
        <w:t>season,</w:t>
      </w:r>
      <w:r w:rsidRPr="00D753AC">
        <w:rPr>
          <w:rFonts w:cs="Times New Roman"/>
          <w:spacing w:val="-15"/>
          <w:sz w:val="22"/>
          <w:szCs w:val="22"/>
          <w:rPrChange w:id="2379" w:author="Claire Kouba" w:date="2023-09-12T16:52:00Z">
            <w:rPr>
              <w:spacing w:val="-6"/>
            </w:rPr>
          </w:rPrChange>
        </w:rPr>
        <w:t xml:space="preserve"> </w:t>
      </w:r>
      <w:r w:rsidRPr="00D753AC">
        <w:rPr>
          <w:rFonts w:cs="Times New Roman"/>
          <w:sz w:val="22"/>
          <w:szCs w:val="22"/>
        </w:rPr>
        <w:t>before</w:t>
      </w:r>
      <w:r w:rsidRPr="00D753AC">
        <w:rPr>
          <w:rFonts w:cs="Times New Roman"/>
          <w:spacing w:val="-15"/>
          <w:sz w:val="22"/>
          <w:szCs w:val="22"/>
          <w:rPrChange w:id="2380" w:author="Claire Kouba" w:date="2023-09-12T16:52:00Z">
            <w:rPr>
              <w:spacing w:val="-6"/>
            </w:rPr>
          </w:rPrChange>
        </w:rPr>
        <w:t xml:space="preserve"> </w:t>
      </w:r>
      <w:r w:rsidRPr="00D753AC">
        <w:rPr>
          <w:rFonts w:cs="Times New Roman"/>
          <w:sz w:val="22"/>
          <w:szCs w:val="22"/>
        </w:rPr>
        <w:t>the</w:t>
      </w:r>
      <w:r w:rsidRPr="00D753AC">
        <w:rPr>
          <w:rFonts w:cs="Times New Roman"/>
          <w:spacing w:val="-15"/>
          <w:sz w:val="22"/>
          <w:szCs w:val="22"/>
          <w:rPrChange w:id="2381" w:author="Claire Kouba" w:date="2023-09-12T16:52:00Z">
            <w:rPr>
              <w:spacing w:val="-6"/>
            </w:rPr>
          </w:rPrChange>
        </w:rPr>
        <w:t xml:space="preserve"> </w:t>
      </w:r>
      <w:r w:rsidRPr="00D753AC">
        <w:rPr>
          <w:rFonts w:cs="Times New Roman"/>
          <w:sz w:val="22"/>
          <w:szCs w:val="22"/>
        </w:rPr>
        <w:t>next</w:t>
      </w:r>
      <w:r w:rsidRPr="00D753AC">
        <w:rPr>
          <w:rFonts w:cs="Times New Roman"/>
          <w:spacing w:val="-15"/>
          <w:sz w:val="22"/>
          <w:szCs w:val="22"/>
          <w:rPrChange w:id="2382" w:author="Claire Kouba" w:date="2023-09-12T16:52:00Z">
            <w:rPr>
              <w:spacing w:val="-6"/>
            </w:rPr>
          </w:rPrChange>
        </w:rPr>
        <w:t xml:space="preserve"> </w:t>
      </w:r>
      <w:r w:rsidRPr="00D753AC">
        <w:rPr>
          <w:rFonts w:cs="Times New Roman"/>
          <w:sz w:val="22"/>
          <w:szCs w:val="22"/>
        </w:rPr>
        <w:t>rainy</w:t>
      </w:r>
      <w:r w:rsidRPr="00D753AC">
        <w:rPr>
          <w:rFonts w:cs="Times New Roman"/>
          <w:spacing w:val="-15"/>
          <w:sz w:val="22"/>
          <w:szCs w:val="22"/>
          <w:rPrChange w:id="2383" w:author="Claire Kouba" w:date="2023-09-12T16:52:00Z">
            <w:rPr>
              <w:spacing w:val="-6"/>
            </w:rPr>
          </w:rPrChange>
        </w:rPr>
        <w:t xml:space="preserve"> </w:t>
      </w:r>
      <w:r w:rsidRPr="00D753AC">
        <w:rPr>
          <w:rFonts w:cs="Times New Roman"/>
          <w:sz w:val="22"/>
          <w:szCs w:val="22"/>
        </w:rPr>
        <w:t>season</w:t>
      </w:r>
      <w:r w:rsidRPr="00D753AC">
        <w:rPr>
          <w:rFonts w:cs="Times New Roman"/>
          <w:spacing w:val="-15"/>
          <w:sz w:val="22"/>
          <w:szCs w:val="22"/>
          <w:rPrChange w:id="2384" w:author="Claire Kouba" w:date="2023-09-12T16:52:00Z">
            <w:rPr>
              <w:spacing w:val="-6"/>
            </w:rPr>
          </w:rPrChange>
        </w:rPr>
        <w:t xml:space="preserve"> </w:t>
      </w:r>
      <w:r w:rsidRPr="00D753AC">
        <w:rPr>
          <w:rFonts w:cs="Times New Roman"/>
          <w:sz w:val="22"/>
          <w:szCs w:val="22"/>
        </w:rPr>
        <w:t>begins,</w:t>
      </w:r>
      <w:r w:rsidRPr="00D753AC">
        <w:rPr>
          <w:rFonts w:cs="Times New Roman"/>
          <w:w w:val="99"/>
          <w:sz w:val="22"/>
          <w:szCs w:val="22"/>
          <w:rPrChange w:id="2385" w:author="Claire Kouba" w:date="2023-09-12T16:52:00Z">
            <w:rPr>
              <w:spacing w:val="-6"/>
            </w:rPr>
          </w:rPrChange>
        </w:rPr>
        <w:t xml:space="preserve"> </w:t>
      </w:r>
      <w:r w:rsidRPr="00D753AC">
        <w:rPr>
          <w:rFonts w:cs="Times New Roman"/>
          <w:sz w:val="22"/>
          <w:szCs w:val="22"/>
        </w:rPr>
        <w:t>when</w:t>
      </w:r>
      <w:r w:rsidRPr="00D753AC">
        <w:rPr>
          <w:rFonts w:cs="Times New Roman"/>
          <w:sz w:val="22"/>
          <w:szCs w:val="22"/>
          <w:rPrChange w:id="2386" w:author="Claire Kouba" w:date="2023-09-12T16:52:00Z">
            <w:rPr>
              <w:w w:val="99"/>
            </w:rPr>
          </w:rPrChange>
        </w:rPr>
        <w:t xml:space="preserve"> </w:t>
      </w:r>
      <w:r w:rsidRPr="00D753AC">
        <w:rPr>
          <w:rFonts w:cs="Times New Roman"/>
          <w:sz w:val="22"/>
          <w:szCs w:val="22"/>
        </w:rPr>
        <w:t>snowpack is depleted and streamflow in many areas is sustained by groundwater discharge alone</w:t>
      </w:r>
      <w:del w:id="2387" w:author="Claire Kouba" w:date="2023-09-12T16:52:00Z">
        <w:r w:rsidR="00505335" w:rsidRPr="00D753AC">
          <w:rPr>
            <w:rFonts w:cs="Times New Roman"/>
            <w:sz w:val="22"/>
            <w:szCs w:val="22"/>
          </w:rPr>
          <w:delText>.</w:delText>
        </w:r>
      </w:del>
      <w:ins w:id="2388" w:author="Claire Kouba" w:date="2023-09-12T16:52:00Z">
        <w:r w:rsidRPr="00D753AC">
          <w:rPr>
            <w:rFonts w:cs="Times New Roman"/>
            <w:sz w:val="22"/>
            <w:szCs w:val="22"/>
          </w:rPr>
          <w:t xml:space="preserve"> (F</w:t>
        </w:r>
        <w:r w:rsidRPr="00D753AC">
          <w:rPr>
            <w:rFonts w:cs="Times New Roman"/>
            <w:sz w:val="22"/>
            <w:szCs w:val="22"/>
          </w:rPr>
          <w:fldChar w:fldCharType="begin"/>
        </w:r>
        <w:r w:rsidRPr="00D753AC">
          <w:rPr>
            <w:rFonts w:cs="Times New Roman"/>
            <w:sz w:val="22"/>
            <w:szCs w:val="22"/>
          </w:rPr>
          <w:instrText xml:space="preserve"> HYPERLINK \l "_bookmark33" </w:instrText>
        </w:r>
        <w:r w:rsidRPr="00D753AC">
          <w:rPr>
            <w:rFonts w:cs="Times New Roman"/>
            <w:sz w:val="22"/>
            <w:szCs w:val="22"/>
          </w:rPr>
          <w:fldChar w:fldCharType="separate"/>
        </w:r>
        <w:r w:rsidRPr="00D753AC">
          <w:rPr>
            <w:rFonts w:cs="Times New Roman"/>
            <w:sz w:val="22"/>
            <w:szCs w:val="22"/>
          </w:rPr>
          <w:t>oglia et al.,</w:t>
        </w:r>
        <w:r w:rsidRPr="00D753AC">
          <w:rPr>
            <w:rFonts w:cs="Times New Roman"/>
            <w:sz w:val="22"/>
            <w:szCs w:val="22"/>
          </w:rPr>
          <w:fldChar w:fldCharType="end"/>
        </w:r>
        <w:r w:rsidRPr="00D753AC">
          <w:rPr>
            <w:rFonts w:cs="Times New Roman"/>
            <w:spacing w:val="2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"_bookmark33" </w:instrText>
        </w:r>
        <w:r w:rsidRPr="00D753AC">
          <w:rPr>
            <w:rFonts w:cs="Times New Roman"/>
            <w:sz w:val="22"/>
            <w:szCs w:val="22"/>
          </w:rPr>
          <w:fldChar w:fldCharType="separate"/>
        </w:r>
        <w:r w:rsidRPr="00D753AC">
          <w:rPr>
            <w:rFonts w:cs="Times New Roman"/>
            <w:sz w:val="22"/>
            <w:szCs w:val="22"/>
          </w:rPr>
          <w:t>2018).</w:t>
        </w:r>
        <w:r w:rsidRPr="00D753AC">
          <w:rPr>
            <w:rFonts w:cs="Times New Roman"/>
            <w:sz w:val="22"/>
            <w:szCs w:val="22"/>
          </w:rPr>
          <w:fldChar w:fldCharType="end"/>
        </w:r>
      </w:ins>
      <w:r w:rsidRPr="00D753AC">
        <w:rPr>
          <w:rFonts w:cs="Times New Roman"/>
          <w:w w:val="99"/>
          <w:sz w:val="22"/>
          <w:szCs w:val="22"/>
          <w:rPrChange w:id="2389" w:author="Claire Kouba" w:date="2023-09-12T16:52:00Z">
            <w:rPr/>
          </w:rPrChange>
        </w:rPr>
        <w:t xml:space="preserve"> </w:t>
      </w:r>
      <w:r w:rsidRPr="00D753AC">
        <w:rPr>
          <w:rFonts w:cs="Times New Roman"/>
          <w:sz w:val="22"/>
          <w:szCs w:val="22"/>
        </w:rPr>
        <w:t>Discharge</w:t>
      </w:r>
      <w:r w:rsidRPr="00D753AC">
        <w:rPr>
          <w:rFonts w:cs="Times New Roman"/>
          <w:spacing w:val="-11"/>
          <w:sz w:val="22"/>
          <w:szCs w:val="22"/>
          <w:rPrChange w:id="2390" w:author="Claire Kouba" w:date="2023-09-12T16:52:00Z">
            <w:rPr/>
          </w:rPrChange>
        </w:rPr>
        <w:t xml:space="preserve"> </w:t>
      </w:r>
      <w:r w:rsidRPr="00D753AC">
        <w:rPr>
          <w:rFonts w:cs="Times New Roman"/>
          <w:sz w:val="22"/>
          <w:szCs w:val="22"/>
        </w:rPr>
        <w:t>to</w:t>
      </w:r>
      <w:r w:rsidRPr="00D753AC">
        <w:rPr>
          <w:rFonts w:cs="Times New Roman"/>
          <w:spacing w:val="-11"/>
          <w:sz w:val="22"/>
          <w:szCs w:val="22"/>
          <w:rPrChange w:id="2391" w:author="Claire Kouba" w:date="2023-09-12T16:52:00Z">
            <w:rPr/>
          </w:rPrChange>
        </w:rPr>
        <w:t xml:space="preserve"> </w:t>
      </w:r>
      <w:r w:rsidRPr="00D753AC">
        <w:rPr>
          <w:rFonts w:cs="Times New Roman"/>
          <w:sz w:val="22"/>
          <w:szCs w:val="22"/>
        </w:rPr>
        <w:t>streams</w:t>
      </w:r>
      <w:r w:rsidRPr="00D753AC">
        <w:rPr>
          <w:rFonts w:cs="Times New Roman"/>
          <w:spacing w:val="-11"/>
          <w:sz w:val="22"/>
          <w:szCs w:val="22"/>
          <w:rPrChange w:id="2392" w:author="Claire Kouba" w:date="2023-09-12T16:52:00Z">
            <w:rPr>
              <w:spacing w:val="22"/>
            </w:rPr>
          </w:rPrChange>
        </w:rPr>
        <w:t xml:space="preserve"> </w:t>
      </w:r>
      <w:r w:rsidRPr="00D753AC">
        <w:rPr>
          <w:rFonts w:cs="Times New Roman"/>
          <w:sz w:val="22"/>
          <w:szCs w:val="22"/>
        </w:rPr>
        <w:t>from</w:t>
      </w:r>
      <w:r w:rsidRPr="00D753AC">
        <w:rPr>
          <w:rFonts w:cs="Times New Roman"/>
          <w:spacing w:val="-11"/>
          <w:sz w:val="22"/>
          <w:szCs w:val="22"/>
          <w:rPrChange w:id="2393" w:author="Claire Kouba" w:date="2023-09-12T16:52:00Z">
            <w:rPr>
              <w:w w:val="99"/>
            </w:rPr>
          </w:rPrChange>
        </w:rPr>
        <w:t xml:space="preserve"> </w:t>
      </w:r>
      <w:r w:rsidRPr="00D753AC">
        <w:rPr>
          <w:rFonts w:cs="Times New Roman"/>
          <w:sz w:val="22"/>
          <w:szCs w:val="22"/>
        </w:rPr>
        <w:t>the</w:t>
      </w:r>
      <w:r w:rsidRPr="00D753AC">
        <w:rPr>
          <w:rFonts w:cs="Times New Roman"/>
          <w:spacing w:val="-11"/>
          <w:sz w:val="22"/>
          <w:szCs w:val="22"/>
          <w:rPrChange w:id="2394" w:author="Claire Kouba" w:date="2023-09-12T16:52:00Z">
            <w:rPr/>
          </w:rPrChange>
        </w:rPr>
        <w:t xml:space="preserve"> </w:t>
      </w:r>
      <w:r w:rsidRPr="00D753AC">
        <w:rPr>
          <w:rFonts w:cs="Times New Roman"/>
          <w:sz w:val="22"/>
          <w:szCs w:val="22"/>
        </w:rPr>
        <w:t>alluvial</w:t>
      </w:r>
      <w:r w:rsidRPr="00D753AC">
        <w:rPr>
          <w:rFonts w:cs="Times New Roman"/>
          <w:spacing w:val="-11"/>
          <w:sz w:val="22"/>
          <w:szCs w:val="22"/>
          <w:rPrChange w:id="2395" w:author="Claire Kouba" w:date="2023-09-12T16:52:00Z">
            <w:rPr/>
          </w:rPrChange>
        </w:rPr>
        <w:t xml:space="preserve"> </w:t>
      </w:r>
      <w:r w:rsidRPr="00D753AC">
        <w:rPr>
          <w:rFonts w:cs="Times New Roman"/>
          <w:sz w:val="22"/>
          <w:szCs w:val="22"/>
        </w:rPr>
        <w:t>aquifer</w:t>
      </w:r>
      <w:r w:rsidRPr="00D753AC">
        <w:rPr>
          <w:rFonts w:cs="Times New Roman"/>
          <w:spacing w:val="-11"/>
          <w:sz w:val="22"/>
          <w:szCs w:val="22"/>
          <w:rPrChange w:id="2396" w:author="Claire Kouba" w:date="2023-09-12T16:52:00Z">
            <w:rPr/>
          </w:rPrChange>
        </w:rPr>
        <w:t xml:space="preserve"> </w:t>
      </w:r>
      <w:r w:rsidRPr="00D753AC">
        <w:rPr>
          <w:rFonts w:cs="Times New Roman"/>
          <w:sz w:val="22"/>
          <w:szCs w:val="22"/>
        </w:rPr>
        <w:t>occurs</w:t>
      </w:r>
      <w:r w:rsidRPr="00D753AC">
        <w:rPr>
          <w:rFonts w:cs="Times New Roman"/>
          <w:spacing w:val="-11"/>
          <w:sz w:val="22"/>
          <w:szCs w:val="22"/>
          <w:rPrChange w:id="2397" w:author="Claire Kouba" w:date="2023-09-12T16:52:00Z">
            <w:rPr/>
          </w:rPrChange>
        </w:rPr>
        <w:t xml:space="preserve"> </w:t>
      </w:r>
      <w:r w:rsidRPr="00D753AC">
        <w:rPr>
          <w:rFonts w:cs="Times New Roman"/>
          <w:sz w:val="22"/>
          <w:szCs w:val="22"/>
        </w:rPr>
        <w:t>along</w:t>
      </w:r>
      <w:r w:rsidRPr="00D753AC">
        <w:rPr>
          <w:rFonts w:cs="Times New Roman"/>
          <w:spacing w:val="-11"/>
          <w:sz w:val="22"/>
          <w:szCs w:val="22"/>
          <w:rPrChange w:id="2398"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2399" w:author="Claire Kouba" w:date="2023-09-12T16:52:00Z">
            <w:rPr/>
          </w:rPrChange>
        </w:rPr>
        <w:t xml:space="preserve"> </w:t>
      </w:r>
      <w:r w:rsidRPr="00D753AC">
        <w:rPr>
          <w:rFonts w:cs="Times New Roman"/>
          <w:sz w:val="22"/>
          <w:szCs w:val="22"/>
        </w:rPr>
        <w:t>thalweg</w:t>
      </w:r>
      <w:r w:rsidRPr="00D753AC">
        <w:rPr>
          <w:rFonts w:cs="Times New Roman"/>
          <w:spacing w:val="-11"/>
          <w:sz w:val="22"/>
          <w:szCs w:val="22"/>
          <w:rPrChange w:id="2400" w:author="Claire Kouba" w:date="2023-09-12T16:52:00Z">
            <w:rPr/>
          </w:rPrChange>
        </w:rPr>
        <w:t xml:space="preserve"> </w:t>
      </w:r>
      <w:r w:rsidRPr="00D753AC">
        <w:rPr>
          <w:rFonts w:cs="Times New Roman"/>
          <w:sz w:val="22"/>
          <w:szCs w:val="22"/>
        </w:rPr>
        <w:t>of</w:t>
      </w:r>
      <w:r w:rsidRPr="00D753AC">
        <w:rPr>
          <w:rFonts w:cs="Times New Roman"/>
          <w:spacing w:val="-11"/>
          <w:sz w:val="22"/>
          <w:szCs w:val="22"/>
          <w:rPrChange w:id="2401"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2402" w:author="Claire Kouba" w:date="2023-09-12T16:52:00Z">
            <w:rPr/>
          </w:rPrChange>
        </w:rPr>
        <w:t xml:space="preserve"> </w:t>
      </w:r>
      <w:r w:rsidRPr="00D753AC">
        <w:rPr>
          <w:rFonts w:cs="Times New Roman"/>
          <w:sz w:val="22"/>
          <w:szCs w:val="22"/>
        </w:rPr>
        <w:t>Scott</w:t>
      </w:r>
      <w:r w:rsidRPr="00D753AC">
        <w:rPr>
          <w:rFonts w:cs="Times New Roman"/>
          <w:spacing w:val="-11"/>
          <w:sz w:val="22"/>
          <w:szCs w:val="22"/>
          <w:rPrChange w:id="2403" w:author="Claire Kouba" w:date="2023-09-12T16:52:00Z">
            <w:rPr/>
          </w:rPrChange>
        </w:rPr>
        <w:t xml:space="preserve"> </w:t>
      </w:r>
      <w:r w:rsidRPr="00D753AC">
        <w:rPr>
          <w:rFonts w:cs="Times New Roman"/>
          <w:spacing w:val="-4"/>
          <w:sz w:val="22"/>
          <w:szCs w:val="22"/>
        </w:rPr>
        <w:t>River.</w:t>
      </w:r>
      <w:r w:rsidRPr="00D753AC">
        <w:rPr>
          <w:rFonts w:cs="Times New Roman"/>
          <w:spacing w:val="-11"/>
          <w:sz w:val="22"/>
          <w:szCs w:val="22"/>
          <w:rPrChange w:id="2404" w:author="Claire Kouba" w:date="2023-09-12T16:52:00Z">
            <w:rPr>
              <w:spacing w:val="-4"/>
            </w:rPr>
          </w:rPrChange>
        </w:rPr>
        <w:t xml:space="preserve"> </w:t>
      </w:r>
      <w:ins w:id="2405" w:author="Claire Kouba" w:date="2023-09-22T17:34:00Z">
        <w:r w:rsidR="004057B8" w:rsidRPr="004057B8">
          <w:rPr>
            <w:rFonts w:cs="Times New Roman"/>
            <w:sz w:val="22"/>
            <w:szCs w:val="22"/>
          </w:rPr>
          <w:t>In this highly interconnected system, groundwater discharge along the thalweg</w:t>
        </w:r>
        <w:r w:rsidR="004057B8">
          <w:rPr>
            <w:rFonts w:cs="Times New Roman"/>
            <w:sz w:val="22"/>
            <w:szCs w:val="22"/>
          </w:rPr>
          <w:t>,</w:t>
        </w:r>
        <w:r w:rsidR="004057B8" w:rsidRPr="004057B8">
          <w:rPr>
            <w:rFonts w:cs="Times New Roman"/>
            <w:sz w:val="22"/>
            <w:szCs w:val="22"/>
          </w:rPr>
          <w:t xml:space="preserve"> at the annual scale</w:t>
        </w:r>
        <w:r w:rsidR="004057B8">
          <w:rPr>
            <w:rFonts w:cs="Times New Roman"/>
            <w:sz w:val="22"/>
            <w:szCs w:val="22"/>
          </w:rPr>
          <w:t>,</w:t>
        </w:r>
        <w:r w:rsidR="004057B8" w:rsidRPr="004057B8">
          <w:rPr>
            <w:rFonts w:cs="Times New Roman"/>
            <w:sz w:val="22"/>
            <w:szCs w:val="22"/>
          </w:rPr>
          <w:t xml:space="preserve"> is balanced by landscape recharge and by recharge from stream reaches near the margins of the basin, overlying coarse alluvial fans</w:t>
        </w:r>
      </w:ins>
      <w:del w:id="2406" w:author="Claire Kouba" w:date="2023-09-22T17:34:00Z">
        <w:r w:rsidRPr="00D753AC" w:rsidDel="004057B8">
          <w:rPr>
            <w:rFonts w:cs="Times New Roman"/>
            <w:sz w:val="22"/>
            <w:szCs w:val="22"/>
          </w:rPr>
          <w:delText>In</w:delText>
        </w:r>
        <w:r w:rsidRPr="00D753AC" w:rsidDel="004057B8">
          <w:rPr>
            <w:rFonts w:cs="Times New Roman"/>
            <w:spacing w:val="-11"/>
            <w:sz w:val="22"/>
            <w:szCs w:val="22"/>
            <w:rPrChange w:id="2407" w:author="Claire Kouba" w:date="2023-09-12T16:52:00Z">
              <w:rPr/>
            </w:rPrChange>
          </w:rPr>
          <w:delText xml:space="preserve"> </w:delText>
        </w:r>
        <w:r w:rsidRPr="00D753AC" w:rsidDel="004057B8">
          <w:rPr>
            <w:rFonts w:cs="Times New Roman"/>
            <w:sz w:val="22"/>
            <w:szCs w:val="22"/>
          </w:rPr>
          <w:delText>this</w:delText>
        </w:r>
        <w:r w:rsidRPr="00D753AC" w:rsidDel="004057B8">
          <w:rPr>
            <w:rFonts w:cs="Times New Roman"/>
            <w:spacing w:val="-11"/>
            <w:sz w:val="22"/>
            <w:szCs w:val="22"/>
            <w:rPrChange w:id="2408" w:author="Claire Kouba" w:date="2023-09-12T16:52:00Z">
              <w:rPr/>
            </w:rPrChange>
          </w:rPr>
          <w:delText xml:space="preserve"> </w:delText>
        </w:r>
        <w:r w:rsidRPr="00D753AC" w:rsidDel="004057B8">
          <w:rPr>
            <w:rFonts w:cs="Times New Roman"/>
            <w:sz w:val="22"/>
            <w:szCs w:val="22"/>
          </w:rPr>
          <w:delText>highly-interconnected</w:delText>
        </w:r>
        <w:r w:rsidRPr="00D753AC" w:rsidDel="004057B8">
          <w:rPr>
            <w:rFonts w:cs="Times New Roman"/>
            <w:spacing w:val="-11"/>
            <w:sz w:val="22"/>
            <w:szCs w:val="22"/>
            <w:rPrChange w:id="2409" w:author="Claire Kouba" w:date="2023-09-12T16:52:00Z">
              <w:rPr/>
            </w:rPrChange>
          </w:rPr>
          <w:delText xml:space="preserve"> </w:delText>
        </w:r>
        <w:r w:rsidRPr="00D753AC" w:rsidDel="004057B8">
          <w:rPr>
            <w:rFonts w:cs="Times New Roman"/>
            <w:sz w:val="22"/>
            <w:szCs w:val="22"/>
          </w:rPr>
          <w:delText>system,</w:delText>
        </w:r>
        <w:r w:rsidRPr="00D753AC" w:rsidDel="004057B8">
          <w:rPr>
            <w:rFonts w:cs="Times New Roman"/>
            <w:w w:val="99"/>
            <w:sz w:val="22"/>
            <w:szCs w:val="22"/>
            <w:rPrChange w:id="2410" w:author="Claire Kouba" w:date="2023-09-12T16:52:00Z">
              <w:rPr/>
            </w:rPrChange>
          </w:rPr>
          <w:delText xml:space="preserve"> </w:delText>
        </w:r>
        <w:r w:rsidRPr="00D753AC" w:rsidDel="004057B8">
          <w:rPr>
            <w:rFonts w:cs="Times New Roman"/>
            <w:sz w:val="22"/>
            <w:szCs w:val="22"/>
          </w:rPr>
          <w:delText>groundwater</w:delText>
        </w:r>
        <w:r w:rsidRPr="00D753AC" w:rsidDel="004057B8">
          <w:rPr>
            <w:rFonts w:cs="Times New Roman"/>
            <w:sz w:val="22"/>
            <w:szCs w:val="22"/>
            <w:rPrChange w:id="2411" w:author="Claire Kouba" w:date="2023-09-12T16:52:00Z">
              <w:rPr>
                <w:spacing w:val="44"/>
              </w:rPr>
            </w:rPrChange>
          </w:rPr>
          <w:delText xml:space="preserve"> </w:delText>
        </w:r>
        <w:r w:rsidRPr="00D753AC" w:rsidDel="004057B8">
          <w:rPr>
            <w:rFonts w:cs="Times New Roman"/>
            <w:sz w:val="22"/>
            <w:szCs w:val="22"/>
          </w:rPr>
          <w:delText>discharge</w:delText>
        </w:r>
        <w:r w:rsidRPr="00D753AC" w:rsidDel="004057B8">
          <w:rPr>
            <w:rFonts w:cs="Times New Roman"/>
            <w:sz w:val="22"/>
            <w:szCs w:val="22"/>
            <w:rPrChange w:id="2412" w:author="Claire Kouba" w:date="2023-09-12T16:52:00Z">
              <w:rPr>
                <w:w w:val="99"/>
              </w:rPr>
            </w:rPrChange>
          </w:rPr>
          <w:delText xml:space="preserve"> </w:delText>
        </w:r>
        <w:r w:rsidRPr="00D753AC" w:rsidDel="004057B8">
          <w:rPr>
            <w:rFonts w:cs="Times New Roman"/>
            <w:sz w:val="22"/>
            <w:szCs w:val="22"/>
          </w:rPr>
          <w:delText>in</w:delText>
        </w:r>
        <w:r w:rsidRPr="00D753AC" w:rsidDel="004057B8">
          <w:rPr>
            <w:rFonts w:cs="Times New Roman"/>
            <w:sz w:val="22"/>
            <w:szCs w:val="22"/>
            <w:rPrChange w:id="2413" w:author="Claire Kouba" w:date="2023-09-12T16:52:00Z">
              <w:rPr>
                <w:spacing w:val="-6"/>
              </w:rPr>
            </w:rPrChange>
          </w:rPr>
          <w:delText xml:space="preserve"> </w:delText>
        </w:r>
        <w:r w:rsidRPr="00D753AC" w:rsidDel="004057B8">
          <w:rPr>
            <w:rFonts w:cs="Times New Roman"/>
            <w:sz w:val="22"/>
            <w:szCs w:val="22"/>
          </w:rPr>
          <w:delText>one</w:delText>
        </w:r>
        <w:r w:rsidRPr="00D753AC" w:rsidDel="004057B8">
          <w:rPr>
            <w:rFonts w:cs="Times New Roman"/>
            <w:sz w:val="22"/>
            <w:szCs w:val="22"/>
            <w:rPrChange w:id="2414" w:author="Claire Kouba" w:date="2023-09-12T16:52:00Z">
              <w:rPr>
                <w:spacing w:val="-6"/>
              </w:rPr>
            </w:rPrChange>
          </w:rPr>
          <w:delText xml:space="preserve"> </w:delText>
        </w:r>
        <w:r w:rsidRPr="00D753AC" w:rsidDel="004057B8">
          <w:rPr>
            <w:rFonts w:cs="Times New Roman"/>
            <w:sz w:val="22"/>
            <w:szCs w:val="22"/>
          </w:rPr>
          <w:delText>reach</w:delText>
        </w:r>
        <w:r w:rsidRPr="00D753AC" w:rsidDel="004057B8">
          <w:rPr>
            <w:rFonts w:cs="Times New Roman"/>
            <w:sz w:val="22"/>
            <w:szCs w:val="22"/>
            <w:rPrChange w:id="2415" w:author="Claire Kouba" w:date="2023-09-12T16:52:00Z">
              <w:rPr>
                <w:spacing w:val="-6"/>
              </w:rPr>
            </w:rPrChange>
          </w:rPr>
          <w:delText xml:space="preserve"> </w:delText>
        </w:r>
        <w:r w:rsidRPr="00D753AC" w:rsidDel="004057B8">
          <w:rPr>
            <w:rFonts w:cs="Times New Roman"/>
            <w:sz w:val="22"/>
            <w:szCs w:val="22"/>
          </w:rPr>
          <w:delText>of</w:delText>
        </w:r>
        <w:r w:rsidRPr="00D753AC" w:rsidDel="004057B8">
          <w:rPr>
            <w:rFonts w:cs="Times New Roman"/>
            <w:sz w:val="22"/>
            <w:szCs w:val="22"/>
            <w:rPrChange w:id="2416" w:author="Claire Kouba" w:date="2023-09-12T16:52:00Z">
              <w:rPr>
                <w:spacing w:val="-6"/>
              </w:rPr>
            </w:rPrChange>
          </w:rPr>
          <w:delText xml:space="preserve"> </w:delText>
        </w:r>
        <w:r w:rsidRPr="00D753AC" w:rsidDel="004057B8">
          <w:rPr>
            <w:rFonts w:cs="Times New Roman"/>
            <w:sz w:val="22"/>
            <w:szCs w:val="22"/>
          </w:rPr>
          <w:delText>the</w:delText>
        </w:r>
        <w:r w:rsidRPr="00D753AC" w:rsidDel="004057B8">
          <w:rPr>
            <w:rFonts w:cs="Times New Roman"/>
            <w:sz w:val="22"/>
            <w:szCs w:val="22"/>
            <w:rPrChange w:id="2417" w:author="Claire Kouba" w:date="2023-09-12T16:52:00Z">
              <w:rPr>
                <w:spacing w:val="-6"/>
              </w:rPr>
            </w:rPrChange>
          </w:rPr>
          <w:delText xml:space="preserve"> </w:delText>
        </w:r>
        <w:r w:rsidRPr="00D753AC" w:rsidDel="004057B8">
          <w:rPr>
            <w:rFonts w:cs="Times New Roman"/>
            <w:sz w:val="22"/>
            <w:szCs w:val="22"/>
          </w:rPr>
          <w:delText>river</w:delText>
        </w:r>
        <w:r w:rsidRPr="00D753AC" w:rsidDel="004057B8">
          <w:rPr>
            <w:rFonts w:cs="Times New Roman"/>
            <w:sz w:val="22"/>
            <w:szCs w:val="22"/>
            <w:rPrChange w:id="2418" w:author="Claire Kouba" w:date="2023-09-12T16:52:00Z">
              <w:rPr>
                <w:spacing w:val="-6"/>
              </w:rPr>
            </w:rPrChange>
          </w:rPr>
          <w:delText xml:space="preserve"> </w:delText>
        </w:r>
        <w:r w:rsidRPr="00D753AC" w:rsidDel="004057B8">
          <w:rPr>
            <w:rFonts w:cs="Times New Roman"/>
            <w:sz w:val="22"/>
            <w:szCs w:val="22"/>
          </w:rPr>
          <w:delText>is</w:delText>
        </w:r>
        <w:r w:rsidRPr="00D753AC" w:rsidDel="004057B8">
          <w:rPr>
            <w:rFonts w:cs="Times New Roman"/>
            <w:sz w:val="22"/>
            <w:szCs w:val="22"/>
            <w:rPrChange w:id="2419" w:author="Claire Kouba" w:date="2023-09-12T16:52:00Z">
              <w:rPr>
                <w:spacing w:val="-6"/>
              </w:rPr>
            </w:rPrChange>
          </w:rPr>
          <w:delText xml:space="preserve"> </w:delText>
        </w:r>
        <w:r w:rsidRPr="00D753AC" w:rsidDel="004057B8">
          <w:rPr>
            <w:rFonts w:cs="Times New Roman"/>
            <w:sz w:val="22"/>
            <w:szCs w:val="22"/>
          </w:rPr>
          <w:delText>typically</w:delText>
        </w:r>
        <w:r w:rsidRPr="00D753AC" w:rsidDel="004057B8">
          <w:rPr>
            <w:rFonts w:cs="Times New Roman"/>
            <w:sz w:val="22"/>
            <w:szCs w:val="22"/>
            <w:rPrChange w:id="2420" w:author="Claire Kouba" w:date="2023-09-12T16:52:00Z">
              <w:rPr>
                <w:spacing w:val="-6"/>
              </w:rPr>
            </w:rPrChange>
          </w:rPr>
          <w:delText xml:space="preserve"> </w:delText>
        </w:r>
        <w:r w:rsidRPr="00D753AC" w:rsidDel="004057B8">
          <w:rPr>
            <w:rFonts w:cs="Times New Roman"/>
            <w:sz w:val="22"/>
            <w:szCs w:val="22"/>
          </w:rPr>
          <w:delText>approximately</w:delText>
        </w:r>
        <w:r w:rsidRPr="00D753AC" w:rsidDel="004057B8">
          <w:rPr>
            <w:rFonts w:cs="Times New Roman"/>
            <w:sz w:val="22"/>
            <w:szCs w:val="22"/>
            <w:rPrChange w:id="2421" w:author="Claire Kouba" w:date="2023-09-12T16:52:00Z">
              <w:rPr>
                <w:spacing w:val="-6"/>
              </w:rPr>
            </w:rPrChange>
          </w:rPr>
          <w:delText xml:space="preserve"> </w:delText>
        </w:r>
        <w:r w:rsidRPr="00D753AC" w:rsidDel="004057B8">
          <w:rPr>
            <w:rFonts w:cs="Times New Roman"/>
            <w:sz w:val="22"/>
            <w:szCs w:val="22"/>
          </w:rPr>
          <w:delText>balanced</w:delText>
        </w:r>
        <w:r w:rsidRPr="00D753AC" w:rsidDel="004057B8">
          <w:rPr>
            <w:rFonts w:cs="Times New Roman"/>
            <w:sz w:val="22"/>
            <w:szCs w:val="22"/>
            <w:rPrChange w:id="2422" w:author="Claire Kouba" w:date="2023-09-12T16:52:00Z">
              <w:rPr>
                <w:spacing w:val="-6"/>
              </w:rPr>
            </w:rPrChange>
          </w:rPr>
          <w:delText xml:space="preserve"> </w:delText>
        </w:r>
        <w:r w:rsidRPr="00D753AC" w:rsidDel="004057B8">
          <w:rPr>
            <w:rFonts w:cs="Times New Roman"/>
            <w:sz w:val="22"/>
            <w:szCs w:val="22"/>
          </w:rPr>
          <w:delText>out</w:delText>
        </w:r>
        <w:r w:rsidRPr="00D753AC" w:rsidDel="004057B8">
          <w:rPr>
            <w:rFonts w:cs="Times New Roman"/>
            <w:sz w:val="22"/>
            <w:szCs w:val="22"/>
            <w:rPrChange w:id="2423" w:author="Claire Kouba" w:date="2023-09-12T16:52:00Z">
              <w:rPr>
                <w:spacing w:val="-6"/>
              </w:rPr>
            </w:rPrChange>
          </w:rPr>
          <w:delText xml:space="preserve"> </w:delText>
        </w:r>
        <w:r w:rsidRPr="00D753AC" w:rsidDel="004057B8">
          <w:rPr>
            <w:rFonts w:cs="Times New Roman"/>
            <w:sz w:val="22"/>
            <w:szCs w:val="22"/>
          </w:rPr>
          <w:delText>by</w:delText>
        </w:r>
        <w:r w:rsidRPr="00D753AC" w:rsidDel="004057B8">
          <w:rPr>
            <w:rFonts w:cs="Times New Roman"/>
            <w:sz w:val="22"/>
            <w:szCs w:val="22"/>
            <w:rPrChange w:id="2424" w:author="Claire Kouba" w:date="2023-09-12T16:52:00Z">
              <w:rPr>
                <w:spacing w:val="-6"/>
              </w:rPr>
            </w:rPrChange>
          </w:rPr>
          <w:delText xml:space="preserve"> </w:delText>
        </w:r>
        <w:r w:rsidRPr="00D753AC" w:rsidDel="004057B8">
          <w:rPr>
            <w:rFonts w:cs="Times New Roman"/>
            <w:sz w:val="22"/>
            <w:szCs w:val="22"/>
          </w:rPr>
          <w:delText>infiltration</w:delText>
        </w:r>
        <w:r w:rsidRPr="00D753AC" w:rsidDel="004057B8">
          <w:rPr>
            <w:rFonts w:cs="Times New Roman"/>
            <w:sz w:val="22"/>
            <w:szCs w:val="22"/>
            <w:rPrChange w:id="2425" w:author="Claire Kouba" w:date="2023-09-12T16:52:00Z">
              <w:rPr>
                <w:spacing w:val="-6"/>
              </w:rPr>
            </w:rPrChange>
          </w:rPr>
          <w:delText xml:space="preserve"> </w:delText>
        </w:r>
        <w:r w:rsidRPr="00D753AC" w:rsidDel="004057B8">
          <w:rPr>
            <w:rFonts w:cs="Times New Roman"/>
            <w:sz w:val="22"/>
            <w:szCs w:val="22"/>
          </w:rPr>
          <w:delText>through</w:delText>
        </w:r>
        <w:r w:rsidRPr="00D753AC" w:rsidDel="004057B8">
          <w:rPr>
            <w:rFonts w:cs="Times New Roman"/>
            <w:sz w:val="22"/>
            <w:szCs w:val="22"/>
            <w:rPrChange w:id="2426" w:author="Claire Kouba" w:date="2023-09-12T16:52:00Z">
              <w:rPr>
                <w:spacing w:val="-6"/>
              </w:rPr>
            </w:rPrChange>
          </w:rPr>
          <w:delText xml:space="preserve"> </w:delText>
        </w:r>
        <w:r w:rsidRPr="00D753AC" w:rsidDel="004057B8">
          <w:rPr>
            <w:rFonts w:cs="Times New Roman"/>
            <w:sz w:val="22"/>
            <w:szCs w:val="22"/>
          </w:rPr>
          <w:delText>the</w:delText>
        </w:r>
        <w:r w:rsidRPr="00D753AC" w:rsidDel="004057B8">
          <w:rPr>
            <w:rFonts w:cs="Times New Roman"/>
            <w:sz w:val="22"/>
            <w:szCs w:val="22"/>
            <w:rPrChange w:id="2427" w:author="Claire Kouba" w:date="2023-09-12T16:52:00Z">
              <w:rPr>
                <w:spacing w:val="-6"/>
              </w:rPr>
            </w:rPrChange>
          </w:rPr>
          <w:delText xml:space="preserve"> </w:delText>
        </w:r>
        <w:r w:rsidRPr="00D753AC" w:rsidDel="004057B8">
          <w:rPr>
            <w:rFonts w:cs="Times New Roman"/>
            <w:sz w:val="22"/>
            <w:szCs w:val="22"/>
          </w:rPr>
          <w:delText>streambed</w:delText>
        </w:r>
        <w:r w:rsidRPr="00D753AC" w:rsidDel="004057B8">
          <w:rPr>
            <w:rFonts w:cs="Times New Roman"/>
            <w:w w:val="99"/>
            <w:sz w:val="22"/>
            <w:szCs w:val="22"/>
            <w:rPrChange w:id="2428" w:author="Claire Kouba" w:date="2023-09-12T16:52:00Z">
              <w:rPr>
                <w:spacing w:val="-6"/>
              </w:rPr>
            </w:rPrChange>
          </w:rPr>
          <w:delText xml:space="preserve"> </w:delText>
        </w:r>
        <w:r w:rsidRPr="00D753AC" w:rsidDel="004057B8">
          <w:rPr>
            <w:rFonts w:cs="Times New Roman"/>
            <w:sz w:val="22"/>
            <w:szCs w:val="22"/>
          </w:rPr>
          <w:delText>to</w:delText>
        </w:r>
        <w:r w:rsidRPr="00D753AC" w:rsidDel="004057B8">
          <w:rPr>
            <w:rFonts w:cs="Times New Roman"/>
            <w:spacing w:val="-4"/>
            <w:sz w:val="22"/>
            <w:szCs w:val="22"/>
            <w:rPrChange w:id="2429" w:author="Claire Kouba" w:date="2023-09-12T16:52:00Z">
              <w:rPr>
                <w:spacing w:val="-6"/>
              </w:rPr>
            </w:rPrChange>
          </w:rPr>
          <w:delText xml:space="preserve"> </w:delText>
        </w:r>
        <w:r w:rsidRPr="00D753AC" w:rsidDel="004057B8">
          <w:rPr>
            <w:rFonts w:cs="Times New Roman"/>
            <w:sz w:val="22"/>
            <w:szCs w:val="22"/>
          </w:rPr>
          <w:delText>the</w:delText>
        </w:r>
        <w:r w:rsidRPr="00D753AC" w:rsidDel="004057B8">
          <w:rPr>
            <w:rFonts w:cs="Times New Roman"/>
            <w:spacing w:val="-4"/>
            <w:sz w:val="22"/>
            <w:szCs w:val="22"/>
            <w:rPrChange w:id="2430" w:author="Claire Kouba" w:date="2023-09-12T16:52:00Z">
              <w:rPr>
                <w:spacing w:val="-6"/>
              </w:rPr>
            </w:rPrChange>
          </w:rPr>
          <w:delText xml:space="preserve"> </w:delText>
        </w:r>
        <w:r w:rsidRPr="00D753AC" w:rsidDel="004057B8">
          <w:rPr>
            <w:rFonts w:cs="Times New Roman"/>
            <w:sz w:val="22"/>
            <w:szCs w:val="22"/>
          </w:rPr>
          <w:delText>aquifer,</w:delText>
        </w:r>
        <w:r w:rsidRPr="00D753AC" w:rsidDel="004057B8">
          <w:rPr>
            <w:rFonts w:cs="Times New Roman"/>
            <w:spacing w:val="-4"/>
            <w:sz w:val="22"/>
            <w:szCs w:val="22"/>
            <w:rPrChange w:id="2431" w:author="Claire Kouba" w:date="2023-09-12T16:52:00Z">
              <w:rPr>
                <w:spacing w:val="-6"/>
              </w:rPr>
            </w:rPrChange>
          </w:rPr>
          <w:delText xml:space="preserve"> </w:delText>
        </w:r>
        <w:r w:rsidRPr="00D753AC" w:rsidDel="004057B8">
          <w:rPr>
            <w:rFonts w:cs="Times New Roman"/>
            <w:sz w:val="22"/>
            <w:szCs w:val="22"/>
          </w:rPr>
          <w:delText>much</w:delText>
        </w:r>
        <w:r w:rsidRPr="00D753AC" w:rsidDel="004057B8">
          <w:rPr>
            <w:rFonts w:cs="Times New Roman"/>
            <w:spacing w:val="-4"/>
            <w:sz w:val="22"/>
            <w:szCs w:val="22"/>
            <w:rPrChange w:id="2432" w:author="Claire Kouba" w:date="2023-09-12T16:52:00Z">
              <w:rPr>
                <w:spacing w:val="-6"/>
              </w:rPr>
            </w:rPrChange>
          </w:rPr>
          <w:delText xml:space="preserve"> </w:delText>
        </w:r>
        <w:r w:rsidRPr="00D753AC" w:rsidDel="004057B8">
          <w:rPr>
            <w:rFonts w:cs="Times New Roman"/>
            <w:sz w:val="22"/>
            <w:szCs w:val="22"/>
          </w:rPr>
          <w:delText>of</w:delText>
        </w:r>
        <w:r w:rsidRPr="00D753AC" w:rsidDel="004057B8">
          <w:rPr>
            <w:rFonts w:cs="Times New Roman"/>
            <w:spacing w:val="-4"/>
            <w:sz w:val="22"/>
            <w:szCs w:val="22"/>
            <w:rPrChange w:id="2433" w:author="Claire Kouba" w:date="2023-09-12T16:52:00Z">
              <w:rPr>
                <w:spacing w:val="-6"/>
              </w:rPr>
            </w:rPrChange>
          </w:rPr>
          <w:delText xml:space="preserve"> </w:delText>
        </w:r>
        <w:r w:rsidRPr="00D753AC" w:rsidDel="004057B8">
          <w:rPr>
            <w:rFonts w:cs="Times New Roman"/>
            <w:sz w:val="22"/>
            <w:szCs w:val="22"/>
          </w:rPr>
          <w:delText>it</w:delText>
        </w:r>
        <w:r w:rsidRPr="00D753AC" w:rsidDel="004057B8">
          <w:rPr>
            <w:rFonts w:cs="Times New Roman"/>
            <w:spacing w:val="-4"/>
            <w:sz w:val="22"/>
            <w:szCs w:val="22"/>
            <w:rPrChange w:id="2434" w:author="Claire Kouba" w:date="2023-09-12T16:52:00Z">
              <w:rPr>
                <w:w w:val="99"/>
              </w:rPr>
            </w:rPrChange>
          </w:rPr>
          <w:delText xml:space="preserve"> </w:delText>
        </w:r>
        <w:r w:rsidRPr="00D753AC" w:rsidDel="004057B8">
          <w:rPr>
            <w:rFonts w:cs="Times New Roman"/>
            <w:sz w:val="22"/>
            <w:szCs w:val="22"/>
          </w:rPr>
          <w:delText>occurring</w:delText>
        </w:r>
        <w:r w:rsidRPr="00D753AC" w:rsidDel="004057B8">
          <w:rPr>
            <w:rFonts w:cs="Times New Roman"/>
            <w:spacing w:val="-4"/>
            <w:sz w:val="22"/>
            <w:szCs w:val="22"/>
          </w:rPr>
          <w:delText xml:space="preserve"> </w:delText>
        </w:r>
        <w:r w:rsidRPr="00D753AC" w:rsidDel="004057B8">
          <w:rPr>
            <w:rFonts w:cs="Times New Roman"/>
            <w:sz w:val="22"/>
            <w:szCs w:val="22"/>
          </w:rPr>
          <w:delText>on</w:delText>
        </w:r>
        <w:r w:rsidRPr="00D753AC" w:rsidDel="004057B8">
          <w:rPr>
            <w:rFonts w:cs="Times New Roman"/>
            <w:spacing w:val="-4"/>
            <w:sz w:val="22"/>
            <w:szCs w:val="22"/>
          </w:rPr>
          <w:delText xml:space="preserve"> </w:delText>
        </w:r>
        <w:r w:rsidRPr="00D753AC" w:rsidDel="004057B8">
          <w:rPr>
            <w:rFonts w:cs="Times New Roman"/>
            <w:sz w:val="22"/>
            <w:szCs w:val="22"/>
          </w:rPr>
          <w:delText>the</w:delText>
        </w:r>
        <w:r w:rsidRPr="00D753AC" w:rsidDel="004057B8">
          <w:rPr>
            <w:rFonts w:cs="Times New Roman"/>
            <w:spacing w:val="-4"/>
            <w:sz w:val="22"/>
            <w:szCs w:val="22"/>
          </w:rPr>
          <w:delText xml:space="preserve"> </w:delText>
        </w:r>
        <w:r w:rsidRPr="00D753AC" w:rsidDel="004057B8">
          <w:rPr>
            <w:rFonts w:cs="Times New Roman"/>
            <w:sz w:val="22"/>
            <w:szCs w:val="22"/>
          </w:rPr>
          <w:delText>upper</w:delText>
        </w:r>
        <w:r w:rsidRPr="00D753AC" w:rsidDel="004057B8">
          <w:rPr>
            <w:rFonts w:cs="Times New Roman"/>
            <w:spacing w:val="-4"/>
            <w:sz w:val="22"/>
            <w:szCs w:val="22"/>
          </w:rPr>
          <w:delText xml:space="preserve"> </w:delText>
        </w:r>
        <w:r w:rsidRPr="00D753AC" w:rsidDel="004057B8">
          <w:rPr>
            <w:rFonts w:cs="Times New Roman"/>
            <w:sz w:val="22"/>
            <w:szCs w:val="22"/>
          </w:rPr>
          <w:delText>alluvial</w:delText>
        </w:r>
        <w:r w:rsidRPr="00D753AC" w:rsidDel="004057B8">
          <w:rPr>
            <w:rFonts w:cs="Times New Roman"/>
            <w:spacing w:val="-4"/>
            <w:sz w:val="22"/>
            <w:szCs w:val="22"/>
          </w:rPr>
          <w:delText xml:space="preserve"> </w:delText>
        </w:r>
        <w:r w:rsidRPr="00D753AC" w:rsidDel="004057B8">
          <w:rPr>
            <w:rFonts w:cs="Times New Roman"/>
            <w:sz w:val="22"/>
            <w:szCs w:val="22"/>
          </w:rPr>
          <w:delText>fans</w:delText>
        </w:r>
        <w:r w:rsidRPr="00D753AC" w:rsidDel="004057B8">
          <w:rPr>
            <w:rFonts w:cs="Times New Roman"/>
            <w:spacing w:val="-4"/>
            <w:sz w:val="22"/>
            <w:szCs w:val="22"/>
          </w:rPr>
          <w:delText xml:space="preserve"> </w:delText>
        </w:r>
        <w:r w:rsidRPr="00D753AC" w:rsidDel="004057B8">
          <w:rPr>
            <w:rFonts w:cs="Times New Roman"/>
            <w:sz w:val="22"/>
            <w:szCs w:val="22"/>
          </w:rPr>
          <w:delText>of</w:delText>
        </w:r>
        <w:r w:rsidRPr="00D753AC" w:rsidDel="004057B8">
          <w:rPr>
            <w:rFonts w:cs="Times New Roman"/>
            <w:spacing w:val="-4"/>
            <w:sz w:val="22"/>
            <w:szCs w:val="22"/>
          </w:rPr>
          <w:delText xml:space="preserve"> </w:delText>
        </w:r>
        <w:r w:rsidRPr="00D753AC" w:rsidDel="004057B8">
          <w:rPr>
            <w:rFonts w:cs="Times New Roman"/>
            <w:sz w:val="22"/>
            <w:szCs w:val="22"/>
          </w:rPr>
          <w:delText>the</w:delText>
        </w:r>
        <w:r w:rsidRPr="00D753AC" w:rsidDel="004057B8">
          <w:rPr>
            <w:rFonts w:cs="Times New Roman"/>
            <w:spacing w:val="-4"/>
            <w:sz w:val="22"/>
            <w:szCs w:val="22"/>
          </w:rPr>
          <w:delText xml:space="preserve"> </w:delText>
        </w:r>
        <w:r w:rsidRPr="00D753AC" w:rsidDel="004057B8">
          <w:rPr>
            <w:rFonts w:cs="Times New Roman"/>
            <w:sz w:val="22"/>
            <w:szCs w:val="22"/>
          </w:rPr>
          <w:delText>tributary</w:delText>
        </w:r>
        <w:r w:rsidRPr="00D753AC" w:rsidDel="004057B8">
          <w:rPr>
            <w:rFonts w:cs="Times New Roman"/>
            <w:spacing w:val="-4"/>
            <w:sz w:val="22"/>
            <w:szCs w:val="22"/>
          </w:rPr>
          <w:delText xml:space="preserve"> </w:delText>
        </w:r>
        <w:r w:rsidRPr="00D753AC" w:rsidDel="004057B8">
          <w:rPr>
            <w:rFonts w:cs="Times New Roman"/>
            <w:sz w:val="22"/>
            <w:szCs w:val="22"/>
          </w:rPr>
          <w:delText>streams</w:delText>
        </w:r>
      </w:del>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discussion</w:t>
      </w:r>
      <w:r w:rsidRPr="00D753AC">
        <w:rPr>
          <w:rFonts w:cs="Times New Roman"/>
          <w:spacing w:val="-4"/>
          <w:sz w:val="22"/>
          <w:szCs w:val="22"/>
        </w:rPr>
        <w:t xml:space="preserve"> </w:t>
      </w:r>
      <w:r w:rsidRPr="00D753AC">
        <w:rPr>
          <w:rFonts w:cs="Times New Roman"/>
          <w:sz w:val="22"/>
          <w:szCs w:val="22"/>
        </w:rPr>
        <w:t>below).</w:t>
      </w:r>
    </w:p>
    <w:p w:rsidR="002153D1" w:rsidRPr="00D753AC" w:rsidRDefault="002573FA">
      <w:pPr>
        <w:pStyle w:val="BodyText"/>
        <w:spacing w:before="3"/>
        <w:ind w:left="173" w:right="218" w:firstLine="259"/>
        <w:rPr>
          <w:rFonts w:cs="Times New Roman"/>
          <w:sz w:val="22"/>
          <w:szCs w:val="22"/>
        </w:rPr>
        <w:pPrChange w:id="2435" w:author="Claire Kouba" w:date="2023-09-12T16:52:00Z">
          <w:pPr>
            <w:pStyle w:val="BodyText"/>
            <w:spacing w:line="350" w:lineRule="auto"/>
            <w:ind w:left="173" w:right="113" w:firstLine="231"/>
          </w:pPr>
        </w:pPrChange>
      </w:pPr>
      <w:r w:rsidRPr="00D753AC">
        <w:rPr>
          <w:rFonts w:cs="Times New Roman"/>
          <w:spacing w:val="-9"/>
          <w:sz w:val="22"/>
          <w:szCs w:val="22"/>
        </w:rPr>
        <w:t>We</w:t>
      </w:r>
      <w:r w:rsidRPr="00D753AC">
        <w:rPr>
          <w:rFonts w:cs="Times New Roman"/>
          <w:spacing w:val="20"/>
          <w:sz w:val="22"/>
          <w:szCs w:val="22"/>
          <w:rPrChange w:id="2436" w:author="Claire Kouba" w:date="2023-09-12T16:52:00Z">
            <w:rPr>
              <w:spacing w:val="-9"/>
            </w:rPr>
          </w:rPrChange>
        </w:rPr>
        <w:t xml:space="preserve"> </w:t>
      </w:r>
      <w:del w:id="2437" w:author="Claire Kouba" w:date="2023-09-12T16:52:00Z">
        <w:r w:rsidR="00505335" w:rsidRPr="00D753AC">
          <w:rPr>
            <w:rFonts w:cs="Times New Roman"/>
            <w:sz w:val="22"/>
            <w:szCs w:val="22"/>
          </w:rPr>
          <w:delText>can use</w:delText>
        </w:r>
      </w:del>
      <w:ins w:id="2438" w:author="Claire Kouba" w:date="2023-09-12T16:52:00Z">
        <w:r w:rsidRPr="00D753AC">
          <w:rPr>
            <w:rFonts w:cs="Times New Roman"/>
            <w:sz w:val="22"/>
            <w:szCs w:val="22"/>
          </w:rPr>
          <w:t>used</w:t>
        </w:r>
      </w:ins>
      <w:r w:rsidRPr="00D753AC">
        <w:rPr>
          <w:rFonts w:cs="Times New Roman"/>
          <w:spacing w:val="20"/>
          <w:sz w:val="22"/>
          <w:szCs w:val="22"/>
          <w:rPrChange w:id="2439" w:author="Claire Kouba" w:date="2023-09-12T16:52:00Z">
            <w:rPr/>
          </w:rPrChange>
        </w:rPr>
        <w:t xml:space="preserve"> </w:t>
      </w:r>
      <w:r w:rsidRPr="00D753AC">
        <w:rPr>
          <w:rFonts w:cs="Times New Roman"/>
          <w:sz w:val="22"/>
          <w:szCs w:val="22"/>
        </w:rPr>
        <w:t>the</w:t>
      </w:r>
      <w:r w:rsidRPr="00D753AC">
        <w:rPr>
          <w:rFonts w:cs="Times New Roman"/>
          <w:spacing w:val="20"/>
          <w:sz w:val="22"/>
          <w:szCs w:val="22"/>
          <w:rPrChange w:id="2440" w:author="Claire Kouba" w:date="2023-09-12T16:52:00Z">
            <w:rPr/>
          </w:rPrChange>
        </w:rPr>
        <w:t xml:space="preserve"> </w:t>
      </w:r>
      <w:r w:rsidRPr="00D753AC">
        <w:rPr>
          <w:rFonts w:cs="Times New Roman"/>
          <w:sz w:val="22"/>
          <w:szCs w:val="22"/>
        </w:rPr>
        <w:t>Scott</w:t>
      </w:r>
      <w:r w:rsidRPr="00D753AC">
        <w:rPr>
          <w:rFonts w:cs="Times New Roman"/>
          <w:spacing w:val="20"/>
          <w:sz w:val="22"/>
          <w:szCs w:val="22"/>
          <w:rPrChange w:id="2441" w:author="Claire Kouba" w:date="2023-09-12T16:52:00Z">
            <w:rPr/>
          </w:rPrChange>
        </w:rPr>
        <w:t xml:space="preserve"> </w:t>
      </w:r>
      <w:r w:rsidRPr="00D753AC">
        <w:rPr>
          <w:rFonts w:cs="Times New Roman"/>
          <w:spacing w:val="-5"/>
          <w:sz w:val="22"/>
          <w:szCs w:val="22"/>
          <w:rPrChange w:id="2442" w:author="Claire Kouba" w:date="2023-09-12T16:52:00Z">
            <w:rPr>
              <w:spacing w:val="-4"/>
            </w:rPr>
          </w:rPrChange>
        </w:rPr>
        <w:t>Valley</w:t>
      </w:r>
      <w:r w:rsidRPr="00D753AC">
        <w:rPr>
          <w:rFonts w:cs="Times New Roman"/>
          <w:spacing w:val="20"/>
          <w:sz w:val="22"/>
          <w:szCs w:val="22"/>
          <w:rPrChange w:id="2443" w:author="Claire Kouba" w:date="2023-09-12T16:52:00Z">
            <w:rPr>
              <w:spacing w:val="-4"/>
            </w:rPr>
          </w:rPrChange>
        </w:rPr>
        <w:t xml:space="preserve"> </w:t>
      </w:r>
      <w:r w:rsidRPr="00D753AC">
        <w:rPr>
          <w:rFonts w:cs="Times New Roman"/>
          <w:sz w:val="22"/>
          <w:szCs w:val="22"/>
        </w:rPr>
        <w:t>Integrated</w:t>
      </w:r>
      <w:r w:rsidRPr="00D753AC">
        <w:rPr>
          <w:rFonts w:cs="Times New Roman"/>
          <w:spacing w:val="20"/>
          <w:sz w:val="22"/>
          <w:szCs w:val="22"/>
          <w:rPrChange w:id="2444" w:author="Claire Kouba" w:date="2023-09-12T16:52:00Z">
            <w:rPr/>
          </w:rPrChange>
        </w:rPr>
        <w:t xml:space="preserve"> </w:t>
      </w:r>
      <w:r w:rsidRPr="00D753AC">
        <w:rPr>
          <w:rFonts w:cs="Times New Roman"/>
          <w:sz w:val="22"/>
          <w:szCs w:val="22"/>
        </w:rPr>
        <w:t>Hydrologic</w:t>
      </w:r>
      <w:r w:rsidRPr="00D753AC">
        <w:rPr>
          <w:rFonts w:cs="Times New Roman"/>
          <w:spacing w:val="20"/>
          <w:sz w:val="22"/>
          <w:szCs w:val="22"/>
          <w:rPrChange w:id="2445" w:author="Claire Kouba" w:date="2023-09-12T16:52:00Z">
            <w:rPr/>
          </w:rPrChange>
        </w:rPr>
        <w:t xml:space="preserve"> </w:t>
      </w:r>
      <w:r w:rsidRPr="00D753AC">
        <w:rPr>
          <w:rFonts w:cs="Times New Roman"/>
          <w:sz w:val="22"/>
          <w:szCs w:val="22"/>
        </w:rPr>
        <w:t>Model</w:t>
      </w:r>
      <w:r w:rsidRPr="00D753AC">
        <w:rPr>
          <w:rFonts w:cs="Times New Roman"/>
          <w:spacing w:val="20"/>
          <w:sz w:val="22"/>
          <w:szCs w:val="22"/>
          <w:rPrChange w:id="2446" w:author="Claire Kouba" w:date="2023-09-12T16:52:00Z">
            <w:rPr/>
          </w:rPrChange>
        </w:rPr>
        <w:t xml:space="preserve"> </w:t>
      </w:r>
      <w:del w:id="2447" w:author="Claire Kouba" w:date="2023-09-12T16:52:00Z">
        <w:r w:rsidR="00505335" w:rsidRPr="00D753AC">
          <w:rPr>
            <w:rFonts w:cs="Times New Roman"/>
            <w:sz w:val="22"/>
            <w:szCs w:val="22"/>
          </w:rPr>
          <w:delText>[</w:delText>
        </w:r>
      </w:del>
      <w:ins w:id="2448" w:author="Claire Kouba" w:date="2023-09-12T16:52:00Z">
        <w:r w:rsidRPr="00D753AC">
          <w:rPr>
            <w:rFonts w:cs="Times New Roman"/>
            <w:sz w:val="22"/>
            <w:szCs w:val="22"/>
          </w:rPr>
          <w:t>(</w:t>
        </w:r>
      </w:ins>
      <w:r w:rsidRPr="00D753AC">
        <w:rPr>
          <w:rFonts w:cs="Times New Roman"/>
          <w:sz w:val="22"/>
          <w:szCs w:val="22"/>
        </w:rPr>
        <w:t>SVIHM</w:t>
      </w:r>
      <w:del w:id="2449" w:author="Claire Kouba" w:date="2023-09-12T16:52:00Z">
        <w:r w:rsidR="00505335" w:rsidRPr="00D753AC">
          <w:rPr>
            <w:rFonts w:cs="Times New Roman"/>
            <w:sz w:val="22"/>
            <w:szCs w:val="22"/>
          </w:rPr>
          <w:delText>;</w:delText>
        </w:r>
      </w:del>
      <w:ins w:id="2450" w:author="Claire Kouba" w:date="2023-09-12T16:52:00Z">
        <w:r w:rsidRPr="00D753AC">
          <w:rPr>
            <w:rFonts w:cs="Times New Roman"/>
            <w:sz w:val="22"/>
            <w:szCs w:val="22"/>
          </w:rPr>
          <w:t>)</w:t>
        </w:r>
      </w:ins>
      <w:r w:rsidRPr="00D753AC">
        <w:rPr>
          <w:rFonts w:cs="Times New Roman"/>
          <w:spacing w:val="20"/>
          <w:sz w:val="22"/>
          <w:szCs w:val="22"/>
          <w:rPrChange w:id="2451" w:author="Claire Kouba" w:date="2023-09-12T16:52:00Z">
            <w:rPr/>
          </w:rPrChange>
        </w:rPr>
        <w:t xml:space="preserve"> </w:t>
      </w:r>
      <w:del w:id="2452"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"_bookmark38" </w:delInstrText>
        </w:r>
        <w:r w:rsidR="00505335" w:rsidRPr="00D753AC">
          <w:rPr>
            <w:rFonts w:cs="Times New Roman"/>
            <w:sz w:val="22"/>
            <w:szCs w:val="22"/>
          </w:rPr>
          <w:fldChar w:fldCharType="separate"/>
        </w:r>
        <w:r w:rsidR="00505335" w:rsidRPr="00D753AC">
          <w:rPr>
            <w:rFonts w:cs="Times New Roman"/>
            <w:spacing w:val="-3"/>
            <w:sz w:val="22"/>
            <w:szCs w:val="22"/>
          </w:rPr>
          <w:delText xml:space="preserve">Tolley </w:delText>
        </w:r>
        <w:r w:rsidR="00505335" w:rsidRPr="00D753AC">
          <w:rPr>
            <w:rFonts w:cs="Times New Roman"/>
            <w:sz w:val="22"/>
            <w:szCs w:val="22"/>
          </w:rPr>
          <w:delText>et al.</w:delText>
        </w:r>
        <w:r w:rsidR="00505335" w:rsidRPr="00D753AC">
          <w:rPr>
            <w:rFonts w:cs="Times New Roman"/>
            <w:sz w:val="22"/>
            <w:szCs w:val="22"/>
          </w:rPr>
          <w:fldChar w:fldCharType="end"/>
        </w:r>
      </w:del>
      <w:ins w:id="2453"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"_bookmark53" </w:instrText>
        </w:r>
        <w:r w:rsidRPr="00D753AC">
          <w:rPr>
            <w:rFonts w:cs="Times New Roman"/>
            <w:sz w:val="22"/>
            <w:szCs w:val="22"/>
          </w:rPr>
          <w:fldChar w:fldCharType="separate"/>
        </w:r>
        <w:r w:rsidRPr="00D753AC">
          <w:rPr>
            <w:rFonts w:cs="Times New Roman"/>
            <w:spacing w:val="-3"/>
            <w:sz w:val="22"/>
            <w:szCs w:val="22"/>
          </w:rPr>
          <w:t>(Tolley</w:t>
        </w:r>
        <w:r w:rsidRPr="00D753AC">
          <w:rPr>
            <w:rFonts w:cs="Times New Roman"/>
            <w:spacing w:val="20"/>
            <w:sz w:val="22"/>
            <w:szCs w:val="22"/>
          </w:rPr>
          <w:t xml:space="preserve"> </w:t>
        </w:r>
        <w:r w:rsidRPr="00D753AC">
          <w:rPr>
            <w:rFonts w:cs="Times New Roman"/>
            <w:sz w:val="22"/>
            <w:szCs w:val="22"/>
          </w:rPr>
          <w:t>et</w:t>
        </w:r>
        <w:r w:rsidRPr="00D753AC">
          <w:rPr>
            <w:rFonts w:cs="Times New Roman"/>
            <w:spacing w:val="20"/>
            <w:sz w:val="22"/>
            <w:szCs w:val="22"/>
          </w:rPr>
          <w:t xml:space="preserve"> </w:t>
        </w:r>
        <w:r w:rsidRPr="00D753AC">
          <w:rPr>
            <w:rFonts w:cs="Times New Roman"/>
            <w:sz w:val="22"/>
            <w:szCs w:val="22"/>
          </w:rPr>
          <w:t>al.,</w:t>
        </w:r>
        <w:r w:rsidRPr="00D753AC">
          <w:rPr>
            <w:rFonts w:cs="Times New Roman"/>
            <w:sz w:val="22"/>
            <w:szCs w:val="22"/>
          </w:rPr>
          <w:fldChar w:fldCharType="end"/>
        </w:r>
      </w:ins>
      <w:r w:rsidRPr="00D753AC">
        <w:rPr>
          <w:rFonts w:cs="Times New Roman"/>
          <w:spacing w:val="20"/>
          <w:sz w:val="22"/>
          <w:szCs w:val="22"/>
          <w:rPrChange w:id="2454" w:author="Claire Kouba" w:date="2023-09-12T16:52:00Z">
            <w:rPr/>
          </w:rPrChange>
        </w:rPr>
        <w:t xml:space="preserve"> </w:t>
      </w:r>
      <w:del w:id="245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"_bookmark38" </w:delInstrText>
        </w:r>
        <w:r w:rsidR="00505335" w:rsidRPr="00D753AC">
          <w:rPr>
            <w:rFonts w:cs="Times New Roman"/>
            <w:sz w:val="22"/>
            <w:szCs w:val="22"/>
          </w:rPr>
          <w:fldChar w:fldCharType="separate"/>
        </w:r>
        <w:r w:rsidR="00505335" w:rsidRPr="00D753AC">
          <w:rPr>
            <w:rFonts w:cs="Times New Roman"/>
            <w:sz w:val="22"/>
            <w:szCs w:val="22"/>
          </w:rPr>
          <w:delText>(2019)]</w:delText>
        </w:r>
        <w:r w:rsidR="00505335" w:rsidRPr="00D753AC">
          <w:rPr>
            <w:rFonts w:cs="Times New Roman"/>
            <w:sz w:val="22"/>
            <w:szCs w:val="22"/>
          </w:rPr>
          <w:fldChar w:fldCharType="end"/>
        </w:r>
      </w:del>
      <w:ins w:id="245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"_bookmark53" </w:instrText>
        </w:r>
        <w:r w:rsidRPr="00D753AC">
          <w:rPr>
            <w:rFonts w:cs="Times New Roman"/>
            <w:sz w:val="22"/>
            <w:szCs w:val="22"/>
          </w:rPr>
          <w:fldChar w:fldCharType="separate"/>
        </w:r>
        <w:r w:rsidRPr="00D753AC">
          <w:rPr>
            <w:rFonts w:cs="Times New Roman"/>
            <w:sz w:val="22"/>
            <w:szCs w:val="22"/>
          </w:rPr>
          <w:t>2019;</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"_bookmark30" </w:instrText>
        </w:r>
        <w:r w:rsidRPr="00D753AC">
          <w:rPr>
            <w:rFonts w:cs="Times New Roman"/>
            <w:sz w:val="22"/>
            <w:szCs w:val="22"/>
          </w:rPr>
          <w:fldChar w:fldCharType="separate"/>
        </w:r>
        <w:r w:rsidRPr="00D753AC">
          <w:rPr>
            <w:rFonts w:cs="Times New Roman"/>
            <w:sz w:val="22"/>
            <w:szCs w:val="22"/>
          </w:rPr>
          <w:t>Foglia</w:t>
        </w:r>
        <w:r w:rsidRPr="00D753AC">
          <w:rPr>
            <w:rFonts w:cs="Times New Roman"/>
            <w:spacing w:val="20"/>
            <w:sz w:val="22"/>
            <w:szCs w:val="22"/>
          </w:rPr>
          <w:t xml:space="preserve"> </w:t>
        </w:r>
        <w:r w:rsidRPr="00D753AC">
          <w:rPr>
            <w:rFonts w:cs="Times New Roman"/>
            <w:sz w:val="22"/>
            <w:szCs w:val="22"/>
          </w:rPr>
          <w:t>et</w:t>
        </w:r>
        <w:r w:rsidRPr="00D753AC">
          <w:rPr>
            <w:rFonts w:cs="Times New Roman"/>
            <w:spacing w:val="20"/>
            <w:sz w:val="22"/>
            <w:szCs w:val="22"/>
          </w:rPr>
          <w:t xml:space="preserve"> </w:t>
        </w:r>
        <w:r w:rsidRPr="00D753AC">
          <w:rPr>
            <w:rFonts w:cs="Times New Roman"/>
            <w:sz w:val="22"/>
            <w:szCs w:val="22"/>
          </w:rPr>
          <w:t>al.,</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"_bookmark30" </w:instrText>
        </w:r>
        <w:r w:rsidRPr="00D753AC">
          <w:rPr>
            <w:rFonts w:cs="Times New Roman"/>
            <w:sz w:val="22"/>
            <w:szCs w:val="22"/>
          </w:rPr>
          <w:fldChar w:fldCharType="separate"/>
        </w:r>
        <w:r w:rsidRPr="00D753AC">
          <w:rPr>
            <w:rFonts w:cs="Times New Roman"/>
            <w:sz w:val="22"/>
            <w:szCs w:val="22"/>
          </w:rPr>
          <w:t>2013a,</w:t>
        </w:r>
        <w:r w:rsidRPr="00D753AC">
          <w:rPr>
            <w:rFonts w:cs="Times New Roman"/>
            <w:sz w:val="22"/>
            <w:szCs w:val="22"/>
          </w:rPr>
          <w:fldChar w:fldCharType="end"/>
        </w:r>
        <w:r w:rsidRPr="00D753AC">
          <w:rPr>
            <w:rFonts w:cs="Times New Roman"/>
            <w:spacing w:val="2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"_bookmark31" </w:instrText>
        </w:r>
        <w:r w:rsidRPr="00D753AC">
          <w:rPr>
            <w:rFonts w:cs="Times New Roman"/>
            <w:sz w:val="22"/>
            <w:szCs w:val="22"/>
          </w:rPr>
          <w:fldChar w:fldCharType="separate"/>
        </w:r>
        <w:r w:rsidRPr="00D753AC">
          <w:rPr>
            <w:rFonts w:cs="Times New Roman"/>
            <w:sz w:val="22"/>
            <w:szCs w:val="22"/>
          </w:rPr>
          <w:t>b)</w:t>
        </w:r>
        <w:r w:rsidRPr="00D753AC">
          <w:rPr>
            <w:rFonts w:cs="Times New Roman"/>
            <w:sz w:val="22"/>
            <w:szCs w:val="22"/>
          </w:rPr>
          <w:fldChar w:fldCharType="end"/>
        </w:r>
      </w:ins>
      <w:r w:rsidRPr="00D753AC">
        <w:rPr>
          <w:rFonts w:cs="Times New Roman"/>
          <w:spacing w:val="20"/>
          <w:sz w:val="22"/>
          <w:szCs w:val="22"/>
          <w:rPrChange w:id="2457" w:author="Claire Kouba" w:date="2023-09-12T16:52:00Z">
            <w:rPr/>
          </w:rPrChange>
        </w:rPr>
        <w:t xml:space="preserve"> </w:t>
      </w:r>
      <w:r w:rsidRPr="00D753AC">
        <w:rPr>
          <w:rFonts w:cs="Times New Roman"/>
          <w:sz w:val="22"/>
          <w:szCs w:val="22"/>
        </w:rPr>
        <w:t>to</w:t>
      </w:r>
      <w:r w:rsidRPr="00D753AC">
        <w:rPr>
          <w:rFonts w:cs="Times New Roman"/>
          <w:spacing w:val="20"/>
          <w:sz w:val="22"/>
          <w:szCs w:val="22"/>
          <w:rPrChange w:id="2458" w:author="Claire Kouba" w:date="2023-09-12T16:52:00Z">
            <w:rPr/>
          </w:rPrChange>
        </w:rPr>
        <w:t xml:space="preserve"> </w:t>
      </w:r>
      <w:r w:rsidRPr="00D753AC">
        <w:rPr>
          <w:rFonts w:cs="Times New Roman"/>
          <w:sz w:val="22"/>
          <w:szCs w:val="22"/>
        </w:rPr>
        <w:t>obtain</w:t>
      </w:r>
      <w:r w:rsidRPr="00D753AC">
        <w:rPr>
          <w:rFonts w:cs="Times New Roman"/>
          <w:w w:val="99"/>
          <w:sz w:val="22"/>
          <w:szCs w:val="22"/>
          <w:rPrChange w:id="2459" w:author="Claire Kouba" w:date="2023-09-12T16:52:00Z">
            <w:rPr/>
          </w:rPrChange>
        </w:rPr>
        <w:t xml:space="preserve"> </w:t>
      </w:r>
      <w:r w:rsidRPr="00D753AC">
        <w:rPr>
          <w:rFonts w:cs="Times New Roman"/>
          <w:sz w:val="22"/>
          <w:szCs w:val="22"/>
        </w:rPr>
        <w:t>the</w:t>
      </w:r>
      <w:r w:rsidRPr="00D753AC">
        <w:rPr>
          <w:rFonts w:cs="Times New Roman"/>
          <w:spacing w:val="13"/>
          <w:sz w:val="22"/>
          <w:szCs w:val="22"/>
          <w:rPrChange w:id="2460" w:author="Claire Kouba" w:date="2023-09-12T16:52:00Z">
            <w:rPr/>
          </w:rPrChange>
        </w:rPr>
        <w:t xml:space="preserve"> </w:t>
      </w:r>
      <w:r w:rsidRPr="00D753AC">
        <w:rPr>
          <w:rFonts w:cs="Times New Roman"/>
          <w:sz w:val="22"/>
          <w:szCs w:val="22"/>
        </w:rPr>
        <w:t>estimated</w:t>
      </w:r>
      <w:r w:rsidRPr="00D753AC">
        <w:rPr>
          <w:rFonts w:cs="Times New Roman"/>
          <w:spacing w:val="13"/>
          <w:sz w:val="22"/>
          <w:szCs w:val="22"/>
          <w:rPrChange w:id="2461" w:author="Claire Kouba" w:date="2023-09-12T16:52:00Z">
            <w:rPr/>
          </w:rPrChange>
        </w:rPr>
        <w:t xml:space="preserve"> </w:t>
      </w:r>
      <w:r w:rsidRPr="00D753AC">
        <w:rPr>
          <w:rFonts w:cs="Times New Roman"/>
          <w:sz w:val="22"/>
          <w:szCs w:val="22"/>
        </w:rPr>
        <w:t>volume</w:t>
      </w:r>
      <w:r w:rsidRPr="00D753AC">
        <w:rPr>
          <w:rFonts w:cs="Times New Roman"/>
          <w:spacing w:val="13"/>
          <w:sz w:val="22"/>
          <w:szCs w:val="22"/>
          <w:rPrChange w:id="2462" w:author="Claire Kouba" w:date="2023-09-12T16:52:00Z">
            <w:rPr>
              <w:spacing w:val="45"/>
            </w:rPr>
          </w:rPrChange>
        </w:rPr>
        <w:t xml:space="preserve"> </w:t>
      </w:r>
      <w:r w:rsidRPr="00D753AC">
        <w:rPr>
          <w:rFonts w:cs="Times New Roman"/>
          <w:sz w:val="22"/>
          <w:szCs w:val="22"/>
        </w:rPr>
        <w:t>of</w:t>
      </w:r>
      <w:r w:rsidRPr="00D753AC">
        <w:rPr>
          <w:rFonts w:cs="Times New Roman"/>
          <w:spacing w:val="13"/>
          <w:sz w:val="22"/>
          <w:szCs w:val="22"/>
          <w:rPrChange w:id="2463" w:author="Claire Kouba" w:date="2023-09-12T16:52:00Z">
            <w:rPr>
              <w:w w:val="99"/>
            </w:rPr>
          </w:rPrChange>
        </w:rPr>
        <w:t xml:space="preserve"> </w:t>
      </w:r>
      <w:r w:rsidRPr="00D753AC">
        <w:rPr>
          <w:rFonts w:cs="Times New Roman"/>
          <w:sz w:val="22"/>
          <w:szCs w:val="22"/>
        </w:rPr>
        <w:t>water</w:t>
      </w:r>
      <w:r w:rsidRPr="00D753AC">
        <w:rPr>
          <w:rFonts w:cs="Times New Roman"/>
          <w:spacing w:val="13"/>
          <w:sz w:val="22"/>
          <w:szCs w:val="22"/>
          <w:rPrChange w:id="2464" w:author="Claire Kouba" w:date="2023-09-12T16:52:00Z">
            <w:rPr>
              <w:spacing w:val="19"/>
            </w:rPr>
          </w:rPrChange>
        </w:rPr>
        <w:t xml:space="preserve"> </w:t>
      </w:r>
      <w:r w:rsidRPr="00D753AC">
        <w:rPr>
          <w:rFonts w:cs="Times New Roman"/>
          <w:sz w:val="22"/>
          <w:szCs w:val="22"/>
        </w:rPr>
        <w:t>exchanged</w:t>
      </w:r>
      <w:r w:rsidRPr="00D753AC">
        <w:rPr>
          <w:rFonts w:cs="Times New Roman"/>
          <w:spacing w:val="13"/>
          <w:sz w:val="22"/>
          <w:szCs w:val="22"/>
          <w:rPrChange w:id="2465" w:author="Claire Kouba" w:date="2023-09-12T16:52:00Z">
            <w:rPr>
              <w:spacing w:val="20"/>
            </w:rPr>
          </w:rPrChange>
        </w:rPr>
        <w:t xml:space="preserve"> </w:t>
      </w:r>
      <w:r w:rsidRPr="00D753AC">
        <w:rPr>
          <w:rFonts w:cs="Times New Roman"/>
          <w:sz w:val="22"/>
          <w:szCs w:val="22"/>
        </w:rPr>
        <w:t>monthly,</w:t>
      </w:r>
      <w:r w:rsidRPr="00D753AC">
        <w:rPr>
          <w:rFonts w:cs="Times New Roman"/>
          <w:spacing w:val="13"/>
          <w:sz w:val="22"/>
          <w:szCs w:val="22"/>
          <w:rPrChange w:id="2466" w:author="Claire Kouba" w:date="2023-09-12T16:52:00Z">
            <w:rPr>
              <w:spacing w:val="19"/>
            </w:rPr>
          </w:rPrChange>
        </w:rPr>
        <w:t xml:space="preserve"> </w:t>
      </w:r>
      <w:r w:rsidRPr="00D753AC">
        <w:rPr>
          <w:rFonts w:cs="Times New Roman"/>
          <w:sz w:val="22"/>
          <w:szCs w:val="22"/>
        </w:rPr>
        <w:t>in</w:t>
      </w:r>
      <w:r w:rsidRPr="00D753AC">
        <w:rPr>
          <w:rFonts w:cs="Times New Roman"/>
          <w:spacing w:val="13"/>
          <w:sz w:val="22"/>
          <w:szCs w:val="22"/>
          <w:rPrChange w:id="2467" w:author="Claire Kouba" w:date="2023-09-12T16:52:00Z">
            <w:rPr>
              <w:spacing w:val="19"/>
            </w:rPr>
          </w:rPrChange>
        </w:rPr>
        <w:t xml:space="preserve"> </w:t>
      </w:r>
      <w:r w:rsidRPr="00D753AC">
        <w:rPr>
          <w:rFonts w:cs="Times New Roman"/>
          <w:sz w:val="22"/>
          <w:szCs w:val="22"/>
        </w:rPr>
        <w:t>water</w:t>
      </w:r>
      <w:r w:rsidRPr="00D753AC">
        <w:rPr>
          <w:rFonts w:cs="Times New Roman"/>
          <w:spacing w:val="13"/>
          <w:sz w:val="22"/>
          <w:szCs w:val="22"/>
          <w:rPrChange w:id="2468" w:author="Claire Kouba" w:date="2023-09-12T16:52:00Z">
            <w:rPr>
              <w:spacing w:val="19"/>
            </w:rPr>
          </w:rPrChange>
        </w:rPr>
        <w:t xml:space="preserve"> </w:t>
      </w:r>
      <w:r w:rsidRPr="00D753AC">
        <w:rPr>
          <w:rFonts w:cs="Times New Roman"/>
          <w:sz w:val="22"/>
          <w:szCs w:val="22"/>
        </w:rPr>
        <w:t>years</w:t>
      </w:r>
      <w:r w:rsidRPr="00D753AC">
        <w:rPr>
          <w:rFonts w:cs="Times New Roman"/>
          <w:spacing w:val="13"/>
          <w:sz w:val="22"/>
          <w:szCs w:val="22"/>
          <w:rPrChange w:id="2469" w:author="Claire Kouba" w:date="2023-09-12T16:52:00Z">
            <w:rPr>
              <w:spacing w:val="20"/>
            </w:rPr>
          </w:rPrChange>
        </w:rPr>
        <w:t xml:space="preserve"> </w:t>
      </w:r>
      <w:r w:rsidRPr="00D753AC">
        <w:rPr>
          <w:rFonts w:cs="Times New Roman"/>
          <w:sz w:val="22"/>
          <w:szCs w:val="22"/>
        </w:rPr>
        <w:t>1991-2018,</w:t>
      </w:r>
      <w:r w:rsidRPr="00D753AC">
        <w:rPr>
          <w:rFonts w:cs="Times New Roman"/>
          <w:spacing w:val="13"/>
          <w:sz w:val="22"/>
          <w:szCs w:val="22"/>
          <w:rPrChange w:id="2470" w:author="Claire Kouba" w:date="2023-09-12T16:52:00Z">
            <w:rPr>
              <w:spacing w:val="19"/>
            </w:rPr>
          </w:rPrChange>
        </w:rPr>
        <w:t xml:space="preserve"> </w:t>
      </w:r>
      <w:r w:rsidRPr="00D753AC">
        <w:rPr>
          <w:rFonts w:cs="Times New Roman"/>
          <w:sz w:val="22"/>
          <w:szCs w:val="22"/>
        </w:rPr>
        <w:t>between</w:t>
      </w:r>
      <w:r w:rsidRPr="00D753AC">
        <w:rPr>
          <w:rFonts w:cs="Times New Roman"/>
          <w:spacing w:val="13"/>
          <w:sz w:val="22"/>
          <w:szCs w:val="22"/>
          <w:rPrChange w:id="2471" w:author="Claire Kouba" w:date="2023-09-12T16:52:00Z">
            <w:rPr>
              <w:spacing w:val="19"/>
            </w:rPr>
          </w:rPrChange>
        </w:rPr>
        <w:t xml:space="preserve"> </w:t>
      </w:r>
      <w:r w:rsidRPr="00D753AC">
        <w:rPr>
          <w:rFonts w:cs="Times New Roman"/>
          <w:sz w:val="22"/>
          <w:szCs w:val="22"/>
        </w:rPr>
        <w:t>the</w:t>
      </w:r>
      <w:r w:rsidRPr="00D753AC">
        <w:rPr>
          <w:rFonts w:cs="Times New Roman"/>
          <w:spacing w:val="13"/>
          <w:sz w:val="22"/>
          <w:szCs w:val="22"/>
          <w:rPrChange w:id="2472" w:author="Claire Kouba" w:date="2023-09-12T16:52:00Z">
            <w:rPr>
              <w:spacing w:val="20"/>
            </w:rPr>
          </w:rPrChange>
        </w:rPr>
        <w:t xml:space="preserve"> </w:t>
      </w:r>
      <w:r w:rsidRPr="00D753AC">
        <w:rPr>
          <w:rFonts w:cs="Times New Roman"/>
          <w:sz w:val="22"/>
          <w:szCs w:val="22"/>
        </w:rPr>
        <w:t>surface</w:t>
      </w:r>
      <w:r w:rsidRPr="00D753AC">
        <w:rPr>
          <w:rFonts w:cs="Times New Roman"/>
          <w:spacing w:val="13"/>
          <w:sz w:val="22"/>
          <w:szCs w:val="22"/>
          <w:rPrChange w:id="2473" w:author="Claire Kouba" w:date="2023-09-12T16:52:00Z">
            <w:rPr>
              <w:spacing w:val="19"/>
            </w:rPr>
          </w:rPrChange>
        </w:rPr>
        <w:t xml:space="preserve"> </w:t>
      </w:r>
      <w:r w:rsidRPr="00D753AC">
        <w:rPr>
          <w:rFonts w:cs="Times New Roman"/>
          <w:sz w:val="22"/>
          <w:szCs w:val="22"/>
        </w:rPr>
        <w:t>stream</w:t>
      </w:r>
      <w:r w:rsidRPr="00D753AC">
        <w:rPr>
          <w:rFonts w:cs="Times New Roman"/>
          <w:spacing w:val="13"/>
          <w:sz w:val="22"/>
          <w:szCs w:val="22"/>
          <w:rPrChange w:id="2474" w:author="Claire Kouba" w:date="2023-09-12T16:52:00Z">
            <w:rPr>
              <w:spacing w:val="19"/>
            </w:rPr>
          </w:rPrChange>
        </w:rPr>
        <w:t xml:space="preserve"> </w:t>
      </w:r>
      <w:r w:rsidRPr="00D753AC">
        <w:rPr>
          <w:rFonts w:cs="Times New Roman"/>
          <w:sz w:val="22"/>
          <w:szCs w:val="22"/>
        </w:rPr>
        <w:t>network</w:t>
      </w:r>
      <w:r w:rsidRPr="00D753AC">
        <w:rPr>
          <w:rFonts w:cs="Times New Roman"/>
          <w:spacing w:val="13"/>
          <w:sz w:val="22"/>
          <w:szCs w:val="22"/>
          <w:rPrChange w:id="2475" w:author="Claire Kouba" w:date="2023-09-12T16:52:00Z">
            <w:rPr>
              <w:spacing w:val="19"/>
            </w:rPr>
          </w:rPrChange>
        </w:rPr>
        <w:t xml:space="preserve"> </w:t>
      </w:r>
      <w:r w:rsidRPr="00D753AC">
        <w:rPr>
          <w:rFonts w:cs="Times New Roman"/>
          <w:sz w:val="22"/>
          <w:szCs w:val="22"/>
        </w:rPr>
        <w:t>and</w:t>
      </w:r>
      <w:r w:rsidRPr="00D753AC">
        <w:rPr>
          <w:rFonts w:cs="Times New Roman"/>
          <w:spacing w:val="13"/>
          <w:sz w:val="22"/>
          <w:szCs w:val="22"/>
          <w:rPrChange w:id="2476" w:author="Claire Kouba" w:date="2023-09-12T16:52:00Z">
            <w:rPr>
              <w:spacing w:val="20"/>
            </w:rPr>
          </w:rPrChange>
        </w:rPr>
        <w:t xml:space="preserve"> </w:t>
      </w:r>
      <w:r w:rsidRPr="00D753AC">
        <w:rPr>
          <w:rFonts w:cs="Times New Roman"/>
          <w:sz w:val="22"/>
          <w:szCs w:val="22"/>
        </w:rPr>
        <w:t>the</w:t>
      </w:r>
      <w:r w:rsidRPr="00D753AC">
        <w:rPr>
          <w:rFonts w:cs="Times New Roman"/>
          <w:w w:val="99"/>
          <w:sz w:val="22"/>
          <w:szCs w:val="22"/>
          <w:rPrChange w:id="2477" w:author="Claire Kouba" w:date="2023-09-12T16:52:00Z">
            <w:rPr>
              <w:spacing w:val="19"/>
            </w:rPr>
          </w:rPrChange>
        </w:rPr>
        <w:t xml:space="preserve"> </w:t>
      </w:r>
      <w:r w:rsidRPr="00D753AC">
        <w:rPr>
          <w:rFonts w:cs="Times New Roman"/>
          <w:sz w:val="22"/>
          <w:szCs w:val="22"/>
        </w:rPr>
        <w:t>underlying</w:t>
      </w:r>
      <w:r w:rsidRPr="00D753AC">
        <w:rPr>
          <w:rFonts w:cs="Times New Roman"/>
          <w:spacing w:val="27"/>
          <w:sz w:val="22"/>
          <w:szCs w:val="22"/>
          <w:rPrChange w:id="2478" w:author="Claire Kouba" w:date="2023-09-12T16:52:00Z">
            <w:rPr>
              <w:spacing w:val="19"/>
            </w:rPr>
          </w:rPrChange>
        </w:rPr>
        <w:t xml:space="preserve"> </w:t>
      </w:r>
      <w:r w:rsidRPr="00D753AC">
        <w:rPr>
          <w:rFonts w:cs="Times New Roman"/>
          <w:sz w:val="22"/>
          <w:szCs w:val="22"/>
        </w:rPr>
        <w:t>aquifer.</w:t>
      </w:r>
      <w:r w:rsidRPr="00D753AC">
        <w:rPr>
          <w:rFonts w:cs="Times New Roman"/>
          <w:spacing w:val="27"/>
          <w:sz w:val="22"/>
          <w:szCs w:val="22"/>
          <w:rPrChange w:id="2479" w:author="Claire Kouba" w:date="2023-09-12T16:52:00Z">
            <w:rPr>
              <w:spacing w:val="20"/>
            </w:rPr>
          </w:rPrChange>
        </w:rPr>
        <w:t xml:space="preserve"> </w:t>
      </w:r>
      <w:ins w:id="2480" w:author="Claire Kouba" w:date="2023-09-22T17:40:00Z">
        <w:r w:rsidR="006A7325" w:rsidRPr="006A7325">
          <w:rPr>
            <w:rFonts w:cs="Times New Roman"/>
            <w:sz w:val="22"/>
            <w:szCs w:val="22"/>
          </w:rPr>
          <w:t>Streamflow gains from and streamflow losses to groundwater were integrated across the stream network to obtain a net monthly groundwater-surface water exchange value for the basin</w:t>
        </w:r>
        <w:r w:rsidR="006A7325">
          <w:rPr>
            <w:rFonts w:cs="Times New Roman"/>
            <w:sz w:val="22"/>
            <w:szCs w:val="22"/>
          </w:rPr>
          <w:t xml:space="preserve"> </w:t>
        </w:r>
      </w:ins>
      <w:del w:id="2481" w:author="Claire Kouba" w:date="2023-09-22T17:40:00Z">
        <w:r w:rsidRPr="00D753AC" w:rsidDel="006A7325">
          <w:rPr>
            <w:rFonts w:cs="Times New Roman"/>
            <w:sz w:val="22"/>
            <w:szCs w:val="22"/>
          </w:rPr>
          <w:delText>All</w:delText>
        </w:r>
        <w:r w:rsidRPr="00D753AC" w:rsidDel="006A7325">
          <w:rPr>
            <w:rFonts w:cs="Times New Roman"/>
            <w:spacing w:val="27"/>
            <w:sz w:val="22"/>
            <w:szCs w:val="22"/>
            <w:rPrChange w:id="2482" w:author="Claire Kouba" w:date="2023-09-12T16:52:00Z">
              <w:rPr/>
            </w:rPrChange>
          </w:rPr>
          <w:delText xml:space="preserve"> </w:delText>
        </w:r>
        <w:r w:rsidRPr="00D753AC" w:rsidDel="006A7325">
          <w:rPr>
            <w:rFonts w:cs="Times New Roman"/>
            <w:sz w:val="22"/>
            <w:szCs w:val="22"/>
          </w:rPr>
          <w:delText>positive</w:delText>
        </w:r>
        <w:r w:rsidRPr="00D753AC" w:rsidDel="006A7325">
          <w:rPr>
            <w:rFonts w:cs="Times New Roman"/>
            <w:spacing w:val="27"/>
            <w:sz w:val="22"/>
            <w:szCs w:val="22"/>
            <w:rPrChange w:id="2483" w:author="Claire Kouba" w:date="2023-09-12T16:52:00Z">
              <w:rPr>
                <w:spacing w:val="23"/>
              </w:rPr>
            </w:rPrChange>
          </w:rPr>
          <w:delText xml:space="preserve"> </w:delText>
        </w:r>
        <w:r w:rsidRPr="00D753AC" w:rsidDel="006A7325">
          <w:rPr>
            <w:rFonts w:cs="Times New Roman"/>
            <w:sz w:val="22"/>
            <w:szCs w:val="22"/>
          </w:rPr>
          <w:delText>fluxes</w:delText>
        </w:r>
        <w:r w:rsidRPr="00D753AC" w:rsidDel="006A7325">
          <w:rPr>
            <w:rFonts w:cs="Times New Roman"/>
            <w:spacing w:val="27"/>
            <w:sz w:val="22"/>
            <w:szCs w:val="22"/>
            <w:rPrChange w:id="2484" w:author="Claire Kouba" w:date="2023-09-12T16:52:00Z">
              <w:rPr>
                <w:spacing w:val="23"/>
              </w:rPr>
            </w:rPrChange>
          </w:rPr>
          <w:delText xml:space="preserve"> </w:delText>
        </w:r>
        <w:r w:rsidRPr="00D753AC" w:rsidDel="006A7325">
          <w:rPr>
            <w:rFonts w:cs="Times New Roman"/>
            <w:sz w:val="22"/>
            <w:szCs w:val="22"/>
          </w:rPr>
          <w:delText>and</w:delText>
        </w:r>
        <w:r w:rsidRPr="00D753AC" w:rsidDel="006A7325">
          <w:rPr>
            <w:rFonts w:cs="Times New Roman"/>
            <w:spacing w:val="27"/>
            <w:sz w:val="22"/>
            <w:szCs w:val="22"/>
            <w:rPrChange w:id="2485" w:author="Claire Kouba" w:date="2023-09-12T16:52:00Z">
              <w:rPr>
                <w:spacing w:val="23"/>
              </w:rPr>
            </w:rPrChange>
          </w:rPr>
          <w:delText xml:space="preserve"> </w:delText>
        </w:r>
        <w:r w:rsidRPr="00D753AC" w:rsidDel="006A7325">
          <w:rPr>
            <w:rFonts w:cs="Times New Roman"/>
            <w:sz w:val="22"/>
            <w:szCs w:val="22"/>
          </w:rPr>
          <w:delText>all</w:delText>
        </w:r>
        <w:r w:rsidRPr="00D753AC" w:rsidDel="006A7325">
          <w:rPr>
            <w:rFonts w:cs="Times New Roman"/>
            <w:spacing w:val="27"/>
            <w:sz w:val="22"/>
            <w:szCs w:val="22"/>
            <w:rPrChange w:id="2486" w:author="Claire Kouba" w:date="2023-09-12T16:52:00Z">
              <w:rPr>
                <w:spacing w:val="23"/>
              </w:rPr>
            </w:rPrChange>
          </w:rPr>
          <w:delText xml:space="preserve"> </w:delText>
        </w:r>
        <w:r w:rsidRPr="00D753AC" w:rsidDel="006A7325">
          <w:rPr>
            <w:rFonts w:cs="Times New Roman"/>
            <w:sz w:val="22"/>
            <w:szCs w:val="22"/>
          </w:rPr>
          <w:delText>negative</w:delText>
        </w:r>
        <w:r w:rsidRPr="00D753AC" w:rsidDel="006A7325">
          <w:rPr>
            <w:rFonts w:cs="Times New Roman"/>
            <w:spacing w:val="27"/>
            <w:sz w:val="22"/>
            <w:szCs w:val="22"/>
            <w:rPrChange w:id="2487" w:author="Claire Kouba" w:date="2023-09-12T16:52:00Z">
              <w:rPr>
                <w:spacing w:val="23"/>
              </w:rPr>
            </w:rPrChange>
          </w:rPr>
          <w:delText xml:space="preserve"> </w:delText>
        </w:r>
        <w:r w:rsidRPr="00D753AC" w:rsidDel="006A7325">
          <w:rPr>
            <w:rFonts w:cs="Times New Roman"/>
            <w:sz w:val="22"/>
            <w:szCs w:val="22"/>
          </w:rPr>
          <w:delText>fluxes</w:delText>
        </w:r>
        <w:r w:rsidRPr="00D753AC" w:rsidDel="006A7325">
          <w:rPr>
            <w:rFonts w:cs="Times New Roman"/>
            <w:spacing w:val="27"/>
            <w:sz w:val="22"/>
            <w:szCs w:val="22"/>
            <w:rPrChange w:id="2488" w:author="Claire Kouba" w:date="2023-09-12T16:52:00Z">
              <w:rPr>
                <w:spacing w:val="23"/>
              </w:rPr>
            </w:rPrChange>
          </w:rPr>
          <w:delText xml:space="preserve"> </w:delText>
        </w:r>
        <w:r w:rsidRPr="00D753AC" w:rsidDel="006A7325">
          <w:rPr>
            <w:rFonts w:cs="Times New Roman"/>
            <w:sz w:val="22"/>
            <w:szCs w:val="22"/>
          </w:rPr>
          <w:delText>(corresponding</w:delText>
        </w:r>
        <w:r w:rsidRPr="00D753AC" w:rsidDel="006A7325">
          <w:rPr>
            <w:rFonts w:cs="Times New Roman"/>
            <w:spacing w:val="27"/>
            <w:sz w:val="22"/>
            <w:szCs w:val="22"/>
            <w:rPrChange w:id="2489" w:author="Claire Kouba" w:date="2023-09-12T16:52:00Z">
              <w:rPr>
                <w:spacing w:val="23"/>
              </w:rPr>
            </w:rPrChange>
          </w:rPr>
          <w:delText xml:space="preserve"> </w:delText>
        </w:r>
        <w:r w:rsidRPr="00D753AC" w:rsidDel="006A7325">
          <w:rPr>
            <w:rFonts w:cs="Times New Roman"/>
            <w:sz w:val="22"/>
            <w:szCs w:val="22"/>
          </w:rPr>
          <w:delText>to</w:delText>
        </w:r>
        <w:r w:rsidRPr="00D753AC" w:rsidDel="006A7325">
          <w:rPr>
            <w:rFonts w:cs="Times New Roman"/>
            <w:spacing w:val="27"/>
            <w:sz w:val="22"/>
            <w:szCs w:val="22"/>
            <w:rPrChange w:id="2490" w:author="Claire Kouba" w:date="2023-09-12T16:52:00Z">
              <w:rPr>
                <w:spacing w:val="23"/>
              </w:rPr>
            </w:rPrChange>
          </w:rPr>
          <w:delText xml:space="preserve"> </w:delText>
        </w:r>
        <w:r w:rsidRPr="00D753AC" w:rsidDel="006A7325">
          <w:rPr>
            <w:rFonts w:cs="Times New Roman"/>
            <w:sz w:val="22"/>
            <w:szCs w:val="22"/>
          </w:rPr>
          <w:delText>gaining</w:delText>
        </w:r>
        <w:r w:rsidRPr="00D753AC" w:rsidDel="006A7325">
          <w:rPr>
            <w:rFonts w:cs="Times New Roman"/>
            <w:spacing w:val="27"/>
            <w:sz w:val="22"/>
            <w:szCs w:val="22"/>
            <w:rPrChange w:id="2491" w:author="Claire Kouba" w:date="2023-09-12T16:52:00Z">
              <w:rPr>
                <w:spacing w:val="23"/>
              </w:rPr>
            </w:rPrChange>
          </w:rPr>
          <w:delText xml:space="preserve"> </w:delText>
        </w:r>
        <w:r w:rsidRPr="00D753AC" w:rsidDel="006A7325">
          <w:rPr>
            <w:rFonts w:cs="Times New Roman"/>
            <w:sz w:val="22"/>
            <w:szCs w:val="22"/>
          </w:rPr>
          <w:delText>and</w:delText>
        </w:r>
        <w:r w:rsidRPr="00D753AC" w:rsidDel="006A7325">
          <w:rPr>
            <w:rFonts w:cs="Times New Roman"/>
            <w:spacing w:val="27"/>
            <w:sz w:val="22"/>
            <w:szCs w:val="22"/>
            <w:rPrChange w:id="2492" w:author="Claire Kouba" w:date="2023-09-12T16:52:00Z">
              <w:rPr>
                <w:spacing w:val="23"/>
              </w:rPr>
            </w:rPrChange>
          </w:rPr>
          <w:delText xml:space="preserve"> </w:delText>
        </w:r>
        <w:r w:rsidRPr="00D753AC" w:rsidDel="006A7325">
          <w:rPr>
            <w:rFonts w:cs="Times New Roman"/>
            <w:sz w:val="22"/>
            <w:szCs w:val="22"/>
          </w:rPr>
          <w:delText>losing</w:delText>
        </w:r>
        <w:r w:rsidRPr="00D753AC" w:rsidDel="006A7325">
          <w:rPr>
            <w:rFonts w:cs="Times New Roman"/>
            <w:spacing w:val="27"/>
            <w:sz w:val="22"/>
            <w:szCs w:val="22"/>
            <w:rPrChange w:id="2493" w:author="Claire Kouba" w:date="2023-09-12T16:52:00Z">
              <w:rPr>
                <w:spacing w:val="23"/>
              </w:rPr>
            </w:rPrChange>
          </w:rPr>
          <w:delText xml:space="preserve"> </w:delText>
        </w:r>
        <w:r w:rsidRPr="00D753AC" w:rsidDel="006A7325">
          <w:rPr>
            <w:rFonts w:cs="Times New Roman"/>
            <w:sz w:val="22"/>
            <w:szCs w:val="22"/>
          </w:rPr>
          <w:delText>stream</w:delText>
        </w:r>
        <w:r w:rsidRPr="00D753AC" w:rsidDel="006A7325">
          <w:rPr>
            <w:rFonts w:cs="Times New Roman"/>
            <w:spacing w:val="27"/>
            <w:sz w:val="22"/>
            <w:szCs w:val="22"/>
            <w:rPrChange w:id="2494" w:author="Claire Kouba" w:date="2023-09-12T16:52:00Z">
              <w:rPr>
                <w:spacing w:val="23"/>
              </w:rPr>
            </w:rPrChange>
          </w:rPr>
          <w:delText xml:space="preserve"> </w:delText>
        </w:r>
        <w:r w:rsidRPr="00D753AC" w:rsidDel="006A7325">
          <w:rPr>
            <w:rFonts w:cs="Times New Roman"/>
            <w:sz w:val="22"/>
            <w:szCs w:val="22"/>
          </w:rPr>
          <w:delText>reaches)</w:delText>
        </w:r>
        <w:r w:rsidRPr="00D753AC" w:rsidDel="006A7325">
          <w:rPr>
            <w:rFonts w:cs="Times New Roman"/>
            <w:spacing w:val="27"/>
            <w:sz w:val="22"/>
            <w:szCs w:val="22"/>
            <w:rPrChange w:id="2495" w:author="Claire Kouba" w:date="2023-09-12T16:52:00Z">
              <w:rPr>
                <w:spacing w:val="23"/>
              </w:rPr>
            </w:rPrChange>
          </w:rPr>
          <w:delText xml:space="preserve"> </w:delText>
        </w:r>
        <w:r w:rsidRPr="00D753AC" w:rsidDel="006A7325">
          <w:rPr>
            <w:rFonts w:cs="Times New Roman"/>
            <w:sz w:val="22"/>
            <w:szCs w:val="22"/>
          </w:rPr>
          <w:delText>were</w:delText>
        </w:r>
        <w:r w:rsidRPr="00D753AC" w:rsidDel="006A7325">
          <w:rPr>
            <w:rFonts w:cs="Times New Roman"/>
            <w:w w:val="99"/>
            <w:sz w:val="22"/>
            <w:szCs w:val="22"/>
            <w:rPrChange w:id="2496" w:author="Claire Kouba" w:date="2023-09-12T16:52:00Z">
              <w:rPr>
                <w:spacing w:val="23"/>
              </w:rPr>
            </w:rPrChange>
          </w:rPr>
          <w:delText xml:space="preserve"> </w:delText>
        </w:r>
        <w:r w:rsidRPr="00D753AC" w:rsidDel="006A7325">
          <w:rPr>
            <w:rFonts w:cs="Times New Roman"/>
            <w:sz w:val="22"/>
            <w:szCs w:val="22"/>
          </w:rPr>
          <w:delText>summed</w:delText>
        </w:r>
        <w:r w:rsidRPr="00D753AC" w:rsidDel="006A7325">
          <w:rPr>
            <w:rFonts w:cs="Times New Roman"/>
            <w:spacing w:val="20"/>
            <w:sz w:val="22"/>
            <w:szCs w:val="22"/>
            <w:rPrChange w:id="2497" w:author="Claire Kouba" w:date="2023-09-12T16:52:00Z">
              <w:rPr>
                <w:spacing w:val="23"/>
              </w:rPr>
            </w:rPrChange>
          </w:rPr>
          <w:delText xml:space="preserve"> </w:delText>
        </w:r>
        <w:r w:rsidRPr="00D753AC" w:rsidDel="006A7325">
          <w:rPr>
            <w:rFonts w:cs="Times New Roman"/>
            <w:sz w:val="22"/>
            <w:szCs w:val="22"/>
          </w:rPr>
          <w:delText>independently</w:delText>
        </w:r>
        <w:r w:rsidRPr="00D753AC" w:rsidDel="006A7325">
          <w:rPr>
            <w:rFonts w:cs="Times New Roman"/>
            <w:spacing w:val="20"/>
            <w:sz w:val="22"/>
            <w:szCs w:val="22"/>
            <w:rPrChange w:id="2498" w:author="Claire Kouba" w:date="2023-09-12T16:52:00Z">
              <w:rPr>
                <w:w w:val="99"/>
              </w:rPr>
            </w:rPrChange>
          </w:rPr>
          <w:delText xml:space="preserve"> </w:delText>
        </w:r>
        <w:r w:rsidRPr="00D753AC" w:rsidDel="006A7325">
          <w:rPr>
            <w:rFonts w:cs="Times New Roman"/>
            <w:sz w:val="22"/>
            <w:szCs w:val="22"/>
          </w:rPr>
          <w:delText>and</w:delText>
        </w:r>
        <w:r w:rsidRPr="00D753AC" w:rsidDel="006A7325">
          <w:rPr>
            <w:rFonts w:cs="Times New Roman"/>
            <w:spacing w:val="20"/>
            <w:sz w:val="22"/>
            <w:szCs w:val="22"/>
            <w:rPrChange w:id="2499" w:author="Claire Kouba" w:date="2023-09-12T16:52:00Z">
              <w:rPr>
                <w:spacing w:val="22"/>
              </w:rPr>
            </w:rPrChange>
          </w:rPr>
          <w:delText xml:space="preserve"> </w:delText>
        </w:r>
        <w:r w:rsidRPr="00D753AC" w:rsidDel="006A7325">
          <w:rPr>
            <w:rFonts w:cs="Times New Roman"/>
            <w:sz w:val="22"/>
            <w:szCs w:val="22"/>
          </w:rPr>
          <w:delText>then</w:delText>
        </w:r>
        <w:r w:rsidRPr="00D753AC" w:rsidDel="006A7325">
          <w:rPr>
            <w:rFonts w:cs="Times New Roman"/>
            <w:spacing w:val="20"/>
            <w:sz w:val="22"/>
            <w:szCs w:val="22"/>
            <w:rPrChange w:id="2500" w:author="Claire Kouba" w:date="2023-09-12T16:52:00Z">
              <w:rPr>
                <w:spacing w:val="22"/>
              </w:rPr>
            </w:rPrChange>
          </w:rPr>
          <w:delText xml:space="preserve"> </w:delText>
        </w:r>
        <w:r w:rsidRPr="00D753AC" w:rsidDel="006A7325">
          <w:rPr>
            <w:rFonts w:cs="Times New Roman"/>
            <w:sz w:val="22"/>
            <w:szCs w:val="22"/>
          </w:rPr>
          <w:delText>added</w:delText>
        </w:r>
        <w:r w:rsidRPr="00D753AC" w:rsidDel="006A7325">
          <w:rPr>
            <w:rFonts w:cs="Times New Roman"/>
            <w:spacing w:val="20"/>
            <w:sz w:val="22"/>
            <w:szCs w:val="22"/>
            <w:rPrChange w:id="2501" w:author="Claire Kouba" w:date="2023-09-12T16:52:00Z">
              <w:rPr>
                <w:spacing w:val="22"/>
              </w:rPr>
            </w:rPrChange>
          </w:rPr>
          <w:delText xml:space="preserve"> </w:delText>
        </w:r>
        <w:r w:rsidRPr="00D753AC" w:rsidDel="006A7325">
          <w:rPr>
            <w:rFonts w:cs="Times New Roman"/>
            <w:sz w:val="22"/>
            <w:szCs w:val="22"/>
          </w:rPr>
          <w:delText>to</w:delText>
        </w:r>
        <w:r w:rsidRPr="00D753AC" w:rsidDel="006A7325">
          <w:rPr>
            <w:rFonts w:cs="Times New Roman"/>
            <w:spacing w:val="20"/>
            <w:sz w:val="22"/>
            <w:szCs w:val="22"/>
            <w:rPrChange w:id="2502" w:author="Claire Kouba" w:date="2023-09-12T16:52:00Z">
              <w:rPr>
                <w:spacing w:val="22"/>
              </w:rPr>
            </w:rPrChange>
          </w:rPr>
          <w:delText xml:space="preserve"> </w:delText>
        </w:r>
        <w:r w:rsidRPr="00D753AC" w:rsidDel="006A7325">
          <w:rPr>
            <w:rFonts w:cs="Times New Roman"/>
            <w:sz w:val="22"/>
            <w:szCs w:val="22"/>
          </w:rPr>
          <w:delText>create</w:delText>
        </w:r>
        <w:r w:rsidRPr="00D753AC" w:rsidDel="006A7325">
          <w:rPr>
            <w:rFonts w:cs="Times New Roman"/>
            <w:spacing w:val="20"/>
            <w:sz w:val="22"/>
            <w:szCs w:val="22"/>
            <w:rPrChange w:id="2503" w:author="Claire Kouba" w:date="2023-09-12T16:52:00Z">
              <w:rPr>
                <w:spacing w:val="22"/>
              </w:rPr>
            </w:rPrChange>
          </w:rPr>
          <w:delText xml:space="preserve"> </w:delText>
        </w:r>
        <w:r w:rsidRPr="00D753AC" w:rsidDel="006A7325">
          <w:rPr>
            <w:rFonts w:cs="Times New Roman"/>
            <w:sz w:val="22"/>
            <w:szCs w:val="22"/>
          </w:rPr>
          <w:delText>a</w:delText>
        </w:r>
        <w:r w:rsidRPr="00D753AC" w:rsidDel="006A7325">
          <w:rPr>
            <w:rFonts w:cs="Times New Roman"/>
            <w:spacing w:val="20"/>
            <w:sz w:val="22"/>
            <w:szCs w:val="22"/>
            <w:rPrChange w:id="2504" w:author="Claire Kouba" w:date="2023-09-12T16:52:00Z">
              <w:rPr>
                <w:spacing w:val="22"/>
              </w:rPr>
            </w:rPrChange>
          </w:rPr>
          <w:delText xml:space="preserve"> </w:delText>
        </w:r>
        <w:r w:rsidRPr="00D753AC" w:rsidDel="006A7325">
          <w:rPr>
            <w:rFonts w:cs="Times New Roman"/>
            <w:sz w:val="22"/>
            <w:szCs w:val="22"/>
          </w:rPr>
          <w:delText>net</w:delText>
        </w:r>
        <w:r w:rsidRPr="00D753AC" w:rsidDel="006A7325">
          <w:rPr>
            <w:rFonts w:cs="Times New Roman"/>
            <w:spacing w:val="20"/>
            <w:sz w:val="22"/>
            <w:szCs w:val="22"/>
            <w:rPrChange w:id="2505" w:author="Claire Kouba" w:date="2023-09-12T16:52:00Z">
              <w:rPr>
                <w:spacing w:val="22"/>
              </w:rPr>
            </w:rPrChange>
          </w:rPr>
          <w:delText xml:space="preserve"> </w:delText>
        </w:r>
        <w:r w:rsidRPr="00D753AC" w:rsidDel="006A7325">
          <w:rPr>
            <w:rFonts w:cs="Times New Roman"/>
            <w:sz w:val="22"/>
            <w:szCs w:val="22"/>
          </w:rPr>
          <w:delText>value</w:delText>
        </w:r>
        <w:r w:rsidRPr="00D753AC" w:rsidDel="006A7325">
          <w:rPr>
            <w:rFonts w:cs="Times New Roman"/>
            <w:spacing w:val="20"/>
            <w:sz w:val="22"/>
            <w:szCs w:val="22"/>
            <w:rPrChange w:id="2506" w:author="Claire Kouba" w:date="2023-09-12T16:52:00Z">
              <w:rPr>
                <w:spacing w:val="22"/>
              </w:rPr>
            </w:rPrChange>
          </w:rPr>
          <w:delText xml:space="preserve"> </w:delText>
        </w:r>
        <w:r w:rsidRPr="00D753AC" w:rsidDel="006A7325">
          <w:rPr>
            <w:rFonts w:cs="Times New Roman"/>
            <w:sz w:val="22"/>
            <w:szCs w:val="22"/>
          </w:rPr>
          <w:delText>for</w:delText>
        </w:r>
        <w:r w:rsidRPr="00D753AC" w:rsidDel="006A7325">
          <w:rPr>
            <w:rFonts w:cs="Times New Roman"/>
            <w:spacing w:val="20"/>
            <w:sz w:val="22"/>
            <w:szCs w:val="22"/>
            <w:rPrChange w:id="2507" w:author="Claire Kouba" w:date="2023-09-12T16:52:00Z">
              <w:rPr>
                <w:spacing w:val="22"/>
              </w:rPr>
            </w:rPrChange>
          </w:rPr>
          <w:delText xml:space="preserve"> </w:delText>
        </w:r>
        <w:r w:rsidRPr="00D753AC" w:rsidDel="006A7325">
          <w:rPr>
            <w:rFonts w:cs="Times New Roman"/>
            <w:sz w:val="22"/>
            <w:szCs w:val="22"/>
          </w:rPr>
          <w:delText>each</w:delText>
        </w:r>
        <w:r w:rsidRPr="00D753AC" w:rsidDel="006A7325">
          <w:rPr>
            <w:rFonts w:cs="Times New Roman"/>
            <w:spacing w:val="20"/>
            <w:sz w:val="22"/>
            <w:szCs w:val="22"/>
            <w:rPrChange w:id="2508" w:author="Claire Kouba" w:date="2023-09-12T16:52:00Z">
              <w:rPr>
                <w:spacing w:val="22"/>
              </w:rPr>
            </w:rPrChange>
          </w:rPr>
          <w:delText xml:space="preserve"> </w:delText>
        </w:r>
        <w:r w:rsidRPr="00D753AC" w:rsidDel="006A7325">
          <w:rPr>
            <w:rFonts w:cs="Times New Roman"/>
            <w:sz w:val="22"/>
            <w:szCs w:val="22"/>
          </w:rPr>
          <w:delText>month</w:delText>
        </w:r>
        <w:r w:rsidRPr="00D753AC" w:rsidDel="006A7325">
          <w:rPr>
            <w:rFonts w:cs="Times New Roman"/>
            <w:spacing w:val="20"/>
            <w:sz w:val="22"/>
            <w:szCs w:val="22"/>
            <w:rPrChange w:id="2509" w:author="Claire Kouba" w:date="2023-09-12T16:52:00Z">
              <w:rPr>
                <w:spacing w:val="22"/>
              </w:rPr>
            </w:rPrChange>
          </w:rPr>
          <w:delText xml:space="preserve"> </w:delText>
        </w:r>
        <w:r w:rsidRPr="00D753AC" w:rsidDel="006A7325">
          <w:rPr>
            <w:rFonts w:cs="Times New Roman"/>
            <w:sz w:val="22"/>
            <w:szCs w:val="22"/>
          </w:rPr>
          <w:delText>in</w:delText>
        </w:r>
        <w:r w:rsidRPr="00D753AC" w:rsidDel="006A7325">
          <w:rPr>
            <w:rFonts w:cs="Times New Roman"/>
            <w:spacing w:val="20"/>
            <w:sz w:val="22"/>
            <w:szCs w:val="22"/>
            <w:rPrChange w:id="2510" w:author="Claire Kouba" w:date="2023-09-12T16:52:00Z">
              <w:rPr>
                <w:spacing w:val="22"/>
              </w:rPr>
            </w:rPrChange>
          </w:rPr>
          <w:delText xml:space="preserve"> </w:delText>
        </w:r>
        <w:r w:rsidRPr="00D753AC" w:rsidDel="006A7325">
          <w:rPr>
            <w:rFonts w:cs="Times New Roman"/>
            <w:sz w:val="22"/>
            <w:szCs w:val="22"/>
          </w:rPr>
          <w:delText>the</w:delText>
        </w:r>
        <w:r w:rsidRPr="00D753AC" w:rsidDel="006A7325">
          <w:rPr>
            <w:rFonts w:cs="Times New Roman"/>
            <w:spacing w:val="20"/>
            <w:sz w:val="22"/>
            <w:szCs w:val="22"/>
            <w:rPrChange w:id="2511" w:author="Claire Kouba" w:date="2023-09-12T16:52:00Z">
              <w:rPr>
                <w:spacing w:val="22"/>
              </w:rPr>
            </w:rPrChange>
          </w:rPr>
          <w:delText xml:space="preserve"> </w:delText>
        </w:r>
        <w:r w:rsidRPr="00D753AC" w:rsidDel="006A7325">
          <w:rPr>
            <w:rFonts w:cs="Times New Roman"/>
            <w:sz w:val="22"/>
            <w:szCs w:val="22"/>
          </w:rPr>
          <w:delText>simulation</w:delText>
        </w:r>
        <w:r w:rsidRPr="00D753AC" w:rsidDel="006A7325">
          <w:rPr>
            <w:rFonts w:cs="Times New Roman"/>
            <w:spacing w:val="20"/>
            <w:sz w:val="22"/>
            <w:szCs w:val="22"/>
            <w:rPrChange w:id="2512" w:author="Claire Kouba" w:date="2023-09-12T16:52:00Z">
              <w:rPr>
                <w:spacing w:val="22"/>
              </w:rPr>
            </w:rPrChange>
          </w:rPr>
          <w:delText xml:space="preserve"> </w:delText>
        </w:r>
        <w:r w:rsidRPr="00D753AC" w:rsidDel="006A7325">
          <w:rPr>
            <w:rFonts w:cs="Times New Roman"/>
            <w:sz w:val="22"/>
            <w:szCs w:val="22"/>
          </w:rPr>
          <w:delText>period</w:delText>
        </w:r>
      </w:del>
      <w:r w:rsidRPr="00D753AC">
        <w:rPr>
          <w:rFonts w:cs="Times New Roman"/>
          <w:spacing w:val="20"/>
          <w:sz w:val="22"/>
          <w:szCs w:val="22"/>
          <w:rPrChange w:id="2513" w:author="Claire Kouba" w:date="2023-09-12T16:52:00Z">
            <w:rPr>
              <w:spacing w:val="22"/>
            </w:rPr>
          </w:rPrChange>
        </w:rPr>
        <w:t xml:space="preserve"> </w:t>
      </w:r>
      <w:del w:id="251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2"/>
            <w:sz w:val="22"/>
            <w:szCs w:val="22"/>
          </w:rPr>
          <w:delText xml:space="preserve"> </w:delText>
        </w:r>
        <w:r w:rsidR="00505335" w:rsidRPr="00D753AC">
          <w:rPr>
            <w:rFonts w:cs="Times New Roman"/>
            <w:sz w:val="22"/>
            <w:szCs w:val="22"/>
          </w:rPr>
          <w:delText>5,</w:delText>
        </w:r>
        <w:r w:rsidR="00505335" w:rsidRPr="00D753AC">
          <w:rPr>
            <w:rFonts w:cs="Times New Roman"/>
            <w:sz w:val="22"/>
            <w:szCs w:val="22"/>
          </w:rPr>
          <w:fldChar w:fldCharType="end"/>
        </w:r>
        <w:r w:rsidR="00505335" w:rsidRPr="00D753AC">
          <w:rPr>
            <w:rFonts w:cs="Times New Roman"/>
            <w:spacing w:val="22"/>
            <w:sz w:val="22"/>
            <w:szCs w:val="22"/>
          </w:rPr>
          <w:delText xml:space="preserve"> </w:delText>
        </w:r>
        <w:r w:rsidR="00505335" w:rsidRPr="00D753AC">
          <w:rPr>
            <w:rFonts w:cs="Times New Roman"/>
            <w:sz w:val="22"/>
            <w:szCs w:val="22"/>
          </w:rPr>
          <w:delText>upper</w:delText>
        </w:r>
      </w:del>
      <w:ins w:id="251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20"/>
            <w:sz w:val="22"/>
            <w:szCs w:val="22"/>
          </w:rPr>
          <w:t xml:space="preserve"> </w:t>
        </w:r>
        <w:r w:rsidRPr="00D753AC">
          <w:rPr>
            <w:rFonts w:cs="Times New Roman"/>
            <w:sz w:val="22"/>
            <w:szCs w:val="22"/>
          </w:rPr>
          <w:t>3,</w:t>
        </w:r>
        <w:r w:rsidRPr="00D753AC">
          <w:rPr>
            <w:rFonts w:cs="Times New Roman"/>
            <w:sz w:val="22"/>
            <w:szCs w:val="22"/>
          </w:rPr>
          <w:fldChar w:fldCharType="end"/>
        </w:r>
      </w:ins>
      <w:r w:rsidRPr="00D753AC">
        <w:rPr>
          <w:rFonts w:cs="Times New Roman"/>
          <w:spacing w:val="20"/>
          <w:sz w:val="22"/>
          <w:szCs w:val="22"/>
          <w:rPrChange w:id="2516" w:author="Claire Kouba" w:date="2023-09-12T16:52:00Z">
            <w:rPr>
              <w:spacing w:val="22"/>
            </w:rPr>
          </w:rPrChange>
        </w:rPr>
        <w:t xml:space="preserve"> </w:t>
      </w:r>
      <w:r w:rsidRPr="00D753AC">
        <w:rPr>
          <w:rFonts w:cs="Times New Roman"/>
          <w:sz w:val="22"/>
          <w:szCs w:val="22"/>
        </w:rPr>
        <w:t>panel</w:t>
      </w:r>
      <w:ins w:id="2517" w:author="Claire Kouba" w:date="2023-09-12T16:52:00Z">
        <w:r w:rsidRPr="00D753AC">
          <w:rPr>
            <w:rFonts w:cs="Times New Roman"/>
            <w:spacing w:val="20"/>
            <w:sz w:val="22"/>
            <w:szCs w:val="22"/>
          </w:rPr>
          <w:t xml:space="preserve"> </w:t>
        </w:r>
        <w:r w:rsidRPr="00D753AC">
          <w:rPr>
            <w:rFonts w:cs="Times New Roman"/>
            <w:sz w:val="22"/>
            <w:szCs w:val="22"/>
          </w:rPr>
          <w:t>A</w:t>
        </w:r>
      </w:ins>
      <w:r w:rsidRPr="00D753AC">
        <w:rPr>
          <w:rFonts w:cs="Times New Roman"/>
          <w:sz w:val="22"/>
          <w:szCs w:val="22"/>
        </w:rPr>
        <w:t>).</w:t>
      </w:r>
      <w:r w:rsidRPr="00D753AC">
        <w:rPr>
          <w:rFonts w:cs="Times New Roman"/>
          <w:w w:val="99"/>
          <w:sz w:val="22"/>
          <w:szCs w:val="22"/>
          <w:rPrChange w:id="2518" w:author="Claire Kouba" w:date="2023-09-12T16:52:00Z">
            <w:rPr>
              <w:spacing w:val="22"/>
            </w:rPr>
          </w:rPrChange>
        </w:rPr>
        <w:t xml:space="preserve"> </w:t>
      </w:r>
      <w:r w:rsidRPr="00D753AC">
        <w:rPr>
          <w:rFonts w:cs="Times New Roman"/>
          <w:sz w:val="22"/>
          <w:szCs w:val="22"/>
        </w:rPr>
        <w:t>These</w:t>
      </w:r>
      <w:r w:rsidRPr="00D753AC">
        <w:rPr>
          <w:rFonts w:cs="Times New Roman"/>
          <w:spacing w:val="12"/>
          <w:sz w:val="22"/>
          <w:szCs w:val="22"/>
          <w:rPrChange w:id="2519" w:author="Claire Kouba" w:date="2023-09-12T16:52:00Z">
            <w:rPr>
              <w:spacing w:val="22"/>
            </w:rPr>
          </w:rPrChange>
        </w:rPr>
        <w:t xml:space="preserve"> </w:t>
      </w:r>
      <w:r w:rsidRPr="00D753AC">
        <w:rPr>
          <w:rFonts w:cs="Times New Roman"/>
          <w:sz w:val="22"/>
          <w:szCs w:val="22"/>
        </w:rPr>
        <w:t>net</w:t>
      </w:r>
      <w:r w:rsidRPr="00D753AC">
        <w:rPr>
          <w:rFonts w:cs="Times New Roman"/>
          <w:spacing w:val="12"/>
          <w:sz w:val="22"/>
          <w:szCs w:val="22"/>
          <w:rPrChange w:id="2520" w:author="Claire Kouba" w:date="2023-09-12T16:52:00Z">
            <w:rPr>
              <w:spacing w:val="22"/>
            </w:rPr>
          </w:rPrChange>
        </w:rPr>
        <w:t xml:space="preserve"> </w:t>
      </w:r>
      <w:r w:rsidRPr="00D753AC">
        <w:rPr>
          <w:rFonts w:cs="Times New Roman"/>
          <w:sz w:val="22"/>
          <w:szCs w:val="22"/>
        </w:rPr>
        <w:t>monthly</w:t>
      </w:r>
      <w:r w:rsidRPr="00D753AC">
        <w:rPr>
          <w:rFonts w:cs="Times New Roman"/>
          <w:spacing w:val="12"/>
          <w:sz w:val="22"/>
          <w:szCs w:val="22"/>
          <w:rPrChange w:id="2521" w:author="Claire Kouba" w:date="2023-09-12T16:52:00Z">
            <w:rPr>
              <w:w w:val="99"/>
            </w:rPr>
          </w:rPrChange>
        </w:rPr>
        <w:t xml:space="preserve"> </w:t>
      </w:r>
      <w:r w:rsidRPr="00D753AC">
        <w:rPr>
          <w:rFonts w:cs="Times New Roman"/>
          <w:sz w:val="22"/>
          <w:szCs w:val="22"/>
        </w:rPr>
        <w:t>groundwater-to-stream</w:t>
      </w:r>
      <w:r w:rsidRPr="00D753AC">
        <w:rPr>
          <w:rFonts w:cs="Times New Roman"/>
          <w:spacing w:val="12"/>
          <w:sz w:val="22"/>
          <w:szCs w:val="22"/>
          <w:rPrChange w:id="2522" w:author="Claire Kouba" w:date="2023-09-12T16:52:00Z">
            <w:rPr>
              <w:spacing w:val="-6"/>
            </w:rPr>
          </w:rPrChange>
        </w:rPr>
        <w:t xml:space="preserve"> </w:t>
      </w:r>
      <w:r w:rsidRPr="00D753AC">
        <w:rPr>
          <w:rFonts w:cs="Times New Roman"/>
          <w:sz w:val="22"/>
          <w:szCs w:val="22"/>
        </w:rPr>
        <w:t>flux</w:t>
      </w:r>
      <w:r w:rsidRPr="00D753AC">
        <w:rPr>
          <w:rFonts w:cs="Times New Roman"/>
          <w:spacing w:val="12"/>
          <w:sz w:val="22"/>
          <w:szCs w:val="22"/>
          <w:rPrChange w:id="2523" w:author="Claire Kouba" w:date="2023-09-12T16:52:00Z">
            <w:rPr>
              <w:spacing w:val="-6"/>
            </w:rPr>
          </w:rPrChange>
        </w:rPr>
        <w:t xml:space="preserve"> </w:t>
      </w:r>
      <w:r w:rsidRPr="00D753AC">
        <w:rPr>
          <w:rFonts w:cs="Times New Roman"/>
          <w:sz w:val="22"/>
          <w:szCs w:val="22"/>
        </w:rPr>
        <w:t>values</w:t>
      </w:r>
      <w:r w:rsidRPr="00D753AC">
        <w:rPr>
          <w:rFonts w:cs="Times New Roman"/>
          <w:spacing w:val="12"/>
          <w:sz w:val="22"/>
          <w:szCs w:val="22"/>
          <w:rPrChange w:id="2524" w:author="Claire Kouba" w:date="2023-09-12T16:52:00Z">
            <w:rPr>
              <w:spacing w:val="-6"/>
            </w:rPr>
          </w:rPrChange>
        </w:rPr>
        <w:t xml:space="preserve"> </w:t>
      </w:r>
      <w:r w:rsidRPr="00D753AC">
        <w:rPr>
          <w:rFonts w:cs="Times New Roman"/>
          <w:sz w:val="22"/>
          <w:szCs w:val="22"/>
        </w:rPr>
        <w:t>were</w:t>
      </w:r>
      <w:r w:rsidRPr="00D753AC">
        <w:rPr>
          <w:rFonts w:cs="Times New Roman"/>
          <w:spacing w:val="12"/>
          <w:sz w:val="22"/>
          <w:szCs w:val="22"/>
          <w:rPrChange w:id="2525" w:author="Claire Kouba" w:date="2023-09-12T16:52:00Z">
            <w:rPr>
              <w:spacing w:val="-6"/>
            </w:rPr>
          </w:rPrChange>
        </w:rPr>
        <w:t xml:space="preserve"> </w:t>
      </w:r>
      <w:r w:rsidRPr="00D753AC">
        <w:rPr>
          <w:rFonts w:cs="Times New Roman"/>
          <w:sz w:val="22"/>
          <w:szCs w:val="22"/>
        </w:rPr>
        <w:t>then</w:t>
      </w:r>
      <w:r w:rsidRPr="00D753AC">
        <w:rPr>
          <w:rFonts w:cs="Times New Roman"/>
          <w:spacing w:val="12"/>
          <w:sz w:val="22"/>
          <w:szCs w:val="22"/>
          <w:rPrChange w:id="2526" w:author="Claire Kouba" w:date="2023-09-12T16:52:00Z">
            <w:rPr>
              <w:spacing w:val="-6"/>
            </w:rPr>
          </w:rPrChange>
        </w:rPr>
        <w:t xml:space="preserve"> </w:t>
      </w:r>
      <w:r w:rsidRPr="00D753AC">
        <w:rPr>
          <w:rFonts w:cs="Times New Roman"/>
          <w:sz w:val="22"/>
          <w:szCs w:val="22"/>
        </w:rPr>
        <w:t>compared</w:t>
      </w:r>
      <w:r w:rsidRPr="00D753AC">
        <w:rPr>
          <w:rFonts w:cs="Times New Roman"/>
          <w:spacing w:val="12"/>
          <w:sz w:val="22"/>
          <w:szCs w:val="22"/>
          <w:rPrChange w:id="2527" w:author="Claire Kouba" w:date="2023-09-12T16:52:00Z">
            <w:rPr>
              <w:spacing w:val="-6"/>
            </w:rPr>
          </w:rPrChange>
        </w:rPr>
        <w:t xml:space="preserve"> </w:t>
      </w:r>
      <w:r w:rsidRPr="00D753AC">
        <w:rPr>
          <w:rFonts w:cs="Times New Roman"/>
          <w:sz w:val="22"/>
          <w:szCs w:val="22"/>
        </w:rPr>
        <w:t>to</w:t>
      </w:r>
      <w:r w:rsidRPr="00D753AC">
        <w:rPr>
          <w:rFonts w:cs="Times New Roman"/>
          <w:spacing w:val="12"/>
          <w:sz w:val="22"/>
          <w:szCs w:val="22"/>
          <w:rPrChange w:id="2528" w:author="Claire Kouba" w:date="2023-09-12T16:52:00Z">
            <w:rPr>
              <w:spacing w:val="-6"/>
            </w:rPr>
          </w:rPrChange>
        </w:rPr>
        <w:t xml:space="preserve"> </w:t>
      </w:r>
      <w:r w:rsidRPr="00D753AC">
        <w:rPr>
          <w:rFonts w:cs="Times New Roman"/>
          <w:sz w:val="22"/>
          <w:szCs w:val="22"/>
        </w:rPr>
        <w:t>simulated</w:t>
      </w:r>
      <w:r w:rsidRPr="00D753AC">
        <w:rPr>
          <w:rFonts w:cs="Times New Roman"/>
          <w:spacing w:val="12"/>
          <w:sz w:val="22"/>
          <w:szCs w:val="22"/>
          <w:rPrChange w:id="2529" w:author="Claire Kouba" w:date="2023-09-12T16:52:00Z">
            <w:rPr>
              <w:spacing w:val="-6"/>
            </w:rPr>
          </w:rPrChange>
        </w:rPr>
        <w:t xml:space="preserve"> </w:t>
      </w:r>
      <w:r w:rsidRPr="00D753AC">
        <w:rPr>
          <w:rFonts w:cs="Times New Roman"/>
          <w:sz w:val="22"/>
          <w:szCs w:val="22"/>
        </w:rPr>
        <w:t>monthly</w:t>
      </w:r>
      <w:r w:rsidRPr="00D753AC">
        <w:rPr>
          <w:rFonts w:cs="Times New Roman"/>
          <w:spacing w:val="12"/>
          <w:sz w:val="22"/>
          <w:szCs w:val="22"/>
          <w:rPrChange w:id="2530" w:author="Claire Kouba" w:date="2023-09-12T16:52:00Z">
            <w:rPr>
              <w:spacing w:val="-6"/>
            </w:rPr>
          </w:rPrChange>
        </w:rPr>
        <w:t xml:space="preserve"> </w:t>
      </w:r>
      <w:r w:rsidRPr="00D753AC">
        <w:rPr>
          <w:rFonts w:cs="Times New Roman"/>
          <w:sz w:val="22"/>
          <w:szCs w:val="22"/>
        </w:rPr>
        <w:t>flow</w:t>
      </w:r>
      <w:r w:rsidRPr="00D753AC">
        <w:rPr>
          <w:rFonts w:cs="Times New Roman"/>
          <w:spacing w:val="12"/>
          <w:sz w:val="22"/>
          <w:szCs w:val="22"/>
          <w:rPrChange w:id="2531" w:author="Claire Kouba" w:date="2023-09-12T16:52:00Z">
            <w:rPr>
              <w:spacing w:val="-6"/>
            </w:rPr>
          </w:rPrChange>
        </w:rPr>
        <w:t xml:space="preserve"> </w:t>
      </w:r>
      <w:r w:rsidRPr="00D753AC">
        <w:rPr>
          <w:rFonts w:cs="Times New Roman"/>
          <w:sz w:val="22"/>
          <w:szCs w:val="22"/>
        </w:rPr>
        <w:t>volumes</w:t>
      </w:r>
      <w:r w:rsidRPr="00D753AC">
        <w:rPr>
          <w:rFonts w:cs="Times New Roman"/>
          <w:spacing w:val="12"/>
          <w:sz w:val="22"/>
          <w:szCs w:val="22"/>
          <w:rPrChange w:id="2532" w:author="Claire Kouba" w:date="2023-09-12T16:52:00Z">
            <w:rPr>
              <w:spacing w:val="-6"/>
            </w:rPr>
          </w:rPrChange>
        </w:rPr>
        <w:t xml:space="preserve"> </w:t>
      </w:r>
      <w:r w:rsidRPr="00D753AC">
        <w:rPr>
          <w:rFonts w:cs="Times New Roman"/>
          <w:sz w:val="22"/>
          <w:szCs w:val="22"/>
        </w:rPr>
        <w:t>in</w:t>
      </w:r>
      <w:r w:rsidRPr="00D753AC">
        <w:rPr>
          <w:rFonts w:cs="Times New Roman"/>
          <w:spacing w:val="12"/>
          <w:sz w:val="22"/>
          <w:szCs w:val="22"/>
          <w:rPrChange w:id="2533" w:author="Claire Kouba" w:date="2023-09-12T16:52:00Z">
            <w:rPr>
              <w:spacing w:val="-6"/>
            </w:rPr>
          </w:rPrChange>
        </w:rPr>
        <w:t xml:space="preserve"> </w:t>
      </w:r>
      <w:r w:rsidRPr="00D753AC">
        <w:rPr>
          <w:rFonts w:cs="Times New Roman"/>
          <w:sz w:val="22"/>
          <w:szCs w:val="22"/>
        </w:rPr>
        <w:t>the</w:t>
      </w:r>
      <w:r w:rsidRPr="00D753AC">
        <w:rPr>
          <w:rFonts w:cs="Times New Roman"/>
          <w:spacing w:val="12"/>
          <w:sz w:val="22"/>
          <w:szCs w:val="22"/>
          <w:rPrChange w:id="2534" w:author="Claire Kouba" w:date="2023-09-12T16:52:00Z">
            <w:rPr>
              <w:spacing w:val="-6"/>
            </w:rPr>
          </w:rPrChange>
        </w:rPr>
        <w:t xml:space="preserve"> </w:t>
      </w:r>
      <w:r w:rsidRPr="00D753AC">
        <w:rPr>
          <w:rFonts w:cs="Times New Roman"/>
          <w:sz w:val="22"/>
          <w:szCs w:val="22"/>
        </w:rPr>
        <w:t>Scott</w:t>
      </w:r>
      <w:r w:rsidRPr="00D753AC">
        <w:rPr>
          <w:rFonts w:cs="Times New Roman"/>
          <w:w w:val="99"/>
          <w:sz w:val="22"/>
          <w:szCs w:val="22"/>
          <w:rPrChange w:id="2535" w:author="Claire Kouba" w:date="2023-09-12T16:52:00Z">
            <w:rPr>
              <w:spacing w:val="-6"/>
            </w:rPr>
          </w:rPrChange>
        </w:rPr>
        <w:t xml:space="preserve"> </w:t>
      </w:r>
      <w:r w:rsidRPr="00D753AC">
        <w:rPr>
          <w:rFonts w:cs="Times New Roman"/>
          <w:spacing w:val="-3"/>
          <w:sz w:val="22"/>
          <w:szCs w:val="22"/>
        </w:rPr>
        <w:t>River,</w:t>
      </w:r>
      <w:r w:rsidRPr="00D753AC">
        <w:rPr>
          <w:rFonts w:cs="Times New Roman"/>
          <w:spacing w:val="-3"/>
          <w:sz w:val="22"/>
          <w:szCs w:val="22"/>
          <w:rPrChange w:id="2536" w:author="Claire Kouba" w:date="2023-09-12T16:52:00Z">
            <w:rPr>
              <w:spacing w:val="-6"/>
            </w:rPr>
          </w:rPrChange>
        </w:rPr>
        <w:t xml:space="preserve"> </w:t>
      </w:r>
      <w:r w:rsidRPr="00D753AC">
        <w:rPr>
          <w:rFonts w:cs="Times New Roman"/>
          <w:sz w:val="22"/>
          <w:szCs w:val="22"/>
        </w:rPr>
        <w:t>measured</w:t>
      </w:r>
      <w:r w:rsidRPr="00D753AC">
        <w:rPr>
          <w:rFonts w:cs="Times New Roman"/>
          <w:sz w:val="22"/>
          <w:szCs w:val="22"/>
          <w:rPrChange w:id="2537" w:author="Claire Kouba" w:date="2023-09-12T16:52:00Z">
            <w:rPr>
              <w:spacing w:val="-6"/>
            </w:rPr>
          </w:rPrChange>
        </w:rPr>
        <w:t xml:space="preserve"> </w:t>
      </w:r>
      <w:r w:rsidRPr="00D753AC">
        <w:rPr>
          <w:rFonts w:cs="Times New Roman"/>
          <w:sz w:val="22"/>
          <w:szCs w:val="22"/>
        </w:rPr>
        <w:t>at</w:t>
      </w:r>
      <w:r w:rsidRPr="00D753AC">
        <w:rPr>
          <w:rFonts w:cs="Times New Roman"/>
          <w:sz w:val="22"/>
          <w:szCs w:val="22"/>
          <w:rPrChange w:id="2538"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2539" w:author="Claire Kouba" w:date="2023-09-12T16:52:00Z">
            <w:rPr>
              <w:w w:val="99"/>
            </w:rPr>
          </w:rPrChange>
        </w:rPr>
        <w:t xml:space="preserve"> </w:t>
      </w:r>
      <w:r w:rsidRPr="00D753AC">
        <w:rPr>
          <w:rFonts w:cs="Times New Roman"/>
          <w:sz w:val="22"/>
          <w:szCs w:val="22"/>
        </w:rPr>
        <w:t xml:space="preserve">Fort Jones gauge </w:t>
      </w:r>
      <w:del w:id="254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 5,</w:delText>
        </w:r>
        <w:r w:rsidR="00505335" w:rsidRPr="00D753AC">
          <w:rPr>
            <w:rFonts w:cs="Times New Roman"/>
            <w:sz w:val="22"/>
            <w:szCs w:val="22"/>
          </w:rPr>
          <w:fldChar w:fldCharType="end"/>
        </w:r>
        <w:r w:rsidR="00505335" w:rsidRPr="00D753AC">
          <w:rPr>
            <w:rFonts w:cs="Times New Roman"/>
            <w:sz w:val="22"/>
            <w:szCs w:val="22"/>
          </w:rPr>
          <w:delText xml:space="preserve"> lower</w:delText>
        </w:r>
        <w:r w:rsidR="00505335" w:rsidRPr="00D753AC">
          <w:rPr>
            <w:rFonts w:cs="Times New Roman"/>
            <w:spacing w:val="-18"/>
            <w:sz w:val="22"/>
            <w:szCs w:val="22"/>
          </w:rPr>
          <w:delText xml:space="preserve"> </w:delText>
        </w:r>
        <w:r w:rsidR="00505335" w:rsidRPr="00D753AC">
          <w:rPr>
            <w:rFonts w:cs="Times New Roman"/>
            <w:sz w:val="22"/>
            <w:szCs w:val="22"/>
          </w:rPr>
          <w:delText>panel</w:delText>
        </w:r>
      </w:del>
      <w:ins w:id="2541"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(Figure 3,</w:t>
        </w:r>
        <w:r w:rsidRPr="00D753AC">
          <w:rPr>
            <w:rFonts w:cs="Times New Roman"/>
            <w:sz w:val="22"/>
            <w:szCs w:val="22"/>
          </w:rPr>
          <w:fldChar w:fldCharType="end"/>
        </w:r>
        <w:r w:rsidRPr="00D753AC">
          <w:rPr>
            <w:rFonts w:cs="Times New Roman"/>
            <w:sz w:val="22"/>
            <w:szCs w:val="22"/>
          </w:rPr>
          <w:t xml:space="preserve"> panel</w:t>
        </w:r>
        <w:r w:rsidRPr="00D753AC">
          <w:rPr>
            <w:rFonts w:cs="Times New Roman"/>
            <w:spacing w:val="-25"/>
            <w:sz w:val="22"/>
            <w:szCs w:val="22"/>
          </w:rPr>
          <w:t xml:space="preserve"> </w:t>
        </w:r>
        <w:r w:rsidRPr="00D753AC">
          <w:rPr>
            <w:rFonts w:cs="Times New Roman"/>
            <w:sz w:val="22"/>
            <w:szCs w:val="22"/>
          </w:rPr>
          <w:t>B</w:t>
        </w:r>
      </w:ins>
      <w:r w:rsidRPr="00D753AC">
        <w:rPr>
          <w:rFonts w:cs="Times New Roman"/>
          <w:sz w:val="22"/>
          <w:szCs w:val="22"/>
        </w:rPr>
        <w:t>).</w:t>
      </w:r>
    </w:p>
    <w:p w:rsidR="002153D1" w:rsidRPr="00D753AC" w:rsidRDefault="002153D1">
      <w:pPr>
        <w:spacing w:before="4"/>
        <w:ind w:left="173"/>
        <w:rPr>
          <w:rFonts w:ascii="Times New Roman" w:eastAsia="Times New Roman" w:hAnsi="Times New Roman" w:cs="Times New Roman"/>
        </w:rPr>
        <w:pPrChange w:id="2542" w:author="Claire Kouba" w:date="2023-09-12T16:52:00Z">
          <w:pPr>
            <w:spacing w:before="1"/>
            <w:ind w:left="173"/>
          </w:pPr>
        </w:pPrChange>
      </w:pPr>
    </w:p>
    <w:p w:rsidR="002153D1" w:rsidRPr="00D753AC" w:rsidRDefault="002573FA">
      <w:pPr>
        <w:pStyle w:val="ListParagraph"/>
        <w:numPr>
          <w:ilvl w:val="1"/>
          <w:numId w:val="9"/>
        </w:numPr>
        <w:tabs>
          <w:tab w:val="left" w:pos="619"/>
        </w:tabs>
        <w:ind w:left="173"/>
        <w:jc w:val="right"/>
        <w:rPr>
          <w:rFonts w:ascii="Times New Roman" w:eastAsia="Times New Roman" w:hAnsi="Times New Roman" w:cs="Times New Roman"/>
        </w:rPr>
        <w:pPrChange w:id="2543" w:author="Claire Kouba" w:date="2023-09-12T16:52:00Z">
          <w:pPr>
            <w:pStyle w:val="ListParagraph"/>
            <w:numPr>
              <w:ilvl w:val="1"/>
              <w:numId w:val="17"/>
            </w:numPr>
            <w:tabs>
              <w:tab w:val="left" w:pos="719"/>
            </w:tabs>
            <w:ind w:left="173" w:hanging="449"/>
            <w:jc w:val="right"/>
          </w:pPr>
        </w:pPrChange>
      </w:pPr>
      <w:r w:rsidRPr="00D753AC">
        <w:rPr>
          <w:rFonts w:ascii="Times New Roman" w:hAnsi="Times New Roman" w:cs="Times New Roman"/>
          <w:b/>
          <w:w w:val="110"/>
        </w:rPr>
        <w:t xml:space="preserve">Observed response variables </w:t>
      </w:r>
      <w:r w:rsidRPr="00D753AC">
        <w:rPr>
          <w:rFonts w:ascii="Times New Roman" w:hAnsi="Times New Roman" w:cs="Times New Roman"/>
          <w:b/>
          <w:w w:val="115"/>
          <w:rPrChange w:id="2544" w:author="Claire Kouba" w:date="2023-09-12T16:52:00Z">
            <w:rPr>
              <w:rFonts w:ascii="Times New Roman" w:hAnsi="Times New Roman"/>
              <w:b/>
              <w:w w:val="125"/>
              <w:sz w:val="20"/>
            </w:rPr>
          </w:rPrChange>
        </w:rPr>
        <w:t>(</w:t>
      </w:r>
      <w:r w:rsidRPr="00D753AC">
        <w:rPr>
          <w:rFonts w:ascii="Times New Roman" w:hAnsi="Times New Roman" w:cs="Times New Roman"/>
          <w:b/>
          <w:i/>
          <w:w w:val="115"/>
          <w:rPrChange w:id="2545" w:author="Claire Kouba" w:date="2023-09-12T16:52:00Z">
            <w:rPr>
              <w:rFonts w:ascii="Times New Roman" w:hAnsi="Times New Roman"/>
              <w:b/>
              <w:i/>
              <w:w w:val="125"/>
              <w:sz w:val="20"/>
            </w:rPr>
          </w:rPrChange>
        </w:rPr>
        <w:t>V</w:t>
      </w:r>
      <w:r w:rsidRPr="00D753AC">
        <w:rPr>
          <w:rFonts w:ascii="Times New Roman" w:hAnsi="Times New Roman" w:cs="Times New Roman"/>
          <w:b/>
          <w:i/>
          <w:w w:val="115"/>
          <w:position w:val="-2"/>
          <w:rPrChange w:id="2546" w:author="Claire Kouba" w:date="2023-09-12T16:52:00Z">
            <w:rPr>
              <w:rFonts w:ascii="Times New Roman" w:hAnsi="Times New Roman"/>
              <w:b/>
              <w:i/>
              <w:w w:val="125"/>
              <w:position w:val="-2"/>
              <w:sz w:val="20"/>
            </w:rPr>
          </w:rPrChange>
        </w:rPr>
        <w:t>min</w:t>
      </w:r>
      <w:del w:id="2547"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753AC">
        <w:rPr>
          <w:rFonts w:ascii="Times New Roman" w:hAnsi="Times New Roman" w:cs="Times New Roman"/>
          <w:b/>
          <w:i/>
          <w:w w:val="115"/>
          <w:position w:val="-2"/>
          <w:rPrChange w:id="2548" w:author="Claire Kouba" w:date="2023-09-12T16:52:00Z">
            <w:rPr>
              <w:rFonts w:ascii="Times New Roman" w:hAnsi="Times New Roman"/>
              <w:b/>
              <w:i/>
              <w:w w:val="125"/>
              <w:position w:val="-2"/>
              <w:sz w:val="20"/>
            </w:rPr>
          </w:rPrChange>
        </w:rPr>
        <w:t xml:space="preserve"> </w:t>
      </w:r>
      <w:r w:rsidRPr="00D753AC">
        <w:rPr>
          <w:rFonts w:ascii="Times New Roman" w:hAnsi="Times New Roman" w:cs="Times New Roman"/>
          <w:b/>
          <w:w w:val="110"/>
        </w:rPr>
        <w:t>and</w:t>
      </w:r>
      <w:r w:rsidRPr="00D753AC">
        <w:rPr>
          <w:rFonts w:ascii="Times New Roman" w:hAnsi="Times New Roman" w:cs="Times New Roman"/>
          <w:b/>
          <w:spacing w:val="-14"/>
          <w:w w:val="110"/>
          <w:rPrChange w:id="2549" w:author="Claire Kouba" w:date="2023-09-12T16:52:00Z">
            <w:rPr>
              <w:rFonts w:ascii="Times New Roman" w:hAnsi="Times New Roman"/>
              <w:b/>
              <w:spacing w:val="-19"/>
              <w:w w:val="110"/>
              <w:sz w:val="20"/>
            </w:rPr>
          </w:rPrChange>
        </w:rPr>
        <w:t xml:space="preserve"> </w:t>
      </w:r>
      <w:r w:rsidRPr="00D753AC">
        <w:rPr>
          <w:rFonts w:ascii="Times New Roman" w:hAnsi="Times New Roman" w:cs="Times New Roman"/>
          <w:b/>
          <w:i/>
          <w:w w:val="115"/>
          <w:rPrChange w:id="2550" w:author="Claire Kouba" w:date="2023-09-12T16:52:00Z">
            <w:rPr>
              <w:rFonts w:ascii="Times New Roman" w:hAnsi="Times New Roman"/>
              <w:b/>
              <w:i/>
              <w:w w:val="125"/>
              <w:sz w:val="20"/>
            </w:rPr>
          </w:rPrChange>
        </w:rPr>
        <w:t>P</w:t>
      </w:r>
      <w:r w:rsidRPr="00D753AC">
        <w:rPr>
          <w:rFonts w:ascii="Times New Roman" w:hAnsi="Times New Roman" w:cs="Times New Roman"/>
          <w:b/>
          <w:i/>
          <w:w w:val="115"/>
          <w:position w:val="-2"/>
          <w:rPrChange w:id="2551" w:author="Claire Kouba" w:date="2023-09-12T16:52:00Z">
            <w:rPr>
              <w:rFonts w:ascii="Times New Roman" w:hAnsi="Times New Roman"/>
              <w:b/>
              <w:i/>
              <w:w w:val="125"/>
              <w:position w:val="-2"/>
              <w:sz w:val="20"/>
            </w:rPr>
          </w:rPrChange>
        </w:rPr>
        <w:t>spill</w:t>
      </w:r>
      <w:r w:rsidRPr="00D753AC">
        <w:rPr>
          <w:rFonts w:ascii="Times New Roman" w:hAnsi="Times New Roman" w:cs="Times New Roman"/>
          <w:b/>
          <w:w w:val="115"/>
          <w:rPrChange w:id="2552" w:author="Claire Kouba" w:date="2023-09-12T16:52:00Z">
            <w:rPr>
              <w:rFonts w:ascii="Times New Roman" w:hAnsi="Times New Roman"/>
              <w:b/>
              <w:w w:val="125"/>
              <w:sz w:val="20"/>
            </w:rPr>
          </w:rPrChange>
        </w:rPr>
        <w:t>)</w:t>
      </w:r>
    </w:p>
    <w:p w:rsidR="002153D1" w:rsidRPr="00D753AC" w:rsidRDefault="002153D1">
      <w:pPr>
        <w:spacing w:before="3"/>
        <w:ind w:left="173"/>
        <w:rPr>
          <w:rFonts w:ascii="Times New Roman" w:eastAsia="Times New Roman" w:hAnsi="Times New Roman" w:cs="Times New Roman"/>
          <w:b/>
          <w:bCs/>
        </w:rPr>
        <w:pPrChange w:id="2553" w:author="Claire Kouba" w:date="2023-09-12T16:52:00Z">
          <w:pPr>
            <w:spacing w:before="10"/>
            <w:ind w:left="173"/>
          </w:pPr>
        </w:pPrChange>
      </w:pPr>
    </w:p>
    <w:p w:rsidR="002153D1" w:rsidRPr="00D753AC" w:rsidRDefault="002573FA" w:rsidP="00D753AC">
      <w:pPr>
        <w:pStyle w:val="BodyText"/>
        <w:ind w:left="173" w:right="218" w:firstLine="10"/>
        <w:rPr>
          <w:rFonts w:cs="Times New Roman"/>
          <w:sz w:val="22"/>
          <w:szCs w:val="22"/>
        </w:rPr>
      </w:pPr>
      <w:r w:rsidRPr="00D753AC">
        <w:rPr>
          <w:rFonts w:cs="Times New Roman"/>
          <w:sz w:val="22"/>
          <w:szCs w:val="22"/>
        </w:rPr>
        <w:t>The</w:t>
      </w:r>
      <w:r w:rsidRPr="00D753AC">
        <w:rPr>
          <w:rFonts w:cs="Times New Roman"/>
          <w:spacing w:val="21"/>
          <w:sz w:val="22"/>
          <w:szCs w:val="22"/>
          <w:rPrChange w:id="2554" w:author="Claire Kouba" w:date="2023-09-12T16:52:00Z">
            <w:rPr>
              <w:spacing w:val="20"/>
            </w:rPr>
          </w:rPrChange>
        </w:rPr>
        <w:t xml:space="preserve"> </w:t>
      </w:r>
      <w:r w:rsidRPr="00D753AC">
        <w:rPr>
          <w:rFonts w:cs="Times New Roman"/>
          <w:sz w:val="22"/>
          <w:szCs w:val="22"/>
        </w:rPr>
        <w:t>Scott</w:t>
      </w:r>
      <w:r w:rsidRPr="00D753AC">
        <w:rPr>
          <w:rFonts w:cs="Times New Roman"/>
          <w:spacing w:val="21"/>
          <w:sz w:val="22"/>
          <w:szCs w:val="22"/>
          <w:rPrChange w:id="2555" w:author="Claire Kouba" w:date="2023-09-12T16:52:00Z">
            <w:rPr>
              <w:spacing w:val="20"/>
            </w:rPr>
          </w:rPrChange>
        </w:rPr>
        <w:t xml:space="preserve"> </w:t>
      </w:r>
      <w:r w:rsidRPr="00D753AC">
        <w:rPr>
          <w:rFonts w:cs="Times New Roman"/>
          <w:sz w:val="22"/>
          <w:szCs w:val="22"/>
        </w:rPr>
        <w:t>River</w:t>
      </w:r>
      <w:r w:rsidRPr="00D753AC">
        <w:rPr>
          <w:rFonts w:cs="Times New Roman"/>
          <w:spacing w:val="21"/>
          <w:sz w:val="22"/>
          <w:szCs w:val="22"/>
          <w:rPrChange w:id="2556" w:author="Claire Kouba" w:date="2023-09-12T16:52:00Z">
            <w:rPr>
              <w:spacing w:val="20"/>
            </w:rPr>
          </w:rPrChange>
        </w:rPr>
        <w:t xml:space="preserve"> </w:t>
      </w:r>
      <w:r w:rsidRPr="00D753AC">
        <w:rPr>
          <w:rFonts w:cs="Times New Roman"/>
          <w:sz w:val="22"/>
          <w:szCs w:val="22"/>
        </w:rPr>
        <w:t>is</w:t>
      </w:r>
      <w:r w:rsidRPr="00D753AC">
        <w:rPr>
          <w:rFonts w:cs="Times New Roman"/>
          <w:spacing w:val="21"/>
          <w:sz w:val="22"/>
          <w:szCs w:val="22"/>
          <w:rPrChange w:id="2557" w:author="Claire Kouba" w:date="2023-09-12T16:52:00Z">
            <w:rPr>
              <w:spacing w:val="20"/>
            </w:rPr>
          </w:rPrChange>
        </w:rPr>
        <w:t xml:space="preserve"> </w:t>
      </w:r>
      <w:r w:rsidRPr="00D753AC">
        <w:rPr>
          <w:rFonts w:cs="Times New Roman"/>
          <w:sz w:val="22"/>
          <w:szCs w:val="22"/>
        </w:rPr>
        <w:t>an</w:t>
      </w:r>
      <w:r w:rsidRPr="00D753AC">
        <w:rPr>
          <w:rFonts w:cs="Times New Roman"/>
          <w:spacing w:val="21"/>
          <w:sz w:val="22"/>
          <w:szCs w:val="22"/>
          <w:rPrChange w:id="2558" w:author="Claire Kouba" w:date="2023-09-12T16:52:00Z">
            <w:rPr>
              <w:spacing w:val="20"/>
            </w:rPr>
          </w:rPrChange>
        </w:rPr>
        <w:t xml:space="preserve"> </w:t>
      </w:r>
      <w:r w:rsidRPr="00D753AC">
        <w:rPr>
          <w:rFonts w:cs="Times New Roman"/>
          <w:sz w:val="22"/>
          <w:szCs w:val="22"/>
        </w:rPr>
        <w:t>undammed</w:t>
      </w:r>
      <w:r w:rsidRPr="00D753AC">
        <w:rPr>
          <w:rFonts w:cs="Times New Roman"/>
          <w:spacing w:val="21"/>
          <w:sz w:val="22"/>
          <w:szCs w:val="22"/>
          <w:rPrChange w:id="2559" w:author="Claire Kouba" w:date="2023-09-12T16:52:00Z">
            <w:rPr>
              <w:spacing w:val="20"/>
            </w:rPr>
          </w:rPrChange>
        </w:rPr>
        <w:t xml:space="preserve"> </w:t>
      </w:r>
      <w:r w:rsidRPr="00D753AC">
        <w:rPr>
          <w:rFonts w:cs="Times New Roman"/>
          <w:sz w:val="22"/>
          <w:szCs w:val="22"/>
        </w:rPr>
        <w:t>watershed,</w:t>
      </w:r>
      <w:r w:rsidRPr="00D753AC">
        <w:rPr>
          <w:rFonts w:cs="Times New Roman"/>
          <w:spacing w:val="21"/>
          <w:sz w:val="22"/>
          <w:szCs w:val="22"/>
          <w:rPrChange w:id="2560" w:author="Claire Kouba" w:date="2023-09-12T16:52:00Z">
            <w:rPr>
              <w:spacing w:val="20"/>
            </w:rPr>
          </w:rPrChange>
        </w:rPr>
        <w:t xml:space="preserve"> </w:t>
      </w:r>
      <w:r w:rsidRPr="00D753AC">
        <w:rPr>
          <w:rFonts w:cs="Times New Roman"/>
          <w:sz w:val="22"/>
          <w:szCs w:val="22"/>
        </w:rPr>
        <w:t>in</w:t>
      </w:r>
      <w:r w:rsidRPr="00D753AC">
        <w:rPr>
          <w:rFonts w:cs="Times New Roman"/>
          <w:spacing w:val="21"/>
          <w:sz w:val="22"/>
          <w:szCs w:val="22"/>
          <w:rPrChange w:id="2561" w:author="Claire Kouba" w:date="2023-09-12T16:52:00Z">
            <w:rPr>
              <w:spacing w:val="20"/>
            </w:rPr>
          </w:rPrChange>
        </w:rPr>
        <w:t xml:space="preserve"> </w:t>
      </w:r>
      <w:r w:rsidRPr="00D753AC">
        <w:rPr>
          <w:rFonts w:cs="Times New Roman"/>
          <w:sz w:val="22"/>
          <w:szCs w:val="22"/>
        </w:rPr>
        <w:t>which</w:t>
      </w:r>
      <w:r w:rsidRPr="00D753AC">
        <w:rPr>
          <w:rFonts w:cs="Times New Roman"/>
          <w:spacing w:val="21"/>
          <w:sz w:val="22"/>
          <w:szCs w:val="22"/>
          <w:rPrChange w:id="2562" w:author="Claire Kouba" w:date="2023-09-12T16:52:00Z">
            <w:rPr>
              <w:spacing w:val="20"/>
            </w:rPr>
          </w:rPrChange>
        </w:rPr>
        <w:t xml:space="preserve"> </w:t>
      </w:r>
      <w:r w:rsidRPr="00D753AC">
        <w:rPr>
          <w:rFonts w:cs="Times New Roman"/>
          <w:sz w:val="22"/>
          <w:szCs w:val="22"/>
        </w:rPr>
        <w:t>estimates</w:t>
      </w:r>
      <w:r w:rsidRPr="00D753AC">
        <w:rPr>
          <w:rFonts w:cs="Times New Roman"/>
          <w:spacing w:val="21"/>
          <w:sz w:val="22"/>
          <w:szCs w:val="22"/>
          <w:rPrChange w:id="2563" w:author="Claire Kouba" w:date="2023-09-12T16:52:00Z">
            <w:rPr>
              <w:spacing w:val="20"/>
            </w:rPr>
          </w:rPrChange>
        </w:rPr>
        <w:t xml:space="preserve"> </w:t>
      </w:r>
      <w:r w:rsidRPr="00D753AC">
        <w:rPr>
          <w:rFonts w:cs="Times New Roman"/>
          <w:sz w:val="22"/>
          <w:szCs w:val="22"/>
        </w:rPr>
        <w:t>of</w:t>
      </w:r>
      <w:r w:rsidRPr="00D753AC">
        <w:rPr>
          <w:rFonts w:cs="Times New Roman"/>
          <w:spacing w:val="21"/>
          <w:sz w:val="22"/>
          <w:szCs w:val="22"/>
          <w:rPrChange w:id="2564" w:author="Claire Kouba" w:date="2023-09-12T16:52:00Z">
            <w:rPr>
              <w:spacing w:val="20"/>
            </w:rPr>
          </w:rPrChange>
        </w:rPr>
        <w:t xml:space="preserve"> </w:t>
      </w:r>
      <w:r w:rsidRPr="00D753AC">
        <w:rPr>
          <w:rFonts w:cs="Times New Roman"/>
          <w:sz w:val="22"/>
          <w:szCs w:val="22"/>
        </w:rPr>
        <w:t>annual</w:t>
      </w:r>
      <w:r w:rsidRPr="00D753AC">
        <w:rPr>
          <w:rFonts w:cs="Times New Roman"/>
          <w:spacing w:val="21"/>
          <w:sz w:val="22"/>
          <w:szCs w:val="22"/>
          <w:rPrChange w:id="2565" w:author="Claire Kouba" w:date="2023-09-12T16:52:00Z">
            <w:rPr>
              <w:spacing w:val="20"/>
            </w:rPr>
          </w:rPrChange>
        </w:rPr>
        <w:t xml:space="preserve"> </w:t>
      </w:r>
      <w:r w:rsidRPr="00D753AC">
        <w:rPr>
          <w:rFonts w:cs="Times New Roman"/>
          <w:sz w:val="22"/>
          <w:szCs w:val="22"/>
        </w:rPr>
        <w:t>precipitation</w:t>
      </w:r>
      <w:r w:rsidRPr="00D753AC">
        <w:rPr>
          <w:rFonts w:cs="Times New Roman"/>
          <w:spacing w:val="21"/>
          <w:sz w:val="22"/>
          <w:szCs w:val="22"/>
          <w:rPrChange w:id="2566" w:author="Claire Kouba" w:date="2023-09-12T16:52:00Z">
            <w:rPr>
              <w:spacing w:val="20"/>
            </w:rPr>
          </w:rPrChange>
        </w:rPr>
        <w:t xml:space="preserve"> </w:t>
      </w:r>
      <w:r w:rsidRPr="00D753AC">
        <w:rPr>
          <w:rFonts w:cs="Times New Roman"/>
          <w:sz w:val="22"/>
          <w:szCs w:val="22"/>
        </w:rPr>
        <w:t>are</w:t>
      </w:r>
      <w:r w:rsidRPr="00D753AC">
        <w:rPr>
          <w:rFonts w:cs="Times New Roman"/>
          <w:spacing w:val="21"/>
          <w:sz w:val="22"/>
          <w:szCs w:val="22"/>
          <w:rPrChange w:id="2567" w:author="Claire Kouba" w:date="2023-09-12T16:52:00Z">
            <w:rPr>
              <w:spacing w:val="20"/>
            </w:rPr>
          </w:rPrChange>
        </w:rPr>
        <w:t xml:space="preserve"> </w:t>
      </w:r>
      <w:r w:rsidRPr="00D753AC">
        <w:rPr>
          <w:rFonts w:cs="Times New Roman"/>
          <w:sz w:val="22"/>
          <w:szCs w:val="22"/>
        </w:rPr>
        <w:t>an</w:t>
      </w:r>
      <w:r w:rsidRPr="00D753AC">
        <w:rPr>
          <w:rFonts w:cs="Times New Roman"/>
          <w:spacing w:val="21"/>
          <w:sz w:val="22"/>
          <w:szCs w:val="22"/>
          <w:rPrChange w:id="2568" w:author="Claire Kouba" w:date="2023-09-12T16:52:00Z">
            <w:rPr>
              <w:spacing w:val="20"/>
            </w:rPr>
          </w:rPrChange>
        </w:rPr>
        <w:t xml:space="preserve"> </w:t>
      </w:r>
      <w:r w:rsidRPr="00D753AC">
        <w:rPr>
          <w:rFonts w:cs="Times New Roman"/>
          <w:sz w:val="22"/>
          <w:szCs w:val="22"/>
        </w:rPr>
        <w:t>order</w:t>
      </w:r>
      <w:r w:rsidRPr="00D753AC">
        <w:rPr>
          <w:rFonts w:cs="Times New Roman"/>
          <w:spacing w:val="21"/>
          <w:sz w:val="22"/>
          <w:szCs w:val="22"/>
          <w:rPrChange w:id="2569" w:author="Claire Kouba" w:date="2023-09-12T16:52:00Z">
            <w:rPr>
              <w:spacing w:val="20"/>
            </w:rPr>
          </w:rPrChange>
        </w:rPr>
        <w:t xml:space="preserve"> </w:t>
      </w:r>
      <w:r w:rsidRPr="00D753AC">
        <w:rPr>
          <w:rFonts w:cs="Times New Roman"/>
          <w:sz w:val="22"/>
          <w:szCs w:val="22"/>
        </w:rPr>
        <w:t>of</w:t>
      </w:r>
      <w:r w:rsidRPr="00D753AC">
        <w:rPr>
          <w:rFonts w:cs="Times New Roman"/>
          <w:spacing w:val="21"/>
          <w:sz w:val="22"/>
          <w:szCs w:val="22"/>
          <w:rPrChange w:id="2570" w:author="Claire Kouba" w:date="2023-09-12T16:52:00Z">
            <w:rPr>
              <w:spacing w:val="20"/>
            </w:rPr>
          </w:rPrChange>
        </w:rPr>
        <w:t xml:space="preserve"> </w:t>
      </w:r>
      <w:r w:rsidRPr="00D753AC">
        <w:rPr>
          <w:rFonts w:cs="Times New Roman"/>
          <w:sz w:val="22"/>
          <w:szCs w:val="22"/>
        </w:rPr>
        <w:t>magnitude</w:t>
      </w:r>
      <w:r w:rsidRPr="00D753AC">
        <w:rPr>
          <w:rFonts w:cs="Times New Roman"/>
          <w:spacing w:val="21"/>
          <w:sz w:val="22"/>
          <w:szCs w:val="22"/>
          <w:rPrChange w:id="2571" w:author="Claire Kouba" w:date="2023-09-12T16:52:00Z">
            <w:rPr>
              <w:spacing w:val="20"/>
            </w:rPr>
          </w:rPrChange>
        </w:rPr>
        <w:t xml:space="preserve"> </w:t>
      </w:r>
      <w:r w:rsidRPr="00D753AC">
        <w:rPr>
          <w:rFonts w:cs="Times New Roman"/>
          <w:sz w:val="22"/>
          <w:szCs w:val="22"/>
        </w:rPr>
        <w:t>greater</w:t>
      </w:r>
      <w:r w:rsidRPr="00D753AC">
        <w:rPr>
          <w:rFonts w:cs="Times New Roman"/>
          <w:w w:val="99"/>
          <w:sz w:val="22"/>
          <w:szCs w:val="22"/>
        </w:rPr>
        <w:t xml:space="preserve"> </w:t>
      </w:r>
      <w:r w:rsidRPr="00D753AC">
        <w:rPr>
          <w:rFonts w:cs="Times New Roman"/>
          <w:sz w:val="22"/>
          <w:szCs w:val="22"/>
        </w:rPr>
        <w:t>than</w:t>
      </w:r>
      <w:r w:rsidRPr="00D753AC">
        <w:rPr>
          <w:rFonts w:cs="Times New Roman"/>
          <w:spacing w:val="16"/>
          <w:sz w:val="22"/>
          <w:szCs w:val="22"/>
          <w:rPrChange w:id="2572" w:author="Claire Kouba" w:date="2023-09-12T16:52:00Z">
            <w:rPr>
              <w:spacing w:val="15"/>
            </w:rPr>
          </w:rPrChange>
        </w:rPr>
        <w:t xml:space="preserve"> </w:t>
      </w:r>
      <w:r w:rsidRPr="00D753AC">
        <w:rPr>
          <w:rFonts w:cs="Times New Roman"/>
          <w:sz w:val="22"/>
          <w:szCs w:val="22"/>
        </w:rPr>
        <w:t>the</w:t>
      </w:r>
      <w:r w:rsidRPr="00D753AC">
        <w:rPr>
          <w:rFonts w:cs="Times New Roman"/>
          <w:spacing w:val="16"/>
          <w:sz w:val="22"/>
          <w:szCs w:val="22"/>
          <w:rPrChange w:id="2573" w:author="Claire Kouba" w:date="2023-09-12T16:52:00Z">
            <w:rPr>
              <w:spacing w:val="15"/>
            </w:rPr>
          </w:rPrChange>
        </w:rPr>
        <w:t xml:space="preserve"> </w:t>
      </w:r>
      <w:r w:rsidRPr="00D753AC">
        <w:rPr>
          <w:rFonts w:cs="Times New Roman"/>
          <w:sz w:val="22"/>
          <w:szCs w:val="22"/>
        </w:rPr>
        <w:t>estimated</w:t>
      </w:r>
      <w:r w:rsidRPr="00D753AC">
        <w:rPr>
          <w:rFonts w:cs="Times New Roman"/>
          <w:spacing w:val="16"/>
          <w:sz w:val="22"/>
          <w:szCs w:val="22"/>
          <w:rPrChange w:id="2574" w:author="Claire Kouba" w:date="2023-09-12T16:52:00Z">
            <w:rPr>
              <w:spacing w:val="15"/>
            </w:rPr>
          </w:rPrChange>
        </w:rPr>
        <w:t xml:space="preserve"> </w:t>
      </w:r>
      <w:del w:id="2575" w:author="Claire Kouba" w:date="2023-09-22T17:41:00Z">
        <w:r w:rsidRPr="00D753AC" w:rsidDel="00CD1396">
          <w:rPr>
            <w:rFonts w:cs="Times New Roman"/>
            <w:sz w:val="22"/>
            <w:szCs w:val="22"/>
          </w:rPr>
          <w:delText>combined</w:delText>
        </w:r>
        <w:r w:rsidRPr="00D753AC" w:rsidDel="00CD1396">
          <w:rPr>
            <w:rFonts w:cs="Times New Roman"/>
            <w:spacing w:val="16"/>
            <w:sz w:val="22"/>
            <w:szCs w:val="22"/>
            <w:rPrChange w:id="2576" w:author="Claire Kouba" w:date="2023-09-12T16:52:00Z">
              <w:rPr>
                <w:spacing w:val="15"/>
              </w:rPr>
            </w:rPrChange>
          </w:rPr>
          <w:delText xml:space="preserve"> </w:delText>
        </w:r>
        <w:r w:rsidRPr="00D753AC" w:rsidDel="00CD1396">
          <w:rPr>
            <w:rFonts w:cs="Times New Roman"/>
            <w:sz w:val="22"/>
            <w:szCs w:val="22"/>
          </w:rPr>
          <w:delText>volume</w:delText>
        </w:r>
        <w:r w:rsidRPr="00D753AC" w:rsidDel="00CD1396">
          <w:rPr>
            <w:rFonts w:cs="Times New Roman"/>
            <w:spacing w:val="16"/>
            <w:sz w:val="22"/>
            <w:szCs w:val="22"/>
            <w:rPrChange w:id="2577" w:author="Claire Kouba" w:date="2023-09-12T16:52:00Z">
              <w:rPr>
                <w:spacing w:val="15"/>
              </w:rPr>
            </w:rPrChange>
          </w:rPr>
          <w:delText xml:space="preserve"> </w:delText>
        </w:r>
        <w:r w:rsidRPr="00D753AC" w:rsidDel="00CD1396">
          <w:rPr>
            <w:rFonts w:cs="Times New Roman"/>
            <w:sz w:val="22"/>
            <w:szCs w:val="22"/>
          </w:rPr>
          <w:delText>of</w:delText>
        </w:r>
        <w:r w:rsidRPr="00D753AC" w:rsidDel="00CD1396">
          <w:rPr>
            <w:rFonts w:cs="Times New Roman"/>
            <w:spacing w:val="16"/>
            <w:sz w:val="22"/>
            <w:szCs w:val="22"/>
            <w:rPrChange w:id="2578" w:author="Claire Kouba" w:date="2023-09-12T16:52:00Z">
              <w:rPr>
                <w:spacing w:val="15"/>
              </w:rPr>
            </w:rPrChange>
          </w:rPr>
          <w:delText xml:space="preserve"> </w:delText>
        </w:r>
        <w:r w:rsidRPr="00D753AC" w:rsidDel="00CD1396">
          <w:rPr>
            <w:rFonts w:cs="Times New Roman"/>
            <w:sz w:val="22"/>
            <w:szCs w:val="22"/>
          </w:rPr>
          <w:delText>water</w:delText>
        </w:r>
        <w:r w:rsidRPr="00D753AC" w:rsidDel="00CD1396">
          <w:rPr>
            <w:rFonts w:cs="Times New Roman"/>
            <w:spacing w:val="16"/>
            <w:sz w:val="22"/>
            <w:szCs w:val="22"/>
            <w:rPrChange w:id="2579" w:author="Claire Kouba" w:date="2023-09-12T16:52:00Z">
              <w:rPr>
                <w:spacing w:val="15"/>
              </w:rPr>
            </w:rPrChange>
          </w:rPr>
          <w:delText xml:space="preserve"> </w:delText>
        </w:r>
        <w:r w:rsidRPr="00D753AC" w:rsidDel="00CD1396">
          <w:rPr>
            <w:rFonts w:cs="Times New Roman"/>
            <w:sz w:val="22"/>
            <w:szCs w:val="22"/>
          </w:rPr>
          <w:delText>stored</w:delText>
        </w:r>
        <w:r w:rsidRPr="00D753AC" w:rsidDel="00CD1396">
          <w:rPr>
            <w:rFonts w:cs="Times New Roman"/>
            <w:spacing w:val="16"/>
            <w:sz w:val="22"/>
            <w:szCs w:val="22"/>
            <w:rPrChange w:id="2580" w:author="Claire Kouba" w:date="2023-09-12T16:52:00Z">
              <w:rPr>
                <w:spacing w:val="15"/>
              </w:rPr>
            </w:rPrChange>
          </w:rPr>
          <w:delText xml:space="preserve"> </w:delText>
        </w:r>
        <w:r w:rsidRPr="00D753AC" w:rsidDel="00CD1396">
          <w:rPr>
            <w:rFonts w:cs="Times New Roman"/>
            <w:sz w:val="22"/>
            <w:szCs w:val="22"/>
          </w:rPr>
          <w:delText>in</w:delText>
        </w:r>
        <w:r w:rsidRPr="00D753AC" w:rsidDel="00CD1396">
          <w:rPr>
            <w:rFonts w:cs="Times New Roman"/>
            <w:spacing w:val="16"/>
            <w:sz w:val="22"/>
            <w:szCs w:val="22"/>
            <w:rPrChange w:id="2581" w:author="Claire Kouba" w:date="2023-09-12T16:52:00Z">
              <w:rPr>
                <w:spacing w:val="15"/>
              </w:rPr>
            </w:rPrChange>
          </w:rPr>
          <w:delText xml:space="preserve"> </w:delText>
        </w:r>
        <w:r w:rsidRPr="00D753AC" w:rsidDel="00CD1396">
          <w:rPr>
            <w:rFonts w:cs="Times New Roman"/>
            <w:sz w:val="22"/>
            <w:szCs w:val="22"/>
          </w:rPr>
          <w:delText>surface</w:delText>
        </w:r>
        <w:r w:rsidRPr="00D753AC" w:rsidDel="00CD1396">
          <w:rPr>
            <w:rFonts w:cs="Times New Roman"/>
            <w:spacing w:val="16"/>
            <w:sz w:val="22"/>
            <w:szCs w:val="22"/>
            <w:rPrChange w:id="2582" w:author="Claire Kouba" w:date="2023-09-12T16:52:00Z">
              <w:rPr>
                <w:spacing w:val="15"/>
              </w:rPr>
            </w:rPrChange>
          </w:rPr>
          <w:delText xml:space="preserve"> </w:delText>
        </w:r>
        <w:r w:rsidRPr="00D753AC" w:rsidDel="00CD1396">
          <w:rPr>
            <w:rFonts w:cs="Times New Roman"/>
            <w:sz w:val="22"/>
            <w:szCs w:val="22"/>
          </w:rPr>
          <w:delText>water</w:delText>
        </w:r>
        <w:r w:rsidRPr="00D753AC" w:rsidDel="00CD1396">
          <w:rPr>
            <w:rFonts w:cs="Times New Roman"/>
            <w:spacing w:val="16"/>
            <w:sz w:val="22"/>
            <w:szCs w:val="22"/>
            <w:rPrChange w:id="2583" w:author="Claire Kouba" w:date="2023-09-12T16:52:00Z">
              <w:rPr>
                <w:spacing w:val="15"/>
              </w:rPr>
            </w:rPrChange>
          </w:rPr>
          <w:delText xml:space="preserve"> </w:delText>
        </w:r>
        <w:r w:rsidRPr="00D753AC" w:rsidDel="00CD1396">
          <w:rPr>
            <w:rFonts w:cs="Times New Roman"/>
            <w:sz w:val="22"/>
            <w:szCs w:val="22"/>
          </w:rPr>
          <w:delText>bodies</w:delText>
        </w:r>
        <w:r w:rsidRPr="00D753AC" w:rsidDel="00CD1396">
          <w:rPr>
            <w:rFonts w:cs="Times New Roman"/>
            <w:spacing w:val="16"/>
            <w:sz w:val="22"/>
            <w:szCs w:val="22"/>
            <w:rPrChange w:id="2584" w:author="Claire Kouba" w:date="2023-09-12T16:52:00Z">
              <w:rPr>
                <w:spacing w:val="15"/>
              </w:rPr>
            </w:rPrChange>
          </w:rPr>
          <w:delText xml:space="preserve"> </w:delText>
        </w:r>
        <w:r w:rsidRPr="00D753AC" w:rsidDel="00CD1396">
          <w:rPr>
            <w:rFonts w:cs="Times New Roman"/>
            <w:sz w:val="22"/>
            <w:szCs w:val="22"/>
          </w:rPr>
          <w:delText>or</w:delText>
        </w:r>
        <w:r w:rsidRPr="00D753AC" w:rsidDel="00CD1396">
          <w:rPr>
            <w:rFonts w:cs="Times New Roman"/>
            <w:spacing w:val="16"/>
            <w:sz w:val="22"/>
            <w:szCs w:val="22"/>
            <w:rPrChange w:id="2585" w:author="Claire Kouba" w:date="2023-09-12T16:52:00Z">
              <w:rPr>
                <w:spacing w:val="15"/>
              </w:rPr>
            </w:rPrChange>
          </w:rPr>
          <w:delText xml:space="preserve"> </w:delText>
        </w:r>
        <w:r w:rsidRPr="00D753AC" w:rsidDel="00CD1396">
          <w:rPr>
            <w:rFonts w:cs="Times New Roman"/>
            <w:sz w:val="22"/>
            <w:szCs w:val="22"/>
          </w:rPr>
          <w:delText>aquifers</w:delText>
        </w:r>
        <w:r w:rsidRPr="00D753AC" w:rsidDel="00CD1396">
          <w:rPr>
            <w:rFonts w:cs="Times New Roman"/>
            <w:spacing w:val="16"/>
            <w:sz w:val="22"/>
            <w:szCs w:val="22"/>
            <w:rPrChange w:id="2586" w:author="Claire Kouba" w:date="2023-09-12T16:52:00Z">
              <w:rPr>
                <w:spacing w:val="15"/>
              </w:rPr>
            </w:rPrChange>
          </w:rPr>
          <w:delText xml:space="preserve"> </w:delText>
        </w:r>
        <w:r w:rsidRPr="00D753AC" w:rsidDel="00CD1396">
          <w:rPr>
            <w:rFonts w:cs="Times New Roman"/>
            <w:sz w:val="22"/>
            <w:szCs w:val="22"/>
          </w:rPr>
          <w:delText>and</w:delText>
        </w:r>
        <w:r w:rsidRPr="00D753AC" w:rsidDel="00CD1396">
          <w:rPr>
            <w:rFonts w:cs="Times New Roman"/>
            <w:spacing w:val="16"/>
            <w:sz w:val="22"/>
            <w:szCs w:val="22"/>
            <w:rPrChange w:id="2587" w:author="Claire Kouba" w:date="2023-09-12T16:52:00Z">
              <w:rPr>
                <w:spacing w:val="15"/>
              </w:rPr>
            </w:rPrChange>
          </w:rPr>
          <w:delText xml:space="preserve"> </w:delText>
        </w:r>
      </w:del>
      <w:r w:rsidRPr="00D753AC">
        <w:rPr>
          <w:rFonts w:cs="Times New Roman"/>
          <w:sz w:val="22"/>
          <w:szCs w:val="22"/>
        </w:rPr>
        <w:t>water</w:t>
      </w:r>
      <w:r w:rsidRPr="00D753AC">
        <w:rPr>
          <w:rFonts w:cs="Times New Roman"/>
          <w:spacing w:val="16"/>
          <w:sz w:val="22"/>
          <w:szCs w:val="22"/>
          <w:rPrChange w:id="2588" w:author="Claire Kouba" w:date="2023-09-12T16:52:00Z">
            <w:rPr>
              <w:spacing w:val="15"/>
            </w:rPr>
          </w:rPrChange>
        </w:rPr>
        <w:t xml:space="preserve"> </w:t>
      </w:r>
      <w:r w:rsidRPr="00D753AC">
        <w:rPr>
          <w:rFonts w:cs="Times New Roman"/>
          <w:sz w:val="22"/>
          <w:szCs w:val="22"/>
        </w:rPr>
        <w:t>pumped</w:t>
      </w:r>
      <w:r w:rsidRPr="00D753AC">
        <w:rPr>
          <w:rFonts w:cs="Times New Roman"/>
          <w:spacing w:val="16"/>
          <w:sz w:val="22"/>
          <w:szCs w:val="22"/>
          <w:rPrChange w:id="2589" w:author="Claire Kouba" w:date="2023-09-12T16:52:00Z">
            <w:rPr>
              <w:spacing w:val="15"/>
            </w:rPr>
          </w:rPrChange>
        </w:rPr>
        <w:t xml:space="preserve"> </w:t>
      </w:r>
      <w:r w:rsidRPr="00D753AC">
        <w:rPr>
          <w:rFonts w:cs="Times New Roman"/>
          <w:sz w:val="22"/>
          <w:szCs w:val="22"/>
        </w:rPr>
        <w:t>or</w:t>
      </w:r>
      <w:r w:rsidRPr="00D753AC">
        <w:rPr>
          <w:rFonts w:cs="Times New Roman"/>
          <w:spacing w:val="16"/>
          <w:sz w:val="22"/>
          <w:szCs w:val="22"/>
          <w:rPrChange w:id="2590" w:author="Claire Kouba" w:date="2023-09-12T16:52:00Z">
            <w:rPr>
              <w:spacing w:val="15"/>
            </w:rPr>
          </w:rPrChange>
        </w:rPr>
        <w:t xml:space="preserve"> </w:t>
      </w:r>
      <w:r w:rsidRPr="00D753AC">
        <w:rPr>
          <w:rFonts w:cs="Times New Roman"/>
          <w:sz w:val="22"/>
          <w:szCs w:val="22"/>
        </w:rPr>
        <w:t>diverted</w:t>
      </w:r>
      <w:r w:rsidRPr="00D753AC">
        <w:rPr>
          <w:rFonts w:cs="Times New Roman"/>
          <w:spacing w:val="16"/>
          <w:sz w:val="22"/>
          <w:szCs w:val="22"/>
          <w:rPrChange w:id="2591" w:author="Claire Kouba" w:date="2023-09-12T16:52:00Z">
            <w:rPr>
              <w:spacing w:val="15"/>
            </w:rPr>
          </w:rPrChange>
        </w:rPr>
        <w:t xml:space="preserve"> </w:t>
      </w:r>
      <w:r w:rsidRPr="00D753AC">
        <w:rPr>
          <w:rFonts w:cs="Times New Roman"/>
          <w:sz w:val="22"/>
          <w:szCs w:val="22"/>
        </w:rPr>
        <w:t>for</w:t>
      </w:r>
      <w:r w:rsidRPr="00D753AC">
        <w:rPr>
          <w:rFonts w:cs="Times New Roman"/>
          <w:w w:val="99"/>
          <w:sz w:val="22"/>
          <w:szCs w:val="22"/>
        </w:rPr>
        <w:t xml:space="preserve"> </w:t>
      </w:r>
      <w:r w:rsidRPr="00D753AC">
        <w:rPr>
          <w:rFonts w:cs="Times New Roman"/>
          <w:sz w:val="22"/>
          <w:szCs w:val="22"/>
        </w:rPr>
        <w:t>agriculture</w:t>
      </w:r>
      <w:r w:rsidRPr="00D753AC">
        <w:rPr>
          <w:rFonts w:cs="Times New Roman"/>
          <w:spacing w:val="-10"/>
          <w:sz w:val="22"/>
          <w:szCs w:val="22"/>
        </w:rPr>
        <w:t xml:space="preserve"> </w:t>
      </w:r>
      <w:hyperlink w:anchor="_bookmark53" w:history="1">
        <w:r w:rsidRPr="00D753AC">
          <w:rPr>
            <w:rFonts w:cs="Times New Roman"/>
            <w:spacing w:val="-3"/>
            <w:sz w:val="22"/>
            <w:szCs w:val="22"/>
          </w:rPr>
          <w:t>(Tolley</w:t>
        </w:r>
        <w:r w:rsidRPr="00D753AC">
          <w:rPr>
            <w:rFonts w:cs="Times New Roman"/>
            <w:spacing w:val="-9"/>
            <w:sz w:val="22"/>
            <w:szCs w:val="22"/>
          </w:rPr>
          <w:t xml:space="preserve"> </w:t>
        </w:r>
        <w:r w:rsidRPr="00D753AC">
          <w:rPr>
            <w:rFonts w:cs="Times New Roman"/>
            <w:sz w:val="22"/>
            <w:szCs w:val="22"/>
          </w:rPr>
          <w:t>et</w:t>
        </w:r>
        <w:r w:rsidRPr="00D753AC">
          <w:rPr>
            <w:rFonts w:cs="Times New Roman"/>
            <w:spacing w:val="-10"/>
            <w:sz w:val="22"/>
            <w:szCs w:val="22"/>
          </w:rPr>
          <w:t xml:space="preserve"> </w:t>
        </w:r>
        <w:r w:rsidRPr="00D753AC">
          <w:rPr>
            <w:rFonts w:cs="Times New Roman"/>
            <w:sz w:val="22"/>
            <w:szCs w:val="22"/>
          </w:rPr>
          <w:t>al.,</w:t>
        </w:r>
      </w:hyperlink>
      <w:r w:rsidRPr="00D753AC">
        <w:rPr>
          <w:rFonts w:cs="Times New Roman"/>
          <w:spacing w:val="-10"/>
          <w:sz w:val="22"/>
          <w:szCs w:val="22"/>
        </w:rPr>
        <w:t xml:space="preserve"> </w:t>
      </w:r>
      <w:hyperlink w:anchor="_bookmark53" w:history="1">
        <w:r w:rsidRPr="00D753AC">
          <w:rPr>
            <w:rFonts w:cs="Times New Roman"/>
            <w:sz w:val="22"/>
            <w:szCs w:val="22"/>
          </w:rPr>
          <w:t>2019).</w:t>
        </w:r>
      </w:hyperlink>
      <w:r w:rsidRPr="00D753AC">
        <w:rPr>
          <w:rFonts w:cs="Times New Roman"/>
          <w:spacing w:val="-9"/>
          <w:sz w:val="22"/>
          <w:szCs w:val="22"/>
        </w:rPr>
        <w:t xml:space="preserve"> </w:t>
      </w:r>
      <w:r w:rsidRPr="00D753AC">
        <w:rPr>
          <w:rFonts w:cs="Times New Roman"/>
          <w:sz w:val="22"/>
          <w:szCs w:val="22"/>
        </w:rPr>
        <w:t>In</w:t>
      </w:r>
      <w:r w:rsidRPr="00D753AC">
        <w:rPr>
          <w:rFonts w:cs="Times New Roman"/>
          <w:spacing w:val="-10"/>
          <w:sz w:val="22"/>
          <w:szCs w:val="22"/>
          <w:rPrChange w:id="2592" w:author="Claire Kouba" w:date="2023-09-12T16:52:00Z">
            <w:rPr/>
          </w:rPrChange>
        </w:rPr>
        <w:t xml:space="preserve"> </w:t>
      </w:r>
      <w:r w:rsidRPr="00D753AC">
        <w:rPr>
          <w:rFonts w:cs="Times New Roman"/>
          <w:sz w:val="22"/>
          <w:szCs w:val="22"/>
        </w:rPr>
        <w:t>this</w:t>
      </w:r>
      <w:r w:rsidRPr="00D753AC">
        <w:rPr>
          <w:rFonts w:cs="Times New Roman"/>
          <w:spacing w:val="-10"/>
          <w:sz w:val="22"/>
          <w:szCs w:val="22"/>
          <w:rPrChange w:id="2593" w:author="Claire Kouba" w:date="2023-09-12T16:52:00Z">
            <w:rPr/>
          </w:rPrChange>
        </w:rPr>
        <w:t xml:space="preserve"> </w:t>
      </w:r>
      <w:r w:rsidRPr="00D753AC">
        <w:rPr>
          <w:rFonts w:cs="Times New Roman"/>
          <w:sz w:val="22"/>
          <w:szCs w:val="22"/>
        </w:rPr>
        <w:t>study</w:t>
      </w:r>
      <w:r w:rsidRPr="00D753AC">
        <w:rPr>
          <w:rFonts w:cs="Times New Roman"/>
          <w:spacing w:val="-9"/>
          <w:sz w:val="22"/>
          <w:szCs w:val="22"/>
          <w:rPrChange w:id="2594" w:author="Claire Kouba" w:date="2023-09-12T16:52:00Z">
            <w:rPr/>
          </w:rPrChange>
        </w:rPr>
        <w:t xml:space="preserve"> </w:t>
      </w:r>
      <w:r w:rsidRPr="00D753AC">
        <w:rPr>
          <w:rFonts w:cs="Times New Roman"/>
          <w:sz w:val="22"/>
          <w:szCs w:val="22"/>
        </w:rPr>
        <w:t>we</w:t>
      </w:r>
      <w:r w:rsidRPr="00D753AC">
        <w:rPr>
          <w:rFonts w:cs="Times New Roman"/>
          <w:spacing w:val="-10"/>
          <w:sz w:val="22"/>
          <w:szCs w:val="22"/>
          <w:rPrChange w:id="2595" w:author="Claire Kouba" w:date="2023-09-12T16:52:00Z">
            <w:rPr/>
          </w:rPrChange>
        </w:rPr>
        <w:t xml:space="preserve"> </w:t>
      </w:r>
      <w:del w:id="2596" w:author="Claire Kouba" w:date="2023-09-12T16:52:00Z">
        <w:r w:rsidR="00505335" w:rsidRPr="00D753AC">
          <w:rPr>
            <w:rFonts w:cs="Times New Roman"/>
            <w:sz w:val="22"/>
            <w:szCs w:val="22"/>
          </w:rPr>
          <w:delText>test</w:delText>
        </w:r>
      </w:del>
      <w:ins w:id="2597" w:author="Claire Kouba" w:date="2023-09-12T16:52:00Z">
        <w:r w:rsidRPr="00D753AC">
          <w:rPr>
            <w:rFonts w:cs="Times New Roman"/>
            <w:sz w:val="22"/>
            <w:szCs w:val="22"/>
          </w:rPr>
          <w:t>tested</w:t>
        </w:r>
      </w:ins>
      <w:r w:rsidRPr="00D753AC">
        <w:rPr>
          <w:rFonts w:cs="Times New Roman"/>
          <w:spacing w:val="-10"/>
          <w:sz w:val="22"/>
          <w:szCs w:val="22"/>
          <w:rPrChange w:id="2598" w:author="Claire Kouba" w:date="2023-09-12T16:52:00Z">
            <w:rPr/>
          </w:rPrChange>
        </w:rPr>
        <w:t xml:space="preserve"> </w:t>
      </w:r>
      <w:r w:rsidRPr="00D753AC">
        <w:rPr>
          <w:rFonts w:cs="Times New Roman"/>
          <w:sz w:val="22"/>
          <w:szCs w:val="22"/>
        </w:rPr>
        <w:t>whether</w:t>
      </w:r>
      <w:r w:rsidRPr="00D753AC">
        <w:rPr>
          <w:rFonts w:cs="Times New Roman"/>
          <w:spacing w:val="-10"/>
          <w:sz w:val="22"/>
          <w:szCs w:val="22"/>
          <w:rPrChange w:id="2599" w:author="Claire Kouba" w:date="2023-09-12T16:52:00Z">
            <w:rPr/>
          </w:rPrChange>
        </w:rPr>
        <w:t xml:space="preserve"> </w:t>
      </w:r>
      <w:r w:rsidRPr="00D753AC">
        <w:rPr>
          <w:rFonts w:cs="Times New Roman"/>
          <w:sz w:val="22"/>
          <w:szCs w:val="22"/>
        </w:rPr>
        <w:t>fundamental</w:t>
      </w:r>
      <w:r w:rsidRPr="00D753AC">
        <w:rPr>
          <w:rFonts w:cs="Times New Roman"/>
          <w:spacing w:val="-9"/>
          <w:sz w:val="22"/>
          <w:szCs w:val="22"/>
          <w:rPrChange w:id="2600" w:author="Claire Kouba" w:date="2023-09-12T16:52:00Z">
            <w:rPr/>
          </w:rPrChange>
        </w:rPr>
        <w:t xml:space="preserve"> </w:t>
      </w:r>
      <w:r w:rsidRPr="00D753AC">
        <w:rPr>
          <w:rFonts w:cs="Times New Roman"/>
          <w:sz w:val="22"/>
          <w:szCs w:val="22"/>
        </w:rPr>
        <w:t>hydrologic</w:t>
      </w:r>
      <w:r w:rsidRPr="00D753AC">
        <w:rPr>
          <w:rFonts w:cs="Times New Roman"/>
          <w:spacing w:val="-10"/>
          <w:sz w:val="22"/>
          <w:szCs w:val="22"/>
          <w:rPrChange w:id="2601" w:author="Claire Kouba" w:date="2023-09-12T16:52:00Z">
            <w:rPr/>
          </w:rPrChange>
        </w:rPr>
        <w:t xml:space="preserve"> </w:t>
      </w:r>
      <w:r w:rsidRPr="00D753AC">
        <w:rPr>
          <w:rFonts w:cs="Times New Roman"/>
          <w:sz w:val="22"/>
          <w:szCs w:val="22"/>
        </w:rPr>
        <w:t>characteristics,</w:t>
      </w:r>
      <w:r w:rsidRPr="00D753AC">
        <w:rPr>
          <w:rFonts w:cs="Times New Roman"/>
          <w:spacing w:val="-10"/>
          <w:sz w:val="22"/>
          <w:szCs w:val="22"/>
          <w:rPrChange w:id="2602" w:author="Claire Kouba" w:date="2023-09-12T16:52:00Z">
            <w:rPr/>
          </w:rPrChange>
        </w:rPr>
        <w:t xml:space="preserve"> </w:t>
      </w:r>
      <w:r w:rsidRPr="00D753AC">
        <w:rPr>
          <w:rFonts w:cs="Times New Roman"/>
          <w:sz w:val="22"/>
          <w:szCs w:val="22"/>
        </w:rPr>
        <w:t>specifically</w:t>
      </w:r>
      <w:r w:rsidRPr="00D753AC">
        <w:rPr>
          <w:rFonts w:cs="Times New Roman"/>
          <w:spacing w:val="-9"/>
          <w:sz w:val="22"/>
          <w:szCs w:val="22"/>
          <w:rPrChange w:id="2603" w:author="Claire Kouba" w:date="2023-09-12T16:52:00Z">
            <w:rPr/>
          </w:rPrChange>
        </w:rPr>
        <w:t xml:space="preserve"> </w:t>
      </w:r>
      <w:ins w:id="2604" w:author="Claire Kouba" w:date="2023-09-22T17:43:00Z">
        <w:r w:rsidR="0071792A">
          <w:rPr>
            <w:rFonts w:cs="Times New Roman"/>
            <w:spacing w:val="-9"/>
            <w:sz w:val="22"/>
            <w:szCs w:val="22"/>
          </w:rPr>
          <w:t xml:space="preserve">the </w:t>
        </w:r>
      </w:ins>
      <w:r w:rsidRPr="00D753AC">
        <w:rPr>
          <w:rFonts w:cs="Times New Roman"/>
          <w:sz w:val="22"/>
          <w:szCs w:val="22"/>
        </w:rPr>
        <w:t>dry-season</w:t>
      </w:r>
      <w:r w:rsidRPr="00D753AC">
        <w:rPr>
          <w:rFonts w:cs="Times New Roman"/>
          <w:w w:val="99"/>
          <w:sz w:val="22"/>
          <w:szCs w:val="22"/>
        </w:rPr>
        <w:t xml:space="preserve"> </w:t>
      </w:r>
      <w:del w:id="2605" w:author="Claire Kouba" w:date="2023-09-22T17:43:00Z">
        <w:r w:rsidRPr="00D753AC" w:rsidDel="005116FB">
          <w:rPr>
            <w:rFonts w:cs="Times New Roman"/>
            <w:sz w:val="22"/>
            <w:szCs w:val="22"/>
          </w:rPr>
          <w:delText>draining</w:delText>
        </w:r>
        <w:r w:rsidRPr="00D753AC" w:rsidDel="005116FB">
          <w:rPr>
            <w:rFonts w:cs="Times New Roman"/>
            <w:spacing w:val="-4"/>
            <w:sz w:val="22"/>
            <w:szCs w:val="22"/>
            <w:rPrChange w:id="2606" w:author="Claire Kouba" w:date="2023-09-12T16:52:00Z">
              <w:rPr>
                <w:spacing w:val="22"/>
              </w:rPr>
            </w:rPrChange>
          </w:rPr>
          <w:delText xml:space="preserve"> </w:delText>
        </w:r>
        <w:r w:rsidRPr="00D753AC" w:rsidDel="005116FB">
          <w:rPr>
            <w:rFonts w:cs="Times New Roman"/>
            <w:sz w:val="22"/>
            <w:szCs w:val="22"/>
          </w:rPr>
          <w:delText>behavior</w:delText>
        </w:r>
      </w:del>
      <w:ins w:id="2607" w:author="Claire Kouba" w:date="2023-09-22T17:43:00Z">
        <w:r w:rsidR="005116FB">
          <w:rPr>
            <w:rFonts w:cs="Times New Roman"/>
            <w:sz w:val="22"/>
            <w:szCs w:val="22"/>
          </w:rPr>
          <w:t>baseflow recession</w:t>
        </w:r>
      </w:ins>
      <w:r w:rsidRPr="00D753AC">
        <w:rPr>
          <w:rFonts w:cs="Times New Roman"/>
          <w:spacing w:val="-4"/>
          <w:sz w:val="22"/>
          <w:szCs w:val="22"/>
          <w:rPrChange w:id="2608" w:author="Claire Kouba" w:date="2023-09-12T16:52:00Z">
            <w:rPr>
              <w:spacing w:val="22"/>
            </w:rPr>
          </w:rPrChange>
        </w:rPr>
        <w:t xml:space="preserve"> </w:t>
      </w:r>
      <w:r w:rsidRPr="00D753AC">
        <w:rPr>
          <w:rFonts w:cs="Times New Roman"/>
          <w:sz w:val="22"/>
          <w:szCs w:val="22"/>
        </w:rPr>
        <w:t>and</w:t>
      </w:r>
      <w:r w:rsidRPr="00D753AC">
        <w:rPr>
          <w:rFonts w:cs="Times New Roman"/>
          <w:spacing w:val="-4"/>
          <w:sz w:val="22"/>
          <w:szCs w:val="22"/>
          <w:rPrChange w:id="2609" w:author="Claire Kouba" w:date="2023-09-12T16:52:00Z">
            <w:rPr>
              <w:spacing w:val="22"/>
            </w:rPr>
          </w:rPrChange>
        </w:rPr>
        <w:t xml:space="preserve"> </w:t>
      </w:r>
      <w:del w:id="2610" w:author="Claire Kouba" w:date="2023-09-12T16:52:00Z">
        <w:r w:rsidR="00505335" w:rsidRPr="00D753AC">
          <w:rPr>
            <w:rFonts w:cs="Times New Roman"/>
            <w:sz w:val="22"/>
            <w:szCs w:val="22"/>
          </w:rPr>
          <w:delText>hydraulic</w:delText>
        </w:r>
      </w:del>
      <w:ins w:id="2611" w:author="Claire Kouba" w:date="2023-09-22T17:45:00Z">
        <w:r w:rsidR="00C253D0">
          <w:rPr>
            <w:rFonts w:cs="Times New Roman"/>
            <w:sz w:val="22"/>
            <w:szCs w:val="22"/>
          </w:rPr>
          <w:t xml:space="preserve">the </w:t>
        </w:r>
      </w:ins>
      <w:ins w:id="2612" w:author="Claire Kouba" w:date="2023-09-12T16:52:00Z">
        <w:r w:rsidRPr="00D753AC">
          <w:rPr>
            <w:rFonts w:cs="Times New Roman"/>
            <w:sz w:val="22"/>
            <w:szCs w:val="22"/>
          </w:rPr>
          <w:t>rainfall-runoff</w:t>
        </w:r>
      </w:ins>
      <w:r w:rsidRPr="00D753AC">
        <w:rPr>
          <w:rFonts w:cs="Times New Roman"/>
          <w:spacing w:val="-4"/>
          <w:sz w:val="22"/>
          <w:szCs w:val="22"/>
          <w:rPrChange w:id="2613" w:author="Claire Kouba" w:date="2023-09-12T16:52:00Z">
            <w:rPr>
              <w:spacing w:val="22"/>
            </w:rPr>
          </w:rPrChange>
        </w:rPr>
        <w:t xml:space="preserve"> </w:t>
      </w:r>
      <w:r w:rsidRPr="00D753AC">
        <w:rPr>
          <w:rFonts w:cs="Times New Roman"/>
          <w:sz w:val="22"/>
          <w:szCs w:val="22"/>
        </w:rPr>
        <w:t>response</w:t>
      </w:r>
      <w:r w:rsidRPr="00D753AC">
        <w:rPr>
          <w:rFonts w:cs="Times New Roman"/>
          <w:spacing w:val="-4"/>
          <w:sz w:val="22"/>
          <w:szCs w:val="22"/>
          <w:rPrChange w:id="2614" w:author="Claire Kouba" w:date="2023-09-12T16:52:00Z">
            <w:rPr>
              <w:spacing w:val="22"/>
            </w:rPr>
          </w:rPrChange>
        </w:rPr>
        <w:t xml:space="preserve"> </w:t>
      </w:r>
      <w:r w:rsidRPr="00D753AC">
        <w:rPr>
          <w:rFonts w:cs="Times New Roman"/>
          <w:sz w:val="22"/>
          <w:szCs w:val="22"/>
        </w:rPr>
        <w:t>to</w:t>
      </w:r>
      <w:r w:rsidRPr="00D753AC">
        <w:rPr>
          <w:rFonts w:cs="Times New Roman"/>
          <w:spacing w:val="-4"/>
          <w:sz w:val="22"/>
          <w:szCs w:val="22"/>
          <w:rPrChange w:id="2615" w:author="Claire Kouba" w:date="2023-09-12T16:52:00Z">
            <w:rPr>
              <w:spacing w:val="22"/>
            </w:rPr>
          </w:rPrChange>
        </w:rPr>
        <w:t xml:space="preserve"> </w:t>
      </w:r>
      <w:r w:rsidRPr="00D753AC">
        <w:rPr>
          <w:rFonts w:cs="Times New Roman"/>
          <w:sz w:val="22"/>
          <w:szCs w:val="22"/>
        </w:rPr>
        <w:t>early</w:t>
      </w:r>
      <w:r w:rsidRPr="00D753AC">
        <w:rPr>
          <w:rFonts w:cs="Times New Roman"/>
          <w:spacing w:val="-4"/>
          <w:sz w:val="22"/>
          <w:szCs w:val="22"/>
          <w:rPrChange w:id="2616" w:author="Claire Kouba" w:date="2023-09-12T16:52:00Z">
            <w:rPr>
              <w:spacing w:val="22"/>
            </w:rPr>
          </w:rPrChange>
        </w:rPr>
        <w:t xml:space="preserve"> </w:t>
      </w:r>
      <w:r w:rsidRPr="00D753AC">
        <w:rPr>
          <w:rFonts w:cs="Times New Roman"/>
          <w:sz w:val="22"/>
          <w:szCs w:val="22"/>
        </w:rPr>
        <w:t>wet</w:t>
      </w:r>
      <w:r w:rsidRPr="00D753AC">
        <w:rPr>
          <w:rFonts w:cs="Times New Roman"/>
          <w:spacing w:val="-4"/>
          <w:sz w:val="22"/>
          <w:szCs w:val="22"/>
          <w:rPrChange w:id="2617" w:author="Claire Kouba" w:date="2023-09-12T16:52:00Z">
            <w:rPr>
              <w:spacing w:val="22"/>
            </w:rPr>
          </w:rPrChange>
        </w:rPr>
        <w:t xml:space="preserve"> </w:t>
      </w:r>
      <w:r w:rsidRPr="00D753AC">
        <w:rPr>
          <w:rFonts w:cs="Times New Roman"/>
          <w:sz w:val="22"/>
          <w:szCs w:val="22"/>
        </w:rPr>
        <w:t>season</w:t>
      </w:r>
      <w:r w:rsidRPr="00D753AC">
        <w:rPr>
          <w:rFonts w:cs="Times New Roman"/>
          <w:spacing w:val="-4"/>
          <w:sz w:val="22"/>
          <w:szCs w:val="22"/>
          <w:rPrChange w:id="2618" w:author="Claire Kouba" w:date="2023-09-12T16:52:00Z">
            <w:rPr>
              <w:spacing w:val="22"/>
            </w:rPr>
          </w:rPrChange>
        </w:rPr>
        <w:t xml:space="preserve"> </w:t>
      </w:r>
      <w:r w:rsidRPr="00D753AC">
        <w:rPr>
          <w:rFonts w:cs="Times New Roman"/>
          <w:sz w:val="22"/>
          <w:szCs w:val="22"/>
        </w:rPr>
        <w:t>cumulative</w:t>
      </w:r>
      <w:r w:rsidRPr="00D753AC">
        <w:rPr>
          <w:rFonts w:cs="Times New Roman"/>
          <w:spacing w:val="-4"/>
          <w:sz w:val="22"/>
          <w:szCs w:val="22"/>
          <w:rPrChange w:id="2619" w:author="Claire Kouba" w:date="2023-09-12T16:52:00Z">
            <w:rPr>
              <w:spacing w:val="22"/>
            </w:rPr>
          </w:rPrChange>
        </w:rPr>
        <w:t xml:space="preserve"> </w:t>
      </w:r>
      <w:r w:rsidRPr="00D753AC">
        <w:rPr>
          <w:rFonts w:cs="Times New Roman"/>
          <w:sz w:val="22"/>
          <w:szCs w:val="22"/>
        </w:rPr>
        <w:t>precipitation</w:t>
      </w:r>
      <w:del w:id="2620" w:author="Claire Kouba" w:date="2023-09-22T17:44:00Z">
        <w:r w:rsidRPr="00D753AC" w:rsidDel="00C253D0">
          <w:rPr>
            <w:rFonts w:cs="Times New Roman"/>
            <w:sz w:val="22"/>
            <w:szCs w:val="22"/>
          </w:rPr>
          <w:delText>,</w:delText>
        </w:r>
      </w:del>
      <w:r w:rsidRPr="00D753AC">
        <w:rPr>
          <w:rFonts w:cs="Times New Roman"/>
          <w:spacing w:val="-4"/>
          <w:sz w:val="22"/>
          <w:szCs w:val="22"/>
          <w:rPrChange w:id="2621" w:author="Claire Kouba" w:date="2023-09-12T16:52:00Z">
            <w:rPr>
              <w:spacing w:val="22"/>
            </w:rPr>
          </w:rPrChange>
        </w:rPr>
        <w:t xml:space="preserve"> </w:t>
      </w:r>
      <w:r w:rsidRPr="00D753AC">
        <w:rPr>
          <w:rFonts w:cs="Times New Roman"/>
          <w:sz w:val="22"/>
          <w:szCs w:val="22"/>
        </w:rPr>
        <w:t>can</w:t>
      </w:r>
      <w:r w:rsidRPr="00D753AC">
        <w:rPr>
          <w:rFonts w:cs="Times New Roman"/>
          <w:spacing w:val="-4"/>
          <w:sz w:val="22"/>
          <w:szCs w:val="22"/>
          <w:rPrChange w:id="2622" w:author="Claire Kouba" w:date="2023-09-12T16:52:00Z">
            <w:rPr>
              <w:spacing w:val="22"/>
            </w:rPr>
          </w:rPrChange>
        </w:rPr>
        <w:t xml:space="preserve"> </w:t>
      </w:r>
      <w:r w:rsidRPr="00D753AC">
        <w:rPr>
          <w:rFonts w:cs="Times New Roman"/>
          <w:sz w:val="22"/>
          <w:szCs w:val="22"/>
        </w:rPr>
        <w:t>be</w:t>
      </w:r>
      <w:r w:rsidRPr="00D753AC">
        <w:rPr>
          <w:rFonts w:cs="Times New Roman"/>
          <w:spacing w:val="-4"/>
          <w:sz w:val="22"/>
          <w:szCs w:val="22"/>
          <w:rPrChange w:id="2623" w:author="Claire Kouba" w:date="2023-09-12T16:52:00Z">
            <w:rPr>
              <w:spacing w:val="22"/>
            </w:rPr>
          </w:rPrChange>
        </w:rPr>
        <w:t xml:space="preserve"> </w:t>
      </w:r>
      <w:r w:rsidRPr="00D753AC">
        <w:rPr>
          <w:rFonts w:cs="Times New Roman"/>
          <w:sz w:val="22"/>
          <w:szCs w:val="22"/>
        </w:rPr>
        <w:t>predicted</w:t>
      </w:r>
      <w:r w:rsidRPr="00D753AC">
        <w:rPr>
          <w:rFonts w:cs="Times New Roman"/>
          <w:spacing w:val="-4"/>
          <w:sz w:val="22"/>
          <w:szCs w:val="22"/>
          <w:rPrChange w:id="2624" w:author="Claire Kouba" w:date="2023-09-12T16:52:00Z">
            <w:rPr>
              <w:spacing w:val="22"/>
            </w:rPr>
          </w:rPrChange>
        </w:rPr>
        <w:t xml:space="preserve"> </w:t>
      </w:r>
      <w:ins w:id="2625" w:author="Claire Kouba" w:date="2023-09-22T17:45:00Z">
        <w:r w:rsidR="00C253D0">
          <w:rPr>
            <w:rFonts w:cs="Times New Roman"/>
            <w:spacing w:val="-4"/>
            <w:sz w:val="22"/>
            <w:szCs w:val="22"/>
          </w:rPr>
          <w:t xml:space="preserve">five to six months </w:t>
        </w:r>
        <w:r w:rsidR="00F7265A">
          <w:rPr>
            <w:rFonts w:cs="Times New Roman"/>
            <w:spacing w:val="-4"/>
            <w:sz w:val="22"/>
            <w:szCs w:val="22"/>
          </w:rPr>
          <w:t xml:space="preserve">prior </w:t>
        </w:r>
      </w:ins>
      <w:r w:rsidRPr="00D753AC">
        <w:rPr>
          <w:rFonts w:cs="Times New Roman"/>
          <w:sz w:val="22"/>
          <w:szCs w:val="22"/>
        </w:rPr>
        <w:t>using</w:t>
      </w:r>
      <w:r w:rsidRPr="00D753AC">
        <w:rPr>
          <w:rFonts w:cs="Times New Roman"/>
          <w:spacing w:val="-4"/>
          <w:sz w:val="22"/>
          <w:szCs w:val="22"/>
          <w:rPrChange w:id="2626" w:author="Claire Kouba" w:date="2023-09-12T16:52:00Z">
            <w:rPr>
              <w:spacing w:val="22"/>
            </w:rPr>
          </w:rPrChange>
        </w:rPr>
        <w:t xml:space="preserve"> </w:t>
      </w:r>
      <w:r w:rsidRPr="00D753AC">
        <w:rPr>
          <w:rFonts w:cs="Times New Roman"/>
          <w:sz w:val="22"/>
          <w:szCs w:val="22"/>
        </w:rPr>
        <w:t>observable</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6"/>
          <w:sz w:val="22"/>
          <w:szCs w:val="22"/>
        </w:rPr>
        <w:t xml:space="preserve"> </w:t>
      </w:r>
      <w:r w:rsidRPr="00D753AC">
        <w:rPr>
          <w:rFonts w:cs="Times New Roman"/>
          <w:sz w:val="22"/>
          <w:szCs w:val="22"/>
        </w:rPr>
        <w:t>data</w:t>
      </w:r>
      <w:ins w:id="2627" w:author="Claire Kouba" w:date="2023-09-22T17:46:00Z">
        <w:r w:rsidR="00541E7E">
          <w:rPr>
            <w:rFonts w:cs="Times New Roman"/>
            <w:sz w:val="22"/>
            <w:szCs w:val="22"/>
          </w:rPr>
          <w:t xml:space="preserve"> </w:t>
        </w:r>
        <w:r w:rsidR="00541E7E" w:rsidRPr="00541E7E">
          <w:rPr>
            <w:rFonts w:cs="Times New Roman"/>
            <w:sz w:val="22"/>
            <w:szCs w:val="22"/>
          </w:rPr>
          <w:t>of the preceding wet season and antecedent climate and flow conditions prior to the water year</w:t>
        </w:r>
      </w:ins>
      <w:r w:rsidRPr="00D753AC">
        <w:rPr>
          <w:rFonts w:cs="Times New Roman"/>
          <w:sz w:val="22"/>
          <w:szCs w:val="22"/>
        </w:rPr>
        <w:t>.</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first</w:t>
      </w:r>
      <w:r w:rsidRPr="00D753AC">
        <w:rPr>
          <w:rFonts w:cs="Times New Roman"/>
          <w:spacing w:val="-6"/>
          <w:sz w:val="22"/>
          <w:szCs w:val="22"/>
        </w:rPr>
        <w:t xml:space="preserve"> </w:t>
      </w:r>
      <w:r w:rsidRPr="00D753AC">
        <w:rPr>
          <w:rFonts w:cs="Times New Roman"/>
          <w:sz w:val="22"/>
          <w:szCs w:val="22"/>
        </w:rPr>
        <w:t>step</w:t>
      </w:r>
      <w:r w:rsidRPr="00D753AC">
        <w:rPr>
          <w:rFonts w:cs="Times New Roman"/>
          <w:spacing w:val="-6"/>
          <w:sz w:val="22"/>
          <w:szCs w:val="22"/>
        </w:rPr>
        <w:t xml:space="preserve"> </w:t>
      </w:r>
      <w:del w:id="2628" w:author="Claire Kouba" w:date="2023-09-12T16:52:00Z">
        <w:r w:rsidR="00505335" w:rsidRPr="00D753AC">
          <w:rPr>
            <w:rFonts w:cs="Times New Roman"/>
            <w:sz w:val="22"/>
            <w:szCs w:val="22"/>
          </w:rPr>
          <w:delText>is</w:delText>
        </w:r>
      </w:del>
      <w:ins w:id="2629" w:author="Claire Kouba" w:date="2023-09-12T16:52:00Z">
        <w:r w:rsidRPr="00D753AC">
          <w:rPr>
            <w:rFonts w:cs="Times New Roman"/>
            <w:sz w:val="22"/>
            <w:szCs w:val="22"/>
          </w:rPr>
          <w:t>was</w:t>
        </w:r>
      </w:ins>
      <w:r w:rsidRPr="00D753AC">
        <w:rPr>
          <w:rFonts w:cs="Times New Roman"/>
          <w:spacing w:val="-6"/>
          <w:sz w:val="22"/>
          <w:szCs w:val="22"/>
        </w:rPr>
        <w:t xml:space="preserve"> </w:t>
      </w:r>
      <w:ins w:id="2630" w:author="Claire Kouba" w:date="2023-09-22T17:47:00Z">
        <w:r w:rsidR="00541E7E">
          <w:rPr>
            <w:rFonts w:cs="Times New Roman"/>
            <w:spacing w:val="-6"/>
            <w:sz w:val="22"/>
            <w:szCs w:val="22"/>
          </w:rPr>
          <w:t xml:space="preserve">identification and </w:t>
        </w:r>
      </w:ins>
      <w:r w:rsidRPr="00D753AC">
        <w:rPr>
          <w:rFonts w:cs="Times New Roman"/>
          <w:sz w:val="22"/>
          <w:szCs w:val="22"/>
        </w:rPr>
        <w:t>quantification</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del w:id="2631" w:author="Claire Kouba" w:date="2023-09-22T17:46:00Z">
        <w:r w:rsidRPr="00D753AC" w:rsidDel="006A19EB">
          <w:rPr>
            <w:rFonts w:cs="Times New Roman"/>
            <w:sz w:val="22"/>
            <w:szCs w:val="22"/>
          </w:rPr>
          <w:delText>the</w:delText>
        </w:r>
        <w:r w:rsidRPr="00D753AC" w:rsidDel="006A19EB">
          <w:rPr>
            <w:rFonts w:cs="Times New Roman"/>
            <w:spacing w:val="-6"/>
            <w:sz w:val="22"/>
            <w:szCs w:val="22"/>
          </w:rPr>
          <w:delText xml:space="preserve"> </w:delText>
        </w:r>
        <w:r w:rsidRPr="00D753AC" w:rsidDel="006A19EB">
          <w:rPr>
            <w:rFonts w:cs="Times New Roman"/>
            <w:sz w:val="22"/>
            <w:szCs w:val="22"/>
          </w:rPr>
          <w:delText>two</w:delText>
        </w:r>
        <w:r w:rsidRPr="00D753AC" w:rsidDel="006A19EB">
          <w:rPr>
            <w:rFonts w:cs="Times New Roman"/>
            <w:spacing w:val="-6"/>
            <w:sz w:val="22"/>
            <w:szCs w:val="22"/>
          </w:rPr>
          <w:delText xml:space="preserve"> </w:delText>
        </w:r>
      </w:del>
      <w:ins w:id="2632" w:author="Claire Kouba" w:date="2023-09-22T17:47:00Z">
        <w:r w:rsidR="00541E7E">
          <w:rPr>
            <w:rFonts w:cs="Times New Roman"/>
            <w:spacing w:val="-6"/>
            <w:sz w:val="22"/>
            <w:szCs w:val="22"/>
          </w:rPr>
          <w:t xml:space="preserve">relevant </w:t>
        </w:r>
      </w:ins>
      <w:r w:rsidRPr="00D753AC">
        <w:rPr>
          <w:rFonts w:cs="Times New Roman"/>
          <w:sz w:val="22"/>
          <w:szCs w:val="22"/>
        </w:rPr>
        <w:t>response</w:t>
      </w:r>
      <w:r w:rsidRPr="00D753AC">
        <w:rPr>
          <w:rFonts w:cs="Times New Roman"/>
          <w:spacing w:val="-6"/>
          <w:sz w:val="22"/>
          <w:szCs w:val="22"/>
        </w:rPr>
        <w:t xml:space="preserve"> </w:t>
      </w:r>
      <w:r w:rsidRPr="00D753AC">
        <w:rPr>
          <w:rFonts w:cs="Times New Roman"/>
          <w:sz w:val="22"/>
          <w:szCs w:val="22"/>
        </w:rPr>
        <w:t>variables</w:t>
      </w:r>
      <w:ins w:id="2633" w:author="Claire Kouba" w:date="2023-09-22T17:47:00Z">
        <w:r w:rsidR="00541E7E">
          <w:rPr>
            <w:rFonts w:cs="Times New Roman"/>
            <w:sz w:val="22"/>
            <w:szCs w:val="22"/>
          </w:rPr>
          <w:t xml:space="preserve"> </w:t>
        </w:r>
        <w:r w:rsidR="00541E7E" w:rsidRPr="00541E7E">
          <w:rPr>
            <w:rFonts w:cs="Times New Roman"/>
            <w:sz w:val="22"/>
            <w:szCs w:val="22"/>
          </w:rPr>
          <w:t>describing these two processes</w:t>
        </w:r>
      </w:ins>
      <w:r w:rsidRPr="00D753AC">
        <w:rPr>
          <w:rFonts w:cs="Times New Roman"/>
          <w:sz w:val="22"/>
          <w:szCs w:val="22"/>
        </w:rPr>
        <w:t>.</w:t>
      </w:r>
    </w:p>
    <w:p w:rsidR="002153D1" w:rsidRPr="00D753AC" w:rsidRDefault="002153D1">
      <w:pPr>
        <w:spacing w:before="4"/>
        <w:ind w:left="173"/>
        <w:rPr>
          <w:rFonts w:ascii="Times New Roman" w:eastAsia="Times New Roman" w:hAnsi="Times New Roman" w:cs="Times New Roman"/>
        </w:rPr>
      </w:pPr>
    </w:p>
    <w:p w:rsidR="002153D1" w:rsidRPr="00D753AC" w:rsidRDefault="002573FA">
      <w:pPr>
        <w:pStyle w:val="Heading2"/>
        <w:numPr>
          <w:ilvl w:val="2"/>
          <w:numId w:val="9"/>
        </w:numPr>
        <w:tabs>
          <w:tab w:val="left" w:pos="768"/>
        </w:tabs>
        <w:ind w:left="173"/>
        <w:rPr>
          <w:rFonts w:cs="Times New Roman"/>
          <w:sz w:val="22"/>
          <w:rPrChange w:id="2634" w:author="Claire Kouba" w:date="2023-09-12T16:52:00Z">
            <w:rPr>
              <w:rFonts w:ascii="Times New Roman" w:hAnsi="Times New Roman"/>
              <w:sz w:val="20"/>
            </w:rPr>
          </w:rPrChange>
        </w:rPr>
        <w:pPrChange w:id="2635" w:author="Claire Kouba" w:date="2023-09-12T16:52:00Z">
          <w:pPr>
            <w:pStyle w:val="ListParagraph"/>
            <w:numPr>
              <w:ilvl w:val="2"/>
              <w:numId w:val="17"/>
            </w:numPr>
            <w:tabs>
              <w:tab w:val="left" w:pos="868"/>
            </w:tabs>
            <w:ind w:left="173" w:hanging="598"/>
            <w:jc w:val="right"/>
          </w:pPr>
        </w:pPrChange>
      </w:pPr>
      <w:r w:rsidRPr="00D753AC">
        <w:rPr>
          <w:rFonts w:cs="Times New Roman"/>
          <w:w w:val="105"/>
          <w:sz w:val="22"/>
          <w:szCs w:val="22"/>
        </w:rPr>
        <w:t xml:space="preserve">Dry season baseflow quantities </w:t>
      </w:r>
      <w:r w:rsidRPr="00D753AC">
        <w:rPr>
          <w:rFonts w:cs="Times New Roman"/>
          <w:w w:val="105"/>
          <w:sz w:val="22"/>
          <w:szCs w:val="22"/>
          <w:rPrChange w:id="2636" w:author="Claire Kouba" w:date="2023-09-12T16:52:00Z">
            <w:rPr>
              <w:bCs/>
              <w:w w:val="115"/>
            </w:rPr>
          </w:rPrChange>
        </w:rPr>
        <w:t>(</w:t>
      </w:r>
      <w:r w:rsidRPr="00D753AC">
        <w:rPr>
          <w:rFonts w:cs="Times New Roman"/>
          <w:i/>
          <w:w w:val="105"/>
          <w:sz w:val="22"/>
          <w:szCs w:val="22"/>
          <w:rPrChange w:id="2637" w:author="Claire Kouba" w:date="2023-09-12T16:52:00Z">
            <w:rPr>
              <w:bCs/>
              <w:i/>
              <w:w w:val="115"/>
            </w:rPr>
          </w:rPrChange>
        </w:rPr>
        <w:t>V</w:t>
      </w:r>
      <w:r w:rsidRPr="00D753AC">
        <w:rPr>
          <w:rFonts w:cs="Times New Roman"/>
          <w:i/>
          <w:w w:val="105"/>
          <w:position w:val="-2"/>
          <w:sz w:val="22"/>
          <w:szCs w:val="22"/>
          <w:rPrChange w:id="2638" w:author="Claire Kouba" w:date="2023-09-12T16:52:00Z">
            <w:rPr>
              <w:bCs/>
              <w:i/>
              <w:w w:val="115"/>
              <w:position w:val="-2"/>
            </w:rPr>
          </w:rPrChange>
        </w:rPr>
        <w:t>min</w:t>
      </w:r>
      <w:del w:id="2639" w:author="Claire Kouba" w:date="2023-09-12T16:52:00Z">
        <w:r w:rsidR="00505335" w:rsidRPr="00D753AC">
          <w:rPr>
            <w:rFonts w:cs="Times New Roman"/>
            <w:b w:val="0"/>
            <w:i/>
            <w:w w:val="11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b w:val="0"/>
            <w:i/>
            <w:w w:val="115"/>
            <w:position w:val="-2"/>
            <w:sz w:val="22"/>
            <w:szCs w:val="22"/>
          </w:rPr>
          <w:delText>days</w:delText>
        </w:r>
      </w:del>
      <w:r w:rsidRPr="00D753AC">
        <w:rPr>
          <w:rFonts w:cs="Times New Roman"/>
          <w:w w:val="105"/>
          <w:sz w:val="22"/>
          <w:szCs w:val="22"/>
          <w:rPrChange w:id="2640" w:author="Claire Kouba" w:date="2023-09-12T16:52:00Z">
            <w:rPr>
              <w:bCs/>
              <w:w w:val="115"/>
            </w:rPr>
          </w:rPrChange>
        </w:rPr>
        <w:t xml:space="preserve">) </w:t>
      </w:r>
      <w:r w:rsidRPr="00D753AC">
        <w:rPr>
          <w:rFonts w:cs="Times New Roman"/>
          <w:w w:val="105"/>
          <w:sz w:val="22"/>
          <w:szCs w:val="22"/>
        </w:rPr>
        <w:t>and</w:t>
      </w:r>
      <w:r w:rsidRPr="00D753AC">
        <w:rPr>
          <w:rFonts w:cs="Times New Roman"/>
          <w:spacing w:val="-27"/>
          <w:w w:val="105"/>
          <w:sz w:val="22"/>
          <w:szCs w:val="22"/>
          <w:rPrChange w:id="2641" w:author="Claire Kouba" w:date="2023-09-12T16:52:00Z">
            <w:rPr>
              <w:bCs/>
              <w:spacing w:val="-21"/>
              <w:w w:val="105"/>
            </w:rPr>
          </w:rPrChange>
        </w:rPr>
        <w:t xml:space="preserve"> </w:t>
      </w:r>
      <w:r w:rsidRPr="00D753AC">
        <w:rPr>
          <w:rFonts w:cs="Times New Roman"/>
          <w:w w:val="105"/>
          <w:sz w:val="22"/>
          <w:szCs w:val="22"/>
        </w:rPr>
        <w:t>timing</w:t>
      </w:r>
    </w:p>
    <w:p w:rsidR="002153D1" w:rsidRPr="00D753AC" w:rsidRDefault="002153D1">
      <w:pPr>
        <w:spacing w:before="11"/>
        <w:ind w:left="173"/>
        <w:rPr>
          <w:rFonts w:ascii="Times New Roman" w:eastAsia="Times New Roman" w:hAnsi="Times New Roman" w:cs="Times New Roman"/>
          <w:b/>
          <w:bCs/>
        </w:rPr>
        <w:pPrChange w:id="2642" w:author="Claire Kouba" w:date="2023-09-12T16:52:00Z">
          <w:pPr>
            <w:spacing w:before="2"/>
            <w:ind w:left="173"/>
          </w:pPr>
        </w:pPrChange>
      </w:pPr>
    </w:p>
    <w:p w:rsidR="002153D1" w:rsidRPr="00D753AC" w:rsidRDefault="002573FA">
      <w:pPr>
        <w:pStyle w:val="BodyText"/>
        <w:ind w:left="173" w:right="218" w:hanging="53"/>
        <w:rPr>
          <w:rFonts w:cs="Times New Roman"/>
          <w:sz w:val="22"/>
          <w:szCs w:val="22"/>
        </w:rPr>
        <w:pPrChange w:id="2643" w:author="Claire Kouba" w:date="2023-09-12T16:52:00Z">
          <w:pPr>
            <w:pStyle w:val="BodyText"/>
            <w:spacing w:line="352" w:lineRule="auto"/>
            <w:ind w:left="173" w:right="113" w:firstLine="27"/>
          </w:pPr>
        </w:pPrChange>
      </w:pPr>
      <w:r w:rsidRPr="00D753AC">
        <w:rPr>
          <w:rFonts w:cs="Times New Roman"/>
          <w:sz w:val="22"/>
          <w:szCs w:val="22"/>
        </w:rPr>
        <w:t>Multiple</w:t>
      </w:r>
      <w:r w:rsidRPr="00D753AC">
        <w:rPr>
          <w:rFonts w:cs="Times New Roman"/>
          <w:spacing w:val="-11"/>
          <w:sz w:val="22"/>
          <w:szCs w:val="22"/>
          <w:rPrChange w:id="2644" w:author="Claire Kouba" w:date="2023-09-12T16:52:00Z">
            <w:rPr>
              <w:spacing w:val="-15"/>
            </w:rPr>
          </w:rPrChange>
        </w:rPr>
        <w:t xml:space="preserve"> </w:t>
      </w:r>
      <w:del w:id="2645" w:author="Claire Kouba" w:date="2023-09-23T11:09:00Z">
        <w:r w:rsidRPr="00D753AC" w:rsidDel="002E2845">
          <w:rPr>
            <w:rFonts w:cs="Times New Roman"/>
            <w:sz w:val="22"/>
            <w:szCs w:val="22"/>
          </w:rPr>
          <w:delText>numerical</w:delText>
        </w:r>
        <w:r w:rsidRPr="00D753AC" w:rsidDel="002E2845">
          <w:rPr>
            <w:rFonts w:cs="Times New Roman"/>
            <w:spacing w:val="-11"/>
            <w:sz w:val="22"/>
            <w:szCs w:val="22"/>
            <w:rPrChange w:id="2646" w:author="Claire Kouba" w:date="2023-09-12T16:52:00Z">
              <w:rPr>
                <w:spacing w:val="-15"/>
              </w:rPr>
            </w:rPrChange>
          </w:rPr>
          <w:delText xml:space="preserve"> </w:delText>
        </w:r>
        <w:r w:rsidRPr="00D753AC" w:rsidDel="002E2845">
          <w:rPr>
            <w:rFonts w:cs="Times New Roman"/>
            <w:sz w:val="22"/>
            <w:szCs w:val="22"/>
          </w:rPr>
          <w:delText>summaries</w:delText>
        </w:r>
      </w:del>
      <w:ins w:id="2647" w:author="Claire Kouba" w:date="2023-09-23T11:09:00Z">
        <w:r w:rsidR="002E2845">
          <w:rPr>
            <w:rFonts w:cs="Times New Roman"/>
            <w:sz w:val="22"/>
            <w:szCs w:val="22"/>
          </w:rPr>
          <w:t>integrated numerical indicators</w:t>
        </w:r>
      </w:ins>
      <w:r w:rsidRPr="00D753AC">
        <w:rPr>
          <w:rFonts w:cs="Times New Roman"/>
          <w:spacing w:val="-11"/>
          <w:sz w:val="22"/>
          <w:szCs w:val="22"/>
          <w:rPrChange w:id="2648" w:author="Claire Kouba" w:date="2023-09-12T16:52:00Z">
            <w:rPr>
              <w:spacing w:val="-15"/>
            </w:rPr>
          </w:rPrChange>
        </w:rPr>
        <w:t xml:space="preserve"> </w:t>
      </w:r>
      <w:r w:rsidRPr="00D753AC">
        <w:rPr>
          <w:rFonts w:cs="Times New Roman"/>
          <w:sz w:val="22"/>
          <w:szCs w:val="22"/>
        </w:rPr>
        <w:t>of</w:t>
      </w:r>
      <w:r w:rsidRPr="00D753AC">
        <w:rPr>
          <w:rFonts w:cs="Times New Roman"/>
          <w:spacing w:val="-11"/>
          <w:sz w:val="22"/>
          <w:szCs w:val="22"/>
          <w:rPrChange w:id="2649" w:author="Claire Kouba" w:date="2023-09-12T16:52:00Z">
            <w:rPr>
              <w:spacing w:val="-15"/>
            </w:rPr>
          </w:rPrChange>
        </w:rPr>
        <w:t xml:space="preserve"> </w:t>
      </w:r>
      <w:r w:rsidRPr="00D753AC">
        <w:rPr>
          <w:rFonts w:cs="Times New Roman"/>
          <w:sz w:val="22"/>
          <w:szCs w:val="22"/>
        </w:rPr>
        <w:t>dry</w:t>
      </w:r>
      <w:r w:rsidRPr="00D753AC">
        <w:rPr>
          <w:rFonts w:cs="Times New Roman"/>
          <w:spacing w:val="-11"/>
          <w:sz w:val="22"/>
          <w:szCs w:val="22"/>
          <w:rPrChange w:id="2650" w:author="Claire Kouba" w:date="2023-09-12T16:52:00Z">
            <w:rPr>
              <w:spacing w:val="-15"/>
            </w:rPr>
          </w:rPrChange>
        </w:rPr>
        <w:t xml:space="preserve"> </w:t>
      </w:r>
      <w:r w:rsidRPr="00D753AC">
        <w:rPr>
          <w:rFonts w:cs="Times New Roman"/>
          <w:sz w:val="22"/>
          <w:szCs w:val="22"/>
        </w:rPr>
        <w:t>season</w:t>
      </w:r>
      <w:r w:rsidRPr="00D753AC">
        <w:rPr>
          <w:rFonts w:cs="Times New Roman"/>
          <w:spacing w:val="-11"/>
          <w:sz w:val="22"/>
          <w:szCs w:val="22"/>
          <w:rPrChange w:id="2651" w:author="Claire Kouba" w:date="2023-09-12T16:52:00Z">
            <w:rPr>
              <w:spacing w:val="-15"/>
            </w:rPr>
          </w:rPrChange>
        </w:rPr>
        <w:t xml:space="preserve"> </w:t>
      </w:r>
      <w:r w:rsidRPr="00D753AC">
        <w:rPr>
          <w:rFonts w:cs="Times New Roman"/>
          <w:sz w:val="22"/>
          <w:szCs w:val="22"/>
        </w:rPr>
        <w:t>baseflows</w:t>
      </w:r>
      <w:r w:rsidRPr="00D753AC">
        <w:rPr>
          <w:rFonts w:cs="Times New Roman"/>
          <w:spacing w:val="-11"/>
          <w:sz w:val="22"/>
          <w:szCs w:val="22"/>
        </w:rPr>
        <w:t xml:space="preserve"> </w:t>
      </w:r>
      <w:r w:rsidRPr="00D753AC">
        <w:rPr>
          <w:rFonts w:cs="Times New Roman"/>
          <w:sz w:val="22"/>
          <w:szCs w:val="22"/>
        </w:rPr>
        <w:t>were</w:t>
      </w:r>
      <w:r w:rsidRPr="00D753AC">
        <w:rPr>
          <w:rFonts w:cs="Times New Roman"/>
          <w:spacing w:val="-11"/>
          <w:sz w:val="22"/>
          <w:szCs w:val="22"/>
        </w:rPr>
        <w:t xml:space="preserve"> </w:t>
      </w:r>
      <w:r w:rsidRPr="00D753AC">
        <w:rPr>
          <w:rFonts w:cs="Times New Roman"/>
          <w:sz w:val="22"/>
          <w:szCs w:val="22"/>
        </w:rPr>
        <w:t>evaluated</w:t>
      </w:r>
      <w:r w:rsidRPr="00D753AC">
        <w:rPr>
          <w:rFonts w:cs="Times New Roman"/>
          <w:spacing w:val="-11"/>
          <w:sz w:val="22"/>
          <w:szCs w:val="22"/>
        </w:rPr>
        <w:t xml:space="preserve"> </w:t>
      </w:r>
      <w:r w:rsidRPr="00D753AC">
        <w:rPr>
          <w:rFonts w:cs="Times New Roman"/>
          <w:sz w:val="22"/>
          <w:szCs w:val="22"/>
        </w:rPr>
        <w:t>for</w:t>
      </w:r>
      <w:r w:rsidRPr="00D753AC">
        <w:rPr>
          <w:rFonts w:cs="Times New Roman"/>
          <w:spacing w:val="-11"/>
          <w:sz w:val="22"/>
          <w:szCs w:val="22"/>
        </w:rPr>
        <w:t xml:space="preserve"> </w:t>
      </w:r>
      <w:r w:rsidRPr="00D753AC">
        <w:rPr>
          <w:rFonts w:cs="Times New Roman"/>
          <w:sz w:val="22"/>
          <w:szCs w:val="22"/>
        </w:rPr>
        <w:t>suitability</w:t>
      </w:r>
      <w:r w:rsidRPr="00D753AC">
        <w:rPr>
          <w:rFonts w:cs="Times New Roman"/>
          <w:spacing w:val="-11"/>
          <w:sz w:val="22"/>
          <w:szCs w:val="22"/>
        </w:rPr>
        <w:t xml:space="preserve"> </w:t>
      </w:r>
      <w:r w:rsidRPr="00D753AC">
        <w:rPr>
          <w:rFonts w:cs="Times New Roman"/>
          <w:sz w:val="22"/>
          <w:szCs w:val="22"/>
        </w:rPr>
        <w:t>as</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response</w:t>
      </w:r>
      <w:r w:rsidRPr="00D753AC">
        <w:rPr>
          <w:rFonts w:cs="Times New Roman"/>
          <w:spacing w:val="-11"/>
          <w:sz w:val="22"/>
          <w:szCs w:val="22"/>
        </w:rPr>
        <w:t xml:space="preserve"> </w:t>
      </w:r>
      <w:r w:rsidRPr="00D753AC">
        <w:rPr>
          <w:rFonts w:cs="Times New Roman"/>
          <w:sz w:val="22"/>
          <w:szCs w:val="22"/>
        </w:rPr>
        <w:t>variables</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prediction</w:t>
      </w:r>
      <w:r w:rsidRPr="00D753AC">
        <w:rPr>
          <w:rFonts w:cs="Times New Roman"/>
          <w:w w:val="99"/>
          <w:sz w:val="22"/>
          <w:szCs w:val="22"/>
        </w:rPr>
        <w:t xml:space="preserve"> </w:t>
      </w:r>
      <w:r w:rsidRPr="00D753AC">
        <w:rPr>
          <w:rFonts w:cs="Times New Roman"/>
          <w:sz w:val="22"/>
          <w:szCs w:val="22"/>
        </w:rPr>
        <w:t>exercise</w:t>
      </w:r>
      <w:del w:id="2652" w:author="Claire Kouba" w:date="2023-09-12T16:52:00Z">
        <w:r w:rsidR="00505335" w:rsidRPr="00D753AC">
          <w:rPr>
            <w:rFonts w:cs="Times New Roman"/>
            <w:sz w:val="22"/>
            <w:szCs w:val="22"/>
          </w:rPr>
          <w:delText xml:space="preserve"> (e.g., monthly flow volumes in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z w:val="22"/>
            <w:szCs w:val="22"/>
          </w:rPr>
          <w:delText xml:space="preserve"> 6).</w:delText>
        </w:r>
      </w:del>
      <w:ins w:id="2653" w:author="Claire Kouba" w:date="2023-09-12T16:52:00Z">
        <w:r w:rsidRPr="00D753AC">
          <w:rPr>
            <w:rFonts w:cs="Times New Roman"/>
            <w:sz w:val="22"/>
            <w:szCs w:val="22"/>
          </w:rPr>
          <w:t>.</w:t>
        </w:r>
      </w:ins>
      <w:r w:rsidRPr="00D753AC">
        <w:rPr>
          <w:rFonts w:cs="Times New Roman"/>
          <w:sz w:val="22"/>
          <w:szCs w:val="22"/>
        </w:rPr>
        <w:t xml:space="preserve"> Monthly flow volumes were preferred over a minimum daily flow value</w:t>
      </w:r>
      <w:del w:id="2654" w:author="Claire Kouba" w:date="2023-09-12T16:52:00Z">
        <w:r w:rsidR="00505335" w:rsidRPr="00D753AC">
          <w:rPr>
            <w:rFonts w:cs="Times New Roman"/>
            <w:spacing w:val="47"/>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represent durable conditions at the end of a dry season, and</w:delText>
        </w:r>
      </w:del>
      <w:r w:rsidRPr="00D753AC">
        <w:rPr>
          <w:rFonts w:cs="Times New Roman"/>
          <w:sz w:val="22"/>
          <w:szCs w:val="22"/>
        </w:rPr>
        <w:t xml:space="preserve"> to reduce the influence of individual</w:t>
      </w:r>
      <w:r w:rsidRPr="00D753AC">
        <w:rPr>
          <w:rFonts w:cs="Times New Roman"/>
          <w:spacing w:val="-19"/>
          <w:sz w:val="22"/>
          <w:szCs w:val="22"/>
          <w:rPrChange w:id="2655" w:author="Claire Kouba" w:date="2023-09-12T16:52:00Z">
            <w:rPr/>
          </w:rPrChange>
        </w:rPr>
        <w:t xml:space="preserve"> </w:t>
      </w:r>
      <w:r w:rsidRPr="00D753AC">
        <w:rPr>
          <w:rFonts w:cs="Times New Roman"/>
          <w:sz w:val="22"/>
          <w:szCs w:val="22"/>
        </w:rPr>
        <w:t>events</w:t>
      </w:r>
      <w:r w:rsidRPr="00D753AC">
        <w:rPr>
          <w:rFonts w:cs="Times New Roman"/>
          <w:w w:val="99"/>
          <w:sz w:val="22"/>
          <w:szCs w:val="22"/>
          <w:rPrChange w:id="2656" w:author="Claire Kouba" w:date="2023-09-12T16:52:00Z">
            <w:rPr/>
          </w:rPrChange>
        </w:rPr>
        <w:t xml:space="preserve"> </w:t>
      </w:r>
      <w:r w:rsidRPr="00D753AC">
        <w:rPr>
          <w:rFonts w:cs="Times New Roman"/>
          <w:sz w:val="22"/>
          <w:szCs w:val="22"/>
        </w:rPr>
        <w:t>that</w:t>
      </w:r>
      <w:r w:rsidRPr="00D753AC">
        <w:rPr>
          <w:rFonts w:cs="Times New Roman"/>
          <w:spacing w:val="-5"/>
          <w:sz w:val="22"/>
          <w:szCs w:val="22"/>
          <w:rPrChange w:id="2657" w:author="Claire Kouba" w:date="2023-09-12T16:52:00Z">
            <w:rPr/>
          </w:rPrChange>
        </w:rPr>
        <w:t xml:space="preserve"> </w:t>
      </w:r>
      <w:r w:rsidRPr="00D753AC">
        <w:rPr>
          <w:rFonts w:cs="Times New Roman"/>
          <w:sz w:val="22"/>
          <w:szCs w:val="22"/>
        </w:rPr>
        <w:t>might</w:t>
      </w:r>
      <w:r w:rsidRPr="00D753AC">
        <w:rPr>
          <w:rFonts w:cs="Times New Roman"/>
          <w:spacing w:val="-5"/>
          <w:sz w:val="22"/>
          <w:szCs w:val="22"/>
          <w:rPrChange w:id="2658" w:author="Claire Kouba" w:date="2023-09-12T16:52:00Z">
            <w:rPr/>
          </w:rPrChange>
        </w:rPr>
        <w:t xml:space="preserve"> </w:t>
      </w:r>
      <w:r w:rsidRPr="00D753AC">
        <w:rPr>
          <w:rFonts w:cs="Times New Roman"/>
          <w:sz w:val="22"/>
          <w:szCs w:val="22"/>
        </w:rPr>
        <w:t>affect</w:t>
      </w:r>
      <w:r w:rsidRPr="00D753AC">
        <w:rPr>
          <w:rFonts w:cs="Times New Roman"/>
          <w:spacing w:val="-5"/>
          <w:sz w:val="22"/>
          <w:szCs w:val="22"/>
          <w:rPrChange w:id="2659" w:author="Claire Kouba" w:date="2023-09-12T16:52:00Z">
            <w:rPr>
              <w:spacing w:val="30"/>
            </w:rPr>
          </w:rPrChange>
        </w:rPr>
        <w:t xml:space="preserve"> </w:t>
      </w:r>
      <w:r w:rsidRPr="00D753AC">
        <w:rPr>
          <w:rFonts w:cs="Times New Roman"/>
          <w:sz w:val="22"/>
          <w:szCs w:val="22"/>
        </w:rPr>
        <w:t>flow</w:t>
      </w:r>
      <w:r w:rsidRPr="00D753AC">
        <w:rPr>
          <w:rFonts w:cs="Times New Roman"/>
          <w:spacing w:val="-5"/>
          <w:sz w:val="22"/>
          <w:szCs w:val="22"/>
          <w:rPrChange w:id="2660" w:author="Claire Kouba" w:date="2023-09-12T16:52:00Z">
            <w:rPr>
              <w:w w:val="99"/>
            </w:rPr>
          </w:rPrChange>
        </w:rPr>
        <w:t xml:space="preserve"> </w:t>
      </w:r>
      <w:r w:rsidRPr="00D753AC">
        <w:rPr>
          <w:rFonts w:cs="Times New Roman"/>
          <w:sz w:val="22"/>
          <w:szCs w:val="22"/>
        </w:rPr>
        <w:t>on</w:t>
      </w:r>
      <w:r w:rsidRPr="00D753AC">
        <w:rPr>
          <w:rFonts w:cs="Times New Roman"/>
          <w:spacing w:val="-5"/>
          <w:sz w:val="22"/>
          <w:szCs w:val="22"/>
          <w:rPrChange w:id="2661" w:author="Claire Kouba" w:date="2023-09-12T16:52:00Z">
            <w:rPr>
              <w:spacing w:val="-4"/>
            </w:rPr>
          </w:rPrChange>
        </w:rPr>
        <w:t xml:space="preserve"> </w:t>
      </w:r>
      <w:r w:rsidRPr="00D753AC">
        <w:rPr>
          <w:rFonts w:cs="Times New Roman"/>
          <w:sz w:val="22"/>
          <w:szCs w:val="22"/>
        </w:rPr>
        <w:t>one</w:t>
      </w:r>
      <w:r w:rsidRPr="00D753AC">
        <w:rPr>
          <w:rFonts w:cs="Times New Roman"/>
          <w:spacing w:val="-5"/>
          <w:sz w:val="22"/>
          <w:szCs w:val="22"/>
          <w:rPrChange w:id="2662" w:author="Claire Kouba" w:date="2023-09-12T16:52:00Z">
            <w:rPr>
              <w:spacing w:val="-4"/>
            </w:rPr>
          </w:rPrChange>
        </w:rPr>
        <w:t xml:space="preserve"> </w:t>
      </w:r>
      <w:r w:rsidRPr="00D753AC">
        <w:rPr>
          <w:rFonts w:cs="Times New Roman"/>
          <w:sz w:val="22"/>
          <w:szCs w:val="22"/>
        </w:rPr>
        <w:t>or</w:t>
      </w:r>
      <w:r w:rsidRPr="00D753AC">
        <w:rPr>
          <w:rFonts w:cs="Times New Roman"/>
          <w:spacing w:val="-5"/>
          <w:sz w:val="22"/>
          <w:szCs w:val="22"/>
          <w:rPrChange w:id="2663" w:author="Claire Kouba" w:date="2023-09-12T16:52:00Z">
            <w:rPr>
              <w:spacing w:val="-4"/>
            </w:rPr>
          </w:rPrChange>
        </w:rPr>
        <w:t xml:space="preserve"> </w:t>
      </w:r>
      <w:r w:rsidRPr="00D753AC">
        <w:rPr>
          <w:rFonts w:cs="Times New Roman"/>
          <w:sz w:val="22"/>
          <w:szCs w:val="22"/>
        </w:rPr>
        <w:t>a</w:t>
      </w:r>
      <w:r w:rsidRPr="00D753AC">
        <w:rPr>
          <w:rFonts w:cs="Times New Roman"/>
          <w:spacing w:val="-5"/>
          <w:sz w:val="22"/>
          <w:szCs w:val="22"/>
          <w:rPrChange w:id="2664" w:author="Claire Kouba" w:date="2023-09-12T16:52:00Z">
            <w:rPr>
              <w:spacing w:val="-4"/>
            </w:rPr>
          </w:rPrChange>
        </w:rPr>
        <w:t xml:space="preserve"> </w:t>
      </w:r>
      <w:r w:rsidRPr="00D753AC">
        <w:rPr>
          <w:rFonts w:cs="Times New Roman"/>
          <w:sz w:val="22"/>
          <w:szCs w:val="22"/>
        </w:rPr>
        <w:t>small</w:t>
      </w:r>
      <w:r w:rsidRPr="00D753AC">
        <w:rPr>
          <w:rFonts w:cs="Times New Roman"/>
          <w:spacing w:val="-5"/>
          <w:sz w:val="22"/>
          <w:szCs w:val="22"/>
          <w:rPrChange w:id="2665" w:author="Claire Kouba" w:date="2023-09-12T16:52:00Z">
            <w:rPr>
              <w:spacing w:val="-4"/>
            </w:rPr>
          </w:rPrChange>
        </w:rPr>
        <w:t xml:space="preserve"> </w:t>
      </w:r>
      <w:r w:rsidRPr="00D753AC">
        <w:rPr>
          <w:rFonts w:cs="Times New Roman"/>
          <w:sz w:val="22"/>
          <w:szCs w:val="22"/>
        </w:rPr>
        <w:t>number</w:t>
      </w:r>
      <w:r w:rsidRPr="00D753AC">
        <w:rPr>
          <w:rFonts w:cs="Times New Roman"/>
          <w:spacing w:val="-5"/>
          <w:sz w:val="22"/>
          <w:szCs w:val="22"/>
          <w:rPrChange w:id="2666" w:author="Claire Kouba" w:date="2023-09-12T16:52:00Z">
            <w:rPr>
              <w:spacing w:val="-4"/>
            </w:rPr>
          </w:rPrChange>
        </w:rPr>
        <w:t xml:space="preserve"> </w:t>
      </w:r>
      <w:r w:rsidRPr="00D753AC">
        <w:rPr>
          <w:rFonts w:cs="Times New Roman"/>
          <w:sz w:val="22"/>
          <w:szCs w:val="22"/>
        </w:rPr>
        <w:t>of</w:t>
      </w:r>
      <w:r w:rsidRPr="00D753AC">
        <w:rPr>
          <w:rFonts w:cs="Times New Roman"/>
          <w:spacing w:val="-5"/>
          <w:sz w:val="22"/>
          <w:szCs w:val="22"/>
          <w:rPrChange w:id="2667" w:author="Claire Kouba" w:date="2023-09-12T16:52:00Z">
            <w:rPr>
              <w:spacing w:val="-4"/>
            </w:rPr>
          </w:rPrChange>
        </w:rPr>
        <w:t xml:space="preserve"> </w:t>
      </w:r>
      <w:r w:rsidRPr="00D753AC">
        <w:rPr>
          <w:rFonts w:cs="Times New Roman"/>
          <w:sz w:val="22"/>
          <w:szCs w:val="22"/>
        </w:rPr>
        <w:t>days,</w:t>
      </w:r>
      <w:r w:rsidRPr="00D753AC">
        <w:rPr>
          <w:rFonts w:cs="Times New Roman"/>
          <w:spacing w:val="-5"/>
          <w:sz w:val="22"/>
          <w:szCs w:val="22"/>
          <w:rPrChange w:id="2668" w:author="Claire Kouba" w:date="2023-09-12T16:52:00Z">
            <w:rPr>
              <w:spacing w:val="-4"/>
            </w:rPr>
          </w:rPrChange>
        </w:rPr>
        <w:t xml:space="preserve"> </w:t>
      </w:r>
      <w:r w:rsidRPr="00D753AC">
        <w:rPr>
          <w:rFonts w:cs="Times New Roman"/>
          <w:sz w:val="22"/>
          <w:szCs w:val="22"/>
        </w:rPr>
        <w:t>such</w:t>
      </w:r>
      <w:r w:rsidRPr="00D753AC">
        <w:rPr>
          <w:rFonts w:cs="Times New Roman"/>
          <w:spacing w:val="-5"/>
          <w:sz w:val="22"/>
          <w:szCs w:val="22"/>
          <w:rPrChange w:id="2669" w:author="Claire Kouba" w:date="2023-09-12T16:52:00Z">
            <w:rPr>
              <w:spacing w:val="-4"/>
            </w:rPr>
          </w:rPrChange>
        </w:rPr>
        <w:t xml:space="preserve"> </w:t>
      </w:r>
      <w:r w:rsidRPr="00D753AC">
        <w:rPr>
          <w:rFonts w:cs="Times New Roman"/>
          <w:sz w:val="22"/>
          <w:szCs w:val="22"/>
        </w:rPr>
        <w:t>as</w:t>
      </w:r>
      <w:r w:rsidRPr="00D753AC">
        <w:rPr>
          <w:rFonts w:cs="Times New Roman"/>
          <w:spacing w:val="-5"/>
          <w:sz w:val="22"/>
          <w:szCs w:val="22"/>
          <w:rPrChange w:id="2670" w:author="Claire Kouba" w:date="2023-09-12T16:52:00Z">
            <w:rPr>
              <w:spacing w:val="-4"/>
            </w:rPr>
          </w:rPrChange>
        </w:rPr>
        <w:t xml:space="preserve"> </w:t>
      </w:r>
      <w:r w:rsidRPr="00D753AC">
        <w:rPr>
          <w:rFonts w:cs="Times New Roman"/>
          <w:sz w:val="22"/>
          <w:szCs w:val="22"/>
        </w:rPr>
        <w:t>groundwater</w:t>
      </w:r>
      <w:r w:rsidRPr="00D753AC">
        <w:rPr>
          <w:rFonts w:cs="Times New Roman"/>
          <w:spacing w:val="-5"/>
          <w:sz w:val="22"/>
          <w:szCs w:val="22"/>
          <w:rPrChange w:id="2671" w:author="Claire Kouba" w:date="2023-09-12T16:52:00Z">
            <w:rPr>
              <w:spacing w:val="-4"/>
            </w:rPr>
          </w:rPrChange>
        </w:rPr>
        <w:t xml:space="preserve"> </w:t>
      </w:r>
      <w:r w:rsidRPr="00D753AC">
        <w:rPr>
          <w:rFonts w:cs="Times New Roman"/>
          <w:sz w:val="22"/>
          <w:szCs w:val="22"/>
        </w:rPr>
        <w:t>pumping</w:t>
      </w:r>
      <w:r w:rsidRPr="00D753AC">
        <w:rPr>
          <w:rFonts w:cs="Times New Roman"/>
          <w:spacing w:val="-5"/>
          <w:sz w:val="22"/>
          <w:szCs w:val="22"/>
          <w:rPrChange w:id="2672" w:author="Claire Kouba" w:date="2023-09-12T16:52:00Z">
            <w:rPr>
              <w:spacing w:val="-4"/>
            </w:rPr>
          </w:rPrChange>
        </w:rPr>
        <w:t xml:space="preserve"> </w:t>
      </w:r>
      <w:r w:rsidRPr="00D753AC">
        <w:rPr>
          <w:rFonts w:cs="Times New Roman"/>
          <w:sz w:val="22"/>
          <w:szCs w:val="22"/>
        </w:rPr>
        <w:t>or</w:t>
      </w:r>
      <w:r w:rsidRPr="00D753AC">
        <w:rPr>
          <w:rFonts w:cs="Times New Roman"/>
          <w:spacing w:val="-5"/>
          <w:sz w:val="22"/>
          <w:szCs w:val="22"/>
          <w:rPrChange w:id="2673" w:author="Claire Kouba" w:date="2023-09-12T16:52:00Z">
            <w:rPr>
              <w:spacing w:val="-4"/>
            </w:rPr>
          </w:rPrChange>
        </w:rPr>
        <w:t xml:space="preserve"> </w:t>
      </w:r>
      <w:r w:rsidRPr="00D753AC">
        <w:rPr>
          <w:rFonts w:cs="Times New Roman"/>
          <w:sz w:val="22"/>
          <w:szCs w:val="22"/>
        </w:rPr>
        <w:t>surface</w:t>
      </w:r>
      <w:r w:rsidRPr="00D753AC">
        <w:rPr>
          <w:rFonts w:cs="Times New Roman"/>
          <w:spacing w:val="-5"/>
          <w:sz w:val="22"/>
          <w:szCs w:val="22"/>
          <w:rPrChange w:id="2674" w:author="Claire Kouba" w:date="2023-09-12T16:52:00Z">
            <w:rPr>
              <w:spacing w:val="-4"/>
            </w:rPr>
          </w:rPrChange>
        </w:rPr>
        <w:t xml:space="preserve"> </w:t>
      </w:r>
      <w:r w:rsidRPr="00D753AC">
        <w:rPr>
          <w:rFonts w:cs="Times New Roman"/>
          <w:sz w:val="22"/>
          <w:szCs w:val="22"/>
        </w:rPr>
        <w:t>water</w:t>
      </w:r>
      <w:r w:rsidRPr="00D753AC">
        <w:rPr>
          <w:rFonts w:cs="Times New Roman"/>
          <w:spacing w:val="-5"/>
          <w:sz w:val="22"/>
          <w:szCs w:val="22"/>
          <w:rPrChange w:id="2675" w:author="Claire Kouba" w:date="2023-09-12T16:52:00Z">
            <w:rPr>
              <w:spacing w:val="-4"/>
            </w:rPr>
          </w:rPrChange>
        </w:rPr>
        <w:t xml:space="preserve"> </w:t>
      </w:r>
      <w:r w:rsidRPr="00D753AC">
        <w:rPr>
          <w:rFonts w:cs="Times New Roman"/>
          <w:sz w:val="22"/>
          <w:szCs w:val="22"/>
        </w:rPr>
        <w:t>diversions.</w:t>
      </w:r>
    </w:p>
    <w:p w:rsidR="002153D1" w:rsidRPr="00D753AC" w:rsidRDefault="002573FA">
      <w:pPr>
        <w:pStyle w:val="BodyText"/>
        <w:spacing w:before="55"/>
        <w:ind w:left="173" w:right="158" w:firstLine="215"/>
        <w:rPr>
          <w:rFonts w:cs="Times New Roman"/>
          <w:sz w:val="22"/>
          <w:szCs w:val="22"/>
        </w:rPr>
        <w:pPrChange w:id="2676" w:author="Claire Kouba" w:date="2023-09-12T16:52:00Z">
          <w:pPr>
            <w:pStyle w:val="BodyText"/>
            <w:spacing w:line="345" w:lineRule="auto"/>
            <w:ind w:left="173" w:right="158" w:firstLine="258"/>
          </w:pPr>
        </w:pPrChange>
      </w:pPr>
      <w:bookmarkStart w:id="2677" w:name="_bookmark3"/>
      <w:bookmarkEnd w:id="2677"/>
      <w:r w:rsidRPr="00D753AC">
        <w:rPr>
          <w:rFonts w:cs="Times New Roman"/>
          <w:sz w:val="22"/>
          <w:szCs w:val="22"/>
        </w:rPr>
        <w:t>Historically,</w:t>
      </w:r>
      <w:r w:rsidRPr="00D753AC">
        <w:rPr>
          <w:rFonts w:cs="Times New Roman"/>
          <w:spacing w:val="-12"/>
          <w:sz w:val="22"/>
          <w:szCs w:val="22"/>
          <w:rPrChange w:id="2678" w:author="Claire Kouba" w:date="2023-09-12T16:52:00Z">
            <w:rPr>
              <w:spacing w:val="-14"/>
            </w:rPr>
          </w:rPrChange>
        </w:rPr>
        <w:t xml:space="preserve"> </w:t>
      </w:r>
      <w:r w:rsidRPr="00D753AC">
        <w:rPr>
          <w:rFonts w:cs="Times New Roman"/>
          <w:sz w:val="22"/>
          <w:szCs w:val="22"/>
        </w:rPr>
        <w:t>the</w:t>
      </w:r>
      <w:r w:rsidRPr="00D753AC">
        <w:rPr>
          <w:rFonts w:cs="Times New Roman"/>
          <w:spacing w:val="-12"/>
          <w:sz w:val="22"/>
          <w:szCs w:val="22"/>
          <w:rPrChange w:id="2679" w:author="Claire Kouba" w:date="2023-09-12T16:52:00Z">
            <w:rPr>
              <w:spacing w:val="-14"/>
            </w:rPr>
          </w:rPrChange>
        </w:rPr>
        <w:t xml:space="preserve"> </w:t>
      </w:r>
      <w:r w:rsidRPr="00D753AC">
        <w:rPr>
          <w:rFonts w:cs="Times New Roman"/>
          <w:sz w:val="22"/>
          <w:szCs w:val="22"/>
        </w:rPr>
        <w:t>rainy</w:t>
      </w:r>
      <w:r w:rsidRPr="00D753AC">
        <w:rPr>
          <w:rFonts w:cs="Times New Roman"/>
          <w:spacing w:val="-12"/>
          <w:sz w:val="22"/>
          <w:szCs w:val="22"/>
          <w:rPrChange w:id="2680" w:author="Claire Kouba" w:date="2023-09-12T16:52:00Z">
            <w:rPr>
              <w:spacing w:val="-14"/>
            </w:rPr>
          </w:rPrChange>
        </w:rPr>
        <w:t xml:space="preserve"> </w:t>
      </w:r>
      <w:r w:rsidRPr="00D753AC">
        <w:rPr>
          <w:rFonts w:cs="Times New Roman"/>
          <w:sz w:val="22"/>
          <w:szCs w:val="22"/>
        </w:rPr>
        <w:t>season</w:t>
      </w:r>
      <w:r w:rsidRPr="00D753AC">
        <w:rPr>
          <w:rFonts w:cs="Times New Roman"/>
          <w:spacing w:val="-12"/>
          <w:sz w:val="22"/>
          <w:szCs w:val="22"/>
          <w:rPrChange w:id="2681" w:author="Claire Kouba" w:date="2023-09-12T16:52:00Z">
            <w:rPr>
              <w:spacing w:val="-14"/>
            </w:rPr>
          </w:rPrChange>
        </w:rPr>
        <w:t xml:space="preserve"> </w:t>
      </w:r>
      <w:r w:rsidRPr="00D753AC">
        <w:rPr>
          <w:rFonts w:cs="Times New Roman"/>
          <w:sz w:val="22"/>
          <w:szCs w:val="22"/>
        </w:rPr>
        <w:t>in</w:t>
      </w:r>
      <w:r w:rsidRPr="00D753AC">
        <w:rPr>
          <w:rFonts w:cs="Times New Roman"/>
          <w:spacing w:val="-12"/>
          <w:sz w:val="22"/>
          <w:szCs w:val="22"/>
          <w:rPrChange w:id="2682" w:author="Claire Kouba" w:date="2023-09-12T16:52:00Z">
            <w:rPr>
              <w:spacing w:val="-14"/>
            </w:rPr>
          </w:rPrChange>
        </w:rPr>
        <w:t xml:space="preserve"> </w:t>
      </w:r>
      <w:r w:rsidRPr="00D753AC">
        <w:rPr>
          <w:rFonts w:cs="Times New Roman"/>
          <w:sz w:val="22"/>
          <w:szCs w:val="22"/>
        </w:rPr>
        <w:t>California</w:t>
      </w:r>
      <w:r w:rsidRPr="00D753AC">
        <w:rPr>
          <w:rFonts w:cs="Times New Roman"/>
          <w:spacing w:val="-12"/>
          <w:sz w:val="22"/>
          <w:szCs w:val="22"/>
          <w:rPrChange w:id="2683" w:author="Claire Kouba" w:date="2023-09-12T16:52:00Z">
            <w:rPr>
              <w:spacing w:val="-14"/>
            </w:rPr>
          </w:rPrChange>
        </w:rPr>
        <w:t xml:space="preserve"> </w:t>
      </w:r>
      <w:r w:rsidRPr="00D753AC">
        <w:rPr>
          <w:rFonts w:cs="Times New Roman"/>
          <w:sz w:val="22"/>
          <w:szCs w:val="22"/>
        </w:rPr>
        <w:t>tends</w:t>
      </w:r>
      <w:r w:rsidRPr="00D753AC">
        <w:rPr>
          <w:rFonts w:cs="Times New Roman"/>
          <w:spacing w:val="-12"/>
          <w:sz w:val="22"/>
          <w:szCs w:val="22"/>
          <w:rPrChange w:id="2684" w:author="Claire Kouba" w:date="2023-09-12T16:52:00Z">
            <w:rPr>
              <w:spacing w:val="-14"/>
            </w:rPr>
          </w:rPrChange>
        </w:rPr>
        <w:t xml:space="preserve"> </w:t>
      </w:r>
      <w:r w:rsidRPr="00D753AC">
        <w:rPr>
          <w:rFonts w:cs="Times New Roman"/>
          <w:sz w:val="22"/>
          <w:szCs w:val="22"/>
        </w:rPr>
        <w:t>to</w:t>
      </w:r>
      <w:r w:rsidRPr="00D753AC">
        <w:rPr>
          <w:rFonts w:cs="Times New Roman"/>
          <w:spacing w:val="-12"/>
          <w:sz w:val="22"/>
          <w:szCs w:val="22"/>
          <w:rPrChange w:id="2685" w:author="Claire Kouba" w:date="2023-09-12T16:52:00Z">
            <w:rPr>
              <w:spacing w:val="-14"/>
            </w:rPr>
          </w:rPrChange>
        </w:rPr>
        <w:t xml:space="preserve"> </w:t>
      </w:r>
      <w:r w:rsidRPr="00D753AC">
        <w:rPr>
          <w:rFonts w:cs="Times New Roman"/>
          <w:sz w:val="22"/>
          <w:szCs w:val="22"/>
        </w:rPr>
        <w:t>begin</w:t>
      </w:r>
      <w:r w:rsidRPr="00D753AC">
        <w:rPr>
          <w:rFonts w:cs="Times New Roman"/>
          <w:spacing w:val="-12"/>
          <w:sz w:val="22"/>
          <w:szCs w:val="22"/>
          <w:rPrChange w:id="2686" w:author="Claire Kouba" w:date="2023-09-12T16:52:00Z">
            <w:rPr>
              <w:spacing w:val="-14"/>
            </w:rPr>
          </w:rPrChange>
        </w:rPr>
        <w:t xml:space="preserve"> </w:t>
      </w:r>
      <w:r w:rsidRPr="00D753AC">
        <w:rPr>
          <w:rFonts w:cs="Times New Roman"/>
          <w:sz w:val="22"/>
          <w:szCs w:val="22"/>
        </w:rPr>
        <w:t>in</w:t>
      </w:r>
      <w:r w:rsidRPr="00D753AC">
        <w:rPr>
          <w:rFonts w:cs="Times New Roman"/>
          <w:spacing w:val="-12"/>
          <w:sz w:val="22"/>
          <w:szCs w:val="22"/>
          <w:rPrChange w:id="2687" w:author="Claire Kouba" w:date="2023-09-12T16:52:00Z">
            <w:rPr>
              <w:spacing w:val="-14"/>
            </w:rPr>
          </w:rPrChange>
        </w:rPr>
        <w:t xml:space="preserve"> </w:t>
      </w:r>
      <w:r w:rsidRPr="00D753AC">
        <w:rPr>
          <w:rFonts w:cs="Times New Roman"/>
          <w:sz w:val="22"/>
          <w:szCs w:val="22"/>
        </w:rPr>
        <w:t>October,</w:t>
      </w:r>
      <w:r w:rsidRPr="00D753AC">
        <w:rPr>
          <w:rFonts w:cs="Times New Roman"/>
          <w:spacing w:val="-12"/>
          <w:sz w:val="22"/>
          <w:szCs w:val="22"/>
          <w:rPrChange w:id="2688" w:author="Claire Kouba" w:date="2023-09-12T16:52:00Z">
            <w:rPr>
              <w:spacing w:val="-14"/>
            </w:rPr>
          </w:rPrChange>
        </w:rPr>
        <w:t xml:space="preserve"> </w:t>
      </w:r>
      <w:r w:rsidRPr="00D753AC">
        <w:rPr>
          <w:rFonts w:cs="Times New Roman"/>
          <w:sz w:val="22"/>
          <w:szCs w:val="22"/>
        </w:rPr>
        <w:t>and</w:t>
      </w:r>
      <w:r w:rsidRPr="00D753AC">
        <w:rPr>
          <w:rFonts w:cs="Times New Roman"/>
          <w:spacing w:val="-12"/>
          <w:sz w:val="22"/>
          <w:szCs w:val="22"/>
          <w:rPrChange w:id="2689" w:author="Claire Kouba" w:date="2023-09-12T16:52:00Z">
            <w:rPr>
              <w:spacing w:val="-14"/>
            </w:rPr>
          </w:rPrChange>
        </w:rPr>
        <w:t xml:space="preserve"> </w:t>
      </w:r>
      <w:r w:rsidRPr="00D753AC">
        <w:rPr>
          <w:rFonts w:cs="Times New Roman"/>
          <w:sz w:val="22"/>
          <w:szCs w:val="22"/>
        </w:rPr>
        <w:t>so</w:t>
      </w:r>
      <w:r w:rsidRPr="00D753AC">
        <w:rPr>
          <w:rFonts w:cs="Times New Roman"/>
          <w:spacing w:val="-12"/>
          <w:sz w:val="22"/>
          <w:szCs w:val="22"/>
          <w:rPrChange w:id="2690" w:author="Claire Kouba" w:date="2023-09-12T16:52:00Z">
            <w:rPr>
              <w:spacing w:val="-14"/>
            </w:rPr>
          </w:rPrChange>
        </w:rPr>
        <w:t xml:space="preserve"> </w:t>
      </w:r>
      <w:r w:rsidRPr="00D753AC">
        <w:rPr>
          <w:rFonts w:cs="Times New Roman"/>
          <w:sz w:val="22"/>
          <w:szCs w:val="22"/>
        </w:rPr>
        <w:t>by</w:t>
      </w:r>
      <w:r w:rsidRPr="00D753AC">
        <w:rPr>
          <w:rFonts w:cs="Times New Roman"/>
          <w:spacing w:val="-12"/>
          <w:sz w:val="22"/>
          <w:szCs w:val="22"/>
          <w:rPrChange w:id="2691" w:author="Claire Kouba" w:date="2023-09-12T16:52:00Z">
            <w:rPr>
              <w:spacing w:val="-14"/>
            </w:rPr>
          </w:rPrChange>
        </w:rPr>
        <w:t xml:space="preserve"> </w:t>
      </w:r>
      <w:r w:rsidRPr="00D753AC">
        <w:rPr>
          <w:rFonts w:cs="Times New Roman"/>
          <w:sz w:val="22"/>
          <w:szCs w:val="22"/>
        </w:rPr>
        <w:t>convention</w:t>
      </w:r>
      <w:r w:rsidRPr="00D753AC">
        <w:rPr>
          <w:rFonts w:cs="Times New Roman"/>
          <w:spacing w:val="-12"/>
          <w:sz w:val="22"/>
          <w:szCs w:val="22"/>
          <w:rPrChange w:id="2692" w:author="Claire Kouba" w:date="2023-09-12T16:52:00Z">
            <w:rPr>
              <w:spacing w:val="-14"/>
            </w:rPr>
          </w:rPrChange>
        </w:rPr>
        <w:t xml:space="preserve"> </w:t>
      </w:r>
      <w:r w:rsidRPr="00D753AC">
        <w:rPr>
          <w:rFonts w:cs="Times New Roman"/>
          <w:sz w:val="22"/>
          <w:szCs w:val="22"/>
        </w:rPr>
        <w:t>each</w:t>
      </w:r>
      <w:r w:rsidRPr="00D753AC">
        <w:rPr>
          <w:rFonts w:cs="Times New Roman"/>
          <w:spacing w:val="-12"/>
          <w:sz w:val="22"/>
          <w:szCs w:val="22"/>
          <w:rPrChange w:id="2693" w:author="Claire Kouba" w:date="2023-09-12T16:52:00Z">
            <w:rPr>
              <w:spacing w:val="-14"/>
            </w:rPr>
          </w:rPrChange>
        </w:rPr>
        <w:t xml:space="preserve"> </w:t>
      </w:r>
      <w:r w:rsidRPr="00D753AC">
        <w:rPr>
          <w:rFonts w:cs="Times New Roman"/>
          <w:sz w:val="22"/>
          <w:szCs w:val="22"/>
        </w:rPr>
        <w:t>water</w:t>
      </w:r>
      <w:r w:rsidRPr="00D753AC">
        <w:rPr>
          <w:rFonts w:cs="Times New Roman"/>
          <w:spacing w:val="-12"/>
          <w:sz w:val="22"/>
          <w:szCs w:val="22"/>
          <w:rPrChange w:id="2694" w:author="Claire Kouba" w:date="2023-09-12T16:52:00Z">
            <w:rPr>
              <w:spacing w:val="-14"/>
            </w:rPr>
          </w:rPrChange>
        </w:rPr>
        <w:t xml:space="preserve"> </w:t>
      </w:r>
      <w:r w:rsidRPr="00D753AC">
        <w:rPr>
          <w:rFonts w:cs="Times New Roman"/>
          <w:sz w:val="22"/>
          <w:szCs w:val="22"/>
        </w:rPr>
        <w:t>year</w:t>
      </w:r>
      <w:r w:rsidRPr="00D753AC">
        <w:rPr>
          <w:rFonts w:cs="Times New Roman"/>
          <w:spacing w:val="-12"/>
          <w:sz w:val="22"/>
          <w:szCs w:val="22"/>
          <w:rPrChange w:id="2695" w:author="Claire Kouba" w:date="2023-09-12T16:52:00Z">
            <w:rPr>
              <w:spacing w:val="-14"/>
            </w:rPr>
          </w:rPrChange>
        </w:rPr>
        <w:t xml:space="preserve"> </w:t>
      </w:r>
      <w:r w:rsidRPr="00D753AC">
        <w:rPr>
          <w:rFonts w:cs="Times New Roman"/>
          <w:sz w:val="22"/>
          <w:szCs w:val="22"/>
        </w:rPr>
        <w:t>begins</w:t>
      </w:r>
      <w:r w:rsidRPr="00D753AC">
        <w:rPr>
          <w:rFonts w:cs="Times New Roman"/>
          <w:spacing w:val="-12"/>
          <w:sz w:val="22"/>
          <w:szCs w:val="22"/>
          <w:rPrChange w:id="2696" w:author="Claire Kouba" w:date="2023-09-12T16:52:00Z">
            <w:rPr>
              <w:spacing w:val="-14"/>
            </w:rPr>
          </w:rPrChange>
        </w:rPr>
        <w:t xml:space="preserve"> </w:t>
      </w:r>
      <w:r w:rsidRPr="00D753AC">
        <w:rPr>
          <w:rFonts w:cs="Times New Roman"/>
          <w:sz w:val="22"/>
          <w:szCs w:val="22"/>
        </w:rPr>
        <w:t>on</w:t>
      </w:r>
      <w:r w:rsidRPr="00D753AC">
        <w:rPr>
          <w:rFonts w:cs="Times New Roman"/>
          <w:spacing w:val="-12"/>
          <w:sz w:val="22"/>
          <w:szCs w:val="22"/>
          <w:rPrChange w:id="2697" w:author="Claire Kouba" w:date="2023-09-12T16:52:00Z">
            <w:rPr>
              <w:spacing w:val="-14"/>
            </w:rPr>
          </w:rPrChange>
        </w:rPr>
        <w:t xml:space="preserve"> </w:t>
      </w:r>
      <w:r w:rsidRPr="00D753AC">
        <w:rPr>
          <w:rFonts w:cs="Times New Roman"/>
          <w:sz w:val="22"/>
          <w:szCs w:val="22"/>
        </w:rPr>
        <w:t>October</w:t>
      </w:r>
      <w:r w:rsidRPr="00D753AC">
        <w:rPr>
          <w:rFonts w:cs="Times New Roman"/>
          <w:w w:val="99"/>
          <w:sz w:val="22"/>
          <w:szCs w:val="22"/>
        </w:rPr>
        <w:t xml:space="preserve"> </w:t>
      </w:r>
      <w:r w:rsidRPr="00D753AC">
        <w:rPr>
          <w:rFonts w:cs="Times New Roman"/>
          <w:sz w:val="22"/>
          <w:szCs w:val="22"/>
        </w:rPr>
        <w:t>1st</w:t>
      </w:r>
      <w:r w:rsidRPr="00D753AC">
        <w:rPr>
          <w:rFonts w:cs="Times New Roman"/>
          <w:spacing w:val="10"/>
          <w:sz w:val="22"/>
          <w:szCs w:val="22"/>
          <w:rPrChange w:id="2698" w:author="Claire Kouba" w:date="2023-09-12T16:52:00Z">
            <w:rPr>
              <w:spacing w:val="8"/>
            </w:rPr>
          </w:rPrChange>
        </w:rPr>
        <w:t xml:space="preserve"> </w:t>
      </w:r>
      <w:r w:rsidRPr="00D753AC">
        <w:rPr>
          <w:rFonts w:cs="Times New Roman"/>
          <w:sz w:val="22"/>
          <w:szCs w:val="22"/>
        </w:rPr>
        <w:t>of</w:t>
      </w:r>
      <w:r w:rsidRPr="00D753AC">
        <w:rPr>
          <w:rFonts w:cs="Times New Roman"/>
          <w:spacing w:val="10"/>
          <w:sz w:val="22"/>
          <w:szCs w:val="22"/>
          <w:rPrChange w:id="2699" w:author="Claire Kouba" w:date="2023-09-12T16:52:00Z">
            <w:rPr>
              <w:spacing w:val="8"/>
            </w:rPr>
          </w:rPrChange>
        </w:rPr>
        <w:t xml:space="preserve"> </w:t>
      </w:r>
      <w:r w:rsidRPr="00D753AC">
        <w:rPr>
          <w:rFonts w:cs="Times New Roman"/>
          <w:sz w:val="22"/>
          <w:szCs w:val="22"/>
        </w:rPr>
        <w:t>the</w:t>
      </w:r>
      <w:r w:rsidRPr="00D753AC">
        <w:rPr>
          <w:rFonts w:cs="Times New Roman"/>
          <w:spacing w:val="10"/>
          <w:sz w:val="22"/>
          <w:szCs w:val="22"/>
          <w:rPrChange w:id="2700" w:author="Claire Kouba" w:date="2023-09-12T16:52:00Z">
            <w:rPr>
              <w:spacing w:val="8"/>
            </w:rPr>
          </w:rPrChange>
        </w:rPr>
        <w:t xml:space="preserve"> </w:t>
      </w:r>
      <w:r w:rsidRPr="00D753AC">
        <w:rPr>
          <w:rFonts w:cs="Times New Roman"/>
          <w:sz w:val="22"/>
          <w:szCs w:val="22"/>
        </w:rPr>
        <w:t>previous</w:t>
      </w:r>
      <w:r w:rsidRPr="00D753AC">
        <w:rPr>
          <w:rFonts w:cs="Times New Roman"/>
          <w:spacing w:val="10"/>
          <w:sz w:val="22"/>
          <w:szCs w:val="22"/>
          <w:rPrChange w:id="2701" w:author="Claire Kouba" w:date="2023-09-12T16:52:00Z">
            <w:rPr>
              <w:spacing w:val="8"/>
            </w:rPr>
          </w:rPrChange>
        </w:rPr>
        <w:t xml:space="preserve"> </w:t>
      </w:r>
      <w:r w:rsidRPr="00D753AC">
        <w:rPr>
          <w:rFonts w:cs="Times New Roman"/>
          <w:sz w:val="22"/>
          <w:szCs w:val="22"/>
        </w:rPr>
        <w:t>calendar</w:t>
      </w:r>
      <w:r w:rsidRPr="00D753AC">
        <w:rPr>
          <w:rFonts w:cs="Times New Roman"/>
          <w:spacing w:val="10"/>
          <w:sz w:val="22"/>
          <w:szCs w:val="22"/>
          <w:rPrChange w:id="2702" w:author="Claire Kouba" w:date="2023-09-12T16:52:00Z">
            <w:rPr>
              <w:spacing w:val="8"/>
            </w:rPr>
          </w:rPrChange>
        </w:rPr>
        <w:t xml:space="preserve"> </w:t>
      </w:r>
      <w:r w:rsidRPr="00D753AC">
        <w:rPr>
          <w:rFonts w:cs="Times New Roman"/>
          <w:sz w:val="22"/>
          <w:szCs w:val="22"/>
        </w:rPr>
        <w:t>year,</w:t>
      </w:r>
      <w:r w:rsidRPr="00D753AC">
        <w:rPr>
          <w:rFonts w:cs="Times New Roman"/>
          <w:spacing w:val="10"/>
          <w:sz w:val="22"/>
          <w:szCs w:val="22"/>
          <w:rPrChange w:id="2703" w:author="Claire Kouba" w:date="2023-09-12T16:52:00Z">
            <w:rPr>
              <w:spacing w:val="8"/>
            </w:rPr>
          </w:rPrChange>
        </w:rPr>
        <w:t xml:space="preserve"> </w:t>
      </w:r>
      <w:r w:rsidRPr="00D753AC">
        <w:rPr>
          <w:rFonts w:cs="Times New Roman"/>
          <w:sz w:val="22"/>
          <w:szCs w:val="22"/>
        </w:rPr>
        <w:t>and</w:t>
      </w:r>
      <w:r w:rsidRPr="00D753AC">
        <w:rPr>
          <w:rFonts w:cs="Times New Roman"/>
          <w:spacing w:val="10"/>
          <w:sz w:val="22"/>
          <w:szCs w:val="22"/>
          <w:rPrChange w:id="2704" w:author="Claire Kouba" w:date="2023-09-12T16:52:00Z">
            <w:rPr>
              <w:spacing w:val="8"/>
            </w:rPr>
          </w:rPrChange>
        </w:rPr>
        <w:t xml:space="preserve"> </w:t>
      </w:r>
      <w:r w:rsidRPr="00D753AC">
        <w:rPr>
          <w:rFonts w:cs="Times New Roman"/>
          <w:sz w:val="22"/>
          <w:szCs w:val="22"/>
        </w:rPr>
        <w:t>ends</w:t>
      </w:r>
      <w:r w:rsidRPr="00D753AC">
        <w:rPr>
          <w:rFonts w:cs="Times New Roman"/>
          <w:spacing w:val="10"/>
          <w:sz w:val="22"/>
          <w:szCs w:val="22"/>
          <w:rPrChange w:id="2705" w:author="Claire Kouba" w:date="2023-09-12T16:52:00Z">
            <w:rPr>
              <w:spacing w:val="8"/>
            </w:rPr>
          </w:rPrChange>
        </w:rPr>
        <w:t xml:space="preserve"> </w:t>
      </w:r>
      <w:r w:rsidRPr="00D753AC">
        <w:rPr>
          <w:rFonts w:cs="Times New Roman"/>
          <w:sz w:val="22"/>
          <w:szCs w:val="22"/>
        </w:rPr>
        <w:t>on</w:t>
      </w:r>
      <w:r w:rsidRPr="00D753AC">
        <w:rPr>
          <w:rFonts w:cs="Times New Roman"/>
          <w:spacing w:val="10"/>
          <w:sz w:val="22"/>
          <w:szCs w:val="22"/>
          <w:rPrChange w:id="2706" w:author="Claire Kouba" w:date="2023-09-12T16:52:00Z">
            <w:rPr>
              <w:spacing w:val="8"/>
            </w:rPr>
          </w:rPrChange>
        </w:rPr>
        <w:t xml:space="preserve"> </w:t>
      </w:r>
      <w:r w:rsidRPr="00D753AC">
        <w:rPr>
          <w:rFonts w:cs="Times New Roman"/>
          <w:sz w:val="22"/>
          <w:szCs w:val="22"/>
        </w:rPr>
        <w:t>September</w:t>
      </w:r>
      <w:r w:rsidRPr="00D753AC">
        <w:rPr>
          <w:rFonts w:cs="Times New Roman"/>
          <w:spacing w:val="10"/>
          <w:sz w:val="22"/>
          <w:szCs w:val="22"/>
          <w:rPrChange w:id="2707" w:author="Claire Kouba" w:date="2023-09-12T16:52:00Z">
            <w:rPr>
              <w:spacing w:val="8"/>
            </w:rPr>
          </w:rPrChange>
        </w:rPr>
        <w:t xml:space="preserve"> </w:t>
      </w:r>
      <w:r w:rsidRPr="00D753AC">
        <w:rPr>
          <w:rFonts w:cs="Times New Roman"/>
          <w:sz w:val="22"/>
          <w:szCs w:val="22"/>
        </w:rPr>
        <w:t>30th.</w:t>
      </w:r>
      <w:r w:rsidRPr="00D753AC">
        <w:rPr>
          <w:rFonts w:cs="Times New Roman"/>
          <w:spacing w:val="10"/>
          <w:sz w:val="22"/>
          <w:szCs w:val="22"/>
          <w:rPrChange w:id="2708" w:author="Claire Kouba" w:date="2023-09-12T16:52:00Z">
            <w:rPr>
              <w:spacing w:val="8"/>
            </w:rPr>
          </w:rPrChange>
        </w:rPr>
        <w:t xml:space="preserve"> </w:t>
      </w:r>
      <w:r w:rsidRPr="00D753AC">
        <w:rPr>
          <w:rFonts w:cs="Times New Roman"/>
          <w:sz w:val="22"/>
          <w:szCs w:val="22"/>
        </w:rPr>
        <w:t>Matching</w:t>
      </w:r>
      <w:r w:rsidRPr="00D753AC">
        <w:rPr>
          <w:rFonts w:cs="Times New Roman"/>
          <w:spacing w:val="10"/>
          <w:sz w:val="22"/>
          <w:szCs w:val="22"/>
          <w:rPrChange w:id="2709" w:author="Claire Kouba" w:date="2023-09-12T16:52:00Z">
            <w:rPr>
              <w:spacing w:val="8"/>
            </w:rPr>
          </w:rPrChange>
        </w:rPr>
        <w:t xml:space="preserve"> </w:t>
      </w:r>
      <w:r w:rsidRPr="00D753AC">
        <w:rPr>
          <w:rFonts w:cs="Times New Roman"/>
          <w:sz w:val="22"/>
          <w:szCs w:val="22"/>
        </w:rPr>
        <w:t>this</w:t>
      </w:r>
      <w:r w:rsidRPr="00D753AC">
        <w:rPr>
          <w:rFonts w:cs="Times New Roman"/>
          <w:spacing w:val="10"/>
          <w:sz w:val="22"/>
          <w:szCs w:val="22"/>
          <w:rPrChange w:id="2710" w:author="Claire Kouba" w:date="2023-09-12T16:52:00Z">
            <w:rPr>
              <w:spacing w:val="8"/>
            </w:rPr>
          </w:rPrChange>
        </w:rPr>
        <w:t xml:space="preserve"> </w:t>
      </w:r>
      <w:r w:rsidRPr="00D753AC">
        <w:rPr>
          <w:rFonts w:cs="Times New Roman"/>
          <w:sz w:val="22"/>
          <w:szCs w:val="22"/>
        </w:rPr>
        <w:t>convention,</w:t>
      </w:r>
      <w:r w:rsidRPr="00D753AC">
        <w:rPr>
          <w:rFonts w:cs="Times New Roman"/>
          <w:spacing w:val="10"/>
          <w:sz w:val="22"/>
          <w:szCs w:val="22"/>
          <w:rPrChange w:id="2711" w:author="Claire Kouba" w:date="2023-09-12T16:52:00Z">
            <w:rPr>
              <w:spacing w:val="8"/>
            </w:rPr>
          </w:rPrChange>
        </w:rPr>
        <w:t xml:space="preserve"> </w:t>
      </w:r>
      <w:r w:rsidRPr="00D753AC">
        <w:rPr>
          <w:rFonts w:cs="Times New Roman"/>
          <w:sz w:val="22"/>
          <w:szCs w:val="22"/>
        </w:rPr>
        <w:t>in</w:t>
      </w:r>
      <w:r w:rsidRPr="00D753AC">
        <w:rPr>
          <w:rFonts w:cs="Times New Roman"/>
          <w:spacing w:val="10"/>
          <w:sz w:val="22"/>
          <w:szCs w:val="22"/>
          <w:rPrChange w:id="2712" w:author="Claire Kouba" w:date="2023-09-12T16:52:00Z">
            <w:rPr>
              <w:spacing w:val="8"/>
            </w:rPr>
          </w:rPrChange>
        </w:rPr>
        <w:t xml:space="preserve"> </w:t>
      </w:r>
      <w:r w:rsidRPr="00D753AC">
        <w:rPr>
          <w:rFonts w:cs="Times New Roman"/>
          <w:sz w:val="22"/>
          <w:szCs w:val="22"/>
        </w:rPr>
        <w:t>most</w:t>
      </w:r>
      <w:r w:rsidRPr="00D753AC">
        <w:rPr>
          <w:rFonts w:cs="Times New Roman"/>
          <w:spacing w:val="10"/>
          <w:sz w:val="22"/>
          <w:szCs w:val="22"/>
          <w:rPrChange w:id="2713" w:author="Claire Kouba" w:date="2023-09-12T16:52:00Z">
            <w:rPr>
              <w:spacing w:val="8"/>
            </w:rPr>
          </w:rPrChange>
        </w:rPr>
        <w:t xml:space="preserve"> </w:t>
      </w:r>
      <w:r w:rsidRPr="00D753AC">
        <w:rPr>
          <w:rFonts w:cs="Times New Roman"/>
          <w:sz w:val="22"/>
          <w:szCs w:val="22"/>
        </w:rPr>
        <w:t>years,</w:t>
      </w:r>
      <w:r w:rsidRPr="00D753AC">
        <w:rPr>
          <w:rFonts w:cs="Times New Roman"/>
          <w:spacing w:val="10"/>
          <w:sz w:val="22"/>
          <w:szCs w:val="22"/>
          <w:rPrChange w:id="2714" w:author="Claire Kouba" w:date="2023-09-12T16:52:00Z">
            <w:rPr>
              <w:spacing w:val="8"/>
            </w:rPr>
          </w:rPrChange>
        </w:rPr>
        <w:t xml:space="preserve"> </w:t>
      </w:r>
      <w:r w:rsidRPr="00D753AC">
        <w:rPr>
          <w:rFonts w:cs="Times New Roman"/>
          <w:sz w:val="22"/>
          <w:szCs w:val="22"/>
        </w:rPr>
        <w:t>the</w:t>
      </w:r>
      <w:r w:rsidRPr="00D753AC">
        <w:rPr>
          <w:rFonts w:cs="Times New Roman"/>
          <w:spacing w:val="10"/>
          <w:sz w:val="22"/>
          <w:szCs w:val="22"/>
          <w:rPrChange w:id="2715" w:author="Claire Kouba" w:date="2023-09-12T16:52:00Z">
            <w:rPr>
              <w:spacing w:val="8"/>
            </w:rPr>
          </w:rPrChange>
        </w:rPr>
        <w:t xml:space="preserve"> </w:t>
      </w:r>
      <w:r w:rsidRPr="00D753AC">
        <w:rPr>
          <w:rFonts w:cs="Times New Roman"/>
          <w:sz w:val="22"/>
          <w:szCs w:val="22"/>
        </w:rPr>
        <w:t>minimum-flow</w:t>
      </w:r>
      <w:r w:rsidRPr="00D753AC">
        <w:rPr>
          <w:rFonts w:cs="Times New Roman"/>
          <w:w w:val="99"/>
          <w:sz w:val="22"/>
          <w:szCs w:val="22"/>
        </w:rPr>
        <w:t xml:space="preserve"> </w:t>
      </w:r>
      <w:r w:rsidRPr="00D753AC">
        <w:rPr>
          <w:rFonts w:cs="Times New Roman"/>
          <w:sz w:val="22"/>
          <w:szCs w:val="22"/>
        </w:rPr>
        <w:t>month for the Scott River is September; however, uncommon September storms can elevate flow volumes, and in some</w:t>
      </w:r>
      <w:r w:rsidRPr="00D753AC">
        <w:rPr>
          <w:rFonts w:cs="Times New Roman"/>
          <w:spacing w:val="38"/>
          <w:sz w:val="22"/>
          <w:szCs w:val="22"/>
        </w:rPr>
        <w:t xml:space="preserve"> </w:t>
      </w:r>
      <w:r w:rsidRPr="00D753AC">
        <w:rPr>
          <w:rFonts w:cs="Times New Roman"/>
          <w:sz w:val="22"/>
          <w:szCs w:val="22"/>
        </w:rPr>
        <w:t>years</w:t>
      </w:r>
      <w:r w:rsidRPr="00D753AC">
        <w:rPr>
          <w:rFonts w:cs="Times New Roman"/>
          <w:w w:val="99"/>
          <w:sz w:val="22"/>
          <w:szCs w:val="22"/>
        </w:rPr>
        <w:t xml:space="preserve"> </w:t>
      </w:r>
      <w:r w:rsidRPr="00D753AC">
        <w:rPr>
          <w:rFonts w:cs="Times New Roman"/>
          <w:sz w:val="22"/>
          <w:szCs w:val="22"/>
        </w:rPr>
        <w:t>with</w:t>
      </w:r>
      <w:r w:rsidRPr="00D753AC">
        <w:rPr>
          <w:rFonts w:cs="Times New Roman"/>
          <w:spacing w:val="15"/>
          <w:sz w:val="22"/>
          <w:szCs w:val="22"/>
          <w:rPrChange w:id="2716" w:author="Claire Kouba" w:date="2023-09-12T16:52:00Z">
            <w:rPr>
              <w:spacing w:val="16"/>
            </w:rPr>
          </w:rPrChange>
        </w:rPr>
        <w:t xml:space="preserve"> </w:t>
      </w:r>
      <w:r w:rsidRPr="00D753AC">
        <w:rPr>
          <w:rFonts w:cs="Times New Roman"/>
          <w:sz w:val="22"/>
          <w:szCs w:val="22"/>
        </w:rPr>
        <w:t>a</w:t>
      </w:r>
      <w:r w:rsidRPr="00D753AC">
        <w:rPr>
          <w:rFonts w:cs="Times New Roman"/>
          <w:spacing w:val="15"/>
          <w:sz w:val="22"/>
          <w:szCs w:val="22"/>
          <w:rPrChange w:id="2717" w:author="Claire Kouba" w:date="2023-09-12T16:52:00Z">
            <w:rPr>
              <w:spacing w:val="16"/>
            </w:rPr>
          </w:rPrChange>
        </w:rPr>
        <w:t xml:space="preserve"> </w:t>
      </w:r>
      <w:r w:rsidRPr="00D753AC">
        <w:rPr>
          <w:rFonts w:cs="Times New Roman"/>
          <w:sz w:val="22"/>
          <w:szCs w:val="22"/>
        </w:rPr>
        <w:t>late</w:t>
      </w:r>
      <w:r w:rsidRPr="00D753AC">
        <w:rPr>
          <w:rFonts w:cs="Times New Roman"/>
          <w:spacing w:val="15"/>
          <w:sz w:val="22"/>
          <w:szCs w:val="22"/>
          <w:rPrChange w:id="2718" w:author="Claire Kouba" w:date="2023-09-12T16:52:00Z">
            <w:rPr>
              <w:spacing w:val="16"/>
            </w:rPr>
          </w:rPrChange>
        </w:rPr>
        <w:t xml:space="preserve"> </w:t>
      </w:r>
      <w:r w:rsidRPr="00D753AC">
        <w:rPr>
          <w:rFonts w:cs="Times New Roman"/>
          <w:sz w:val="22"/>
          <w:szCs w:val="22"/>
        </w:rPr>
        <w:t>rainy</w:t>
      </w:r>
      <w:r w:rsidRPr="00D753AC">
        <w:rPr>
          <w:rFonts w:cs="Times New Roman"/>
          <w:spacing w:val="15"/>
          <w:sz w:val="22"/>
          <w:szCs w:val="22"/>
          <w:rPrChange w:id="2719" w:author="Claire Kouba" w:date="2023-09-12T16:52:00Z">
            <w:rPr>
              <w:spacing w:val="16"/>
            </w:rPr>
          </w:rPrChange>
        </w:rPr>
        <w:t xml:space="preserve"> </w:t>
      </w:r>
      <w:r w:rsidRPr="00D753AC">
        <w:rPr>
          <w:rFonts w:cs="Times New Roman"/>
          <w:sz w:val="22"/>
          <w:szCs w:val="22"/>
        </w:rPr>
        <w:t>season</w:t>
      </w:r>
      <w:r w:rsidRPr="00D753AC">
        <w:rPr>
          <w:rFonts w:cs="Times New Roman"/>
          <w:spacing w:val="15"/>
          <w:sz w:val="22"/>
          <w:szCs w:val="22"/>
          <w:rPrChange w:id="2720" w:author="Claire Kouba" w:date="2023-09-12T16:52:00Z">
            <w:rPr>
              <w:spacing w:val="16"/>
            </w:rPr>
          </w:rPrChange>
        </w:rPr>
        <w:t xml:space="preserve"> </w:t>
      </w:r>
      <w:r w:rsidRPr="00D753AC">
        <w:rPr>
          <w:rFonts w:cs="Times New Roman"/>
          <w:sz w:val="22"/>
          <w:szCs w:val="22"/>
        </w:rPr>
        <w:t>onset,</w:t>
      </w:r>
      <w:r w:rsidRPr="00D753AC">
        <w:rPr>
          <w:rFonts w:cs="Times New Roman"/>
          <w:spacing w:val="15"/>
          <w:sz w:val="22"/>
          <w:szCs w:val="22"/>
          <w:rPrChange w:id="2721" w:author="Claire Kouba" w:date="2023-09-12T16:52:00Z">
            <w:rPr>
              <w:spacing w:val="16"/>
            </w:rPr>
          </w:rPrChange>
        </w:rPr>
        <w:t xml:space="preserve"> </w:t>
      </w:r>
      <w:r w:rsidRPr="00D753AC">
        <w:rPr>
          <w:rFonts w:cs="Times New Roman"/>
          <w:sz w:val="22"/>
          <w:szCs w:val="22"/>
        </w:rPr>
        <w:t>the</w:t>
      </w:r>
      <w:r w:rsidRPr="00D753AC">
        <w:rPr>
          <w:rFonts w:cs="Times New Roman"/>
          <w:spacing w:val="15"/>
          <w:sz w:val="22"/>
          <w:szCs w:val="22"/>
          <w:rPrChange w:id="2722" w:author="Claire Kouba" w:date="2023-09-12T16:52:00Z">
            <w:rPr>
              <w:spacing w:val="16"/>
            </w:rPr>
          </w:rPrChange>
        </w:rPr>
        <w:t xml:space="preserve"> </w:t>
      </w:r>
      <w:r w:rsidRPr="00D753AC">
        <w:rPr>
          <w:rFonts w:cs="Times New Roman"/>
          <w:sz w:val="22"/>
          <w:szCs w:val="22"/>
        </w:rPr>
        <w:t>October</w:t>
      </w:r>
      <w:r w:rsidRPr="00D753AC">
        <w:rPr>
          <w:rFonts w:cs="Times New Roman"/>
          <w:spacing w:val="15"/>
          <w:sz w:val="22"/>
          <w:szCs w:val="22"/>
          <w:rPrChange w:id="2723" w:author="Claire Kouba" w:date="2023-09-12T16:52:00Z">
            <w:rPr>
              <w:spacing w:val="16"/>
            </w:rPr>
          </w:rPrChange>
        </w:rPr>
        <w:t xml:space="preserve"> </w:t>
      </w:r>
      <w:r w:rsidRPr="00D753AC">
        <w:rPr>
          <w:rFonts w:cs="Times New Roman"/>
          <w:sz w:val="22"/>
          <w:szCs w:val="22"/>
        </w:rPr>
        <w:t>flow</w:t>
      </w:r>
      <w:r w:rsidRPr="00D753AC">
        <w:rPr>
          <w:rFonts w:cs="Times New Roman"/>
          <w:spacing w:val="15"/>
          <w:sz w:val="22"/>
          <w:szCs w:val="22"/>
          <w:rPrChange w:id="2724" w:author="Claire Kouba" w:date="2023-09-12T16:52:00Z">
            <w:rPr>
              <w:spacing w:val="16"/>
            </w:rPr>
          </w:rPrChange>
        </w:rPr>
        <w:t xml:space="preserve"> </w:t>
      </w:r>
      <w:r w:rsidRPr="00D753AC">
        <w:rPr>
          <w:rFonts w:cs="Times New Roman"/>
          <w:sz w:val="22"/>
          <w:szCs w:val="22"/>
        </w:rPr>
        <w:t>volume</w:t>
      </w:r>
      <w:r w:rsidRPr="00D753AC">
        <w:rPr>
          <w:rFonts w:cs="Times New Roman"/>
          <w:spacing w:val="15"/>
          <w:sz w:val="22"/>
          <w:szCs w:val="22"/>
          <w:rPrChange w:id="2725" w:author="Claire Kouba" w:date="2023-09-12T16:52:00Z">
            <w:rPr>
              <w:spacing w:val="16"/>
            </w:rPr>
          </w:rPrChange>
        </w:rPr>
        <w:t xml:space="preserve"> </w:t>
      </w:r>
      <w:r w:rsidRPr="00D753AC">
        <w:rPr>
          <w:rFonts w:cs="Times New Roman"/>
          <w:sz w:val="22"/>
          <w:szCs w:val="22"/>
        </w:rPr>
        <w:t>may</w:t>
      </w:r>
      <w:r w:rsidRPr="00D753AC">
        <w:rPr>
          <w:rFonts w:cs="Times New Roman"/>
          <w:spacing w:val="15"/>
          <w:sz w:val="22"/>
          <w:szCs w:val="22"/>
          <w:rPrChange w:id="2726" w:author="Claire Kouba" w:date="2023-09-12T16:52:00Z">
            <w:rPr>
              <w:spacing w:val="16"/>
            </w:rPr>
          </w:rPrChange>
        </w:rPr>
        <w:t xml:space="preserve"> </w:t>
      </w:r>
      <w:r w:rsidRPr="00D753AC">
        <w:rPr>
          <w:rFonts w:cs="Times New Roman"/>
          <w:sz w:val="22"/>
          <w:szCs w:val="22"/>
        </w:rPr>
        <w:t>be</w:t>
      </w:r>
      <w:r w:rsidRPr="00D753AC">
        <w:rPr>
          <w:rFonts w:cs="Times New Roman"/>
          <w:spacing w:val="15"/>
          <w:sz w:val="22"/>
          <w:szCs w:val="22"/>
          <w:rPrChange w:id="2727" w:author="Claire Kouba" w:date="2023-09-12T16:52:00Z">
            <w:rPr>
              <w:spacing w:val="16"/>
            </w:rPr>
          </w:rPrChange>
        </w:rPr>
        <w:t xml:space="preserve"> </w:t>
      </w:r>
      <w:r w:rsidRPr="00D753AC">
        <w:rPr>
          <w:rFonts w:cs="Times New Roman"/>
          <w:spacing w:val="-3"/>
          <w:sz w:val="22"/>
          <w:szCs w:val="22"/>
          <w:rPrChange w:id="2728" w:author="Claire Kouba" w:date="2023-09-12T16:52:00Z">
            <w:rPr/>
          </w:rPrChange>
        </w:rPr>
        <w:t>lower.</w:t>
      </w:r>
      <w:r w:rsidRPr="00D753AC">
        <w:rPr>
          <w:rFonts w:cs="Times New Roman"/>
          <w:spacing w:val="15"/>
          <w:sz w:val="22"/>
          <w:szCs w:val="22"/>
          <w:rPrChange w:id="2729" w:author="Claire Kouba" w:date="2023-09-12T16:52:00Z">
            <w:rPr>
              <w:spacing w:val="16"/>
            </w:rPr>
          </w:rPrChange>
        </w:rPr>
        <w:t xml:space="preserve"> </w:t>
      </w:r>
      <w:r w:rsidRPr="00D753AC">
        <w:rPr>
          <w:rFonts w:cs="Times New Roman"/>
          <w:spacing w:val="-9"/>
          <w:sz w:val="22"/>
          <w:szCs w:val="22"/>
        </w:rPr>
        <w:t>To</w:t>
      </w:r>
      <w:r w:rsidRPr="00D753AC">
        <w:rPr>
          <w:rFonts w:cs="Times New Roman"/>
          <w:spacing w:val="15"/>
          <w:sz w:val="22"/>
          <w:szCs w:val="22"/>
          <w:rPrChange w:id="2730" w:author="Claire Kouba" w:date="2023-09-12T16:52:00Z">
            <w:rPr>
              <w:spacing w:val="16"/>
            </w:rPr>
          </w:rPrChange>
        </w:rPr>
        <w:t xml:space="preserve"> </w:t>
      </w:r>
      <w:r w:rsidRPr="00D753AC">
        <w:rPr>
          <w:rFonts w:cs="Times New Roman"/>
          <w:sz w:val="22"/>
          <w:szCs w:val="22"/>
        </w:rPr>
        <w:t>capture</w:t>
      </w:r>
      <w:r w:rsidRPr="00D753AC">
        <w:rPr>
          <w:rFonts w:cs="Times New Roman"/>
          <w:spacing w:val="15"/>
          <w:sz w:val="22"/>
          <w:szCs w:val="22"/>
          <w:rPrChange w:id="2731" w:author="Claire Kouba" w:date="2023-09-12T16:52:00Z">
            <w:rPr>
              <w:spacing w:val="16"/>
            </w:rPr>
          </w:rPrChange>
        </w:rPr>
        <w:t xml:space="preserve"> </w:t>
      </w:r>
      <w:r w:rsidRPr="00D753AC">
        <w:rPr>
          <w:rFonts w:cs="Times New Roman"/>
          <w:sz w:val="22"/>
          <w:szCs w:val="22"/>
        </w:rPr>
        <w:t>these</w:t>
      </w:r>
      <w:r w:rsidRPr="00D753AC">
        <w:rPr>
          <w:rFonts w:cs="Times New Roman"/>
          <w:spacing w:val="15"/>
          <w:sz w:val="22"/>
          <w:szCs w:val="22"/>
          <w:rPrChange w:id="2732" w:author="Claire Kouba" w:date="2023-09-12T16:52:00Z">
            <w:rPr>
              <w:spacing w:val="16"/>
            </w:rPr>
          </w:rPrChange>
        </w:rPr>
        <w:t xml:space="preserve"> </w:t>
      </w:r>
      <w:r w:rsidRPr="00D753AC">
        <w:rPr>
          <w:rFonts w:cs="Times New Roman"/>
          <w:sz w:val="22"/>
          <w:szCs w:val="22"/>
        </w:rPr>
        <w:t>dynamics,</w:t>
      </w:r>
      <w:r w:rsidRPr="00D753AC">
        <w:rPr>
          <w:rFonts w:cs="Times New Roman"/>
          <w:spacing w:val="15"/>
          <w:sz w:val="22"/>
          <w:szCs w:val="22"/>
          <w:rPrChange w:id="2733" w:author="Claire Kouba" w:date="2023-09-12T16:52:00Z">
            <w:rPr>
              <w:spacing w:val="16"/>
            </w:rPr>
          </w:rPrChange>
        </w:rPr>
        <w:t xml:space="preserve"> </w:t>
      </w:r>
      <w:r w:rsidRPr="00D753AC">
        <w:rPr>
          <w:rFonts w:cs="Times New Roman"/>
          <w:sz w:val="22"/>
          <w:szCs w:val="22"/>
        </w:rPr>
        <w:t>for</w:t>
      </w:r>
      <w:r w:rsidRPr="00D753AC">
        <w:rPr>
          <w:rFonts w:cs="Times New Roman"/>
          <w:spacing w:val="15"/>
          <w:sz w:val="22"/>
          <w:szCs w:val="22"/>
          <w:rPrChange w:id="2734" w:author="Claire Kouba" w:date="2023-09-12T16:52:00Z">
            <w:rPr>
              <w:spacing w:val="16"/>
            </w:rPr>
          </w:rPrChange>
        </w:rPr>
        <w:t xml:space="preserve"> </w:t>
      </w:r>
      <w:r w:rsidRPr="00D753AC">
        <w:rPr>
          <w:rFonts w:cs="Times New Roman"/>
          <w:sz w:val="22"/>
          <w:szCs w:val="22"/>
        </w:rPr>
        <w:t>each</w:t>
      </w:r>
      <w:r w:rsidRPr="00D753AC">
        <w:rPr>
          <w:rFonts w:cs="Times New Roman"/>
          <w:spacing w:val="15"/>
          <w:sz w:val="22"/>
          <w:szCs w:val="22"/>
          <w:rPrChange w:id="2735" w:author="Claire Kouba" w:date="2023-09-12T16:52:00Z">
            <w:rPr>
              <w:spacing w:val="16"/>
            </w:rPr>
          </w:rPrChange>
        </w:rPr>
        <w:t xml:space="preserve"> </w:t>
      </w:r>
      <w:r w:rsidRPr="00D753AC">
        <w:rPr>
          <w:rFonts w:cs="Times New Roman"/>
          <w:sz w:val="22"/>
          <w:szCs w:val="22"/>
        </w:rPr>
        <w:t>calendar</w:t>
      </w:r>
      <w:r w:rsidRPr="00D753AC">
        <w:rPr>
          <w:rFonts w:cs="Times New Roman"/>
          <w:spacing w:val="15"/>
          <w:sz w:val="22"/>
          <w:szCs w:val="22"/>
          <w:rPrChange w:id="2736" w:author="Claire Kouba" w:date="2023-09-12T16:52:00Z">
            <w:rPr>
              <w:spacing w:val="16"/>
            </w:rPr>
          </w:rPrChange>
        </w:rPr>
        <w:t xml:space="preserve"> </w:t>
      </w:r>
      <w:r w:rsidRPr="00D753AC">
        <w:rPr>
          <w:rFonts w:cs="Times New Roman"/>
          <w:sz w:val="22"/>
          <w:szCs w:val="22"/>
        </w:rPr>
        <w:t>year,</w:t>
      </w:r>
      <w:r w:rsidRPr="00D753AC">
        <w:rPr>
          <w:rFonts w:cs="Times New Roman"/>
          <w:w w:val="99"/>
          <w:sz w:val="22"/>
          <w:szCs w:val="22"/>
        </w:rPr>
        <w:t xml:space="preserve"> </w:t>
      </w:r>
      <w:r w:rsidRPr="00D753AC">
        <w:rPr>
          <w:rFonts w:cs="Times New Roman"/>
          <w:sz w:val="22"/>
          <w:szCs w:val="22"/>
        </w:rPr>
        <w:t>we</w:t>
      </w:r>
      <w:r w:rsidRPr="00D753AC">
        <w:rPr>
          <w:rFonts w:cs="Times New Roman"/>
          <w:sz w:val="22"/>
          <w:szCs w:val="22"/>
          <w:rPrChange w:id="2737" w:author="Claire Kouba" w:date="2023-09-12T16:52:00Z">
            <w:rPr>
              <w:spacing w:val="17"/>
            </w:rPr>
          </w:rPrChange>
        </w:rPr>
        <w:t xml:space="preserve"> </w:t>
      </w:r>
      <w:r w:rsidRPr="00D753AC">
        <w:rPr>
          <w:rFonts w:cs="Times New Roman"/>
          <w:sz w:val="22"/>
          <w:szCs w:val="22"/>
        </w:rPr>
        <w:t>calculated</w:t>
      </w:r>
      <w:r w:rsidRPr="00D753AC">
        <w:rPr>
          <w:rFonts w:cs="Times New Roman"/>
          <w:sz w:val="22"/>
          <w:szCs w:val="22"/>
          <w:rPrChange w:id="2738" w:author="Claire Kouba" w:date="2023-09-12T16:52:00Z">
            <w:rPr>
              <w:spacing w:val="17"/>
            </w:rPr>
          </w:rPrChange>
        </w:rPr>
        <w:t xml:space="preserve"> </w:t>
      </w:r>
      <w:r w:rsidRPr="00D753AC">
        <w:rPr>
          <w:rFonts w:cs="Times New Roman"/>
          <w:sz w:val="22"/>
          <w:szCs w:val="22"/>
        </w:rPr>
        <w:t>a</w:t>
      </w:r>
      <w:r w:rsidRPr="00D753AC">
        <w:rPr>
          <w:rFonts w:cs="Times New Roman"/>
          <w:sz w:val="22"/>
          <w:szCs w:val="22"/>
          <w:rPrChange w:id="2739" w:author="Claire Kouba" w:date="2023-09-12T16:52:00Z">
            <w:rPr>
              <w:spacing w:val="17"/>
            </w:rPr>
          </w:rPrChange>
        </w:rPr>
        <w:t xml:space="preserve"> </w:t>
      </w:r>
      <w:r w:rsidRPr="00D753AC">
        <w:rPr>
          <w:rFonts w:cs="Times New Roman"/>
          <w:sz w:val="22"/>
          <w:szCs w:val="22"/>
        </w:rPr>
        <w:t>rolling</w:t>
      </w:r>
      <w:r w:rsidRPr="00D753AC">
        <w:rPr>
          <w:rFonts w:cs="Times New Roman"/>
          <w:sz w:val="22"/>
          <w:szCs w:val="22"/>
          <w:rPrChange w:id="2740" w:author="Claire Kouba" w:date="2023-09-12T16:52:00Z">
            <w:rPr>
              <w:spacing w:val="17"/>
            </w:rPr>
          </w:rPrChange>
        </w:rPr>
        <w:t xml:space="preserve"> </w:t>
      </w:r>
      <w:r w:rsidRPr="00D753AC">
        <w:rPr>
          <w:rFonts w:cs="Times New Roman"/>
          <w:sz w:val="22"/>
          <w:szCs w:val="22"/>
        </w:rPr>
        <w:t>30-day</w:t>
      </w:r>
      <w:r w:rsidRPr="00D753AC">
        <w:rPr>
          <w:rFonts w:cs="Times New Roman"/>
          <w:sz w:val="22"/>
          <w:szCs w:val="22"/>
          <w:rPrChange w:id="2741" w:author="Claire Kouba" w:date="2023-09-12T16:52:00Z">
            <w:rPr>
              <w:spacing w:val="17"/>
            </w:rPr>
          </w:rPrChange>
        </w:rPr>
        <w:t xml:space="preserve"> </w:t>
      </w:r>
      <w:r w:rsidRPr="00D753AC">
        <w:rPr>
          <w:rFonts w:cs="Times New Roman"/>
          <w:sz w:val="22"/>
          <w:szCs w:val="22"/>
        </w:rPr>
        <w:t>sum</w:t>
      </w:r>
      <w:r w:rsidRPr="00D753AC">
        <w:rPr>
          <w:rFonts w:cs="Times New Roman"/>
          <w:sz w:val="22"/>
          <w:szCs w:val="22"/>
          <w:rPrChange w:id="2742" w:author="Claire Kouba" w:date="2023-09-12T16:52:00Z">
            <w:rPr>
              <w:spacing w:val="17"/>
            </w:rPr>
          </w:rPrChange>
        </w:rPr>
        <w:t xml:space="preserve"> </w:t>
      </w:r>
      <w:r w:rsidRPr="00D753AC">
        <w:rPr>
          <w:rFonts w:cs="Times New Roman"/>
          <w:sz w:val="22"/>
          <w:szCs w:val="22"/>
        </w:rPr>
        <w:t>of</w:t>
      </w:r>
      <w:r w:rsidRPr="00D753AC">
        <w:rPr>
          <w:rFonts w:cs="Times New Roman"/>
          <w:sz w:val="22"/>
          <w:szCs w:val="22"/>
          <w:rPrChange w:id="2743" w:author="Claire Kouba" w:date="2023-09-12T16:52:00Z">
            <w:rPr>
              <w:spacing w:val="17"/>
            </w:rPr>
          </w:rPrChange>
        </w:rPr>
        <w:t xml:space="preserve"> </w:t>
      </w:r>
      <w:r w:rsidRPr="00D753AC">
        <w:rPr>
          <w:rFonts w:cs="Times New Roman"/>
          <w:sz w:val="22"/>
          <w:szCs w:val="22"/>
        </w:rPr>
        <w:t>daily</w:t>
      </w:r>
      <w:r w:rsidRPr="00D753AC">
        <w:rPr>
          <w:rFonts w:cs="Times New Roman"/>
          <w:sz w:val="22"/>
          <w:szCs w:val="22"/>
          <w:rPrChange w:id="2744" w:author="Claire Kouba" w:date="2023-09-12T16:52:00Z">
            <w:rPr>
              <w:spacing w:val="17"/>
            </w:rPr>
          </w:rPrChange>
        </w:rPr>
        <w:t xml:space="preserve"> </w:t>
      </w:r>
      <w:r w:rsidRPr="00D753AC">
        <w:rPr>
          <w:rFonts w:cs="Times New Roman"/>
          <w:sz w:val="22"/>
          <w:szCs w:val="22"/>
        </w:rPr>
        <w:t>flow</w:t>
      </w:r>
      <w:r w:rsidRPr="00D753AC">
        <w:rPr>
          <w:rFonts w:cs="Times New Roman"/>
          <w:sz w:val="22"/>
          <w:szCs w:val="22"/>
          <w:rPrChange w:id="2745" w:author="Claire Kouba" w:date="2023-09-12T16:52:00Z">
            <w:rPr>
              <w:spacing w:val="17"/>
            </w:rPr>
          </w:rPrChange>
        </w:rPr>
        <w:t xml:space="preserve"> </w:t>
      </w:r>
      <w:r w:rsidRPr="00D753AC">
        <w:rPr>
          <w:rFonts w:cs="Times New Roman"/>
          <w:sz w:val="22"/>
          <w:szCs w:val="22"/>
        </w:rPr>
        <w:t>volumes</w:t>
      </w:r>
      <w:r w:rsidRPr="00D753AC">
        <w:rPr>
          <w:rFonts w:cs="Times New Roman"/>
          <w:sz w:val="22"/>
          <w:szCs w:val="22"/>
          <w:rPrChange w:id="2746" w:author="Claire Kouba" w:date="2023-09-12T16:52:00Z">
            <w:rPr>
              <w:spacing w:val="17"/>
            </w:rPr>
          </w:rPrChange>
        </w:rPr>
        <w:t xml:space="preserve"> </w:t>
      </w:r>
      <w:r w:rsidRPr="00D753AC">
        <w:rPr>
          <w:rFonts w:cs="Times New Roman"/>
          <w:sz w:val="22"/>
          <w:szCs w:val="22"/>
        </w:rPr>
        <w:t>in</w:t>
      </w:r>
      <w:r w:rsidRPr="00D753AC">
        <w:rPr>
          <w:rFonts w:cs="Times New Roman"/>
          <w:sz w:val="22"/>
          <w:szCs w:val="22"/>
          <w:rPrChange w:id="2747" w:author="Claire Kouba" w:date="2023-09-12T16:52:00Z">
            <w:rPr>
              <w:spacing w:val="17"/>
            </w:rPr>
          </w:rPrChange>
        </w:rPr>
        <w:t xml:space="preserve"> </w:t>
      </w:r>
      <w:r w:rsidRPr="00D753AC">
        <w:rPr>
          <w:rFonts w:cs="Times New Roman"/>
          <w:sz w:val="22"/>
          <w:szCs w:val="22"/>
        </w:rPr>
        <w:t>the</w:t>
      </w:r>
      <w:r w:rsidRPr="00D753AC">
        <w:rPr>
          <w:rFonts w:cs="Times New Roman"/>
          <w:sz w:val="22"/>
          <w:szCs w:val="22"/>
          <w:rPrChange w:id="2748" w:author="Claire Kouba" w:date="2023-09-12T16:52:00Z">
            <w:rPr>
              <w:spacing w:val="17"/>
            </w:rPr>
          </w:rPrChange>
        </w:rPr>
        <w:t xml:space="preserve"> </w:t>
      </w:r>
      <w:r w:rsidRPr="00D753AC">
        <w:rPr>
          <w:rFonts w:cs="Times New Roman"/>
          <w:sz w:val="22"/>
          <w:szCs w:val="22"/>
        </w:rPr>
        <w:t>period</w:t>
      </w:r>
      <w:r w:rsidRPr="00D753AC">
        <w:rPr>
          <w:rFonts w:cs="Times New Roman"/>
          <w:sz w:val="22"/>
          <w:szCs w:val="22"/>
          <w:rPrChange w:id="2749" w:author="Claire Kouba" w:date="2023-09-12T16:52:00Z">
            <w:rPr>
              <w:spacing w:val="17"/>
            </w:rPr>
          </w:rPrChange>
        </w:rPr>
        <w:t xml:space="preserve"> </w:t>
      </w:r>
      <w:r w:rsidRPr="00D753AC">
        <w:rPr>
          <w:rFonts w:cs="Times New Roman"/>
          <w:sz w:val="22"/>
          <w:szCs w:val="22"/>
        </w:rPr>
        <w:t>July-December</w:t>
      </w:r>
      <w:r w:rsidRPr="00D753AC">
        <w:rPr>
          <w:rFonts w:cs="Times New Roman"/>
          <w:sz w:val="22"/>
          <w:szCs w:val="22"/>
          <w:rPrChange w:id="2750" w:author="Claire Kouba" w:date="2023-09-12T16:52:00Z">
            <w:rPr>
              <w:spacing w:val="17"/>
            </w:rPr>
          </w:rPrChange>
        </w:rPr>
        <w:t xml:space="preserve"> </w:t>
      </w:r>
      <w:r w:rsidRPr="00D753AC">
        <w:rPr>
          <w:rFonts w:cs="Times New Roman"/>
          <w:sz w:val="22"/>
          <w:szCs w:val="22"/>
        </w:rPr>
        <w:t>to</w:t>
      </w:r>
      <w:r w:rsidRPr="00D753AC">
        <w:rPr>
          <w:rFonts w:cs="Times New Roman"/>
          <w:sz w:val="22"/>
          <w:szCs w:val="22"/>
          <w:rPrChange w:id="2751" w:author="Claire Kouba" w:date="2023-09-12T16:52:00Z">
            <w:rPr>
              <w:spacing w:val="17"/>
            </w:rPr>
          </w:rPrChange>
        </w:rPr>
        <w:t xml:space="preserve"> </w:t>
      </w:r>
      <w:r w:rsidRPr="00D753AC">
        <w:rPr>
          <w:rFonts w:cs="Times New Roman"/>
          <w:sz w:val="22"/>
          <w:szCs w:val="22"/>
        </w:rPr>
        <w:t>identify</w:t>
      </w:r>
      <w:r w:rsidRPr="00D753AC">
        <w:rPr>
          <w:rFonts w:cs="Times New Roman"/>
          <w:sz w:val="22"/>
          <w:szCs w:val="22"/>
          <w:rPrChange w:id="2752" w:author="Claire Kouba" w:date="2023-09-12T16:52:00Z">
            <w:rPr>
              <w:spacing w:val="17"/>
            </w:rPr>
          </w:rPrChange>
        </w:rPr>
        <w:t xml:space="preserve"> </w:t>
      </w:r>
      <w:r w:rsidRPr="00D753AC">
        <w:rPr>
          <w:rFonts w:cs="Times New Roman"/>
          <w:sz w:val="22"/>
          <w:szCs w:val="22"/>
        </w:rPr>
        <w:t>the</w:t>
      </w:r>
      <w:r w:rsidRPr="00D753AC">
        <w:rPr>
          <w:rFonts w:cs="Times New Roman"/>
          <w:sz w:val="22"/>
          <w:szCs w:val="22"/>
          <w:rPrChange w:id="2753" w:author="Claire Kouba" w:date="2023-09-12T16:52:00Z">
            <w:rPr>
              <w:spacing w:val="17"/>
            </w:rPr>
          </w:rPrChange>
        </w:rPr>
        <w:t xml:space="preserve"> </w:t>
      </w:r>
      <w:r w:rsidRPr="00D753AC">
        <w:rPr>
          <w:rFonts w:cs="Times New Roman"/>
          <w:sz w:val="22"/>
          <w:szCs w:val="22"/>
        </w:rPr>
        <w:t>30-day</w:t>
      </w:r>
      <w:r w:rsidRPr="00D753AC">
        <w:rPr>
          <w:rFonts w:cs="Times New Roman"/>
          <w:sz w:val="22"/>
          <w:szCs w:val="22"/>
          <w:rPrChange w:id="2754" w:author="Claire Kouba" w:date="2023-09-12T16:52:00Z">
            <w:rPr>
              <w:spacing w:val="17"/>
            </w:rPr>
          </w:rPrChange>
        </w:rPr>
        <w:t xml:space="preserve"> </w:t>
      </w:r>
      <w:r w:rsidRPr="00D753AC">
        <w:rPr>
          <w:rFonts w:cs="Times New Roman"/>
          <w:sz w:val="22"/>
          <w:szCs w:val="22"/>
        </w:rPr>
        <w:t>period</w:t>
      </w:r>
      <w:r w:rsidRPr="00D753AC">
        <w:rPr>
          <w:rFonts w:cs="Times New Roman"/>
          <w:sz w:val="22"/>
          <w:szCs w:val="22"/>
          <w:rPrChange w:id="2755" w:author="Claire Kouba" w:date="2023-09-12T16:52:00Z">
            <w:rPr>
              <w:spacing w:val="17"/>
            </w:rPr>
          </w:rPrChange>
        </w:rPr>
        <w:t xml:space="preserve"> </w:t>
      </w:r>
      <w:r w:rsidRPr="00D753AC">
        <w:rPr>
          <w:rFonts w:cs="Times New Roman"/>
          <w:sz w:val="22"/>
          <w:szCs w:val="22"/>
        </w:rPr>
        <w:t>with</w:t>
      </w:r>
      <w:r w:rsidRPr="00D753AC">
        <w:rPr>
          <w:rFonts w:cs="Times New Roman"/>
          <w:spacing w:val="49"/>
          <w:sz w:val="22"/>
          <w:szCs w:val="22"/>
          <w:rPrChange w:id="2756" w:author="Claire Kouba" w:date="2023-09-12T16:52:00Z">
            <w:rPr>
              <w:w w:val="99"/>
            </w:rPr>
          </w:rPrChange>
        </w:rPr>
        <w:t xml:space="preserve"> </w:t>
      </w:r>
      <w:r w:rsidRPr="00D753AC">
        <w:rPr>
          <w:rFonts w:cs="Times New Roman"/>
          <w:sz w:val="22"/>
          <w:szCs w:val="22"/>
        </w:rPr>
        <w:t>the</w:t>
      </w:r>
      <w:r w:rsidRPr="00D753AC">
        <w:rPr>
          <w:rFonts w:cs="Times New Roman"/>
          <w:w w:val="99"/>
          <w:sz w:val="22"/>
          <w:szCs w:val="22"/>
          <w:rPrChange w:id="2757" w:author="Claire Kouba" w:date="2023-09-12T16:52:00Z">
            <w:rPr>
              <w:spacing w:val="16"/>
            </w:rPr>
          </w:rPrChange>
        </w:rPr>
        <w:t xml:space="preserve"> </w:t>
      </w:r>
      <w:del w:id="2758" w:author="Claire Kouba" w:date="2023-09-23T11:10:00Z">
        <w:r w:rsidRPr="00D753AC" w:rsidDel="00861754">
          <w:rPr>
            <w:rFonts w:cs="Times New Roman"/>
            <w:sz w:val="22"/>
            <w:szCs w:val="22"/>
          </w:rPr>
          <w:delText>minimum</w:delText>
        </w:r>
        <w:r w:rsidRPr="00D753AC" w:rsidDel="00861754">
          <w:rPr>
            <w:rFonts w:cs="Times New Roman"/>
            <w:spacing w:val="3"/>
            <w:sz w:val="22"/>
            <w:szCs w:val="22"/>
            <w:rPrChange w:id="2759" w:author="Claire Kouba" w:date="2023-09-12T16:52:00Z">
              <w:rPr>
                <w:spacing w:val="16"/>
              </w:rPr>
            </w:rPrChange>
          </w:rPr>
          <w:delText xml:space="preserve"> </w:delText>
        </w:r>
      </w:del>
      <w:ins w:id="2760" w:author="Claire Kouba" w:date="2023-09-23T11:10:00Z">
        <w:r w:rsidR="00861754">
          <w:rPr>
            <w:rFonts w:cs="Times New Roman"/>
            <w:sz w:val="22"/>
            <w:szCs w:val="22"/>
          </w:rPr>
          <w:t>least</w:t>
        </w:r>
        <w:r w:rsidR="00861754" w:rsidRPr="00D753AC">
          <w:rPr>
            <w:rFonts w:cs="Times New Roman"/>
            <w:spacing w:val="3"/>
            <w:sz w:val="22"/>
            <w:szCs w:val="22"/>
            <w:rPrChange w:id="2761" w:author="Claire Kouba" w:date="2023-09-12T16:52:00Z">
              <w:rPr>
                <w:spacing w:val="16"/>
              </w:rPr>
            </w:rPrChange>
          </w:rPr>
          <w:t xml:space="preserve"> </w:t>
        </w:r>
      </w:ins>
      <w:r w:rsidRPr="00D753AC">
        <w:rPr>
          <w:rFonts w:cs="Times New Roman"/>
          <w:spacing w:val="-4"/>
          <w:sz w:val="22"/>
          <w:szCs w:val="22"/>
        </w:rPr>
        <w:t>flow</w:t>
      </w:r>
      <w:ins w:id="2762" w:author="Claire Kouba" w:date="2023-09-23T11:10:00Z">
        <w:r w:rsidR="00861754">
          <w:rPr>
            <w:rFonts w:cs="Times New Roman"/>
            <w:spacing w:val="-4"/>
            <w:sz w:val="22"/>
            <w:szCs w:val="22"/>
          </w:rPr>
          <w:t xml:space="preserve"> volume</w:t>
        </w:r>
      </w:ins>
      <w:r w:rsidRPr="00D753AC">
        <w:rPr>
          <w:rFonts w:cs="Times New Roman"/>
          <w:spacing w:val="-4"/>
          <w:sz w:val="22"/>
          <w:szCs w:val="22"/>
        </w:rPr>
        <w:t>,</w:t>
      </w:r>
      <w:r w:rsidRPr="00D753AC">
        <w:rPr>
          <w:rFonts w:cs="Times New Roman"/>
          <w:spacing w:val="4"/>
          <w:sz w:val="22"/>
          <w:szCs w:val="22"/>
          <w:rPrChange w:id="2763" w:author="Claire Kouba" w:date="2023-09-12T16:52:00Z">
            <w:rPr>
              <w:spacing w:val="16"/>
            </w:rPr>
          </w:rPrChange>
        </w:rPr>
        <w:t xml:space="preserve"> </w:t>
      </w:r>
      <w:r w:rsidRPr="00D753AC">
        <w:rPr>
          <w:rFonts w:cs="Times New Roman"/>
          <w:sz w:val="22"/>
          <w:szCs w:val="22"/>
        </w:rPr>
        <w:t>referred</w:t>
      </w:r>
      <w:r w:rsidRPr="00D753AC">
        <w:rPr>
          <w:rFonts w:cs="Times New Roman"/>
          <w:spacing w:val="4"/>
          <w:sz w:val="22"/>
          <w:szCs w:val="22"/>
          <w:rPrChange w:id="2764" w:author="Claire Kouba" w:date="2023-09-12T16:52:00Z">
            <w:rPr>
              <w:spacing w:val="16"/>
            </w:rPr>
          </w:rPrChange>
        </w:rPr>
        <w:t xml:space="preserve"> </w:t>
      </w:r>
      <w:r w:rsidRPr="00D753AC">
        <w:rPr>
          <w:rFonts w:cs="Times New Roman"/>
          <w:sz w:val="22"/>
          <w:szCs w:val="22"/>
        </w:rPr>
        <w:t>to</w:t>
      </w:r>
      <w:r w:rsidRPr="00D753AC">
        <w:rPr>
          <w:rFonts w:cs="Times New Roman"/>
          <w:spacing w:val="3"/>
          <w:sz w:val="22"/>
          <w:szCs w:val="22"/>
          <w:rPrChange w:id="2765" w:author="Claire Kouba" w:date="2023-09-12T16:52:00Z">
            <w:rPr>
              <w:spacing w:val="16"/>
            </w:rPr>
          </w:rPrChange>
        </w:rPr>
        <w:t xml:space="preserve"> </w:t>
      </w:r>
      <w:r w:rsidRPr="00D753AC">
        <w:rPr>
          <w:rFonts w:cs="Times New Roman"/>
          <w:sz w:val="22"/>
          <w:szCs w:val="22"/>
        </w:rPr>
        <w:t>as</w:t>
      </w:r>
      <w:r w:rsidRPr="00D753AC">
        <w:rPr>
          <w:rFonts w:cs="Times New Roman"/>
          <w:spacing w:val="3"/>
          <w:sz w:val="22"/>
          <w:szCs w:val="22"/>
          <w:rPrChange w:id="2766" w:author="Claire Kouba" w:date="2023-09-12T16:52:00Z">
            <w:rPr>
              <w:spacing w:val="16"/>
            </w:rPr>
          </w:rPrChange>
        </w:rPr>
        <w:t xml:space="preserve"> </w:t>
      </w:r>
      <w:r w:rsidRPr="00D753AC">
        <w:rPr>
          <w:rFonts w:cs="Times New Roman"/>
          <w:i/>
          <w:sz w:val="22"/>
          <w:szCs w:val="22"/>
        </w:rPr>
        <w:t>V</w:t>
      </w:r>
      <w:r w:rsidRPr="00D753AC">
        <w:rPr>
          <w:rFonts w:cs="Times New Roman"/>
          <w:i/>
          <w:position w:val="-2"/>
          <w:sz w:val="22"/>
          <w:szCs w:val="22"/>
        </w:rPr>
        <w:t>min</w:t>
      </w:r>
      <w:del w:id="2767"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r w:rsidR="00505335" w:rsidRPr="00D753AC">
          <w:rPr>
            <w:rFonts w:cs="Times New Roman"/>
            <w:i/>
            <w:spacing w:val="38"/>
            <w:position w:val="-2"/>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16"/>
            <w:sz w:val="22"/>
            <w:szCs w:val="22"/>
          </w:rPr>
          <w:delText xml:space="preserve"> </w:delText>
        </w:r>
        <w:r w:rsidR="00505335" w:rsidRPr="00D753AC">
          <w:rPr>
            <w:rFonts w:cs="Times New Roman"/>
            <w:sz w:val="22"/>
            <w:szCs w:val="22"/>
          </w:rPr>
          <w:delText>6).</w:delText>
        </w:r>
      </w:del>
      <w:ins w:id="2768" w:author="Claire Kouba" w:date="2023-09-12T16:52:00Z">
        <w:r w:rsidRPr="00D753AC">
          <w:rPr>
            <w:rFonts w:cs="Times New Roman"/>
            <w:i/>
            <w:spacing w:val="25"/>
            <w:position w:val="-2"/>
            <w:sz w:val="22"/>
            <w:szCs w:val="22"/>
          </w:rPr>
          <w:t xml:space="preserve"> </w:t>
        </w:r>
        <w:r w:rsidRPr="00D753AC">
          <w:rPr>
            <w:rFonts w:cs="Times New Roman"/>
            <w:sz w:val="22"/>
            <w:szCs w:val="22"/>
          </w:rPr>
          <w:t>(see</w:t>
        </w:r>
        <w:r w:rsidRPr="00D753AC">
          <w:rPr>
            <w:rFonts w:cs="Times New Roman"/>
            <w:spacing w:val="3"/>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3.2).</w:t>
        </w:r>
      </w:ins>
      <w:r w:rsidRPr="00D753AC">
        <w:rPr>
          <w:rFonts w:cs="Times New Roman"/>
          <w:spacing w:val="3"/>
          <w:sz w:val="22"/>
          <w:szCs w:val="22"/>
          <w:rPrChange w:id="2769" w:author="Claire Kouba" w:date="2023-09-12T16:52:00Z">
            <w:rPr>
              <w:spacing w:val="16"/>
            </w:rPr>
          </w:rPrChange>
        </w:rPr>
        <w:t xml:space="preserve"> </w:t>
      </w:r>
      <w:r w:rsidRPr="00D753AC">
        <w:rPr>
          <w:rFonts w:cs="Times New Roman"/>
          <w:sz w:val="22"/>
          <w:szCs w:val="22"/>
        </w:rPr>
        <w:t>For</w:t>
      </w:r>
      <w:r w:rsidRPr="00D753AC">
        <w:rPr>
          <w:rFonts w:cs="Times New Roman"/>
          <w:spacing w:val="3"/>
          <w:sz w:val="22"/>
          <w:szCs w:val="22"/>
          <w:rPrChange w:id="2770" w:author="Claire Kouba" w:date="2023-09-12T16:52:00Z">
            <w:rPr>
              <w:spacing w:val="16"/>
            </w:rPr>
          </w:rPrChange>
        </w:rPr>
        <w:t xml:space="preserve"> </w:t>
      </w:r>
      <w:r w:rsidRPr="00D753AC">
        <w:rPr>
          <w:rFonts w:cs="Times New Roman"/>
          <w:sz w:val="22"/>
          <w:szCs w:val="22"/>
        </w:rPr>
        <w:t>consistency,</w:t>
      </w:r>
      <w:r w:rsidRPr="00D753AC">
        <w:rPr>
          <w:rFonts w:cs="Times New Roman"/>
          <w:spacing w:val="3"/>
          <w:sz w:val="22"/>
          <w:szCs w:val="22"/>
          <w:rPrChange w:id="2771" w:author="Claire Kouba" w:date="2023-09-12T16:52:00Z">
            <w:rPr>
              <w:spacing w:val="16"/>
            </w:rPr>
          </w:rPrChange>
        </w:rPr>
        <w:t xml:space="preserve"> </w:t>
      </w:r>
      <w:r w:rsidRPr="00D753AC">
        <w:rPr>
          <w:rFonts w:cs="Times New Roman"/>
          <w:sz w:val="22"/>
          <w:szCs w:val="22"/>
        </w:rPr>
        <w:t>each</w:t>
      </w:r>
      <w:r w:rsidRPr="00D753AC">
        <w:rPr>
          <w:rFonts w:cs="Times New Roman"/>
          <w:spacing w:val="4"/>
          <w:sz w:val="22"/>
          <w:szCs w:val="22"/>
          <w:rPrChange w:id="2772" w:author="Claire Kouba" w:date="2023-09-12T16:52:00Z">
            <w:rPr>
              <w:spacing w:val="16"/>
            </w:rPr>
          </w:rPrChange>
        </w:rPr>
        <w:t xml:space="preserve"> </w:t>
      </w:r>
      <w:r w:rsidRPr="00D753AC">
        <w:rPr>
          <w:rFonts w:cs="Times New Roman"/>
          <w:sz w:val="22"/>
          <w:szCs w:val="22"/>
        </w:rPr>
        <w:t>annual</w:t>
      </w:r>
      <w:r w:rsidRPr="00D753AC">
        <w:rPr>
          <w:rFonts w:cs="Times New Roman"/>
          <w:spacing w:val="3"/>
          <w:sz w:val="22"/>
          <w:szCs w:val="22"/>
          <w:rPrChange w:id="2773" w:author="Claire Kouba" w:date="2023-09-12T16:52:00Z">
            <w:rPr>
              <w:spacing w:val="16"/>
            </w:rPr>
          </w:rPrChange>
        </w:rPr>
        <w:t xml:space="preserve"> </w:t>
      </w:r>
      <w:r w:rsidRPr="00D753AC">
        <w:rPr>
          <w:rFonts w:cs="Times New Roman"/>
          <w:i/>
          <w:sz w:val="22"/>
          <w:szCs w:val="22"/>
        </w:rPr>
        <w:t>V</w:t>
      </w:r>
      <w:r w:rsidRPr="00D753AC">
        <w:rPr>
          <w:rFonts w:cs="Times New Roman"/>
          <w:i/>
          <w:position w:val="-2"/>
          <w:sz w:val="22"/>
          <w:szCs w:val="22"/>
        </w:rPr>
        <w:t>min</w:t>
      </w:r>
      <w:del w:id="2774"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25"/>
          <w:position w:val="-2"/>
          <w:sz w:val="22"/>
          <w:szCs w:val="22"/>
          <w:rPrChange w:id="2775" w:author="Claire Kouba" w:date="2023-09-12T16:52:00Z">
            <w:rPr>
              <w:i/>
              <w:spacing w:val="38"/>
              <w:position w:val="-2"/>
            </w:rPr>
          </w:rPrChange>
        </w:rPr>
        <w:t xml:space="preserve"> </w:t>
      </w:r>
      <w:r w:rsidRPr="00D753AC">
        <w:rPr>
          <w:rFonts w:cs="Times New Roman"/>
          <w:sz w:val="22"/>
          <w:szCs w:val="22"/>
        </w:rPr>
        <w:t>value</w:t>
      </w:r>
      <w:r w:rsidRPr="00D753AC">
        <w:rPr>
          <w:rFonts w:cs="Times New Roman"/>
          <w:spacing w:val="3"/>
          <w:sz w:val="22"/>
          <w:szCs w:val="22"/>
          <w:rPrChange w:id="2776" w:author="Claire Kouba" w:date="2023-09-12T16:52:00Z">
            <w:rPr>
              <w:spacing w:val="16"/>
            </w:rPr>
          </w:rPrChange>
        </w:rPr>
        <w:t xml:space="preserve"> </w:t>
      </w:r>
      <w:r w:rsidRPr="00D753AC">
        <w:rPr>
          <w:rFonts w:cs="Times New Roman"/>
          <w:sz w:val="22"/>
          <w:szCs w:val="22"/>
        </w:rPr>
        <w:t>was</w:t>
      </w:r>
      <w:r w:rsidRPr="00D753AC">
        <w:rPr>
          <w:rFonts w:cs="Times New Roman"/>
          <w:spacing w:val="4"/>
          <w:sz w:val="22"/>
          <w:szCs w:val="22"/>
          <w:rPrChange w:id="2777" w:author="Claire Kouba" w:date="2023-09-12T16:52:00Z">
            <w:rPr>
              <w:spacing w:val="16"/>
            </w:rPr>
          </w:rPrChange>
        </w:rPr>
        <w:t xml:space="preserve"> </w:t>
      </w:r>
      <w:r w:rsidRPr="00D753AC">
        <w:rPr>
          <w:rFonts w:cs="Times New Roman"/>
          <w:sz w:val="22"/>
          <w:szCs w:val="22"/>
        </w:rPr>
        <w:t>assigned</w:t>
      </w:r>
      <w:r w:rsidRPr="00D753AC">
        <w:rPr>
          <w:rFonts w:cs="Times New Roman"/>
          <w:spacing w:val="3"/>
          <w:sz w:val="22"/>
          <w:szCs w:val="22"/>
          <w:rPrChange w:id="2778" w:author="Claire Kouba" w:date="2023-09-12T16:52:00Z">
            <w:rPr>
              <w:spacing w:val="16"/>
            </w:rPr>
          </w:rPrChange>
        </w:rPr>
        <w:t xml:space="preserve"> </w:t>
      </w:r>
      <w:r w:rsidRPr="00D753AC">
        <w:rPr>
          <w:rFonts w:cs="Times New Roman"/>
          <w:sz w:val="22"/>
          <w:szCs w:val="22"/>
        </w:rPr>
        <w:t>to</w:t>
      </w:r>
      <w:r w:rsidRPr="00D753AC">
        <w:rPr>
          <w:rFonts w:cs="Times New Roman"/>
          <w:spacing w:val="3"/>
          <w:sz w:val="22"/>
          <w:szCs w:val="22"/>
          <w:rPrChange w:id="2779" w:author="Claire Kouba" w:date="2023-09-12T16:52:00Z">
            <w:rPr>
              <w:spacing w:val="-42"/>
            </w:rPr>
          </w:rPrChange>
        </w:rPr>
        <w:t xml:space="preserve"> </w:t>
      </w:r>
      <w:r w:rsidRPr="00D753AC">
        <w:rPr>
          <w:rFonts w:cs="Times New Roman"/>
          <w:sz w:val="22"/>
          <w:szCs w:val="22"/>
        </w:rPr>
        <w:t>the</w:t>
      </w:r>
      <w:r w:rsidRPr="00D753AC">
        <w:rPr>
          <w:rFonts w:cs="Times New Roman"/>
          <w:spacing w:val="3"/>
          <w:sz w:val="22"/>
          <w:szCs w:val="22"/>
          <w:rPrChange w:id="2780" w:author="Claire Kouba" w:date="2023-09-12T16:52:00Z">
            <w:rPr/>
          </w:rPrChange>
        </w:rPr>
        <w:t xml:space="preserve"> </w:t>
      </w:r>
      <w:r w:rsidRPr="00D753AC">
        <w:rPr>
          <w:rFonts w:cs="Times New Roman"/>
          <w:sz w:val="22"/>
          <w:szCs w:val="22"/>
        </w:rPr>
        <w:t>water</w:t>
      </w:r>
      <w:r w:rsidRPr="00D753AC">
        <w:rPr>
          <w:rFonts w:cs="Times New Roman"/>
          <w:spacing w:val="4"/>
          <w:sz w:val="22"/>
          <w:szCs w:val="22"/>
          <w:rPrChange w:id="2781" w:author="Claire Kouba" w:date="2023-09-12T16:52:00Z">
            <w:rPr/>
          </w:rPrChange>
        </w:rPr>
        <w:t xml:space="preserve"> </w:t>
      </w:r>
      <w:r w:rsidRPr="00D753AC">
        <w:rPr>
          <w:rFonts w:cs="Times New Roman"/>
          <w:sz w:val="22"/>
          <w:szCs w:val="22"/>
        </w:rPr>
        <w:t>year</w:t>
      </w:r>
      <w:r w:rsidRPr="00D753AC">
        <w:rPr>
          <w:rFonts w:cs="Times New Roman"/>
          <w:spacing w:val="-48"/>
          <w:sz w:val="22"/>
          <w:szCs w:val="22"/>
          <w:rPrChange w:id="2782" w:author="Claire Kouba" w:date="2023-09-12T16:52:00Z">
            <w:rPr/>
          </w:rPrChange>
        </w:rPr>
        <w:t xml:space="preserve"> </w:t>
      </w:r>
      <w:r w:rsidRPr="00D753AC">
        <w:rPr>
          <w:rFonts w:cs="Times New Roman"/>
          <w:sz w:val="22"/>
          <w:szCs w:val="22"/>
        </w:rPr>
        <w:t>ending</w:t>
      </w:r>
      <w:r w:rsidRPr="00D753AC">
        <w:rPr>
          <w:rFonts w:cs="Times New Roman"/>
          <w:spacing w:val="-5"/>
          <w:sz w:val="22"/>
          <w:szCs w:val="22"/>
          <w:rPrChange w:id="2783" w:author="Claire Kouba" w:date="2023-09-12T16:52:00Z">
            <w:rPr/>
          </w:rPrChange>
        </w:rPr>
        <w:t xml:space="preserve"> </w:t>
      </w:r>
      <w:r w:rsidRPr="00D753AC">
        <w:rPr>
          <w:rFonts w:cs="Times New Roman"/>
          <w:sz w:val="22"/>
          <w:szCs w:val="22"/>
        </w:rPr>
        <w:t>in</w:t>
      </w:r>
      <w:r w:rsidRPr="00D753AC">
        <w:rPr>
          <w:rFonts w:cs="Times New Roman"/>
          <w:spacing w:val="-4"/>
          <w:sz w:val="22"/>
          <w:szCs w:val="22"/>
          <w:rPrChange w:id="2784" w:author="Claire Kouba" w:date="2023-09-12T16:52:00Z">
            <w:rPr/>
          </w:rPrChange>
        </w:rPr>
        <w:t xml:space="preserve"> </w:t>
      </w:r>
      <w:r w:rsidRPr="00D753AC">
        <w:rPr>
          <w:rFonts w:cs="Times New Roman"/>
          <w:sz w:val="22"/>
          <w:szCs w:val="22"/>
        </w:rPr>
        <w:t>September</w:t>
      </w:r>
      <w:r w:rsidRPr="00D753AC">
        <w:rPr>
          <w:rFonts w:cs="Times New Roman"/>
          <w:spacing w:val="-5"/>
          <w:sz w:val="22"/>
          <w:szCs w:val="22"/>
          <w:rPrChange w:id="2785" w:author="Claire Kouba" w:date="2023-09-12T16:52:00Z">
            <w:rPr/>
          </w:rPrChange>
        </w:rPr>
        <w:t xml:space="preserve"> </w:t>
      </w:r>
      <w:r w:rsidRPr="00D753AC">
        <w:rPr>
          <w:rFonts w:cs="Times New Roman"/>
          <w:sz w:val="22"/>
          <w:szCs w:val="22"/>
        </w:rPr>
        <w:t>of</w:t>
      </w:r>
      <w:r w:rsidRPr="00D753AC">
        <w:rPr>
          <w:rFonts w:cs="Times New Roman"/>
          <w:spacing w:val="-5"/>
          <w:sz w:val="22"/>
          <w:szCs w:val="22"/>
          <w:rPrChange w:id="2786" w:author="Claire Kouba" w:date="2023-09-12T16:52:00Z">
            <w:rPr/>
          </w:rPrChange>
        </w:rPr>
        <w:t xml:space="preserve"> </w:t>
      </w:r>
      <w:r w:rsidRPr="00D753AC">
        <w:rPr>
          <w:rFonts w:cs="Times New Roman"/>
          <w:sz w:val="22"/>
          <w:szCs w:val="22"/>
        </w:rPr>
        <w:t>that</w:t>
      </w:r>
      <w:r w:rsidRPr="00D753AC">
        <w:rPr>
          <w:rFonts w:cs="Times New Roman"/>
          <w:spacing w:val="-4"/>
          <w:sz w:val="22"/>
          <w:szCs w:val="22"/>
          <w:rPrChange w:id="2787" w:author="Claire Kouba" w:date="2023-09-12T16:52:00Z">
            <w:rPr/>
          </w:rPrChange>
        </w:rPr>
        <w:t xml:space="preserve"> </w:t>
      </w:r>
      <w:r w:rsidRPr="00D753AC">
        <w:rPr>
          <w:rFonts w:cs="Times New Roman"/>
          <w:sz w:val="22"/>
          <w:szCs w:val="22"/>
        </w:rPr>
        <w:t>calendar</w:t>
      </w:r>
      <w:r w:rsidRPr="00D753AC">
        <w:rPr>
          <w:rFonts w:cs="Times New Roman"/>
          <w:spacing w:val="-5"/>
          <w:sz w:val="22"/>
          <w:szCs w:val="22"/>
          <w:rPrChange w:id="2788" w:author="Claire Kouba" w:date="2023-09-12T16:52:00Z">
            <w:rPr/>
          </w:rPrChange>
        </w:rPr>
        <w:t xml:space="preserve"> </w:t>
      </w:r>
      <w:r w:rsidRPr="00D753AC">
        <w:rPr>
          <w:rFonts w:cs="Times New Roman"/>
          <w:sz w:val="22"/>
          <w:szCs w:val="22"/>
        </w:rPr>
        <w:t>year,</w:t>
      </w:r>
      <w:r w:rsidRPr="00D753AC">
        <w:rPr>
          <w:rFonts w:cs="Times New Roman"/>
          <w:spacing w:val="-5"/>
          <w:sz w:val="22"/>
          <w:szCs w:val="22"/>
          <w:rPrChange w:id="2789" w:author="Claire Kouba" w:date="2023-09-12T16:52:00Z">
            <w:rPr/>
          </w:rPrChange>
        </w:rPr>
        <w:t xml:space="preserve"> </w:t>
      </w:r>
      <w:r w:rsidRPr="00D753AC">
        <w:rPr>
          <w:rFonts w:cs="Times New Roman"/>
          <w:sz w:val="22"/>
          <w:szCs w:val="22"/>
        </w:rPr>
        <w:t>even</w:t>
      </w:r>
      <w:r w:rsidRPr="00D753AC">
        <w:rPr>
          <w:rFonts w:cs="Times New Roman"/>
          <w:spacing w:val="-4"/>
          <w:sz w:val="22"/>
          <w:szCs w:val="22"/>
          <w:rPrChange w:id="2790" w:author="Claire Kouba" w:date="2023-09-12T16:52:00Z">
            <w:rPr/>
          </w:rPrChange>
        </w:rPr>
        <w:t xml:space="preserve"> </w:t>
      </w:r>
      <w:r w:rsidRPr="00D753AC">
        <w:rPr>
          <w:rFonts w:cs="Times New Roman"/>
          <w:sz w:val="22"/>
          <w:szCs w:val="22"/>
        </w:rPr>
        <w:t>if</w:t>
      </w:r>
      <w:r w:rsidRPr="00D753AC">
        <w:rPr>
          <w:rFonts w:cs="Times New Roman"/>
          <w:spacing w:val="-5"/>
          <w:sz w:val="22"/>
          <w:szCs w:val="22"/>
          <w:rPrChange w:id="2791" w:author="Claire Kouba" w:date="2023-09-12T16:52:00Z">
            <w:rPr/>
          </w:rPrChange>
        </w:rPr>
        <w:t xml:space="preserve"> </w:t>
      </w:r>
      <w:r w:rsidRPr="00D753AC">
        <w:rPr>
          <w:rFonts w:cs="Times New Roman"/>
          <w:sz w:val="22"/>
          <w:szCs w:val="22"/>
        </w:rPr>
        <w:t>the</w:t>
      </w:r>
      <w:r w:rsidRPr="00D753AC">
        <w:rPr>
          <w:rFonts w:cs="Times New Roman"/>
          <w:spacing w:val="-5"/>
          <w:sz w:val="22"/>
          <w:szCs w:val="22"/>
          <w:rPrChange w:id="2792" w:author="Claire Kouba" w:date="2023-09-12T16:52:00Z">
            <w:rPr/>
          </w:rPrChange>
        </w:rPr>
        <w:t xml:space="preserve"> </w:t>
      </w:r>
      <w:r w:rsidRPr="00D753AC">
        <w:rPr>
          <w:rFonts w:cs="Times New Roman"/>
          <w:sz w:val="22"/>
          <w:szCs w:val="22"/>
        </w:rPr>
        <w:t>minimum</w:t>
      </w:r>
      <w:r w:rsidRPr="00D753AC">
        <w:rPr>
          <w:rFonts w:cs="Times New Roman"/>
          <w:spacing w:val="-4"/>
          <w:sz w:val="22"/>
          <w:szCs w:val="22"/>
          <w:rPrChange w:id="2793" w:author="Claire Kouba" w:date="2023-09-12T16:52:00Z">
            <w:rPr/>
          </w:rPrChange>
        </w:rPr>
        <w:t xml:space="preserve"> </w:t>
      </w:r>
      <w:r w:rsidRPr="00D753AC">
        <w:rPr>
          <w:rFonts w:cs="Times New Roman"/>
          <w:sz w:val="22"/>
          <w:szCs w:val="22"/>
        </w:rPr>
        <w:t>flow</w:t>
      </w:r>
      <w:r w:rsidRPr="00D753AC">
        <w:rPr>
          <w:rFonts w:cs="Times New Roman"/>
          <w:spacing w:val="-5"/>
          <w:sz w:val="22"/>
          <w:szCs w:val="22"/>
          <w:rPrChange w:id="2794" w:author="Claire Kouba" w:date="2023-09-12T16:52:00Z">
            <w:rPr/>
          </w:rPrChange>
        </w:rPr>
        <w:t xml:space="preserve"> </w:t>
      </w:r>
      <w:r w:rsidRPr="00D753AC">
        <w:rPr>
          <w:rFonts w:cs="Times New Roman"/>
          <w:sz w:val="22"/>
          <w:szCs w:val="22"/>
        </w:rPr>
        <w:t>window</w:t>
      </w:r>
      <w:r w:rsidRPr="00D753AC">
        <w:rPr>
          <w:rFonts w:cs="Times New Roman"/>
          <w:spacing w:val="-5"/>
          <w:sz w:val="22"/>
          <w:szCs w:val="22"/>
          <w:rPrChange w:id="2795" w:author="Claire Kouba" w:date="2023-09-12T16:52:00Z">
            <w:rPr/>
          </w:rPrChange>
        </w:rPr>
        <w:t xml:space="preserve"> </w:t>
      </w:r>
      <w:r w:rsidRPr="00D753AC">
        <w:rPr>
          <w:rFonts w:cs="Times New Roman"/>
          <w:sz w:val="22"/>
          <w:szCs w:val="22"/>
        </w:rPr>
        <w:t>included</w:t>
      </w:r>
      <w:r w:rsidRPr="00D753AC">
        <w:rPr>
          <w:rFonts w:cs="Times New Roman"/>
          <w:spacing w:val="-4"/>
          <w:sz w:val="22"/>
          <w:szCs w:val="22"/>
          <w:rPrChange w:id="2796" w:author="Claire Kouba" w:date="2023-09-12T16:52:00Z">
            <w:rPr/>
          </w:rPrChange>
        </w:rPr>
        <w:t xml:space="preserve"> </w:t>
      </w:r>
      <w:r w:rsidRPr="00D753AC">
        <w:rPr>
          <w:rFonts w:cs="Times New Roman"/>
          <w:sz w:val="22"/>
          <w:szCs w:val="22"/>
        </w:rPr>
        <w:t>days</w:t>
      </w:r>
      <w:r w:rsidRPr="00D753AC">
        <w:rPr>
          <w:rFonts w:cs="Times New Roman"/>
          <w:spacing w:val="-5"/>
          <w:sz w:val="22"/>
          <w:szCs w:val="22"/>
          <w:rPrChange w:id="2797" w:author="Claire Kouba" w:date="2023-09-12T16:52:00Z">
            <w:rPr/>
          </w:rPrChange>
        </w:rPr>
        <w:t xml:space="preserve"> </w:t>
      </w:r>
      <w:r w:rsidRPr="00D753AC">
        <w:rPr>
          <w:rFonts w:cs="Times New Roman"/>
          <w:sz w:val="22"/>
          <w:szCs w:val="22"/>
        </w:rPr>
        <w:t>in</w:t>
      </w:r>
      <w:r w:rsidRPr="00D753AC">
        <w:rPr>
          <w:rFonts w:cs="Times New Roman"/>
          <w:spacing w:val="-5"/>
          <w:sz w:val="22"/>
          <w:szCs w:val="22"/>
          <w:rPrChange w:id="2798" w:author="Claire Kouba" w:date="2023-09-12T16:52:00Z">
            <w:rPr/>
          </w:rPrChange>
        </w:rPr>
        <w:t xml:space="preserve"> </w:t>
      </w:r>
      <w:r w:rsidRPr="00D753AC">
        <w:rPr>
          <w:rFonts w:cs="Times New Roman"/>
          <w:sz w:val="22"/>
          <w:szCs w:val="22"/>
        </w:rPr>
        <w:t>October</w:t>
      </w:r>
      <w:ins w:id="2799" w:author="Claire Kouba" w:date="2023-09-23T11:11:00Z">
        <w:r w:rsidR="00E17449">
          <w:rPr>
            <w:rFonts w:cs="Times New Roman"/>
            <w:sz w:val="22"/>
            <w:szCs w:val="22"/>
          </w:rPr>
          <w:t>-December</w:t>
        </w:r>
      </w:ins>
      <w:r w:rsidRPr="00D753AC">
        <w:rPr>
          <w:rFonts w:cs="Times New Roman"/>
          <w:spacing w:val="-4"/>
          <w:sz w:val="22"/>
          <w:szCs w:val="22"/>
          <w:rPrChange w:id="2800" w:author="Claire Kouba" w:date="2023-09-12T16:52:00Z">
            <w:rPr/>
          </w:rPrChange>
        </w:rPr>
        <w:t xml:space="preserve"> </w:t>
      </w:r>
      <w:r w:rsidRPr="00D753AC">
        <w:rPr>
          <w:rFonts w:cs="Times New Roman"/>
          <w:sz w:val="22"/>
          <w:szCs w:val="22"/>
        </w:rPr>
        <w:t>of</w:t>
      </w:r>
      <w:r w:rsidRPr="00D753AC">
        <w:rPr>
          <w:rFonts w:cs="Times New Roman"/>
          <w:spacing w:val="-5"/>
          <w:sz w:val="22"/>
          <w:szCs w:val="22"/>
          <w:rPrChange w:id="2801" w:author="Claire Kouba" w:date="2023-09-12T16:52:00Z">
            <w:rPr>
              <w:spacing w:val="8"/>
            </w:rPr>
          </w:rPrChange>
        </w:rPr>
        <w:t xml:space="preserve"> </w:t>
      </w:r>
      <w:r w:rsidRPr="00D753AC">
        <w:rPr>
          <w:rFonts w:cs="Times New Roman"/>
          <w:sz w:val="22"/>
          <w:szCs w:val="22"/>
        </w:rPr>
        <w:t>the</w:t>
      </w:r>
      <w:r w:rsidRPr="00D753AC">
        <w:rPr>
          <w:rFonts w:cs="Times New Roman"/>
          <w:spacing w:val="-5"/>
          <w:sz w:val="22"/>
          <w:szCs w:val="22"/>
          <w:rPrChange w:id="2802" w:author="Claire Kouba" w:date="2023-09-12T16:52:00Z">
            <w:rPr>
              <w:w w:val="99"/>
            </w:rPr>
          </w:rPrChange>
        </w:rPr>
        <w:t xml:space="preserve"> </w:t>
      </w:r>
      <w:r w:rsidRPr="00D753AC">
        <w:rPr>
          <w:rFonts w:cs="Times New Roman"/>
          <w:sz w:val="22"/>
          <w:szCs w:val="22"/>
        </w:rPr>
        <w:t>following</w:t>
      </w:r>
      <w:r w:rsidRPr="00D753AC">
        <w:rPr>
          <w:rFonts w:cs="Times New Roman"/>
          <w:spacing w:val="-4"/>
          <w:sz w:val="22"/>
          <w:szCs w:val="22"/>
          <w:rPrChange w:id="2803" w:author="Claire Kouba" w:date="2023-09-12T16:52:00Z">
            <w:rPr/>
          </w:rPrChange>
        </w:rPr>
        <w:t xml:space="preserve"> </w:t>
      </w:r>
      <w:r w:rsidRPr="00D753AC">
        <w:rPr>
          <w:rFonts w:cs="Times New Roman"/>
          <w:sz w:val="22"/>
          <w:szCs w:val="22"/>
        </w:rPr>
        <w:t>water</w:t>
      </w:r>
      <w:r w:rsidRPr="00D753AC">
        <w:rPr>
          <w:rFonts w:cs="Times New Roman"/>
          <w:w w:val="99"/>
          <w:sz w:val="22"/>
          <w:szCs w:val="22"/>
          <w:rPrChange w:id="2804" w:author="Claire Kouba" w:date="2023-09-12T16:52:00Z">
            <w:rPr>
              <w:spacing w:val="-11"/>
            </w:rPr>
          </w:rPrChange>
        </w:rPr>
        <w:t xml:space="preserve"> </w:t>
      </w:r>
      <w:r w:rsidRPr="00D753AC">
        <w:rPr>
          <w:rFonts w:cs="Times New Roman"/>
          <w:sz w:val="22"/>
          <w:szCs w:val="22"/>
          <w:rPrChange w:id="2805" w:author="Claire Kouba" w:date="2023-09-12T16:52:00Z">
            <w:rPr>
              <w:spacing w:val="-3"/>
            </w:rPr>
          </w:rPrChange>
        </w:rPr>
        <w:t>year.</w:t>
      </w:r>
    </w:p>
    <w:p w:rsidR="002153D1" w:rsidRPr="00D753AC" w:rsidRDefault="002153D1">
      <w:pPr>
        <w:spacing w:before="6"/>
        <w:ind w:left="173"/>
        <w:rPr>
          <w:rFonts w:ascii="Times New Roman" w:eastAsia="Times New Roman" w:hAnsi="Times New Roman" w:cs="Times New Roman"/>
        </w:rPr>
        <w:pPrChange w:id="2806" w:author="Claire Kouba" w:date="2023-09-12T16:52:00Z">
          <w:pPr>
            <w:spacing w:before="11"/>
            <w:ind w:left="173"/>
          </w:pPr>
        </w:pPrChange>
      </w:pPr>
    </w:p>
    <w:p w:rsidR="002153D1" w:rsidRPr="00D753AC" w:rsidRDefault="002573FA">
      <w:pPr>
        <w:pStyle w:val="Heading2"/>
        <w:numPr>
          <w:ilvl w:val="2"/>
          <w:numId w:val="9"/>
        </w:numPr>
        <w:tabs>
          <w:tab w:val="left" w:pos="768"/>
        </w:tabs>
        <w:ind w:left="173"/>
        <w:rPr>
          <w:rFonts w:cs="Times New Roman"/>
          <w:sz w:val="22"/>
          <w:szCs w:val="22"/>
        </w:rPr>
        <w:pPrChange w:id="2807" w:author="Claire Kouba" w:date="2023-09-12T16:52:00Z">
          <w:pPr>
            <w:pStyle w:val="Heading1"/>
            <w:numPr>
              <w:ilvl w:val="2"/>
              <w:numId w:val="17"/>
            </w:numPr>
            <w:tabs>
              <w:tab w:val="left" w:pos="700"/>
            </w:tabs>
            <w:ind w:left="173"/>
            <w:jc w:val="right"/>
          </w:pPr>
        </w:pPrChange>
      </w:pPr>
      <w:r w:rsidRPr="00D753AC">
        <w:rPr>
          <w:rFonts w:cs="Times New Roman"/>
          <w:w w:val="110"/>
          <w:sz w:val="22"/>
          <w:szCs w:val="22"/>
        </w:rPr>
        <w:t>Cumulative precipitation</w:t>
      </w:r>
      <w:r w:rsidRPr="00D753AC">
        <w:rPr>
          <w:rFonts w:cs="Times New Roman"/>
          <w:spacing w:val="-15"/>
          <w:w w:val="110"/>
          <w:sz w:val="22"/>
          <w:szCs w:val="22"/>
        </w:rPr>
        <w:t xml:space="preserve"> </w:t>
      </w:r>
      <w:r w:rsidRPr="00D753AC">
        <w:rPr>
          <w:rFonts w:cs="Times New Roman"/>
          <w:i/>
          <w:w w:val="120"/>
          <w:sz w:val="22"/>
          <w:szCs w:val="22"/>
        </w:rPr>
        <w:t>P</w:t>
      </w:r>
      <w:r w:rsidRPr="00D753AC">
        <w:rPr>
          <w:rFonts w:cs="Times New Roman"/>
          <w:i/>
          <w:w w:val="120"/>
          <w:position w:val="-2"/>
          <w:sz w:val="22"/>
          <w:szCs w:val="22"/>
        </w:rPr>
        <w:t>spill</w:t>
      </w:r>
    </w:p>
    <w:p w:rsidR="002153D1" w:rsidRPr="00D753AC" w:rsidRDefault="002153D1">
      <w:pPr>
        <w:spacing w:before="10"/>
        <w:ind w:left="173"/>
        <w:rPr>
          <w:rFonts w:ascii="Times New Roman" w:eastAsia="Times New Roman" w:hAnsi="Times New Roman" w:cs="Times New Roman"/>
          <w:b/>
          <w:bCs/>
          <w:i/>
        </w:rPr>
        <w:pPrChange w:id="2808" w:author="Claire Kouba" w:date="2023-09-12T16:52:00Z">
          <w:pPr>
            <w:spacing w:before="8"/>
            <w:ind w:left="173"/>
          </w:pPr>
        </w:pPrChange>
      </w:pPr>
    </w:p>
    <w:p w:rsidR="002153D1" w:rsidRPr="00D753AC" w:rsidRDefault="002573FA">
      <w:pPr>
        <w:pStyle w:val="BodyText"/>
        <w:ind w:left="173" w:right="158"/>
        <w:rPr>
          <w:rFonts w:cs="Times New Roman"/>
          <w:sz w:val="22"/>
          <w:szCs w:val="22"/>
        </w:rPr>
        <w:pPrChange w:id="2809" w:author="Claire Kouba" w:date="2023-09-12T16:52:00Z">
          <w:pPr>
            <w:pStyle w:val="BodyText"/>
            <w:spacing w:line="326" w:lineRule="auto"/>
            <w:ind w:left="173" w:right="158"/>
          </w:pPr>
        </w:pPrChange>
      </w:pP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7"/>
          <w:w w:val="105"/>
          <w:position w:val="-2"/>
          <w:sz w:val="22"/>
          <w:szCs w:val="22"/>
          <w:rPrChange w:id="2810" w:author="Claire Kouba" w:date="2023-09-12T16:52:00Z">
            <w:rPr>
              <w:rFonts w:eastAsia="Arial"/>
              <w:i/>
              <w:spacing w:val="33"/>
              <w:w w:val="105"/>
              <w:position w:val="-2"/>
            </w:rPr>
          </w:rPrChange>
        </w:rPr>
        <w:t xml:space="preserve"> </w:t>
      </w:r>
      <w:r w:rsidRPr="00D753AC">
        <w:rPr>
          <w:rFonts w:cs="Times New Roman"/>
          <w:w w:val="105"/>
          <w:sz w:val="22"/>
          <w:szCs w:val="22"/>
        </w:rPr>
        <w:t>was</w:t>
      </w:r>
      <w:r w:rsidRPr="00D753AC">
        <w:rPr>
          <w:rFonts w:cs="Times New Roman"/>
          <w:spacing w:val="-25"/>
          <w:w w:val="105"/>
          <w:sz w:val="22"/>
          <w:szCs w:val="22"/>
          <w:rPrChange w:id="2811" w:author="Claire Kouba" w:date="2023-09-12T16:52:00Z">
            <w:rPr>
              <w:spacing w:val="13"/>
              <w:w w:val="105"/>
            </w:rPr>
          </w:rPrChange>
        </w:rPr>
        <w:t xml:space="preserve"> </w:t>
      </w:r>
      <w:r w:rsidRPr="00D753AC">
        <w:rPr>
          <w:rFonts w:cs="Times New Roman"/>
          <w:w w:val="105"/>
          <w:sz w:val="22"/>
          <w:szCs w:val="22"/>
        </w:rPr>
        <w:t>calculated</w:t>
      </w:r>
      <w:r w:rsidRPr="00D753AC">
        <w:rPr>
          <w:rFonts w:cs="Times New Roman"/>
          <w:spacing w:val="-25"/>
          <w:w w:val="105"/>
          <w:sz w:val="22"/>
          <w:szCs w:val="22"/>
          <w:rPrChange w:id="2812" w:author="Claire Kouba" w:date="2023-09-12T16:52:00Z">
            <w:rPr>
              <w:spacing w:val="13"/>
              <w:w w:val="105"/>
            </w:rPr>
          </w:rPrChange>
        </w:rPr>
        <w:t xml:space="preserve"> </w:t>
      </w:r>
      <w:r w:rsidRPr="00D753AC">
        <w:rPr>
          <w:rFonts w:cs="Times New Roman"/>
          <w:w w:val="105"/>
          <w:sz w:val="22"/>
          <w:szCs w:val="22"/>
        </w:rPr>
        <w:t>for</w:t>
      </w:r>
      <w:r w:rsidRPr="00D753AC">
        <w:rPr>
          <w:rFonts w:cs="Times New Roman"/>
          <w:spacing w:val="-25"/>
          <w:w w:val="105"/>
          <w:sz w:val="22"/>
          <w:szCs w:val="22"/>
          <w:rPrChange w:id="2813" w:author="Claire Kouba" w:date="2023-09-12T16:52:00Z">
            <w:rPr>
              <w:spacing w:val="13"/>
              <w:w w:val="105"/>
            </w:rPr>
          </w:rPrChange>
        </w:rPr>
        <w:t xml:space="preserve"> </w:t>
      </w:r>
      <w:r w:rsidRPr="00D753AC">
        <w:rPr>
          <w:rFonts w:cs="Times New Roman"/>
          <w:w w:val="105"/>
          <w:sz w:val="22"/>
          <w:szCs w:val="22"/>
        </w:rPr>
        <w:t>each</w:t>
      </w:r>
      <w:r w:rsidRPr="00D753AC">
        <w:rPr>
          <w:rFonts w:cs="Times New Roman"/>
          <w:spacing w:val="-25"/>
          <w:w w:val="105"/>
          <w:sz w:val="22"/>
          <w:szCs w:val="22"/>
          <w:rPrChange w:id="2814" w:author="Claire Kouba" w:date="2023-09-12T16:52:00Z">
            <w:rPr>
              <w:spacing w:val="13"/>
              <w:w w:val="105"/>
            </w:rPr>
          </w:rPrChange>
        </w:rPr>
        <w:t xml:space="preserve"> </w:t>
      </w:r>
      <w:r w:rsidRPr="00D753AC">
        <w:rPr>
          <w:rFonts w:cs="Times New Roman"/>
          <w:w w:val="105"/>
          <w:sz w:val="22"/>
          <w:szCs w:val="22"/>
        </w:rPr>
        <w:t>water</w:t>
      </w:r>
      <w:r w:rsidRPr="00D753AC">
        <w:rPr>
          <w:rFonts w:cs="Times New Roman"/>
          <w:spacing w:val="-25"/>
          <w:w w:val="105"/>
          <w:sz w:val="22"/>
          <w:szCs w:val="22"/>
          <w:rPrChange w:id="2815"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25"/>
          <w:w w:val="105"/>
          <w:sz w:val="22"/>
          <w:szCs w:val="22"/>
          <w:rPrChange w:id="2816" w:author="Claire Kouba" w:date="2023-09-12T16:52:00Z">
            <w:rPr>
              <w:spacing w:val="13"/>
              <w:w w:val="105"/>
            </w:rPr>
          </w:rPrChange>
        </w:rPr>
        <w:t xml:space="preserve"> </w:t>
      </w:r>
      <w:r w:rsidRPr="00D753AC">
        <w:rPr>
          <w:rFonts w:cs="Times New Roman"/>
          <w:w w:val="105"/>
          <w:sz w:val="22"/>
          <w:szCs w:val="22"/>
        </w:rPr>
        <w:t>as</w:t>
      </w:r>
      <w:r w:rsidRPr="00D753AC">
        <w:rPr>
          <w:rFonts w:cs="Times New Roman"/>
          <w:spacing w:val="-25"/>
          <w:w w:val="105"/>
          <w:sz w:val="22"/>
          <w:szCs w:val="22"/>
          <w:rPrChange w:id="2817" w:author="Claire Kouba" w:date="2023-09-12T16:52:00Z">
            <w:rPr>
              <w:spacing w:val="13"/>
              <w:w w:val="105"/>
            </w:rPr>
          </w:rPrChange>
        </w:rPr>
        <w:t xml:space="preserve"> </w:t>
      </w:r>
      <w:r w:rsidRPr="00D753AC">
        <w:rPr>
          <w:rFonts w:cs="Times New Roman"/>
          <w:w w:val="105"/>
          <w:sz w:val="22"/>
          <w:szCs w:val="22"/>
        </w:rPr>
        <w:t>the</w:t>
      </w:r>
      <w:r w:rsidRPr="00D753AC">
        <w:rPr>
          <w:rFonts w:cs="Times New Roman"/>
          <w:spacing w:val="-25"/>
          <w:w w:val="105"/>
          <w:sz w:val="22"/>
          <w:szCs w:val="22"/>
          <w:rPrChange w:id="2818" w:author="Claire Kouba" w:date="2023-09-12T16:52:00Z">
            <w:rPr>
              <w:spacing w:val="13"/>
              <w:w w:val="105"/>
            </w:rPr>
          </w:rPrChange>
        </w:rPr>
        <w:t xml:space="preserve"> </w:t>
      </w:r>
      <w:r w:rsidRPr="00D753AC">
        <w:rPr>
          <w:rFonts w:cs="Times New Roman"/>
          <w:w w:val="105"/>
          <w:sz w:val="22"/>
          <w:szCs w:val="22"/>
        </w:rPr>
        <w:t>cumulative</w:t>
      </w:r>
      <w:r w:rsidRPr="00D753AC">
        <w:rPr>
          <w:rFonts w:cs="Times New Roman"/>
          <w:spacing w:val="-25"/>
          <w:w w:val="105"/>
          <w:sz w:val="22"/>
          <w:szCs w:val="22"/>
          <w:rPrChange w:id="2819" w:author="Claire Kouba" w:date="2023-09-12T16:52:00Z">
            <w:rPr>
              <w:spacing w:val="13"/>
              <w:w w:val="105"/>
            </w:rPr>
          </w:rPrChange>
        </w:rPr>
        <w:t xml:space="preserve"> </w:t>
      </w:r>
      <w:r w:rsidRPr="00D753AC">
        <w:rPr>
          <w:rFonts w:cs="Times New Roman"/>
          <w:w w:val="105"/>
          <w:sz w:val="22"/>
          <w:szCs w:val="22"/>
        </w:rPr>
        <w:t>rainfall</w:t>
      </w:r>
      <w:r w:rsidRPr="00D753AC">
        <w:rPr>
          <w:rFonts w:cs="Times New Roman"/>
          <w:spacing w:val="-25"/>
          <w:w w:val="105"/>
          <w:sz w:val="22"/>
          <w:szCs w:val="22"/>
          <w:rPrChange w:id="2820" w:author="Claire Kouba" w:date="2023-09-12T16:52:00Z">
            <w:rPr>
              <w:spacing w:val="13"/>
              <w:w w:val="105"/>
            </w:rPr>
          </w:rPrChange>
        </w:rPr>
        <w:t xml:space="preserve"> </w:t>
      </w:r>
      <w:r w:rsidRPr="00D753AC">
        <w:rPr>
          <w:rFonts w:cs="Times New Roman"/>
          <w:w w:val="105"/>
          <w:sz w:val="22"/>
          <w:szCs w:val="22"/>
        </w:rPr>
        <w:t>at</w:t>
      </w:r>
      <w:r w:rsidRPr="00D753AC">
        <w:rPr>
          <w:rFonts w:cs="Times New Roman"/>
          <w:spacing w:val="-25"/>
          <w:w w:val="105"/>
          <w:sz w:val="22"/>
          <w:szCs w:val="22"/>
          <w:rPrChange w:id="2821" w:author="Claire Kouba" w:date="2023-09-12T16:52:00Z">
            <w:rPr>
              <w:spacing w:val="13"/>
              <w:w w:val="105"/>
            </w:rPr>
          </w:rPrChange>
        </w:rPr>
        <w:t xml:space="preserve"> </w:t>
      </w:r>
      <w:r w:rsidRPr="00D753AC">
        <w:rPr>
          <w:rFonts w:cs="Times New Roman"/>
          <w:w w:val="105"/>
          <w:sz w:val="22"/>
          <w:szCs w:val="22"/>
        </w:rPr>
        <w:t>the</w:t>
      </w:r>
      <w:r w:rsidRPr="00D753AC">
        <w:rPr>
          <w:rFonts w:cs="Times New Roman"/>
          <w:spacing w:val="-25"/>
          <w:w w:val="105"/>
          <w:sz w:val="22"/>
          <w:szCs w:val="22"/>
          <w:rPrChange w:id="2822" w:author="Claire Kouba" w:date="2023-09-12T16:52:00Z">
            <w:rPr>
              <w:spacing w:val="13"/>
              <w:w w:val="105"/>
            </w:rPr>
          </w:rPrChange>
        </w:rPr>
        <w:t xml:space="preserve"> </w:t>
      </w:r>
      <w:r w:rsidRPr="00D753AC">
        <w:rPr>
          <w:rFonts w:cs="Times New Roman"/>
          <w:w w:val="105"/>
          <w:sz w:val="22"/>
          <w:szCs w:val="22"/>
        </w:rPr>
        <w:t>end</w:t>
      </w:r>
      <w:r w:rsidRPr="00D753AC">
        <w:rPr>
          <w:rFonts w:cs="Times New Roman"/>
          <w:spacing w:val="-25"/>
          <w:w w:val="105"/>
          <w:sz w:val="22"/>
          <w:szCs w:val="22"/>
          <w:rPrChange w:id="2823" w:author="Claire Kouba" w:date="2023-09-12T16:52:00Z">
            <w:rPr>
              <w:spacing w:val="13"/>
              <w:w w:val="105"/>
            </w:rPr>
          </w:rPrChange>
        </w:rPr>
        <w:t xml:space="preserve"> </w:t>
      </w:r>
      <w:r w:rsidRPr="00D753AC">
        <w:rPr>
          <w:rFonts w:cs="Times New Roman"/>
          <w:w w:val="105"/>
          <w:sz w:val="22"/>
          <w:szCs w:val="22"/>
        </w:rPr>
        <w:t>of</w:t>
      </w:r>
      <w:r w:rsidRPr="00D753AC">
        <w:rPr>
          <w:rFonts w:cs="Times New Roman"/>
          <w:spacing w:val="-25"/>
          <w:w w:val="105"/>
          <w:sz w:val="22"/>
          <w:szCs w:val="22"/>
          <w:rPrChange w:id="2824"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25"/>
          <w:w w:val="105"/>
          <w:sz w:val="22"/>
          <w:szCs w:val="22"/>
          <w:rPrChange w:id="2825" w:author="Claire Kouba" w:date="2023-09-12T16:52:00Z">
            <w:rPr>
              <w:spacing w:val="13"/>
              <w:w w:val="105"/>
            </w:rPr>
          </w:rPrChange>
        </w:rPr>
        <w:t xml:space="preserve"> </w:t>
      </w:r>
      <w:r w:rsidRPr="00D753AC">
        <w:rPr>
          <w:rFonts w:cs="Times New Roman"/>
          <w:w w:val="105"/>
          <w:sz w:val="22"/>
          <w:szCs w:val="22"/>
        </w:rPr>
        <w:t>dry</w:t>
      </w:r>
      <w:r w:rsidRPr="00D753AC">
        <w:rPr>
          <w:rFonts w:cs="Times New Roman"/>
          <w:spacing w:val="-25"/>
          <w:w w:val="105"/>
          <w:sz w:val="22"/>
          <w:szCs w:val="22"/>
          <w:rPrChange w:id="2826" w:author="Claire Kouba" w:date="2023-09-12T16:52:00Z">
            <w:rPr>
              <w:spacing w:val="13"/>
              <w:w w:val="105"/>
            </w:rPr>
          </w:rPrChange>
        </w:rPr>
        <w:t xml:space="preserve"> </w:t>
      </w:r>
      <w:r w:rsidRPr="00D753AC">
        <w:rPr>
          <w:rFonts w:cs="Times New Roman"/>
          <w:w w:val="105"/>
          <w:sz w:val="22"/>
          <w:szCs w:val="22"/>
        </w:rPr>
        <w:t>season,</w:t>
      </w:r>
      <w:r w:rsidRPr="00D753AC">
        <w:rPr>
          <w:rFonts w:cs="Times New Roman"/>
          <w:spacing w:val="-25"/>
          <w:w w:val="105"/>
          <w:sz w:val="22"/>
          <w:szCs w:val="22"/>
          <w:rPrChange w:id="2827" w:author="Claire Kouba" w:date="2023-09-12T16:52:00Z">
            <w:rPr>
              <w:spacing w:val="13"/>
              <w:w w:val="105"/>
            </w:rPr>
          </w:rPrChange>
        </w:rPr>
        <w:t xml:space="preserve"> </w:t>
      </w:r>
      <w:del w:id="2828" w:author="Claire Kouba" w:date="2023-09-23T11:12:00Z">
        <w:r w:rsidRPr="00D753AC" w:rsidDel="00E17449">
          <w:rPr>
            <w:rFonts w:cs="Times New Roman"/>
            <w:w w:val="105"/>
            <w:sz w:val="22"/>
            <w:szCs w:val="22"/>
          </w:rPr>
          <w:delText>starting</w:delText>
        </w:r>
        <w:r w:rsidRPr="00D753AC" w:rsidDel="00E17449">
          <w:rPr>
            <w:rFonts w:cs="Times New Roman"/>
            <w:spacing w:val="-25"/>
            <w:w w:val="105"/>
            <w:sz w:val="22"/>
            <w:szCs w:val="22"/>
            <w:rPrChange w:id="2829" w:author="Claire Kouba" w:date="2023-09-12T16:52:00Z">
              <w:rPr>
                <w:spacing w:val="13"/>
                <w:w w:val="105"/>
              </w:rPr>
            </w:rPrChange>
          </w:rPr>
          <w:delText xml:space="preserve"> </w:delText>
        </w:r>
      </w:del>
      <w:ins w:id="2830" w:author="Claire Kouba" w:date="2023-09-23T11:12:00Z">
        <w:r w:rsidR="00E17449">
          <w:rPr>
            <w:rFonts w:cs="Times New Roman"/>
            <w:spacing w:val="-25"/>
            <w:w w:val="105"/>
            <w:sz w:val="22"/>
            <w:szCs w:val="22"/>
          </w:rPr>
          <w:t xml:space="preserve">between </w:t>
        </w:r>
      </w:ins>
      <w:r w:rsidRPr="00D753AC">
        <w:rPr>
          <w:rFonts w:cs="Times New Roman"/>
          <w:w w:val="105"/>
          <w:sz w:val="22"/>
          <w:szCs w:val="22"/>
        </w:rPr>
        <w:t>September</w:t>
      </w:r>
      <w:r w:rsidRPr="00D753AC">
        <w:rPr>
          <w:rFonts w:cs="Times New Roman"/>
          <w:spacing w:val="-25"/>
          <w:w w:val="105"/>
          <w:sz w:val="22"/>
          <w:szCs w:val="22"/>
          <w:rPrChange w:id="2831" w:author="Claire Kouba" w:date="2023-09-12T16:52:00Z">
            <w:rPr>
              <w:spacing w:val="13"/>
              <w:w w:val="105"/>
            </w:rPr>
          </w:rPrChange>
        </w:rPr>
        <w:t xml:space="preserve"> </w:t>
      </w:r>
      <w:r w:rsidRPr="00D753AC">
        <w:rPr>
          <w:rFonts w:cs="Times New Roman"/>
          <w:w w:val="105"/>
          <w:sz w:val="22"/>
          <w:szCs w:val="22"/>
        </w:rPr>
        <w:t>1st</w:t>
      </w:r>
      <w:ins w:id="2832" w:author="Claire Kouba" w:date="2023-09-23T11:11:00Z">
        <w:r w:rsidR="00E17449">
          <w:rPr>
            <w:rFonts w:cs="Times New Roman"/>
            <w:w w:val="105"/>
            <w:sz w:val="22"/>
            <w:szCs w:val="22"/>
          </w:rPr>
          <w:t xml:space="preserve"> and</w:t>
        </w:r>
      </w:ins>
      <w:del w:id="2833" w:author="Claire Kouba" w:date="2023-09-23T11:11:00Z">
        <w:r w:rsidRPr="00D753AC" w:rsidDel="00E17449">
          <w:rPr>
            <w:rFonts w:cs="Times New Roman"/>
            <w:w w:val="105"/>
            <w:sz w:val="22"/>
            <w:szCs w:val="22"/>
          </w:rPr>
          <w:delText>,</w:delText>
        </w:r>
        <w:r w:rsidRPr="00D753AC" w:rsidDel="00E17449">
          <w:rPr>
            <w:rFonts w:cs="Times New Roman"/>
            <w:spacing w:val="-25"/>
            <w:w w:val="105"/>
            <w:sz w:val="22"/>
            <w:szCs w:val="22"/>
            <w:rPrChange w:id="2834" w:author="Claire Kouba" w:date="2023-09-12T16:52:00Z">
              <w:rPr>
                <w:w w:val="99"/>
              </w:rPr>
            </w:rPrChange>
          </w:rPr>
          <w:delText xml:space="preserve"> </w:delText>
        </w:r>
        <w:r w:rsidRPr="00D753AC" w:rsidDel="00E17449">
          <w:rPr>
            <w:rFonts w:cs="Times New Roman"/>
            <w:w w:val="105"/>
            <w:sz w:val="22"/>
            <w:szCs w:val="22"/>
          </w:rPr>
          <w:delText>recorded</w:delText>
        </w:r>
        <w:r w:rsidRPr="00D753AC" w:rsidDel="00E17449">
          <w:rPr>
            <w:rFonts w:cs="Times New Roman"/>
            <w:w w:val="99"/>
            <w:sz w:val="22"/>
            <w:szCs w:val="22"/>
            <w:rPrChange w:id="2835" w:author="Claire Kouba" w:date="2023-09-12T16:52:00Z">
              <w:rPr>
                <w:spacing w:val="-23"/>
                <w:w w:val="105"/>
              </w:rPr>
            </w:rPrChange>
          </w:rPr>
          <w:delText xml:space="preserve"> </w:delText>
        </w:r>
        <w:r w:rsidRPr="00D753AC" w:rsidDel="00E17449">
          <w:rPr>
            <w:rFonts w:cs="Times New Roman"/>
            <w:w w:val="105"/>
            <w:sz w:val="22"/>
            <w:szCs w:val="22"/>
          </w:rPr>
          <w:delText>on</w:delText>
        </w:r>
      </w:del>
      <w:r w:rsidRPr="00D753AC">
        <w:rPr>
          <w:rFonts w:cs="Times New Roman"/>
          <w:w w:val="105"/>
          <w:sz w:val="22"/>
          <w:szCs w:val="22"/>
          <w:rPrChange w:id="2836" w:author="Claire Kouba" w:date="2023-09-12T16:52:00Z">
            <w:rPr>
              <w:spacing w:val="-23"/>
              <w:w w:val="105"/>
            </w:rPr>
          </w:rPrChange>
        </w:rPr>
        <w:t xml:space="preserve"> </w:t>
      </w:r>
      <w:r w:rsidRPr="00D753AC">
        <w:rPr>
          <w:rFonts w:cs="Times New Roman"/>
          <w:w w:val="105"/>
          <w:sz w:val="22"/>
          <w:szCs w:val="22"/>
        </w:rPr>
        <w:t>the</w:t>
      </w:r>
      <w:r w:rsidRPr="00D753AC">
        <w:rPr>
          <w:rFonts w:cs="Times New Roman"/>
          <w:w w:val="105"/>
          <w:sz w:val="22"/>
          <w:szCs w:val="22"/>
          <w:rPrChange w:id="2837" w:author="Claire Kouba" w:date="2023-09-12T16:52:00Z">
            <w:rPr>
              <w:spacing w:val="-23"/>
              <w:w w:val="105"/>
            </w:rPr>
          </w:rPrChange>
        </w:rPr>
        <w:t xml:space="preserve"> </w:t>
      </w:r>
      <w:r w:rsidRPr="00D753AC">
        <w:rPr>
          <w:rFonts w:cs="Times New Roman"/>
          <w:w w:val="105"/>
          <w:sz w:val="22"/>
          <w:szCs w:val="22"/>
        </w:rPr>
        <w:t>first</w:t>
      </w:r>
      <w:r w:rsidRPr="00D753AC">
        <w:rPr>
          <w:rFonts w:cs="Times New Roman"/>
          <w:w w:val="105"/>
          <w:sz w:val="22"/>
          <w:szCs w:val="22"/>
          <w:rPrChange w:id="2838" w:author="Claire Kouba" w:date="2023-09-12T16:52:00Z">
            <w:rPr>
              <w:spacing w:val="-23"/>
              <w:w w:val="105"/>
            </w:rPr>
          </w:rPrChange>
        </w:rPr>
        <w:t xml:space="preserve"> </w:t>
      </w:r>
      <w:r w:rsidRPr="00D753AC">
        <w:rPr>
          <w:rFonts w:cs="Times New Roman"/>
          <w:w w:val="105"/>
          <w:sz w:val="22"/>
          <w:szCs w:val="22"/>
        </w:rPr>
        <w:t>day</w:t>
      </w:r>
      <w:r w:rsidRPr="00D753AC">
        <w:rPr>
          <w:rFonts w:cs="Times New Roman"/>
          <w:w w:val="105"/>
          <w:sz w:val="22"/>
          <w:szCs w:val="22"/>
          <w:rPrChange w:id="2839" w:author="Claire Kouba" w:date="2023-09-12T16:52:00Z">
            <w:rPr>
              <w:spacing w:val="-23"/>
              <w:w w:val="105"/>
            </w:rPr>
          </w:rPrChange>
        </w:rPr>
        <w:t xml:space="preserve"> </w:t>
      </w:r>
      <w:r w:rsidRPr="00D753AC">
        <w:rPr>
          <w:rFonts w:cs="Times New Roman"/>
          <w:w w:val="105"/>
          <w:sz w:val="22"/>
          <w:szCs w:val="22"/>
        </w:rPr>
        <w:t>that</w:t>
      </w:r>
      <w:r w:rsidRPr="00D753AC">
        <w:rPr>
          <w:rFonts w:cs="Times New Roman"/>
          <w:w w:val="105"/>
          <w:sz w:val="22"/>
          <w:szCs w:val="22"/>
          <w:rPrChange w:id="2840" w:author="Claire Kouba" w:date="2023-09-12T16:52:00Z">
            <w:rPr>
              <w:spacing w:val="-23"/>
              <w:w w:val="105"/>
            </w:rPr>
          </w:rPrChange>
        </w:rPr>
        <w:t xml:space="preserve"> </w:t>
      </w:r>
      <w:r w:rsidRPr="00D753AC">
        <w:rPr>
          <w:rFonts w:cs="Times New Roman"/>
          <w:w w:val="105"/>
          <w:sz w:val="22"/>
          <w:szCs w:val="22"/>
        </w:rPr>
        <w:t>the</w:t>
      </w:r>
      <w:r w:rsidRPr="00D753AC">
        <w:rPr>
          <w:rFonts w:cs="Times New Roman"/>
          <w:w w:val="105"/>
          <w:sz w:val="22"/>
          <w:szCs w:val="22"/>
          <w:rPrChange w:id="2841" w:author="Claire Kouba" w:date="2023-09-12T16:52:00Z">
            <w:rPr>
              <w:spacing w:val="-23"/>
              <w:w w:val="105"/>
            </w:rPr>
          </w:rPrChange>
        </w:rPr>
        <w:t xml:space="preserve"> </w:t>
      </w:r>
      <w:r w:rsidRPr="00D753AC">
        <w:rPr>
          <w:rFonts w:cs="Times New Roman"/>
          <w:w w:val="105"/>
          <w:sz w:val="22"/>
          <w:szCs w:val="22"/>
        </w:rPr>
        <w:t>Fort</w:t>
      </w:r>
      <w:r w:rsidRPr="00D753AC">
        <w:rPr>
          <w:rFonts w:cs="Times New Roman"/>
          <w:w w:val="105"/>
          <w:sz w:val="22"/>
          <w:szCs w:val="22"/>
          <w:rPrChange w:id="2842" w:author="Claire Kouba" w:date="2023-09-12T16:52:00Z">
            <w:rPr>
              <w:spacing w:val="-23"/>
              <w:w w:val="105"/>
            </w:rPr>
          </w:rPrChange>
        </w:rPr>
        <w:t xml:space="preserve"> </w:t>
      </w:r>
      <w:r w:rsidRPr="00D753AC">
        <w:rPr>
          <w:rFonts w:cs="Times New Roman"/>
          <w:w w:val="105"/>
          <w:sz w:val="22"/>
          <w:szCs w:val="22"/>
        </w:rPr>
        <w:t>Jones</w:t>
      </w:r>
      <w:r w:rsidRPr="00D753AC">
        <w:rPr>
          <w:rFonts w:cs="Times New Roman"/>
          <w:w w:val="105"/>
          <w:sz w:val="22"/>
          <w:szCs w:val="22"/>
          <w:rPrChange w:id="2843" w:author="Claire Kouba" w:date="2023-09-12T16:52:00Z">
            <w:rPr>
              <w:spacing w:val="-23"/>
              <w:w w:val="105"/>
            </w:rPr>
          </w:rPrChange>
        </w:rPr>
        <w:t xml:space="preserve"> </w:t>
      </w:r>
      <w:r w:rsidRPr="00D753AC">
        <w:rPr>
          <w:rFonts w:cs="Times New Roman"/>
          <w:w w:val="105"/>
          <w:sz w:val="22"/>
          <w:szCs w:val="22"/>
        </w:rPr>
        <w:t>gauge</w:t>
      </w:r>
      <w:r w:rsidRPr="00D753AC">
        <w:rPr>
          <w:rFonts w:cs="Times New Roman"/>
          <w:w w:val="105"/>
          <w:sz w:val="22"/>
          <w:szCs w:val="22"/>
          <w:rPrChange w:id="2844" w:author="Claire Kouba" w:date="2023-09-12T16:52:00Z">
            <w:rPr>
              <w:spacing w:val="-23"/>
              <w:w w:val="105"/>
            </w:rPr>
          </w:rPrChange>
        </w:rPr>
        <w:t xml:space="preserve"> </w:t>
      </w:r>
      <w:r w:rsidRPr="00D753AC">
        <w:rPr>
          <w:rFonts w:cs="Times New Roman"/>
          <w:w w:val="105"/>
          <w:sz w:val="22"/>
          <w:szCs w:val="22"/>
        </w:rPr>
        <w:t>measured</w:t>
      </w:r>
      <w:r w:rsidRPr="00D753AC">
        <w:rPr>
          <w:rFonts w:cs="Times New Roman"/>
          <w:w w:val="105"/>
          <w:sz w:val="22"/>
          <w:szCs w:val="22"/>
          <w:rPrChange w:id="2845" w:author="Claire Kouba" w:date="2023-09-12T16:52:00Z">
            <w:rPr>
              <w:spacing w:val="-23"/>
              <w:w w:val="105"/>
            </w:rPr>
          </w:rPrChange>
        </w:rPr>
        <w:t xml:space="preserve"> </w:t>
      </w:r>
      <w:r w:rsidRPr="00D753AC">
        <w:rPr>
          <w:rFonts w:cs="Times New Roman"/>
          <w:w w:val="105"/>
          <w:sz w:val="22"/>
          <w:szCs w:val="22"/>
        </w:rPr>
        <w:t>flow</w:t>
      </w:r>
      <w:r w:rsidRPr="00D753AC">
        <w:rPr>
          <w:rFonts w:cs="Times New Roman"/>
          <w:w w:val="105"/>
          <w:sz w:val="22"/>
          <w:szCs w:val="22"/>
          <w:rPrChange w:id="2846" w:author="Claire Kouba" w:date="2023-09-12T16:52:00Z">
            <w:rPr>
              <w:spacing w:val="-23"/>
              <w:w w:val="105"/>
            </w:rPr>
          </w:rPrChange>
        </w:rPr>
        <w:t xml:space="preserve"> </w:t>
      </w:r>
      <w:r w:rsidRPr="00D753AC">
        <w:rPr>
          <w:rFonts w:cs="Times New Roman"/>
          <w:w w:val="105"/>
          <w:sz w:val="22"/>
          <w:szCs w:val="22"/>
        </w:rPr>
        <w:t>greater</w:t>
      </w:r>
      <w:r w:rsidRPr="00D753AC">
        <w:rPr>
          <w:rFonts w:cs="Times New Roman"/>
          <w:w w:val="105"/>
          <w:sz w:val="22"/>
          <w:szCs w:val="22"/>
          <w:rPrChange w:id="2847" w:author="Claire Kouba" w:date="2023-09-12T16:52:00Z">
            <w:rPr>
              <w:spacing w:val="-23"/>
              <w:w w:val="105"/>
            </w:rPr>
          </w:rPrChange>
        </w:rPr>
        <w:t xml:space="preserve"> </w:t>
      </w:r>
      <w:r w:rsidRPr="00D753AC">
        <w:rPr>
          <w:rFonts w:cs="Times New Roman"/>
          <w:w w:val="105"/>
          <w:sz w:val="22"/>
          <w:szCs w:val="22"/>
        </w:rPr>
        <w:t>than</w:t>
      </w:r>
      <w:r w:rsidRPr="00D753AC">
        <w:rPr>
          <w:rFonts w:cs="Times New Roman"/>
          <w:w w:val="105"/>
          <w:sz w:val="22"/>
          <w:szCs w:val="22"/>
          <w:rPrChange w:id="2848" w:author="Claire Kouba" w:date="2023-09-12T16:52:00Z">
            <w:rPr>
              <w:spacing w:val="-23"/>
              <w:w w:val="105"/>
            </w:rPr>
          </w:rPrChange>
        </w:rPr>
        <w:t xml:space="preserve"> </w:t>
      </w:r>
      <w:r w:rsidRPr="00D753AC">
        <w:rPr>
          <w:rFonts w:eastAsia="Arial" w:cs="Times New Roman"/>
          <w:i/>
          <w:w w:val="105"/>
          <w:sz w:val="22"/>
          <w:szCs w:val="22"/>
        </w:rPr>
        <w:t>Q</w:t>
      </w:r>
      <w:r w:rsidRPr="00D753AC">
        <w:rPr>
          <w:rFonts w:eastAsia="Arial" w:cs="Times New Roman"/>
          <w:i/>
          <w:w w:val="105"/>
          <w:position w:val="-2"/>
          <w:sz w:val="22"/>
          <w:szCs w:val="22"/>
        </w:rPr>
        <w:t>spill</w:t>
      </w:r>
      <w:r w:rsidRPr="00D753AC">
        <w:rPr>
          <w:rFonts w:eastAsia="Arial" w:cs="Times New Roman"/>
          <w:i/>
          <w:w w:val="105"/>
          <w:position w:val="-2"/>
          <w:sz w:val="22"/>
          <w:szCs w:val="22"/>
          <w:rPrChange w:id="2849" w:author="Claire Kouba" w:date="2023-09-12T16:52:00Z">
            <w:rPr>
              <w:rFonts w:eastAsia="Arial"/>
              <w:i/>
              <w:spacing w:val="-5"/>
              <w:w w:val="105"/>
              <w:position w:val="-2"/>
            </w:rPr>
          </w:rPrChange>
        </w:rPr>
        <w:t xml:space="preserve"> </w:t>
      </w:r>
      <w:del w:id="2850"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"_bookmark6"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6,</w:delText>
        </w:r>
        <w:r w:rsidR="00505335" w:rsidRPr="00D753AC">
          <w:rPr>
            <w:rFonts w:cs="Times New Roman"/>
            <w:w w:val="105"/>
            <w:sz w:val="22"/>
            <w:szCs w:val="22"/>
          </w:rPr>
          <w:fldChar w:fldCharType="end"/>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lower</w:delText>
        </w:r>
        <w:r w:rsidR="00505335" w:rsidRPr="00D753AC">
          <w:rPr>
            <w:rFonts w:cs="Times New Roman"/>
            <w:spacing w:val="-23"/>
            <w:w w:val="105"/>
            <w:sz w:val="22"/>
            <w:szCs w:val="22"/>
          </w:rPr>
          <w:delText xml:space="preserve"> </w:delText>
        </w:r>
        <w:r w:rsidR="00505335" w:rsidRPr="00D753AC">
          <w:rPr>
            <w:rFonts w:cs="Times New Roman"/>
            <w:w w:val="105"/>
            <w:sz w:val="22"/>
            <w:szCs w:val="22"/>
          </w:rPr>
          <w:delText>panel).</w:delText>
        </w:r>
      </w:del>
      <w:ins w:id="2851" w:author="Claire Kouba" w:date="2023-09-12T16:52:00Z">
        <w:r w:rsidRPr="00D753AC">
          <w:rPr>
            <w:rFonts w:cs="Times New Roman"/>
            <w:w w:val="105"/>
            <w:sz w:val="22"/>
            <w:szCs w:val="22"/>
          </w:rPr>
          <w:t>(see Results, Section 3.2).</w:t>
        </w:r>
      </w:ins>
      <w:r w:rsidRPr="00D753AC">
        <w:rPr>
          <w:rFonts w:cs="Times New Roman"/>
          <w:w w:val="105"/>
          <w:sz w:val="22"/>
          <w:szCs w:val="22"/>
          <w:rPrChange w:id="2852" w:author="Claire Kouba" w:date="2023-09-12T16:52:00Z">
            <w:rPr>
              <w:spacing w:val="-23"/>
              <w:w w:val="105"/>
            </w:rPr>
          </w:rPrChange>
        </w:rPr>
        <w:t xml:space="preserve"> </w:t>
      </w:r>
      <w:r w:rsidRPr="00D753AC">
        <w:rPr>
          <w:rFonts w:cs="Times New Roman"/>
          <w:w w:val="105"/>
          <w:sz w:val="22"/>
          <w:szCs w:val="22"/>
        </w:rPr>
        <w:t>As</w:t>
      </w:r>
      <w:r w:rsidRPr="00D753AC">
        <w:rPr>
          <w:rFonts w:cs="Times New Roman"/>
          <w:w w:val="105"/>
          <w:sz w:val="22"/>
          <w:szCs w:val="22"/>
          <w:rPrChange w:id="2853" w:author="Claire Kouba" w:date="2023-09-12T16:52:00Z">
            <w:rPr>
              <w:spacing w:val="-23"/>
              <w:w w:val="105"/>
            </w:rPr>
          </w:rPrChange>
        </w:rPr>
        <w:t xml:space="preserve"> </w:t>
      </w:r>
      <w:r w:rsidRPr="00D753AC">
        <w:rPr>
          <w:rFonts w:cs="Times New Roman"/>
          <w:w w:val="105"/>
          <w:sz w:val="22"/>
          <w:szCs w:val="22"/>
        </w:rPr>
        <w:t>stated</w:t>
      </w:r>
      <w:r w:rsidRPr="00D753AC">
        <w:rPr>
          <w:rFonts w:cs="Times New Roman"/>
          <w:spacing w:val="50"/>
          <w:w w:val="105"/>
          <w:sz w:val="22"/>
          <w:szCs w:val="22"/>
          <w:rPrChange w:id="2854" w:author="Claire Kouba" w:date="2023-09-12T16:52:00Z">
            <w:rPr>
              <w:spacing w:val="-23"/>
              <w:w w:val="105"/>
            </w:rPr>
          </w:rPrChange>
        </w:rPr>
        <w:t xml:space="preserve"> </w:t>
      </w:r>
      <w:r w:rsidRPr="00D753AC">
        <w:rPr>
          <w:rFonts w:cs="Times New Roman"/>
          <w:w w:val="105"/>
          <w:sz w:val="22"/>
          <w:szCs w:val="22"/>
        </w:rPr>
        <w:t>above,</w:t>
      </w:r>
      <w:r w:rsidRPr="00D753AC">
        <w:rPr>
          <w:rFonts w:cs="Times New Roman"/>
          <w:w w:val="99"/>
          <w:sz w:val="22"/>
          <w:szCs w:val="22"/>
        </w:rPr>
        <w:t xml:space="preserve"> </w:t>
      </w:r>
      <w:r w:rsidRPr="00D753AC">
        <w:rPr>
          <w:rFonts w:cs="Times New Roman"/>
          <w:w w:val="105"/>
          <w:sz w:val="22"/>
          <w:szCs w:val="22"/>
        </w:rPr>
        <w:t>conceptually,</w:t>
      </w:r>
      <w:r w:rsidRPr="00D753AC">
        <w:rPr>
          <w:rFonts w:cs="Times New Roman"/>
          <w:spacing w:val="-30"/>
          <w:w w:val="105"/>
          <w:sz w:val="22"/>
          <w:szCs w:val="22"/>
        </w:rPr>
        <w:t xml:space="preserve"> </w:t>
      </w:r>
      <w:r w:rsidRPr="00D753AC">
        <w:rPr>
          <w:rFonts w:cs="Times New Roman"/>
          <w:w w:val="105"/>
          <w:sz w:val="22"/>
          <w:szCs w:val="22"/>
        </w:rPr>
        <w:t>it</w:t>
      </w:r>
      <w:r w:rsidRPr="00D753AC">
        <w:rPr>
          <w:rFonts w:cs="Times New Roman"/>
          <w:spacing w:val="-30"/>
          <w:w w:val="105"/>
          <w:sz w:val="22"/>
          <w:szCs w:val="22"/>
        </w:rPr>
        <w:t xml:space="preserve"> </w:t>
      </w:r>
      <w:r w:rsidRPr="00D753AC">
        <w:rPr>
          <w:rFonts w:cs="Times New Roman"/>
          <w:w w:val="105"/>
          <w:sz w:val="22"/>
          <w:szCs w:val="22"/>
        </w:rPr>
        <w:t>is</w:t>
      </w:r>
      <w:r w:rsidRPr="00D753AC">
        <w:rPr>
          <w:rFonts w:cs="Times New Roman"/>
          <w:spacing w:val="-30"/>
          <w:w w:val="105"/>
          <w:sz w:val="22"/>
          <w:szCs w:val="22"/>
        </w:rPr>
        <w:t xml:space="preserve"> </w:t>
      </w:r>
      <w:r w:rsidRPr="00D753AC">
        <w:rPr>
          <w:rFonts w:cs="Times New Roman"/>
          <w:w w:val="105"/>
          <w:sz w:val="22"/>
          <w:szCs w:val="22"/>
        </w:rPr>
        <w:t>the</w:t>
      </w:r>
      <w:r w:rsidRPr="00D753AC">
        <w:rPr>
          <w:rFonts w:cs="Times New Roman"/>
          <w:spacing w:val="-30"/>
          <w:w w:val="105"/>
          <w:sz w:val="22"/>
          <w:szCs w:val="22"/>
        </w:rPr>
        <w:t xml:space="preserve"> </w:t>
      </w:r>
      <w:r w:rsidRPr="00D753AC">
        <w:rPr>
          <w:rFonts w:cs="Times New Roman"/>
          <w:w w:val="105"/>
          <w:sz w:val="22"/>
          <w:szCs w:val="22"/>
        </w:rPr>
        <w:t>amount</w:t>
      </w:r>
      <w:r w:rsidRPr="00D753AC">
        <w:rPr>
          <w:rFonts w:cs="Times New Roman"/>
          <w:spacing w:val="-30"/>
          <w:w w:val="105"/>
          <w:sz w:val="22"/>
          <w:szCs w:val="22"/>
        </w:rPr>
        <w:t xml:space="preserve"> </w:t>
      </w:r>
      <w:r w:rsidRPr="00D753AC">
        <w:rPr>
          <w:rFonts w:cs="Times New Roman"/>
          <w:w w:val="105"/>
          <w:sz w:val="22"/>
          <w:szCs w:val="22"/>
        </w:rPr>
        <w:t>of</w:t>
      </w:r>
      <w:r w:rsidRPr="00D753AC">
        <w:rPr>
          <w:rFonts w:cs="Times New Roman"/>
          <w:spacing w:val="-30"/>
          <w:w w:val="105"/>
          <w:sz w:val="22"/>
          <w:szCs w:val="22"/>
        </w:rPr>
        <w:t xml:space="preserve"> </w:t>
      </w:r>
      <w:r w:rsidRPr="00D753AC">
        <w:rPr>
          <w:rFonts w:cs="Times New Roman"/>
          <w:w w:val="105"/>
          <w:sz w:val="22"/>
          <w:szCs w:val="22"/>
        </w:rPr>
        <w:t>rainfall</w:t>
      </w:r>
      <w:r w:rsidRPr="00D753AC">
        <w:rPr>
          <w:rFonts w:cs="Times New Roman"/>
          <w:spacing w:val="-30"/>
          <w:w w:val="105"/>
          <w:sz w:val="22"/>
          <w:szCs w:val="22"/>
        </w:rPr>
        <w:t xml:space="preserve"> </w:t>
      </w:r>
      <w:r w:rsidRPr="00D753AC">
        <w:rPr>
          <w:rFonts w:cs="Times New Roman"/>
          <w:w w:val="105"/>
          <w:sz w:val="22"/>
          <w:szCs w:val="22"/>
        </w:rPr>
        <w:t>needed</w:t>
      </w:r>
      <w:r w:rsidRPr="00D753AC">
        <w:rPr>
          <w:rFonts w:cs="Times New Roman"/>
          <w:spacing w:val="-30"/>
          <w:w w:val="105"/>
          <w:sz w:val="22"/>
          <w:szCs w:val="22"/>
        </w:rPr>
        <w:t xml:space="preserve"> </w:t>
      </w:r>
      <w:r w:rsidRPr="00D753AC">
        <w:rPr>
          <w:rFonts w:cs="Times New Roman"/>
          <w:w w:val="105"/>
          <w:sz w:val="22"/>
          <w:szCs w:val="22"/>
        </w:rPr>
        <w:t>to</w:t>
      </w:r>
      <w:r w:rsidRPr="00D753AC">
        <w:rPr>
          <w:rFonts w:cs="Times New Roman"/>
          <w:spacing w:val="-30"/>
          <w:w w:val="105"/>
          <w:sz w:val="22"/>
          <w:szCs w:val="22"/>
        </w:rPr>
        <w:t xml:space="preserve"> </w:t>
      </w:r>
      <w:r w:rsidRPr="00D753AC">
        <w:rPr>
          <w:rFonts w:cs="Times New Roman"/>
          <w:w w:val="105"/>
          <w:sz w:val="22"/>
          <w:szCs w:val="22"/>
        </w:rPr>
        <w:t>“fill”</w:t>
      </w:r>
      <w:r w:rsidRPr="00D753AC">
        <w:rPr>
          <w:rFonts w:cs="Times New Roman"/>
          <w:spacing w:val="-30"/>
          <w:w w:val="105"/>
          <w:sz w:val="22"/>
          <w:szCs w:val="22"/>
        </w:rPr>
        <w:t xml:space="preserve"> </w:t>
      </w:r>
      <w:r w:rsidRPr="00D753AC">
        <w:rPr>
          <w:rFonts w:cs="Times New Roman"/>
          <w:w w:val="105"/>
          <w:sz w:val="22"/>
          <w:szCs w:val="22"/>
        </w:rPr>
        <w:t>the</w:t>
      </w:r>
      <w:r w:rsidRPr="00D753AC">
        <w:rPr>
          <w:rFonts w:cs="Times New Roman"/>
          <w:spacing w:val="-30"/>
          <w:w w:val="105"/>
          <w:sz w:val="22"/>
          <w:szCs w:val="22"/>
        </w:rPr>
        <w:t xml:space="preserve"> </w:t>
      </w:r>
      <w:r w:rsidRPr="00D753AC">
        <w:rPr>
          <w:rFonts w:cs="Times New Roman"/>
          <w:w w:val="105"/>
          <w:sz w:val="22"/>
          <w:szCs w:val="22"/>
        </w:rPr>
        <w:t>watershed</w:t>
      </w:r>
      <w:r w:rsidRPr="00D753AC">
        <w:rPr>
          <w:rFonts w:cs="Times New Roman"/>
          <w:spacing w:val="-30"/>
          <w:w w:val="105"/>
          <w:sz w:val="22"/>
          <w:szCs w:val="22"/>
        </w:rPr>
        <w:t xml:space="preserve"> </w:t>
      </w:r>
      <w:r w:rsidRPr="00D753AC">
        <w:rPr>
          <w:rFonts w:cs="Times New Roman"/>
          <w:w w:val="105"/>
          <w:sz w:val="22"/>
          <w:szCs w:val="22"/>
        </w:rPr>
        <w:t>such</w:t>
      </w:r>
      <w:r w:rsidRPr="00D753AC">
        <w:rPr>
          <w:rFonts w:cs="Times New Roman"/>
          <w:spacing w:val="-30"/>
          <w:w w:val="105"/>
          <w:sz w:val="22"/>
          <w:szCs w:val="22"/>
        </w:rPr>
        <w:t xml:space="preserve"> </w:t>
      </w:r>
      <w:r w:rsidRPr="00D753AC">
        <w:rPr>
          <w:rFonts w:cs="Times New Roman"/>
          <w:w w:val="105"/>
          <w:sz w:val="22"/>
          <w:szCs w:val="22"/>
        </w:rPr>
        <w:t>that</w:t>
      </w:r>
      <w:r w:rsidRPr="00D753AC">
        <w:rPr>
          <w:rFonts w:cs="Times New Roman"/>
          <w:spacing w:val="-30"/>
          <w:w w:val="105"/>
          <w:sz w:val="22"/>
          <w:szCs w:val="22"/>
        </w:rPr>
        <w:t xml:space="preserve"> </w:t>
      </w:r>
      <w:ins w:id="2855" w:author="Claire Kouba" w:date="2023-09-23T11:13:00Z">
        <w:r w:rsidR="00E17449" w:rsidRPr="00E17449">
          <w:rPr>
            <w:rFonts w:cs="Times New Roman"/>
            <w:w w:val="105"/>
            <w:sz w:val="22"/>
            <w:szCs w:val="22"/>
          </w:rPr>
          <w:t>streamflow at the outlet of the watershed</w:t>
        </w:r>
        <w:r w:rsidR="00E17449" w:rsidRPr="00E17449" w:rsidDel="00E17449">
          <w:rPr>
            <w:rFonts w:cs="Times New Roman"/>
            <w:w w:val="105"/>
            <w:sz w:val="22"/>
            <w:szCs w:val="22"/>
          </w:rPr>
          <w:t xml:space="preserve"> </w:t>
        </w:r>
      </w:ins>
      <w:del w:id="2856" w:author="Claire Kouba" w:date="2023-09-23T11:13:00Z">
        <w:r w:rsidRPr="00D753AC" w:rsidDel="00E17449">
          <w:rPr>
            <w:rFonts w:cs="Times New Roman"/>
            <w:w w:val="105"/>
            <w:sz w:val="22"/>
            <w:szCs w:val="22"/>
          </w:rPr>
          <w:delText>it</w:delText>
        </w:r>
        <w:r w:rsidRPr="00D753AC" w:rsidDel="00E17449">
          <w:rPr>
            <w:rFonts w:cs="Times New Roman"/>
            <w:spacing w:val="-30"/>
            <w:w w:val="105"/>
            <w:sz w:val="22"/>
            <w:szCs w:val="22"/>
          </w:rPr>
          <w:delText xml:space="preserve"> </w:delText>
        </w:r>
      </w:del>
      <w:r w:rsidRPr="00D753AC">
        <w:rPr>
          <w:rFonts w:cs="Times New Roman"/>
          <w:w w:val="105"/>
          <w:sz w:val="22"/>
          <w:szCs w:val="22"/>
        </w:rPr>
        <w:t>responds</w:t>
      </w:r>
      <w:r w:rsidRPr="00D753AC">
        <w:rPr>
          <w:rFonts w:cs="Times New Roman"/>
          <w:spacing w:val="-30"/>
          <w:w w:val="105"/>
          <w:sz w:val="22"/>
          <w:szCs w:val="22"/>
        </w:rPr>
        <w:t xml:space="preserve"> </w:t>
      </w:r>
      <w:r w:rsidRPr="00D753AC">
        <w:rPr>
          <w:rFonts w:cs="Times New Roman"/>
          <w:w w:val="105"/>
          <w:sz w:val="22"/>
          <w:szCs w:val="22"/>
        </w:rPr>
        <w:t>rapidly</w:t>
      </w:r>
      <w:r w:rsidRPr="00D753AC">
        <w:rPr>
          <w:rFonts w:cs="Times New Roman"/>
          <w:spacing w:val="-30"/>
          <w:w w:val="105"/>
          <w:sz w:val="22"/>
          <w:szCs w:val="22"/>
        </w:rPr>
        <w:t xml:space="preserve"> </w:t>
      </w:r>
      <w:r w:rsidRPr="00D753AC">
        <w:rPr>
          <w:rFonts w:cs="Times New Roman"/>
          <w:w w:val="105"/>
          <w:sz w:val="22"/>
          <w:szCs w:val="22"/>
        </w:rPr>
        <w:t>to</w:t>
      </w:r>
      <w:r w:rsidRPr="00D753AC">
        <w:rPr>
          <w:rFonts w:cs="Times New Roman"/>
          <w:spacing w:val="-30"/>
          <w:w w:val="105"/>
          <w:sz w:val="22"/>
          <w:szCs w:val="22"/>
        </w:rPr>
        <w:t xml:space="preserve"> </w:t>
      </w:r>
      <w:r w:rsidRPr="00D753AC">
        <w:rPr>
          <w:rFonts w:cs="Times New Roman"/>
          <w:w w:val="105"/>
          <w:sz w:val="22"/>
          <w:szCs w:val="22"/>
        </w:rPr>
        <w:t>new</w:t>
      </w:r>
      <w:r w:rsidRPr="00D753AC">
        <w:rPr>
          <w:rFonts w:cs="Times New Roman"/>
          <w:spacing w:val="-30"/>
          <w:w w:val="105"/>
          <w:sz w:val="22"/>
          <w:szCs w:val="22"/>
        </w:rPr>
        <w:t xml:space="preserve"> </w:t>
      </w:r>
      <w:r w:rsidRPr="00D753AC">
        <w:rPr>
          <w:rFonts w:cs="Times New Roman"/>
          <w:w w:val="105"/>
          <w:sz w:val="22"/>
          <w:szCs w:val="22"/>
        </w:rPr>
        <w:t>precipitation</w:t>
      </w:r>
      <w:ins w:id="2857" w:author="Claire Kouba" w:date="2023-09-23T11:14:00Z">
        <w:r w:rsidR="00E17449" w:rsidRPr="00E17449">
          <w:t xml:space="preserve"> </w:t>
        </w:r>
        <w:r w:rsidR="00E17449" w:rsidRPr="00E17449">
          <w:rPr>
            <w:rFonts w:cs="Times New Roman"/>
            <w:w w:val="105"/>
            <w:sz w:val="22"/>
            <w:szCs w:val="22"/>
          </w:rPr>
          <w:t>without significant intervening storage delays</w:t>
        </w:r>
      </w:ins>
      <w:r w:rsidRPr="00D753AC">
        <w:rPr>
          <w:rFonts w:cs="Times New Roman"/>
          <w:w w:val="105"/>
          <w:sz w:val="22"/>
          <w:szCs w:val="22"/>
        </w:rPr>
        <w:t>.</w:t>
      </w:r>
    </w:p>
    <w:p w:rsidR="002153D1" w:rsidRPr="00D753AC" w:rsidRDefault="002573FA" w:rsidP="00D753AC">
      <w:pPr>
        <w:pStyle w:val="BodyText"/>
        <w:spacing w:before="25"/>
        <w:ind w:left="173" w:right="158" w:firstLine="147"/>
        <w:rPr>
          <w:ins w:id="2858" w:author="Claire Kouba" w:date="2023-09-12T16:52:00Z"/>
          <w:rFonts w:cs="Times New Roman"/>
          <w:sz w:val="22"/>
          <w:szCs w:val="22"/>
        </w:rPr>
      </w:pPr>
      <w:r w:rsidRPr="00D753AC">
        <w:rPr>
          <w:rFonts w:cs="Times New Roman"/>
          <w:w w:val="105"/>
          <w:sz w:val="22"/>
          <w:szCs w:val="22"/>
        </w:rPr>
        <w:t>A</w:t>
      </w:r>
      <w:r w:rsidRPr="00D753AC">
        <w:rPr>
          <w:rFonts w:cs="Times New Roman"/>
          <w:spacing w:val="-18"/>
          <w:w w:val="105"/>
          <w:sz w:val="22"/>
          <w:szCs w:val="22"/>
        </w:rPr>
        <w:t xml:space="preserve"> </w:t>
      </w:r>
      <w:r w:rsidRPr="00D753AC">
        <w:rPr>
          <w:rFonts w:cs="Times New Roman"/>
          <w:w w:val="105"/>
          <w:sz w:val="22"/>
          <w:szCs w:val="22"/>
        </w:rPr>
        <w:t>dry</w:t>
      </w:r>
      <w:r w:rsidRPr="00D753AC">
        <w:rPr>
          <w:rFonts w:cs="Times New Roman"/>
          <w:spacing w:val="-18"/>
          <w:w w:val="105"/>
          <w:sz w:val="22"/>
          <w:szCs w:val="22"/>
        </w:rPr>
        <w:t xml:space="preserve"> </w:t>
      </w:r>
      <w:r w:rsidRPr="00D753AC">
        <w:rPr>
          <w:rFonts w:cs="Times New Roman"/>
          <w:w w:val="105"/>
          <w:sz w:val="22"/>
          <w:szCs w:val="22"/>
        </w:rPr>
        <w:t>season</w:t>
      </w:r>
      <w:r w:rsidRPr="00D753AC">
        <w:rPr>
          <w:rFonts w:cs="Times New Roman"/>
          <w:spacing w:val="-18"/>
          <w:w w:val="105"/>
          <w:sz w:val="22"/>
          <w:szCs w:val="22"/>
        </w:rPr>
        <w:t xml:space="preserve"> </w:t>
      </w:r>
      <w:r w:rsidRPr="00D753AC">
        <w:rPr>
          <w:rFonts w:cs="Times New Roman"/>
          <w:w w:val="105"/>
          <w:sz w:val="22"/>
          <w:szCs w:val="22"/>
        </w:rPr>
        <w:t>can</w:t>
      </w:r>
      <w:r w:rsidRPr="00D753AC">
        <w:rPr>
          <w:rFonts w:cs="Times New Roman"/>
          <w:spacing w:val="-18"/>
          <w:w w:val="105"/>
          <w:sz w:val="22"/>
          <w:szCs w:val="22"/>
        </w:rPr>
        <w:t xml:space="preserve"> </w:t>
      </w:r>
      <w:r w:rsidRPr="00D753AC">
        <w:rPr>
          <w:rFonts w:cs="Times New Roman"/>
          <w:w w:val="105"/>
          <w:sz w:val="22"/>
          <w:szCs w:val="22"/>
        </w:rPr>
        <w:t>have</w:t>
      </w:r>
      <w:r w:rsidRPr="00D753AC">
        <w:rPr>
          <w:rFonts w:cs="Times New Roman"/>
          <w:spacing w:val="-18"/>
          <w:w w:val="105"/>
          <w:sz w:val="22"/>
          <w:szCs w:val="22"/>
        </w:rPr>
        <w:t xml:space="preserve"> </w:t>
      </w:r>
      <w:r w:rsidRPr="00D753AC">
        <w:rPr>
          <w:rFonts w:cs="Times New Roman"/>
          <w:w w:val="105"/>
          <w:sz w:val="22"/>
          <w:szCs w:val="22"/>
        </w:rPr>
        <w:t>negative</w:t>
      </w:r>
      <w:r w:rsidRPr="00D753AC">
        <w:rPr>
          <w:rFonts w:cs="Times New Roman"/>
          <w:spacing w:val="-18"/>
          <w:w w:val="105"/>
          <w:sz w:val="22"/>
          <w:szCs w:val="22"/>
        </w:rPr>
        <w:t xml:space="preserve"> </w:t>
      </w:r>
      <w:r w:rsidRPr="00D753AC">
        <w:rPr>
          <w:rFonts w:cs="Times New Roman"/>
          <w:w w:val="105"/>
          <w:sz w:val="22"/>
          <w:szCs w:val="22"/>
        </w:rPr>
        <w:t>effects</w:t>
      </w:r>
      <w:r w:rsidRPr="00D753AC">
        <w:rPr>
          <w:rFonts w:cs="Times New Roman"/>
          <w:spacing w:val="-18"/>
          <w:w w:val="105"/>
          <w:sz w:val="22"/>
          <w:szCs w:val="22"/>
        </w:rPr>
        <w:t xml:space="preserve"> </w:t>
      </w:r>
      <w:r w:rsidRPr="00D753AC">
        <w:rPr>
          <w:rFonts w:cs="Times New Roman"/>
          <w:w w:val="105"/>
          <w:sz w:val="22"/>
          <w:szCs w:val="22"/>
        </w:rPr>
        <w:t>on</w:t>
      </w:r>
      <w:r w:rsidRPr="00D753AC">
        <w:rPr>
          <w:rFonts w:cs="Times New Roman"/>
          <w:spacing w:val="-18"/>
          <w:w w:val="105"/>
          <w:sz w:val="22"/>
          <w:szCs w:val="22"/>
        </w:rPr>
        <w:t xml:space="preserve"> </w:t>
      </w:r>
      <w:r w:rsidRPr="00D753AC">
        <w:rPr>
          <w:rFonts w:cs="Times New Roman"/>
          <w:w w:val="105"/>
          <w:sz w:val="22"/>
          <w:szCs w:val="22"/>
        </w:rPr>
        <w:t>an</w:t>
      </w:r>
      <w:r w:rsidRPr="00D753AC">
        <w:rPr>
          <w:rFonts w:cs="Times New Roman"/>
          <w:spacing w:val="-18"/>
          <w:w w:val="105"/>
          <w:sz w:val="22"/>
          <w:szCs w:val="22"/>
        </w:rPr>
        <w:t xml:space="preserve"> </w:t>
      </w:r>
      <w:r w:rsidRPr="00D753AC">
        <w:rPr>
          <w:rFonts w:cs="Times New Roman"/>
          <w:w w:val="105"/>
          <w:sz w:val="22"/>
          <w:szCs w:val="22"/>
        </w:rPr>
        <w:t>aquatic</w:t>
      </w:r>
      <w:r w:rsidRPr="00D753AC">
        <w:rPr>
          <w:rFonts w:cs="Times New Roman"/>
          <w:spacing w:val="-18"/>
          <w:w w:val="105"/>
          <w:sz w:val="22"/>
          <w:szCs w:val="22"/>
        </w:rPr>
        <w:t xml:space="preserve"> </w:t>
      </w:r>
      <w:r w:rsidRPr="00D753AC">
        <w:rPr>
          <w:rFonts w:cs="Times New Roman"/>
          <w:w w:val="105"/>
          <w:sz w:val="22"/>
          <w:szCs w:val="22"/>
        </w:rPr>
        <w:t>ecosystem</w:t>
      </w:r>
      <w:r w:rsidRPr="00D753AC">
        <w:rPr>
          <w:rFonts w:cs="Times New Roman"/>
          <w:spacing w:val="-18"/>
          <w:w w:val="105"/>
          <w:sz w:val="22"/>
          <w:szCs w:val="22"/>
        </w:rPr>
        <w:t xml:space="preserve"> </w:t>
      </w:r>
      <w:r w:rsidRPr="00D753AC">
        <w:rPr>
          <w:rFonts w:cs="Times New Roman"/>
          <w:w w:val="105"/>
          <w:sz w:val="22"/>
          <w:szCs w:val="22"/>
        </w:rPr>
        <w:t>if</w:t>
      </w:r>
      <w:r w:rsidRPr="00D753AC">
        <w:rPr>
          <w:rFonts w:cs="Times New Roman"/>
          <w:spacing w:val="-18"/>
          <w:w w:val="105"/>
          <w:sz w:val="22"/>
          <w:szCs w:val="22"/>
        </w:rPr>
        <w:t xml:space="preserve"> </w:t>
      </w:r>
      <w:r w:rsidRPr="00D753AC">
        <w:rPr>
          <w:rFonts w:cs="Times New Roman"/>
          <w:w w:val="105"/>
          <w:sz w:val="22"/>
          <w:szCs w:val="22"/>
        </w:rPr>
        <w:t>it</w:t>
      </w:r>
      <w:r w:rsidRPr="00D753AC">
        <w:rPr>
          <w:rFonts w:cs="Times New Roman"/>
          <w:spacing w:val="-18"/>
          <w:w w:val="105"/>
          <w:sz w:val="22"/>
          <w:szCs w:val="22"/>
        </w:rPr>
        <w:t xml:space="preserve"> </w:t>
      </w:r>
      <w:r w:rsidRPr="00D753AC">
        <w:rPr>
          <w:rFonts w:cs="Times New Roman"/>
          <w:w w:val="105"/>
          <w:sz w:val="22"/>
          <w:szCs w:val="22"/>
        </w:rPr>
        <w:t>produces</w:t>
      </w:r>
      <w:r w:rsidRPr="00D753AC">
        <w:rPr>
          <w:rFonts w:cs="Times New Roman"/>
          <w:spacing w:val="-18"/>
          <w:w w:val="105"/>
          <w:sz w:val="22"/>
          <w:szCs w:val="22"/>
        </w:rPr>
        <w:t xml:space="preserve"> </w:t>
      </w:r>
      <w:r w:rsidRPr="00D753AC">
        <w:rPr>
          <w:rFonts w:cs="Times New Roman"/>
          <w:w w:val="105"/>
          <w:sz w:val="22"/>
          <w:szCs w:val="22"/>
        </w:rPr>
        <w:t>extraordinarily</w:t>
      </w:r>
      <w:r w:rsidRPr="00D753AC">
        <w:rPr>
          <w:rFonts w:cs="Times New Roman"/>
          <w:spacing w:val="-18"/>
          <w:w w:val="105"/>
          <w:sz w:val="22"/>
          <w:szCs w:val="22"/>
        </w:rPr>
        <w:t xml:space="preserve"> </w:t>
      </w:r>
      <w:r w:rsidRPr="00D753AC">
        <w:rPr>
          <w:rFonts w:cs="Times New Roman"/>
          <w:w w:val="105"/>
          <w:sz w:val="22"/>
          <w:szCs w:val="22"/>
        </w:rPr>
        <w:t>low</w:t>
      </w:r>
      <w:r w:rsidRPr="00D753AC">
        <w:rPr>
          <w:rFonts w:cs="Times New Roman"/>
          <w:spacing w:val="-18"/>
          <w:w w:val="105"/>
          <w:sz w:val="22"/>
          <w:szCs w:val="22"/>
        </w:rPr>
        <w:t xml:space="preserve"> </w:t>
      </w:r>
      <w:r w:rsidRPr="00D753AC">
        <w:rPr>
          <w:rFonts w:cs="Times New Roman"/>
          <w:w w:val="105"/>
          <w:sz w:val="22"/>
          <w:szCs w:val="22"/>
        </w:rPr>
        <w:t>flows</w:t>
      </w:r>
      <w:ins w:id="2859" w:author="Claire Kouba" w:date="2023-09-23T11:14:00Z">
        <w:r w:rsidR="00E17449" w:rsidRPr="00E17449">
          <w:rPr>
            <w:rFonts w:cs="Times New Roman"/>
            <w:spacing w:val="-18"/>
            <w:w w:val="105"/>
            <w:sz w:val="22"/>
            <w:szCs w:val="22"/>
          </w:rPr>
          <w:t>, but also</w:t>
        </w:r>
      </w:ins>
      <w:del w:id="2860" w:author="Claire Kouba" w:date="2023-09-23T11:14:00Z">
        <w:r w:rsidRPr="00D753AC" w:rsidDel="00E17449">
          <w:rPr>
            <w:rFonts w:cs="Times New Roman"/>
            <w:spacing w:val="-18"/>
            <w:w w:val="105"/>
            <w:sz w:val="22"/>
            <w:szCs w:val="22"/>
          </w:rPr>
          <w:delText xml:space="preserve"> </w:delText>
        </w:r>
        <w:r w:rsidRPr="00D753AC" w:rsidDel="00E17449">
          <w:rPr>
            <w:rFonts w:cs="Times New Roman"/>
            <w:w w:val="105"/>
            <w:sz w:val="22"/>
            <w:szCs w:val="22"/>
          </w:rPr>
          <w:delText>or</w:delText>
        </w:r>
      </w:del>
      <w:r w:rsidRPr="00D753AC">
        <w:rPr>
          <w:rFonts w:cs="Times New Roman"/>
          <w:spacing w:val="-18"/>
          <w:w w:val="105"/>
          <w:sz w:val="22"/>
          <w:szCs w:val="22"/>
        </w:rPr>
        <w:t xml:space="preserve"> </w:t>
      </w:r>
      <w:r w:rsidRPr="00D753AC">
        <w:rPr>
          <w:rFonts w:cs="Times New Roman"/>
          <w:w w:val="105"/>
          <w:sz w:val="22"/>
          <w:szCs w:val="22"/>
        </w:rPr>
        <w:t>if</w:t>
      </w:r>
      <w:r w:rsidRPr="00D753AC">
        <w:rPr>
          <w:rFonts w:cs="Times New Roman"/>
          <w:spacing w:val="-18"/>
          <w:w w:val="105"/>
          <w:sz w:val="22"/>
          <w:szCs w:val="22"/>
        </w:rPr>
        <w:t xml:space="preserve"> </w:t>
      </w:r>
      <w:r w:rsidRPr="00D753AC">
        <w:rPr>
          <w:rFonts w:cs="Times New Roman"/>
          <w:w w:val="105"/>
          <w:sz w:val="22"/>
          <w:szCs w:val="22"/>
        </w:rPr>
        <w:t>it</w:t>
      </w:r>
      <w:r w:rsidRPr="00D753AC">
        <w:rPr>
          <w:rFonts w:cs="Times New Roman"/>
          <w:spacing w:val="-18"/>
          <w:w w:val="105"/>
          <w:sz w:val="22"/>
          <w:szCs w:val="22"/>
        </w:rPr>
        <w:t xml:space="preserve"> </w:t>
      </w:r>
      <w:r w:rsidRPr="00D753AC">
        <w:rPr>
          <w:rFonts w:cs="Times New Roman"/>
          <w:w w:val="105"/>
          <w:sz w:val="22"/>
          <w:szCs w:val="22"/>
        </w:rPr>
        <w:t>lasts</w:t>
      </w:r>
      <w:r w:rsidRPr="00D753AC">
        <w:rPr>
          <w:rFonts w:cs="Times New Roman"/>
          <w:spacing w:val="-18"/>
          <w:w w:val="105"/>
          <w:sz w:val="22"/>
          <w:szCs w:val="22"/>
        </w:rPr>
        <w:t xml:space="preserve"> </w:t>
      </w:r>
      <w:r w:rsidRPr="00D753AC">
        <w:rPr>
          <w:rFonts w:cs="Times New Roman"/>
          <w:w w:val="105"/>
          <w:sz w:val="22"/>
          <w:szCs w:val="22"/>
        </w:rPr>
        <w:t>for</w:t>
      </w:r>
      <w:r w:rsidRPr="00D753AC">
        <w:rPr>
          <w:rFonts w:cs="Times New Roman"/>
          <w:spacing w:val="-18"/>
          <w:w w:val="105"/>
          <w:sz w:val="22"/>
          <w:szCs w:val="22"/>
        </w:rPr>
        <w:t xml:space="preserve"> </w:t>
      </w:r>
      <w:r w:rsidRPr="00D753AC">
        <w:rPr>
          <w:rFonts w:cs="Times New Roman"/>
          <w:w w:val="105"/>
          <w:sz w:val="22"/>
          <w:szCs w:val="22"/>
        </w:rPr>
        <w:t>an</w:t>
      </w:r>
      <w:r w:rsidRPr="00D753AC">
        <w:rPr>
          <w:rFonts w:cs="Times New Roman"/>
          <w:w w:val="99"/>
          <w:sz w:val="22"/>
          <w:szCs w:val="22"/>
        </w:rPr>
        <w:t xml:space="preserve"> </w:t>
      </w:r>
      <w:r w:rsidRPr="00D753AC">
        <w:rPr>
          <w:rFonts w:cs="Times New Roman"/>
          <w:w w:val="105"/>
          <w:sz w:val="22"/>
          <w:szCs w:val="22"/>
        </w:rPr>
        <w:t>extraordinarily</w:t>
      </w:r>
      <w:r w:rsidRPr="00D753AC">
        <w:rPr>
          <w:rFonts w:cs="Times New Roman"/>
          <w:spacing w:val="-21"/>
          <w:w w:val="105"/>
          <w:sz w:val="22"/>
          <w:szCs w:val="22"/>
          <w:rPrChange w:id="2861" w:author="Claire Kouba" w:date="2023-09-12T16:52:00Z">
            <w:rPr>
              <w:spacing w:val="-20"/>
              <w:w w:val="105"/>
            </w:rPr>
          </w:rPrChange>
        </w:rPr>
        <w:t xml:space="preserve"> </w:t>
      </w:r>
      <w:r w:rsidRPr="00D753AC">
        <w:rPr>
          <w:rFonts w:cs="Times New Roman"/>
          <w:w w:val="105"/>
          <w:sz w:val="22"/>
          <w:szCs w:val="22"/>
        </w:rPr>
        <w:t>long</w:t>
      </w:r>
      <w:r w:rsidRPr="00D753AC">
        <w:rPr>
          <w:rFonts w:cs="Times New Roman"/>
          <w:spacing w:val="-21"/>
          <w:w w:val="105"/>
          <w:sz w:val="22"/>
          <w:szCs w:val="22"/>
          <w:rPrChange w:id="2862" w:author="Claire Kouba" w:date="2023-09-12T16:52:00Z">
            <w:rPr>
              <w:spacing w:val="-19"/>
              <w:w w:val="105"/>
            </w:rPr>
          </w:rPrChange>
        </w:rPr>
        <w:t xml:space="preserve"> </w:t>
      </w:r>
      <w:r w:rsidRPr="00D753AC">
        <w:rPr>
          <w:rFonts w:cs="Times New Roman"/>
          <w:w w:val="105"/>
          <w:sz w:val="22"/>
          <w:szCs w:val="22"/>
        </w:rPr>
        <w:t>time</w:t>
      </w:r>
      <w:r w:rsidRPr="00D753AC">
        <w:rPr>
          <w:rFonts w:cs="Times New Roman"/>
          <w:spacing w:val="-21"/>
          <w:w w:val="105"/>
          <w:sz w:val="22"/>
          <w:szCs w:val="22"/>
          <w:rPrChange w:id="2863" w:author="Claire Kouba" w:date="2023-09-12T16:52:00Z">
            <w:rPr>
              <w:spacing w:val="-20"/>
              <w:w w:val="105"/>
            </w:rPr>
          </w:rPrChange>
        </w:rPr>
        <w:t xml:space="preserve"> </w:t>
      </w:r>
      <w:r w:rsidRPr="00D753AC">
        <w:rPr>
          <w:rFonts w:cs="Times New Roman"/>
          <w:w w:val="105"/>
          <w:sz w:val="22"/>
          <w:szCs w:val="22"/>
        </w:rPr>
        <w:t>(e.g.,</w:t>
      </w:r>
      <w:r w:rsidRPr="00D753AC">
        <w:rPr>
          <w:rFonts w:cs="Times New Roman"/>
          <w:spacing w:val="-21"/>
          <w:w w:val="105"/>
          <w:sz w:val="22"/>
          <w:szCs w:val="22"/>
          <w:rPrChange w:id="2864" w:author="Claire Kouba" w:date="2023-09-12T16:52:00Z">
            <w:rPr>
              <w:spacing w:val="-19"/>
              <w:w w:val="105"/>
            </w:rPr>
          </w:rPrChange>
        </w:rPr>
        <w:t xml:space="preserve"> </w:t>
      </w:r>
      <w:r w:rsidRPr="00D753AC">
        <w:rPr>
          <w:rFonts w:cs="Times New Roman"/>
          <w:w w:val="105"/>
          <w:sz w:val="22"/>
          <w:szCs w:val="22"/>
        </w:rPr>
        <w:t>delayed</w:t>
      </w:r>
      <w:r w:rsidRPr="00D753AC">
        <w:rPr>
          <w:rFonts w:cs="Times New Roman"/>
          <w:spacing w:val="-21"/>
          <w:w w:val="105"/>
          <w:sz w:val="22"/>
          <w:szCs w:val="22"/>
          <w:rPrChange w:id="2865" w:author="Claire Kouba" w:date="2023-09-12T16:52:00Z">
            <w:rPr>
              <w:spacing w:val="-19"/>
              <w:w w:val="105"/>
            </w:rPr>
          </w:rPrChange>
        </w:rPr>
        <w:t xml:space="preserve"> </w:t>
      </w:r>
      <w:r w:rsidRPr="00D753AC">
        <w:rPr>
          <w:rFonts w:cs="Times New Roman"/>
          <w:w w:val="105"/>
          <w:sz w:val="22"/>
          <w:szCs w:val="22"/>
        </w:rPr>
        <w:t>salmon</w:t>
      </w:r>
      <w:r w:rsidRPr="00D753AC">
        <w:rPr>
          <w:rFonts w:cs="Times New Roman"/>
          <w:spacing w:val="-21"/>
          <w:w w:val="105"/>
          <w:sz w:val="22"/>
          <w:szCs w:val="22"/>
          <w:rPrChange w:id="2866" w:author="Claire Kouba" w:date="2023-09-12T16:52:00Z">
            <w:rPr>
              <w:spacing w:val="-20"/>
              <w:w w:val="105"/>
            </w:rPr>
          </w:rPrChange>
        </w:rPr>
        <w:t xml:space="preserve"> </w:t>
      </w:r>
      <w:r w:rsidRPr="00D753AC">
        <w:rPr>
          <w:rFonts w:cs="Times New Roman"/>
          <w:w w:val="105"/>
          <w:sz w:val="22"/>
          <w:szCs w:val="22"/>
        </w:rPr>
        <w:t>habitat</w:t>
      </w:r>
      <w:r w:rsidRPr="00D753AC">
        <w:rPr>
          <w:rFonts w:cs="Times New Roman"/>
          <w:spacing w:val="-21"/>
          <w:w w:val="105"/>
          <w:sz w:val="22"/>
          <w:szCs w:val="22"/>
          <w:rPrChange w:id="2867" w:author="Claire Kouba" w:date="2023-09-12T16:52:00Z">
            <w:rPr>
              <w:spacing w:val="-20"/>
              <w:w w:val="105"/>
            </w:rPr>
          </w:rPrChange>
        </w:rPr>
        <w:t xml:space="preserve"> </w:t>
      </w:r>
      <w:r w:rsidRPr="00D753AC">
        <w:rPr>
          <w:rFonts w:cs="Times New Roman"/>
          <w:w w:val="105"/>
          <w:sz w:val="22"/>
          <w:szCs w:val="22"/>
        </w:rPr>
        <w:t>access</w:t>
      </w:r>
      <w:ins w:id="2868" w:author="Claire Kouba" w:date="2023-09-23T11:17:00Z">
        <w:r w:rsidR="00905D0C">
          <w:rPr>
            <w:rFonts w:cs="Times New Roman"/>
            <w:spacing w:val="-21"/>
            <w:w w:val="105"/>
            <w:sz w:val="22"/>
            <w:szCs w:val="22"/>
          </w:rPr>
          <w:t>,</w:t>
        </w:r>
        <w:r w:rsidR="000C5A7D">
          <w:rPr>
            <w:rFonts w:cs="Times New Roman"/>
            <w:spacing w:val="-21"/>
            <w:w w:val="105"/>
            <w:sz w:val="22"/>
            <w:szCs w:val="22"/>
          </w:rPr>
          <w:t xml:space="preserve"> </w:t>
        </w:r>
      </w:ins>
      <w:del w:id="2869" w:author="Claire Kouba" w:date="2023-09-23T11:17:00Z">
        <w:r w:rsidRPr="00D753AC" w:rsidDel="00905D0C">
          <w:rPr>
            <w:rFonts w:cs="Times New Roman"/>
            <w:spacing w:val="-21"/>
            <w:w w:val="105"/>
            <w:sz w:val="22"/>
            <w:szCs w:val="22"/>
            <w:rPrChange w:id="2870" w:author="Claire Kouba" w:date="2023-09-12T16:52:00Z">
              <w:rPr>
                <w:spacing w:val="-19"/>
                <w:w w:val="105"/>
              </w:rPr>
            </w:rPrChange>
          </w:rPr>
          <w:delText xml:space="preserve"> </w:delText>
        </w:r>
        <w:r w:rsidRPr="00D753AC" w:rsidDel="00905D0C">
          <w:rPr>
            <w:rFonts w:cs="Times New Roman"/>
            <w:w w:val="105"/>
            <w:sz w:val="22"/>
            <w:szCs w:val="22"/>
          </w:rPr>
          <w:delText>documented</w:delText>
        </w:r>
        <w:r w:rsidRPr="00D753AC" w:rsidDel="00905D0C">
          <w:rPr>
            <w:rFonts w:cs="Times New Roman"/>
            <w:spacing w:val="-21"/>
            <w:w w:val="105"/>
            <w:sz w:val="22"/>
            <w:szCs w:val="22"/>
            <w:rPrChange w:id="2871" w:author="Claire Kouba" w:date="2023-09-12T16:52:00Z">
              <w:rPr>
                <w:spacing w:val="-19"/>
                <w:w w:val="105"/>
              </w:rPr>
            </w:rPrChange>
          </w:rPr>
          <w:delText xml:space="preserve"> </w:delText>
        </w:r>
        <w:r w:rsidRPr="00D753AC" w:rsidDel="00905D0C">
          <w:rPr>
            <w:rFonts w:cs="Times New Roman"/>
            <w:w w:val="105"/>
            <w:sz w:val="22"/>
            <w:szCs w:val="22"/>
          </w:rPr>
          <w:delText>in</w:delText>
        </w:r>
        <w:r w:rsidRPr="00D753AC" w:rsidDel="00905D0C">
          <w:rPr>
            <w:rFonts w:cs="Times New Roman"/>
            <w:spacing w:val="-21"/>
            <w:w w:val="105"/>
            <w:sz w:val="22"/>
            <w:szCs w:val="22"/>
            <w:rPrChange w:id="2872" w:author="Claire Kouba" w:date="2023-09-12T16:52:00Z">
              <w:rPr>
                <w:spacing w:val="-19"/>
                <w:w w:val="105"/>
              </w:rPr>
            </w:rPrChange>
          </w:rPr>
          <w:delText xml:space="preserve"> </w:delText>
        </w:r>
      </w:del>
      <w:r w:rsidRPr="00D753AC">
        <w:rPr>
          <w:rFonts w:cs="Times New Roman"/>
          <w:w w:val="105"/>
          <w:sz w:val="22"/>
          <w:szCs w:val="22"/>
        </w:rPr>
        <w:t>CDFW</w:t>
      </w:r>
      <w:r w:rsidRPr="00D753AC">
        <w:rPr>
          <w:rFonts w:cs="Times New Roman"/>
          <w:spacing w:val="-21"/>
          <w:w w:val="105"/>
          <w:sz w:val="22"/>
          <w:szCs w:val="22"/>
          <w:rPrChange w:id="2873" w:author="Claire Kouba" w:date="2023-09-12T16:52:00Z">
            <w:rPr>
              <w:spacing w:val="-20"/>
              <w:w w:val="105"/>
            </w:rPr>
          </w:rPrChange>
        </w:rPr>
        <w:t xml:space="preserve"> </w:t>
      </w:r>
      <w:del w:id="2874"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"_bookmark17" </w:delInstrText>
        </w:r>
        <w:r w:rsidR="00505335" w:rsidRPr="00D753AC">
          <w:rPr>
            <w:rFonts w:cs="Times New Roman"/>
            <w:sz w:val="22"/>
            <w:szCs w:val="22"/>
          </w:rPr>
          <w:fldChar w:fldCharType="separate"/>
        </w:r>
        <w:r w:rsidR="00505335" w:rsidRPr="00D753AC">
          <w:rPr>
            <w:rFonts w:cs="Times New Roman"/>
            <w:w w:val="105"/>
            <w:sz w:val="22"/>
            <w:szCs w:val="22"/>
          </w:rPr>
          <w:delText>2015).</w:delText>
        </w:r>
        <w:r w:rsidR="00505335" w:rsidRPr="00D753AC">
          <w:rPr>
            <w:rFonts w:cs="Times New Roman"/>
            <w:w w:val="105"/>
            <w:sz w:val="22"/>
            <w:szCs w:val="22"/>
          </w:rPr>
          <w:fldChar w:fldCharType="end"/>
        </w:r>
      </w:del>
      <w:ins w:id="2875"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"_bookmark24" </w:instrText>
        </w:r>
        <w:r w:rsidRPr="00D753AC">
          <w:rPr>
            <w:rFonts w:cs="Times New Roman"/>
            <w:sz w:val="22"/>
            <w:szCs w:val="22"/>
          </w:rPr>
          <w:fldChar w:fldCharType="separate"/>
        </w:r>
        <w:r w:rsidRPr="00D753AC">
          <w:rPr>
            <w:rFonts w:cs="Times New Roman"/>
            <w:w w:val="105"/>
            <w:sz w:val="22"/>
            <w:szCs w:val="22"/>
          </w:rPr>
          <w:t>2015).</w:t>
        </w:r>
        <w:r w:rsidRPr="00D753AC">
          <w:rPr>
            <w:rFonts w:cs="Times New Roman"/>
            <w:w w:val="105"/>
            <w:sz w:val="22"/>
            <w:szCs w:val="22"/>
          </w:rPr>
          <w:fldChar w:fldCharType="end"/>
        </w:r>
      </w:ins>
      <w:r w:rsidRPr="00D753AC">
        <w:rPr>
          <w:rFonts w:cs="Times New Roman"/>
          <w:spacing w:val="-21"/>
          <w:w w:val="105"/>
          <w:sz w:val="22"/>
          <w:szCs w:val="22"/>
          <w:rPrChange w:id="2876" w:author="Claire Kouba" w:date="2023-09-12T16:52:00Z">
            <w:rPr>
              <w:spacing w:val="-19"/>
              <w:w w:val="105"/>
            </w:rPr>
          </w:rPrChange>
        </w:rPr>
        <w:t xml:space="preserve"> </w:t>
      </w:r>
      <w:del w:id="2877" w:author="Claire Kouba" w:date="2023-09-26T15:39:00Z">
        <w:r w:rsidRPr="00905D0C" w:rsidDel="00AA7750">
          <w:rPr>
            <w:rFonts w:cs="Times New Roman"/>
            <w:w w:val="105"/>
            <w:sz w:val="22"/>
            <w:szCs w:val="22"/>
            <w:highlight w:val="yellow"/>
          </w:rPr>
          <w:delText>The</w:delText>
        </w:r>
        <w:r w:rsidRPr="00905D0C" w:rsidDel="00AA7750">
          <w:rPr>
            <w:rFonts w:cs="Times New Roman"/>
            <w:spacing w:val="-21"/>
            <w:w w:val="105"/>
            <w:sz w:val="22"/>
            <w:szCs w:val="22"/>
            <w:highlight w:val="yellow"/>
            <w:rPrChange w:id="2878" w:author="Claire Kouba" w:date="2023-09-12T16:52:00Z">
              <w:rPr>
                <w:spacing w:val="-20"/>
                <w:w w:val="105"/>
              </w:rPr>
            </w:rPrChange>
          </w:rPr>
          <w:delText xml:space="preserve"> </w:delText>
        </w:r>
        <w:r w:rsidRPr="00905D0C" w:rsidDel="00AA7750">
          <w:rPr>
            <w:rFonts w:cs="Times New Roman"/>
            <w:w w:val="105"/>
            <w:sz w:val="22"/>
            <w:szCs w:val="22"/>
            <w:highlight w:val="yellow"/>
          </w:rPr>
          <w:delText>quantity</w:delText>
        </w:r>
        <w:r w:rsidRPr="00905D0C" w:rsidDel="00AA7750">
          <w:rPr>
            <w:rFonts w:cs="Times New Roman"/>
            <w:spacing w:val="-21"/>
            <w:w w:val="105"/>
            <w:sz w:val="22"/>
            <w:szCs w:val="22"/>
            <w:highlight w:val="yellow"/>
            <w:rPrChange w:id="2879" w:author="Claire Kouba" w:date="2023-09-12T16:52:00Z">
              <w:rPr>
                <w:spacing w:val="-19"/>
                <w:w w:val="105"/>
              </w:rPr>
            </w:rPrChange>
          </w:rPr>
          <w:delText xml:space="preserve"> </w:delText>
        </w:r>
        <w:r w:rsidRPr="00905D0C" w:rsidDel="00AA7750">
          <w:rPr>
            <w:rFonts w:cs="Times New Roman"/>
            <w:i/>
            <w:w w:val="105"/>
            <w:sz w:val="22"/>
            <w:szCs w:val="22"/>
            <w:highlight w:val="yellow"/>
          </w:rPr>
          <w:delText>P</w:delText>
        </w:r>
        <w:r w:rsidRPr="00905D0C" w:rsidDel="00AA7750">
          <w:rPr>
            <w:rFonts w:cs="Times New Roman"/>
            <w:i/>
            <w:w w:val="105"/>
            <w:position w:val="-2"/>
            <w:sz w:val="22"/>
            <w:szCs w:val="22"/>
            <w:highlight w:val="yellow"/>
          </w:rPr>
          <w:delText>spill</w:delText>
        </w:r>
        <w:r w:rsidRPr="00905D0C" w:rsidDel="00AA7750">
          <w:rPr>
            <w:rFonts w:cs="Times New Roman"/>
            <w:i/>
            <w:spacing w:val="-4"/>
            <w:w w:val="105"/>
            <w:position w:val="-2"/>
            <w:sz w:val="22"/>
            <w:szCs w:val="22"/>
            <w:highlight w:val="yellow"/>
            <w:rPrChange w:id="2880" w:author="Claire Kouba" w:date="2023-09-12T16:52:00Z">
              <w:rPr>
                <w:i/>
                <w:spacing w:val="-2"/>
                <w:w w:val="105"/>
                <w:position w:val="-2"/>
              </w:rPr>
            </w:rPrChange>
          </w:rPr>
          <w:delText xml:space="preserve"> </w:delText>
        </w:r>
        <w:r w:rsidRPr="00905D0C" w:rsidDel="00AA7750">
          <w:rPr>
            <w:rFonts w:cs="Times New Roman"/>
            <w:w w:val="105"/>
            <w:sz w:val="22"/>
            <w:szCs w:val="22"/>
            <w:highlight w:val="yellow"/>
          </w:rPr>
          <w:delText>is</w:delText>
        </w:r>
        <w:r w:rsidRPr="00905D0C" w:rsidDel="00AA7750">
          <w:rPr>
            <w:rFonts w:cs="Times New Roman"/>
            <w:spacing w:val="-21"/>
            <w:w w:val="105"/>
            <w:sz w:val="22"/>
            <w:szCs w:val="22"/>
            <w:highlight w:val="yellow"/>
            <w:rPrChange w:id="2881" w:author="Claire Kouba" w:date="2023-09-12T16:52:00Z">
              <w:rPr>
                <w:spacing w:val="-19"/>
                <w:w w:val="105"/>
              </w:rPr>
            </w:rPrChange>
          </w:rPr>
          <w:delText xml:space="preserve"> </w:delText>
        </w:r>
        <w:r w:rsidRPr="00905D0C" w:rsidDel="00AA7750">
          <w:rPr>
            <w:rFonts w:cs="Times New Roman"/>
            <w:w w:val="105"/>
            <w:sz w:val="22"/>
            <w:szCs w:val="22"/>
            <w:highlight w:val="yellow"/>
          </w:rPr>
          <w:delText>correlated</w:delText>
        </w:r>
        <w:r w:rsidRPr="00905D0C" w:rsidDel="00AA7750">
          <w:rPr>
            <w:rFonts w:cs="Times New Roman"/>
            <w:w w:val="99"/>
            <w:sz w:val="22"/>
            <w:szCs w:val="22"/>
            <w:highlight w:val="yellow"/>
          </w:rPr>
          <w:delText xml:space="preserve"> </w:delText>
        </w:r>
        <w:r w:rsidRPr="00905D0C" w:rsidDel="00AA7750">
          <w:rPr>
            <w:rFonts w:cs="Times New Roman"/>
            <w:w w:val="105"/>
            <w:sz w:val="22"/>
            <w:szCs w:val="22"/>
            <w:highlight w:val="yellow"/>
          </w:rPr>
          <w:delText>with</w:delText>
        </w:r>
        <w:r w:rsidRPr="00905D0C" w:rsidDel="00AA7750">
          <w:rPr>
            <w:rFonts w:cs="Times New Roman"/>
            <w:spacing w:val="-25"/>
            <w:w w:val="105"/>
            <w:sz w:val="22"/>
            <w:szCs w:val="22"/>
            <w:highlight w:val="yellow"/>
            <w:rPrChange w:id="2882" w:author="Claire Kouba" w:date="2023-09-12T16:52:00Z">
              <w:rPr>
                <w:spacing w:val="-34"/>
                <w:w w:val="105"/>
              </w:rPr>
            </w:rPrChange>
          </w:rPr>
          <w:delText xml:space="preserve"> </w:delText>
        </w:r>
        <w:r w:rsidRPr="00905D0C" w:rsidDel="00AA7750">
          <w:rPr>
            <w:rFonts w:cs="Times New Roman"/>
            <w:w w:val="105"/>
            <w:sz w:val="22"/>
            <w:szCs w:val="22"/>
            <w:highlight w:val="yellow"/>
          </w:rPr>
          <w:delText>both</w:delText>
        </w:r>
        <w:r w:rsidRPr="00905D0C" w:rsidDel="00AA7750">
          <w:rPr>
            <w:rFonts w:cs="Times New Roman"/>
            <w:spacing w:val="-25"/>
            <w:w w:val="105"/>
            <w:sz w:val="22"/>
            <w:szCs w:val="22"/>
            <w:highlight w:val="yellow"/>
            <w:rPrChange w:id="2883" w:author="Claire Kouba" w:date="2023-09-12T16:52:00Z">
              <w:rPr>
                <w:spacing w:val="-34"/>
                <w:w w:val="105"/>
              </w:rPr>
            </w:rPrChange>
          </w:rPr>
          <w:delText xml:space="preserve"> </w:delText>
        </w:r>
        <w:r w:rsidRPr="00905D0C" w:rsidDel="00AA7750">
          <w:rPr>
            <w:rFonts w:cs="Times New Roman"/>
            <w:w w:val="105"/>
            <w:sz w:val="22"/>
            <w:szCs w:val="22"/>
            <w:highlight w:val="yellow"/>
          </w:rPr>
          <w:delText>a</w:delText>
        </w:r>
        <w:r w:rsidRPr="00905D0C" w:rsidDel="00AA7750">
          <w:rPr>
            <w:rFonts w:cs="Times New Roman"/>
            <w:spacing w:val="-25"/>
            <w:w w:val="105"/>
            <w:sz w:val="22"/>
            <w:szCs w:val="22"/>
            <w:highlight w:val="yellow"/>
            <w:rPrChange w:id="2884" w:author="Claire Kouba" w:date="2023-09-12T16:52:00Z">
              <w:rPr>
                <w:spacing w:val="-34"/>
                <w:w w:val="105"/>
              </w:rPr>
            </w:rPrChange>
          </w:rPr>
          <w:delText xml:space="preserve"> </w:delText>
        </w:r>
        <w:r w:rsidRPr="00905D0C" w:rsidDel="00AA7750">
          <w:rPr>
            <w:rFonts w:cs="Times New Roman"/>
            <w:w w:val="105"/>
            <w:sz w:val="22"/>
            <w:szCs w:val="22"/>
            <w:highlight w:val="yellow"/>
          </w:rPr>
          <w:delText>lower</w:delText>
        </w:r>
        <w:r w:rsidRPr="00905D0C" w:rsidDel="00AA7750">
          <w:rPr>
            <w:rFonts w:cs="Times New Roman"/>
            <w:spacing w:val="-25"/>
            <w:w w:val="105"/>
            <w:sz w:val="22"/>
            <w:szCs w:val="22"/>
            <w:highlight w:val="yellow"/>
            <w:rPrChange w:id="2885" w:author="Claire Kouba" w:date="2023-09-12T16:52:00Z">
              <w:rPr>
                <w:spacing w:val="-34"/>
                <w:w w:val="105"/>
              </w:rPr>
            </w:rPrChange>
          </w:rPr>
          <w:delText xml:space="preserve"> </w:delText>
        </w:r>
        <w:r w:rsidRPr="00905D0C" w:rsidDel="00AA7750">
          <w:rPr>
            <w:rFonts w:cs="Times New Roman"/>
            <w:w w:val="105"/>
            <w:sz w:val="22"/>
            <w:szCs w:val="22"/>
            <w:highlight w:val="yellow"/>
          </w:rPr>
          <w:delText>minimum</w:delText>
        </w:r>
        <w:r w:rsidRPr="00905D0C" w:rsidDel="00AA7750">
          <w:rPr>
            <w:rFonts w:cs="Times New Roman"/>
            <w:spacing w:val="-25"/>
            <w:w w:val="105"/>
            <w:sz w:val="22"/>
            <w:szCs w:val="22"/>
            <w:highlight w:val="yellow"/>
            <w:rPrChange w:id="2886" w:author="Claire Kouba" w:date="2023-09-12T16:52:00Z">
              <w:rPr>
                <w:spacing w:val="-34"/>
                <w:w w:val="105"/>
              </w:rPr>
            </w:rPrChange>
          </w:rPr>
          <w:delText xml:space="preserve"> </w:delText>
        </w:r>
        <w:r w:rsidRPr="00905D0C" w:rsidDel="00AA7750">
          <w:rPr>
            <w:rFonts w:cs="Times New Roman"/>
            <w:w w:val="105"/>
            <w:sz w:val="22"/>
            <w:szCs w:val="22"/>
            <w:highlight w:val="yellow"/>
          </w:rPr>
          <w:delText>flow</w:delText>
        </w:r>
        <w:r w:rsidRPr="00905D0C" w:rsidDel="00AA7750">
          <w:rPr>
            <w:rFonts w:cs="Times New Roman"/>
            <w:spacing w:val="-25"/>
            <w:w w:val="105"/>
            <w:sz w:val="22"/>
            <w:szCs w:val="22"/>
            <w:highlight w:val="yellow"/>
            <w:rPrChange w:id="2887" w:author="Claire Kouba" w:date="2023-09-12T16:52:00Z">
              <w:rPr>
                <w:spacing w:val="-33"/>
                <w:w w:val="105"/>
              </w:rPr>
            </w:rPrChange>
          </w:rPr>
          <w:delText xml:space="preserve"> </w:delText>
        </w:r>
        <w:r w:rsidRPr="00905D0C" w:rsidDel="00AA7750">
          <w:rPr>
            <w:rFonts w:cs="Times New Roman"/>
            <w:w w:val="105"/>
            <w:sz w:val="22"/>
            <w:szCs w:val="22"/>
            <w:highlight w:val="yellow"/>
          </w:rPr>
          <w:delText>volume</w:delText>
        </w:r>
        <w:r w:rsidRPr="00905D0C" w:rsidDel="00AA7750">
          <w:rPr>
            <w:rFonts w:cs="Times New Roman"/>
            <w:spacing w:val="-25"/>
            <w:w w:val="105"/>
            <w:sz w:val="22"/>
            <w:szCs w:val="22"/>
            <w:highlight w:val="yellow"/>
            <w:rPrChange w:id="2888" w:author="Claire Kouba" w:date="2023-09-12T16:52:00Z">
              <w:rPr>
                <w:spacing w:val="-33"/>
                <w:w w:val="105"/>
              </w:rPr>
            </w:rPrChange>
          </w:rPr>
          <w:delText xml:space="preserve"> </w:delText>
        </w:r>
        <w:r w:rsidRPr="00905D0C" w:rsidDel="00AA7750">
          <w:rPr>
            <w:rFonts w:cs="Times New Roman"/>
            <w:w w:val="105"/>
            <w:sz w:val="22"/>
            <w:szCs w:val="22"/>
            <w:highlight w:val="yellow"/>
          </w:rPr>
          <w:delText>and</w:delText>
        </w:r>
        <w:r w:rsidRPr="00905D0C" w:rsidDel="00AA7750">
          <w:rPr>
            <w:rFonts w:cs="Times New Roman"/>
            <w:spacing w:val="-25"/>
            <w:w w:val="105"/>
            <w:sz w:val="22"/>
            <w:szCs w:val="22"/>
            <w:highlight w:val="yellow"/>
            <w:rPrChange w:id="2889" w:author="Claire Kouba" w:date="2023-09-12T16:52:00Z">
              <w:rPr>
                <w:spacing w:val="-33"/>
                <w:w w:val="105"/>
              </w:rPr>
            </w:rPrChange>
          </w:rPr>
          <w:delText xml:space="preserve"> </w:delText>
        </w:r>
        <w:r w:rsidRPr="00905D0C" w:rsidDel="00AA7750">
          <w:rPr>
            <w:rFonts w:cs="Times New Roman"/>
            <w:w w:val="105"/>
            <w:sz w:val="22"/>
            <w:szCs w:val="22"/>
            <w:highlight w:val="yellow"/>
          </w:rPr>
          <w:delText>a</w:delText>
        </w:r>
        <w:r w:rsidRPr="00905D0C" w:rsidDel="00AA7750">
          <w:rPr>
            <w:rFonts w:cs="Times New Roman"/>
            <w:spacing w:val="-25"/>
            <w:w w:val="105"/>
            <w:sz w:val="22"/>
            <w:szCs w:val="22"/>
            <w:highlight w:val="yellow"/>
            <w:rPrChange w:id="2890" w:author="Claire Kouba" w:date="2023-09-12T16:52:00Z">
              <w:rPr>
                <w:spacing w:val="-34"/>
                <w:w w:val="105"/>
              </w:rPr>
            </w:rPrChange>
          </w:rPr>
          <w:delText xml:space="preserve"> </w:delText>
        </w:r>
        <w:r w:rsidRPr="00905D0C" w:rsidDel="00AA7750">
          <w:rPr>
            <w:rFonts w:cs="Times New Roman"/>
            <w:w w:val="105"/>
            <w:sz w:val="22"/>
            <w:szCs w:val="22"/>
            <w:highlight w:val="yellow"/>
          </w:rPr>
          <w:delText>later</w:delText>
        </w:r>
        <w:r w:rsidRPr="00905D0C" w:rsidDel="00AA7750">
          <w:rPr>
            <w:rFonts w:cs="Times New Roman"/>
            <w:spacing w:val="-25"/>
            <w:w w:val="105"/>
            <w:sz w:val="22"/>
            <w:szCs w:val="22"/>
            <w:highlight w:val="yellow"/>
            <w:rPrChange w:id="2891" w:author="Claire Kouba" w:date="2023-09-12T16:52:00Z">
              <w:rPr>
                <w:spacing w:val="-33"/>
                <w:w w:val="105"/>
              </w:rPr>
            </w:rPrChange>
          </w:rPr>
          <w:delText xml:space="preserve"> </w:delText>
        </w:r>
        <w:r w:rsidRPr="00905D0C" w:rsidDel="00AA7750">
          <w:rPr>
            <w:rFonts w:cs="Times New Roman"/>
            <w:w w:val="105"/>
            <w:sz w:val="22"/>
            <w:szCs w:val="22"/>
            <w:highlight w:val="yellow"/>
          </w:rPr>
          <w:delText>river</w:delText>
        </w:r>
        <w:r w:rsidRPr="00D753AC" w:rsidDel="00AA7750">
          <w:rPr>
            <w:rFonts w:cs="Times New Roman"/>
            <w:spacing w:val="-25"/>
            <w:w w:val="105"/>
            <w:sz w:val="22"/>
            <w:szCs w:val="22"/>
            <w:rPrChange w:id="2892" w:author="Claire Kouba" w:date="2023-09-12T16:52:00Z">
              <w:rPr>
                <w:spacing w:val="-33"/>
                <w:w w:val="105"/>
              </w:rPr>
            </w:rPrChange>
          </w:rPr>
          <w:delText xml:space="preserve"> </w:delText>
        </w:r>
        <w:r w:rsidRPr="00D753AC" w:rsidDel="00AA7750">
          <w:rPr>
            <w:rFonts w:cs="Times New Roman"/>
            <w:w w:val="105"/>
            <w:sz w:val="22"/>
            <w:szCs w:val="22"/>
          </w:rPr>
          <w:delText>reconnection</w:delText>
        </w:r>
        <w:r w:rsidRPr="00D753AC" w:rsidDel="00AA7750">
          <w:rPr>
            <w:rFonts w:cs="Times New Roman"/>
            <w:spacing w:val="-25"/>
            <w:w w:val="105"/>
            <w:sz w:val="22"/>
            <w:szCs w:val="22"/>
            <w:rPrChange w:id="2893" w:author="Claire Kouba" w:date="2023-09-12T16:52:00Z">
              <w:rPr>
                <w:spacing w:val="-33"/>
                <w:w w:val="105"/>
              </w:rPr>
            </w:rPrChange>
          </w:rPr>
          <w:delText xml:space="preserve"> </w:delText>
        </w:r>
      </w:del>
      <w:del w:id="2894" w:author="Claire Kouba" w:date="2023-09-12T16:52:00Z">
        <w:r w:rsidR="00505335" w:rsidRPr="00D753AC">
          <w:rPr>
            <w:rFonts w:cs="Times New Roman"/>
            <w:w w:val="105"/>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33"/>
            <w:w w:val="105"/>
            <w:sz w:val="22"/>
            <w:szCs w:val="22"/>
          </w:rPr>
          <w:delText xml:space="preserve"> </w:delText>
        </w:r>
        <w:r w:rsidR="00505335" w:rsidRPr="00D753AC">
          <w:rPr>
            <w:rFonts w:cs="Times New Roman"/>
            <w:w w:val="105"/>
            <w:sz w:val="22"/>
            <w:szCs w:val="22"/>
          </w:rPr>
          <w:delText>2</w:delText>
        </w:r>
        <w:r w:rsidR="00505335" w:rsidRPr="00D753AC">
          <w:rPr>
            <w:rFonts w:cs="Times New Roman"/>
            <w:w w:val="105"/>
            <w:sz w:val="22"/>
            <w:szCs w:val="22"/>
          </w:rPr>
          <w:fldChar w:fldCharType="end"/>
        </w:r>
        <w:r w:rsidR="00505335" w:rsidRPr="00D753AC">
          <w:rPr>
            <w:rFonts w:cs="Times New Roman"/>
            <w:w w:val="105"/>
            <w:sz w:val="22"/>
            <w:szCs w:val="22"/>
          </w:rPr>
          <w:delText>).</w:delText>
        </w:r>
      </w:del>
      <w:del w:id="2895" w:author="Claire Kouba" w:date="2023-09-26T15:39:00Z">
        <w:r w:rsidRPr="00D753AC" w:rsidDel="00AA7750">
          <w:rPr>
            <w:rFonts w:cs="Times New Roman"/>
            <w:spacing w:val="-25"/>
            <w:w w:val="105"/>
            <w:sz w:val="22"/>
            <w:szCs w:val="22"/>
            <w:rPrChange w:id="2896" w:author="Claire Kouba" w:date="2023-09-12T16:52:00Z">
              <w:rPr>
                <w:spacing w:val="-33"/>
                <w:w w:val="105"/>
              </w:rPr>
            </w:rPrChange>
          </w:rPr>
          <w:delText xml:space="preserve"> </w:delText>
        </w:r>
      </w:del>
      <w:r w:rsidRPr="00D753AC">
        <w:rPr>
          <w:rFonts w:cs="Times New Roman"/>
          <w:w w:val="105"/>
          <w:sz w:val="22"/>
          <w:szCs w:val="22"/>
        </w:rPr>
        <w:t>If</w:t>
      </w:r>
      <w:r w:rsidRPr="00D753AC">
        <w:rPr>
          <w:rFonts w:cs="Times New Roman"/>
          <w:spacing w:val="-25"/>
          <w:w w:val="105"/>
          <w:sz w:val="22"/>
          <w:szCs w:val="22"/>
          <w:rPrChange w:id="2897" w:author="Claire Kouba" w:date="2023-09-12T16:52:00Z">
            <w:rPr>
              <w:spacing w:val="-33"/>
              <w:w w:val="105"/>
            </w:rPr>
          </w:rPrChange>
        </w:rPr>
        <w:t xml:space="preserve"> </w:t>
      </w:r>
      <w:r w:rsidRPr="00D753AC">
        <w:rPr>
          <w:rFonts w:cs="Times New Roman"/>
          <w:w w:val="105"/>
          <w:sz w:val="22"/>
          <w:szCs w:val="22"/>
        </w:rPr>
        <w:t>predicted</w:t>
      </w:r>
      <w:r w:rsidRPr="00D753AC">
        <w:rPr>
          <w:rFonts w:cs="Times New Roman"/>
          <w:spacing w:val="-25"/>
          <w:w w:val="105"/>
          <w:sz w:val="22"/>
          <w:szCs w:val="22"/>
          <w:rPrChange w:id="2898" w:author="Claire Kouba" w:date="2023-09-12T16:52:00Z">
            <w:rPr>
              <w:spacing w:val="-33"/>
              <w:w w:val="105"/>
            </w:rPr>
          </w:rPrChange>
        </w:rPr>
        <w:t xml:space="preserve"> </w:t>
      </w:r>
      <w:r w:rsidRPr="00D753AC">
        <w:rPr>
          <w:rFonts w:cs="Times New Roman"/>
          <w:w w:val="105"/>
          <w:sz w:val="22"/>
          <w:szCs w:val="22"/>
        </w:rPr>
        <w:t>in</w:t>
      </w:r>
      <w:r w:rsidRPr="00D753AC">
        <w:rPr>
          <w:rFonts w:cs="Times New Roman"/>
          <w:spacing w:val="-25"/>
          <w:w w:val="105"/>
          <w:sz w:val="22"/>
          <w:szCs w:val="22"/>
          <w:rPrChange w:id="2899" w:author="Claire Kouba" w:date="2023-09-12T16:52:00Z">
            <w:rPr>
              <w:spacing w:val="-33"/>
              <w:w w:val="105"/>
            </w:rPr>
          </w:rPrChange>
        </w:rPr>
        <w:t xml:space="preserve"> </w:t>
      </w:r>
      <w:r w:rsidRPr="00D753AC">
        <w:rPr>
          <w:rFonts w:cs="Times New Roman"/>
          <w:w w:val="105"/>
          <w:sz w:val="22"/>
          <w:szCs w:val="22"/>
        </w:rPr>
        <w:t>advance,</w:t>
      </w:r>
      <w:r w:rsidRPr="00D753AC">
        <w:rPr>
          <w:rFonts w:cs="Times New Roman"/>
          <w:spacing w:val="-25"/>
          <w:w w:val="105"/>
          <w:sz w:val="22"/>
          <w:szCs w:val="22"/>
          <w:rPrChange w:id="2900" w:author="Claire Kouba" w:date="2023-09-12T16:52:00Z">
            <w:rPr>
              <w:spacing w:val="-33"/>
              <w:w w:val="105"/>
            </w:rPr>
          </w:rPrChange>
        </w:rPr>
        <w:t xml:space="preserve"> </w:t>
      </w:r>
      <w:r w:rsidRPr="00D753AC">
        <w:rPr>
          <w:rFonts w:cs="Times New Roman"/>
          <w:w w:val="105"/>
          <w:sz w:val="22"/>
          <w:szCs w:val="22"/>
        </w:rPr>
        <w:t>a</w:t>
      </w:r>
      <w:r w:rsidRPr="00D753AC">
        <w:rPr>
          <w:rFonts w:cs="Times New Roman"/>
          <w:spacing w:val="-25"/>
          <w:w w:val="105"/>
          <w:sz w:val="22"/>
          <w:szCs w:val="22"/>
          <w:rPrChange w:id="2901" w:author="Claire Kouba" w:date="2023-09-12T16:52:00Z">
            <w:rPr>
              <w:spacing w:val="-34"/>
              <w:w w:val="105"/>
            </w:rPr>
          </w:rPrChange>
        </w:rPr>
        <w:t xml:space="preserve"> </w:t>
      </w:r>
      <w:r w:rsidRPr="00D753AC">
        <w:rPr>
          <w:rFonts w:cs="Times New Roman"/>
          <w:w w:val="105"/>
          <w:sz w:val="22"/>
          <w:szCs w:val="22"/>
        </w:rPr>
        <w:t>forecasted</w:t>
      </w:r>
      <w:r w:rsidRPr="00D753AC">
        <w:rPr>
          <w:rFonts w:cs="Times New Roman"/>
          <w:spacing w:val="-25"/>
          <w:w w:val="105"/>
          <w:sz w:val="22"/>
          <w:szCs w:val="22"/>
          <w:rPrChange w:id="2902" w:author="Claire Kouba" w:date="2023-09-12T16:52:00Z">
            <w:rPr>
              <w:spacing w:val="-33"/>
              <w:w w:val="105"/>
            </w:rPr>
          </w:rPrChange>
        </w:rPr>
        <w:t xml:space="preserve"> </w:t>
      </w:r>
      <w:r w:rsidRPr="00D753AC">
        <w:rPr>
          <w:rFonts w:cs="Times New Roman"/>
          <w:w w:val="105"/>
          <w:sz w:val="22"/>
          <w:szCs w:val="22"/>
        </w:rPr>
        <w:t>value</w:t>
      </w:r>
      <w:r w:rsidRPr="00D753AC">
        <w:rPr>
          <w:rFonts w:cs="Times New Roman"/>
          <w:w w:val="99"/>
          <w:sz w:val="22"/>
          <w:szCs w:val="22"/>
          <w:rPrChange w:id="2903" w:author="Claire Kouba" w:date="2023-09-12T16:52:00Z">
            <w:rPr>
              <w:spacing w:val="-33"/>
              <w:w w:val="105"/>
            </w:rPr>
          </w:rPrChange>
        </w:rPr>
        <w:t xml:space="preserve"> </w:t>
      </w:r>
      <w:r w:rsidRPr="00D753AC">
        <w:rPr>
          <w:rFonts w:cs="Times New Roman"/>
          <w:w w:val="105"/>
          <w:sz w:val="22"/>
          <w:szCs w:val="22"/>
        </w:rPr>
        <w:t>of</w:t>
      </w:r>
      <w:r w:rsidRPr="00D753AC">
        <w:rPr>
          <w:rFonts w:cs="Times New Roman"/>
          <w:spacing w:val="-18"/>
          <w:w w:val="105"/>
          <w:sz w:val="22"/>
          <w:szCs w:val="22"/>
          <w:rPrChange w:id="2904" w:author="Claire Kouba" w:date="2023-09-12T16:52:00Z">
            <w:rPr>
              <w:w w:val="99"/>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2"/>
          <w:w w:val="105"/>
          <w:position w:val="-2"/>
          <w:sz w:val="22"/>
          <w:szCs w:val="22"/>
          <w:rPrChange w:id="2905" w:author="Claire Kouba" w:date="2023-09-12T16:52:00Z">
            <w:rPr>
              <w:i/>
              <w:spacing w:val="-1"/>
              <w:w w:val="105"/>
              <w:position w:val="-2"/>
            </w:rPr>
          </w:rPrChange>
        </w:rPr>
        <w:t xml:space="preserve"> </w:t>
      </w:r>
      <w:r w:rsidRPr="00D753AC">
        <w:rPr>
          <w:rFonts w:cs="Times New Roman"/>
          <w:w w:val="105"/>
          <w:sz w:val="22"/>
          <w:szCs w:val="22"/>
        </w:rPr>
        <w:t>would</w:t>
      </w:r>
      <w:r w:rsidRPr="00D753AC">
        <w:rPr>
          <w:rFonts w:cs="Times New Roman"/>
          <w:spacing w:val="-18"/>
          <w:w w:val="105"/>
          <w:sz w:val="22"/>
          <w:szCs w:val="22"/>
          <w:rPrChange w:id="2906" w:author="Claire Kouba" w:date="2023-09-12T16:52:00Z">
            <w:rPr>
              <w:spacing w:val="-20"/>
              <w:w w:val="105"/>
            </w:rPr>
          </w:rPrChange>
        </w:rPr>
        <w:t xml:space="preserve"> </w:t>
      </w:r>
      <w:r w:rsidRPr="00D753AC">
        <w:rPr>
          <w:rFonts w:cs="Times New Roman"/>
          <w:w w:val="105"/>
          <w:sz w:val="22"/>
          <w:szCs w:val="22"/>
        </w:rPr>
        <w:t>be</w:t>
      </w:r>
      <w:r w:rsidRPr="00D753AC">
        <w:rPr>
          <w:rFonts w:cs="Times New Roman"/>
          <w:spacing w:val="-18"/>
          <w:w w:val="105"/>
          <w:sz w:val="22"/>
          <w:szCs w:val="22"/>
          <w:rPrChange w:id="2907" w:author="Claire Kouba" w:date="2023-09-12T16:52:00Z">
            <w:rPr>
              <w:spacing w:val="-20"/>
              <w:w w:val="105"/>
            </w:rPr>
          </w:rPrChange>
        </w:rPr>
        <w:t xml:space="preserve"> </w:t>
      </w:r>
      <w:r w:rsidRPr="00D753AC">
        <w:rPr>
          <w:rFonts w:cs="Times New Roman"/>
          <w:w w:val="105"/>
          <w:sz w:val="22"/>
          <w:szCs w:val="22"/>
        </w:rPr>
        <w:t>an</w:t>
      </w:r>
      <w:r w:rsidRPr="00D753AC">
        <w:rPr>
          <w:rFonts w:cs="Times New Roman"/>
          <w:spacing w:val="-18"/>
          <w:w w:val="105"/>
          <w:sz w:val="22"/>
          <w:szCs w:val="22"/>
          <w:rPrChange w:id="2908" w:author="Claire Kouba" w:date="2023-09-12T16:52:00Z">
            <w:rPr>
              <w:spacing w:val="-20"/>
              <w:w w:val="105"/>
            </w:rPr>
          </w:rPrChange>
        </w:rPr>
        <w:t xml:space="preserve"> </w:t>
      </w:r>
      <w:r w:rsidRPr="00D753AC">
        <w:rPr>
          <w:rFonts w:cs="Times New Roman"/>
          <w:w w:val="105"/>
          <w:sz w:val="22"/>
          <w:szCs w:val="22"/>
        </w:rPr>
        <w:t>indicator</w:t>
      </w:r>
      <w:r w:rsidRPr="00D753AC">
        <w:rPr>
          <w:rFonts w:cs="Times New Roman"/>
          <w:spacing w:val="-18"/>
          <w:w w:val="105"/>
          <w:sz w:val="22"/>
          <w:szCs w:val="22"/>
          <w:rPrChange w:id="2909"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18"/>
          <w:w w:val="105"/>
          <w:sz w:val="22"/>
          <w:szCs w:val="22"/>
          <w:rPrChange w:id="2910"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18"/>
          <w:w w:val="105"/>
          <w:sz w:val="22"/>
          <w:szCs w:val="22"/>
          <w:rPrChange w:id="2911" w:author="Claire Kouba" w:date="2023-09-12T16:52:00Z">
            <w:rPr>
              <w:spacing w:val="-20"/>
              <w:w w:val="105"/>
            </w:rPr>
          </w:rPrChange>
        </w:rPr>
        <w:t xml:space="preserve"> </w:t>
      </w:r>
      <w:r w:rsidRPr="00D753AC">
        <w:rPr>
          <w:rFonts w:cs="Times New Roman"/>
          <w:w w:val="105"/>
          <w:sz w:val="22"/>
          <w:szCs w:val="22"/>
        </w:rPr>
        <w:t>risk</w:t>
      </w:r>
      <w:r w:rsidRPr="00D753AC">
        <w:rPr>
          <w:rFonts w:cs="Times New Roman"/>
          <w:spacing w:val="-18"/>
          <w:w w:val="105"/>
          <w:sz w:val="22"/>
          <w:szCs w:val="22"/>
          <w:rPrChange w:id="2912"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18"/>
          <w:w w:val="105"/>
          <w:sz w:val="22"/>
          <w:szCs w:val="22"/>
          <w:rPrChange w:id="2913" w:author="Claire Kouba" w:date="2023-09-12T16:52:00Z">
            <w:rPr>
              <w:spacing w:val="-20"/>
              <w:w w:val="105"/>
            </w:rPr>
          </w:rPrChange>
        </w:rPr>
        <w:t xml:space="preserve"> </w:t>
      </w:r>
      <w:r w:rsidRPr="00D753AC">
        <w:rPr>
          <w:rFonts w:cs="Times New Roman"/>
          <w:w w:val="105"/>
          <w:sz w:val="22"/>
          <w:szCs w:val="22"/>
        </w:rPr>
        <w:t>a</w:t>
      </w:r>
      <w:r w:rsidRPr="00D753AC">
        <w:rPr>
          <w:rFonts w:cs="Times New Roman"/>
          <w:spacing w:val="-18"/>
          <w:w w:val="105"/>
          <w:sz w:val="22"/>
          <w:szCs w:val="22"/>
          <w:rPrChange w:id="2914" w:author="Claire Kouba" w:date="2023-09-12T16:52:00Z">
            <w:rPr>
              <w:spacing w:val="-20"/>
              <w:w w:val="105"/>
            </w:rPr>
          </w:rPrChange>
        </w:rPr>
        <w:t xml:space="preserve"> </w:t>
      </w:r>
      <w:r w:rsidRPr="00D753AC">
        <w:rPr>
          <w:rFonts w:cs="Times New Roman"/>
          <w:w w:val="105"/>
          <w:sz w:val="22"/>
          <w:szCs w:val="22"/>
        </w:rPr>
        <w:t>severe</w:t>
      </w:r>
      <w:r w:rsidRPr="00D753AC">
        <w:rPr>
          <w:rFonts w:cs="Times New Roman"/>
          <w:spacing w:val="-18"/>
          <w:w w:val="105"/>
          <w:sz w:val="22"/>
          <w:szCs w:val="22"/>
          <w:rPrChange w:id="2915" w:author="Claire Kouba" w:date="2023-09-12T16:52:00Z">
            <w:rPr>
              <w:spacing w:val="-20"/>
              <w:w w:val="105"/>
            </w:rPr>
          </w:rPrChange>
        </w:rPr>
        <w:t xml:space="preserve"> </w:t>
      </w:r>
      <w:r w:rsidRPr="00D753AC">
        <w:rPr>
          <w:rFonts w:cs="Times New Roman"/>
          <w:w w:val="105"/>
          <w:sz w:val="22"/>
          <w:szCs w:val="22"/>
        </w:rPr>
        <w:t>dry</w:t>
      </w:r>
      <w:r w:rsidRPr="00D753AC">
        <w:rPr>
          <w:rFonts w:cs="Times New Roman"/>
          <w:spacing w:val="-18"/>
          <w:w w:val="105"/>
          <w:sz w:val="22"/>
          <w:szCs w:val="22"/>
          <w:rPrChange w:id="2916" w:author="Claire Kouba" w:date="2023-09-12T16:52:00Z">
            <w:rPr>
              <w:spacing w:val="-20"/>
              <w:w w:val="105"/>
            </w:rPr>
          </w:rPrChange>
        </w:rPr>
        <w:t xml:space="preserve"> </w:t>
      </w:r>
      <w:r w:rsidRPr="00D753AC">
        <w:rPr>
          <w:rFonts w:cs="Times New Roman"/>
          <w:w w:val="105"/>
          <w:sz w:val="22"/>
          <w:szCs w:val="22"/>
        </w:rPr>
        <w:t>season.</w:t>
      </w:r>
      <w:del w:id="2917" w:author="Claire Kouba" w:date="2023-09-12T16:52:00Z">
        <w:r w:rsidR="00505335" w:rsidRPr="00D753AC">
          <w:rPr>
            <w:rFonts w:cs="Times New Roman"/>
            <w:spacing w:val="-20"/>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timing</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20"/>
            <w:w w:val="105"/>
            <w:sz w:val="22"/>
            <w:szCs w:val="22"/>
          </w:rPr>
          <w:delText xml:space="preserve"> </w:delText>
        </w:r>
      </w:del>
    </w:p>
    <w:p w:rsidR="002153D1" w:rsidRPr="00D753AC" w:rsidRDefault="002573FA">
      <w:pPr>
        <w:pStyle w:val="BodyText"/>
        <w:ind w:left="173" w:firstLine="236"/>
        <w:rPr>
          <w:rFonts w:cs="Times New Roman"/>
          <w:sz w:val="22"/>
          <w:szCs w:val="22"/>
        </w:rPr>
        <w:pPrChange w:id="2918" w:author="Claire Kouba" w:date="2023-09-12T16:52:00Z">
          <w:pPr>
            <w:pStyle w:val="BodyText"/>
            <w:spacing w:before="17" w:line="338" w:lineRule="auto"/>
            <w:ind w:left="173" w:right="113" w:firstLine="196"/>
          </w:pPr>
        </w:pPrChange>
      </w:pPr>
      <w:ins w:id="2919" w:author="Claire Kouba" w:date="2023-09-12T16:52:00Z">
        <w:r w:rsidRPr="00D753AC">
          <w:rPr>
            <w:rFonts w:cs="Times New Roman"/>
            <w:sz w:val="22"/>
            <w:szCs w:val="22"/>
          </w:rPr>
          <w:t>In</w:t>
        </w:r>
        <w:r w:rsidRPr="00D753AC">
          <w:rPr>
            <w:rFonts w:cs="Times New Roman"/>
            <w:spacing w:val="-6"/>
            <w:sz w:val="22"/>
            <w:szCs w:val="22"/>
          </w:rPr>
          <w:t xml:space="preserve"> </w:t>
        </w:r>
        <w:r w:rsidRPr="00D753AC">
          <w:rPr>
            <w:rFonts w:cs="Times New Roman"/>
            <w:sz w:val="22"/>
            <w:szCs w:val="22"/>
          </w:rPr>
          <w:t>addition</w:t>
        </w:r>
        <w:r w:rsidRPr="00D753AC">
          <w:rPr>
            <w:rFonts w:cs="Times New Roman"/>
            <w:spacing w:val="-6"/>
            <w:sz w:val="22"/>
            <w:szCs w:val="22"/>
          </w:rPr>
          <w:t xml:space="preserve"> </w:t>
        </w:r>
        <w:r w:rsidRPr="00D753AC">
          <w:rPr>
            <w:rFonts w:cs="Times New Roman"/>
            <w:sz w:val="22"/>
            <w:szCs w:val="22"/>
          </w:rPr>
          <w:t>to</w:t>
        </w:r>
        <w:r w:rsidRPr="00D753AC">
          <w:rPr>
            <w:rFonts w:cs="Times New Roman"/>
            <w:spacing w:val="-6"/>
            <w:sz w:val="22"/>
            <w:szCs w:val="22"/>
          </w:rPr>
          <w:t xml:space="preserve"> </w:t>
        </w:r>
      </w:ins>
      <w:r w:rsidRPr="00D753AC">
        <w:rPr>
          <w:rFonts w:cs="Times New Roman"/>
          <w:sz w:val="22"/>
          <w:szCs w:val="22"/>
          <w:rPrChange w:id="2920" w:author="Claire Kouba" w:date="2023-09-12T16:52:00Z">
            <w:rPr>
              <w:w w:val="105"/>
            </w:rPr>
          </w:rPrChange>
        </w:rPr>
        <w:t>the</w:t>
      </w:r>
      <w:r w:rsidRPr="00D753AC">
        <w:rPr>
          <w:rFonts w:cs="Times New Roman"/>
          <w:spacing w:val="-6"/>
          <w:sz w:val="22"/>
          <w:szCs w:val="22"/>
          <w:rPrChange w:id="2921" w:author="Claire Kouba" w:date="2023-09-12T16:52:00Z">
            <w:rPr>
              <w:spacing w:val="-20"/>
              <w:w w:val="105"/>
            </w:rPr>
          </w:rPrChange>
        </w:rPr>
        <w:t xml:space="preserve"> </w:t>
      </w:r>
      <w:del w:id="2922" w:author="Claire Kouba" w:date="2023-09-12T16:52:00Z">
        <w:r w:rsidR="00505335" w:rsidRPr="00D753AC">
          <w:rPr>
            <w:rFonts w:cs="Times New Roman"/>
            <w:w w:val="105"/>
            <w:sz w:val="22"/>
            <w:szCs w:val="22"/>
          </w:rPr>
          <w:delText>increase</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in</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dry</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season</w:delText>
        </w:r>
        <w:r w:rsidR="00505335" w:rsidRPr="00D753AC">
          <w:rPr>
            <w:rFonts w:cs="Times New Roman"/>
            <w:spacing w:val="-20"/>
            <w:w w:val="105"/>
            <w:sz w:val="22"/>
            <w:szCs w:val="22"/>
          </w:rPr>
          <w:delText xml:space="preserve"> </w:delText>
        </w:r>
        <w:r w:rsidR="00505335" w:rsidRPr="00D753AC">
          <w:rPr>
            <w:rFonts w:cs="Times New Roman"/>
            <w:w w:val="105"/>
            <w:sz w:val="22"/>
            <w:szCs w:val="22"/>
          </w:rPr>
          <w:delText>baseflows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has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trended later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over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past</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several</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decades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(see</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Siskiyou</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County</w:delText>
        </w:r>
        <w:r w:rsidR="00505335" w:rsidRPr="00D753AC">
          <w:rPr>
            <w:rFonts w:cs="Times New Roman"/>
            <w:spacing w:val="-24"/>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w w:val="105"/>
            <w:sz w:val="22"/>
            <w:szCs w:val="22"/>
          </w:rPr>
          <w:delText>2021,</w:delText>
        </w:r>
        <w:r w:rsidR="00505335" w:rsidRPr="00D753AC">
          <w:rPr>
            <w:rFonts w:cs="Times New Roman"/>
            <w:w w:val="105"/>
            <w:sz w:val="22"/>
            <w:szCs w:val="22"/>
          </w:rPr>
          <w:fldChar w:fldCharType="end"/>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and</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Chapter</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1</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this</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dissertation),</w:delText>
        </w:r>
        <w:r w:rsidR="00505335" w:rsidRPr="00D753AC">
          <w:rPr>
            <w:rFonts w:cs="Times New Roman"/>
            <w:spacing w:val="-24"/>
            <w:w w:val="105"/>
            <w:sz w:val="22"/>
            <w:szCs w:val="22"/>
          </w:rPr>
          <w:delText xml:space="preserve"> </w:delText>
        </w:r>
        <w:r w:rsidR="00505335" w:rsidRPr="00D753AC">
          <w:rPr>
            <w:rFonts w:cs="Times New Roman"/>
            <w:w w:val="105"/>
            <w:sz w:val="22"/>
            <w:szCs w:val="22"/>
          </w:rPr>
          <w:delText>and</w:delText>
        </w:r>
      </w:del>
      <w:ins w:id="2923" w:author="Claire Kouba" w:date="2023-09-12T16:52:00Z">
        <w:r w:rsidRPr="00D753AC">
          <w:rPr>
            <w:rFonts w:cs="Times New Roman"/>
            <w:sz w:val="22"/>
            <w:szCs w:val="22"/>
          </w:rPr>
          <w:t>volumetric</w:t>
        </w:r>
        <w:r w:rsidRPr="00D753AC">
          <w:rPr>
            <w:rFonts w:cs="Times New Roman"/>
            <w:spacing w:val="-6"/>
            <w:sz w:val="22"/>
            <w:szCs w:val="22"/>
          </w:rPr>
          <w:t xml:space="preserve"> </w:t>
        </w:r>
        <w:r w:rsidRPr="00D753AC">
          <w:rPr>
            <w:rFonts w:cs="Times New Roman"/>
            <w:sz w:val="22"/>
            <w:szCs w:val="22"/>
          </w:rPr>
          <w:t>quantity</w:t>
        </w:r>
        <w:r w:rsidRPr="00D753AC">
          <w:rPr>
            <w:rFonts w:cs="Times New Roman"/>
            <w:spacing w:val="-6"/>
            <w:sz w:val="22"/>
            <w:szCs w:val="22"/>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ins>
      <w:r w:rsidRPr="00D753AC">
        <w:rPr>
          <w:rFonts w:cs="Times New Roman"/>
          <w:spacing w:val="-6"/>
          <w:sz w:val="22"/>
          <w:szCs w:val="22"/>
          <w:rPrChange w:id="2924" w:author="Claire Kouba" w:date="2023-09-12T16:52:00Z">
            <w:rPr>
              <w:spacing w:val="-24"/>
              <w:w w:val="105"/>
            </w:rPr>
          </w:rPrChange>
        </w:rPr>
        <w:t xml:space="preserve"> </w:t>
      </w:r>
      <w:r w:rsidRPr="00D753AC">
        <w:rPr>
          <w:rFonts w:cs="Times New Roman"/>
          <w:sz w:val="22"/>
          <w:szCs w:val="22"/>
          <w:rPrChange w:id="2925" w:author="Claire Kouba" w:date="2023-09-12T16:52:00Z">
            <w:rPr>
              <w:w w:val="105"/>
            </w:rPr>
          </w:rPrChange>
        </w:rPr>
        <w:t>there</w:t>
      </w:r>
      <w:r w:rsidRPr="00D753AC">
        <w:rPr>
          <w:rFonts w:cs="Times New Roman"/>
          <w:spacing w:val="-6"/>
          <w:sz w:val="22"/>
          <w:szCs w:val="22"/>
          <w:rPrChange w:id="2926" w:author="Claire Kouba" w:date="2023-09-12T16:52:00Z">
            <w:rPr>
              <w:spacing w:val="-24"/>
              <w:w w:val="105"/>
            </w:rPr>
          </w:rPrChange>
        </w:rPr>
        <w:t xml:space="preserve"> </w:t>
      </w:r>
      <w:r w:rsidRPr="00D753AC">
        <w:rPr>
          <w:rFonts w:cs="Times New Roman"/>
          <w:sz w:val="22"/>
          <w:szCs w:val="22"/>
          <w:rPrChange w:id="2927" w:author="Claire Kouba" w:date="2023-09-12T16:52:00Z">
            <w:rPr>
              <w:w w:val="105"/>
            </w:rPr>
          </w:rPrChange>
        </w:rPr>
        <w:t>could</w:t>
      </w:r>
      <w:r w:rsidRPr="00D753AC">
        <w:rPr>
          <w:rFonts w:cs="Times New Roman"/>
          <w:spacing w:val="-6"/>
          <w:sz w:val="22"/>
          <w:szCs w:val="22"/>
          <w:rPrChange w:id="2928" w:author="Claire Kouba" w:date="2023-09-12T16:52:00Z">
            <w:rPr>
              <w:spacing w:val="-24"/>
              <w:w w:val="105"/>
            </w:rPr>
          </w:rPrChange>
        </w:rPr>
        <w:t xml:space="preserve"> </w:t>
      </w:r>
      <w:ins w:id="2929" w:author="Claire Kouba" w:date="2023-09-12T16:52:00Z">
        <w:r w:rsidRPr="00D753AC">
          <w:rPr>
            <w:rFonts w:cs="Times New Roman"/>
            <w:sz w:val="22"/>
            <w:szCs w:val="22"/>
          </w:rPr>
          <w:t>also</w:t>
        </w:r>
        <w:r w:rsidRPr="00D753AC">
          <w:rPr>
            <w:rFonts w:cs="Times New Roman"/>
            <w:spacing w:val="-6"/>
            <w:sz w:val="22"/>
            <w:szCs w:val="22"/>
          </w:rPr>
          <w:t xml:space="preserve"> </w:t>
        </w:r>
      </w:ins>
      <w:r w:rsidRPr="00D753AC">
        <w:rPr>
          <w:rFonts w:cs="Times New Roman"/>
          <w:sz w:val="22"/>
          <w:szCs w:val="22"/>
          <w:rPrChange w:id="2930" w:author="Claire Kouba" w:date="2023-09-12T16:52:00Z">
            <w:rPr>
              <w:w w:val="105"/>
            </w:rPr>
          </w:rPrChange>
        </w:rPr>
        <w:t>be</w:t>
      </w:r>
      <w:r w:rsidRPr="00D753AC">
        <w:rPr>
          <w:rFonts w:cs="Times New Roman"/>
          <w:spacing w:val="-6"/>
          <w:sz w:val="22"/>
          <w:szCs w:val="22"/>
          <w:rPrChange w:id="2931" w:author="Claire Kouba" w:date="2023-09-12T16:52:00Z">
            <w:rPr>
              <w:spacing w:val="-24"/>
              <w:w w:val="105"/>
            </w:rPr>
          </w:rPrChange>
        </w:rPr>
        <w:t xml:space="preserve"> </w:t>
      </w:r>
      <w:r w:rsidRPr="00D753AC">
        <w:rPr>
          <w:rFonts w:cs="Times New Roman"/>
          <w:sz w:val="22"/>
          <w:szCs w:val="22"/>
          <w:rPrChange w:id="2932" w:author="Claire Kouba" w:date="2023-09-12T16:52:00Z">
            <w:rPr>
              <w:w w:val="105"/>
            </w:rPr>
          </w:rPrChange>
        </w:rPr>
        <w:t>demand</w:t>
      </w:r>
      <w:r w:rsidRPr="00D753AC">
        <w:rPr>
          <w:rFonts w:cs="Times New Roman"/>
          <w:spacing w:val="-6"/>
          <w:sz w:val="22"/>
          <w:szCs w:val="22"/>
          <w:rPrChange w:id="2933" w:author="Claire Kouba" w:date="2023-09-12T16:52:00Z">
            <w:rPr>
              <w:w w:val="99"/>
            </w:rPr>
          </w:rPrChange>
        </w:rPr>
        <w:t xml:space="preserve"> </w:t>
      </w:r>
      <w:r w:rsidRPr="00D753AC">
        <w:rPr>
          <w:rFonts w:cs="Times New Roman"/>
          <w:sz w:val="22"/>
          <w:szCs w:val="22"/>
          <w:rPrChange w:id="2934" w:author="Claire Kouba" w:date="2023-09-12T16:52:00Z">
            <w:rPr>
              <w:w w:val="105"/>
            </w:rPr>
          </w:rPrChange>
        </w:rPr>
        <w:t>for</w:t>
      </w:r>
      <w:r w:rsidRPr="00D753AC">
        <w:rPr>
          <w:rFonts w:cs="Times New Roman"/>
          <w:spacing w:val="-6"/>
          <w:sz w:val="22"/>
          <w:szCs w:val="22"/>
          <w:rPrChange w:id="2935" w:author="Claire Kouba" w:date="2023-09-12T16:52:00Z">
            <w:rPr>
              <w:spacing w:val="-20"/>
              <w:w w:val="105"/>
            </w:rPr>
          </w:rPrChange>
        </w:rPr>
        <w:t xml:space="preserve"> </w:t>
      </w:r>
      <w:r w:rsidRPr="00D753AC">
        <w:rPr>
          <w:rFonts w:cs="Times New Roman"/>
          <w:sz w:val="22"/>
          <w:szCs w:val="22"/>
          <w:rPrChange w:id="2936" w:author="Claire Kouba" w:date="2023-09-12T16:52:00Z">
            <w:rPr>
              <w:w w:val="105"/>
            </w:rPr>
          </w:rPrChange>
        </w:rPr>
        <w:t>seasonal</w:t>
      </w:r>
      <w:r w:rsidRPr="00D753AC">
        <w:rPr>
          <w:rFonts w:cs="Times New Roman"/>
          <w:spacing w:val="-6"/>
          <w:sz w:val="22"/>
          <w:szCs w:val="22"/>
          <w:rPrChange w:id="2937" w:author="Claire Kouba" w:date="2023-09-12T16:52:00Z">
            <w:rPr>
              <w:spacing w:val="-20"/>
              <w:w w:val="105"/>
            </w:rPr>
          </w:rPrChange>
        </w:rPr>
        <w:t xml:space="preserve"> </w:t>
      </w:r>
      <w:r w:rsidRPr="00D753AC">
        <w:rPr>
          <w:rFonts w:cs="Times New Roman"/>
          <w:sz w:val="22"/>
          <w:szCs w:val="22"/>
          <w:rPrChange w:id="2938" w:author="Claire Kouba" w:date="2023-09-12T16:52:00Z">
            <w:rPr>
              <w:w w:val="105"/>
            </w:rPr>
          </w:rPrChange>
        </w:rPr>
        <w:t>predictions</w:t>
      </w:r>
      <w:r w:rsidRPr="00D753AC">
        <w:rPr>
          <w:rFonts w:cs="Times New Roman"/>
          <w:spacing w:val="-6"/>
          <w:sz w:val="22"/>
          <w:szCs w:val="22"/>
          <w:rPrChange w:id="2939" w:author="Claire Kouba" w:date="2023-09-12T16:52:00Z">
            <w:rPr>
              <w:spacing w:val="-20"/>
              <w:w w:val="105"/>
            </w:rPr>
          </w:rPrChange>
        </w:rPr>
        <w:t xml:space="preserve"> </w:t>
      </w:r>
      <w:r w:rsidRPr="00D753AC">
        <w:rPr>
          <w:rFonts w:cs="Times New Roman"/>
          <w:sz w:val="22"/>
          <w:szCs w:val="22"/>
          <w:rPrChange w:id="2940" w:author="Claire Kouba" w:date="2023-09-12T16:52:00Z">
            <w:rPr>
              <w:w w:val="105"/>
            </w:rPr>
          </w:rPrChange>
        </w:rPr>
        <w:t>of</w:t>
      </w:r>
      <w:r w:rsidRPr="00D753AC">
        <w:rPr>
          <w:rFonts w:cs="Times New Roman"/>
          <w:spacing w:val="-6"/>
          <w:sz w:val="22"/>
          <w:szCs w:val="22"/>
          <w:rPrChange w:id="2941" w:author="Claire Kouba" w:date="2023-09-12T16:52:00Z">
            <w:rPr>
              <w:spacing w:val="-20"/>
              <w:w w:val="105"/>
            </w:rPr>
          </w:rPrChange>
        </w:rPr>
        <w:t xml:space="preserve"> </w:t>
      </w:r>
      <w:ins w:id="2942" w:author="Claire Kouba" w:date="2023-09-12T16:52:00Z">
        <w:r w:rsidRPr="00D753AC">
          <w:rPr>
            <w:rFonts w:cs="Times New Roman"/>
            <w:sz w:val="22"/>
            <w:szCs w:val="22"/>
          </w:rPr>
          <w:t>the</w:t>
        </w:r>
        <w:r w:rsidRPr="00D753AC">
          <w:rPr>
            <w:rFonts w:cs="Times New Roman"/>
            <w:spacing w:val="-6"/>
            <w:sz w:val="22"/>
            <w:szCs w:val="22"/>
          </w:rPr>
          <w:t xml:space="preserve"> </w:t>
        </w:r>
        <w:r w:rsidRPr="00D753AC">
          <w:rPr>
            <w:rFonts w:cs="Times New Roman"/>
            <w:i/>
            <w:sz w:val="22"/>
            <w:szCs w:val="22"/>
          </w:rPr>
          <w:t>timing</w:t>
        </w:r>
        <w:r w:rsidRPr="00D753AC">
          <w:rPr>
            <w:rFonts w:cs="Times New Roman"/>
            <w:i/>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ins>
      <w:r w:rsidRPr="00D753AC">
        <w:rPr>
          <w:rFonts w:cs="Times New Roman"/>
          <w:sz w:val="22"/>
          <w:szCs w:val="22"/>
          <w:rPrChange w:id="2943" w:author="Claire Kouba" w:date="2023-09-12T16:52:00Z">
            <w:rPr>
              <w:w w:val="105"/>
            </w:rPr>
          </w:rPrChange>
        </w:rPr>
        <w:t>onset</w:t>
      </w:r>
      <w:r w:rsidRPr="00D753AC">
        <w:rPr>
          <w:rFonts w:cs="Times New Roman"/>
          <w:spacing w:val="-6"/>
          <w:sz w:val="22"/>
          <w:szCs w:val="22"/>
          <w:rPrChange w:id="2944" w:author="Claire Kouba" w:date="2023-09-12T16:52:00Z">
            <w:rPr>
              <w:spacing w:val="-20"/>
              <w:w w:val="105"/>
            </w:rPr>
          </w:rPrChange>
        </w:rPr>
        <w:t xml:space="preserve"> </w:t>
      </w:r>
      <w:r w:rsidRPr="00D753AC">
        <w:rPr>
          <w:rFonts w:cs="Times New Roman"/>
          <w:sz w:val="22"/>
          <w:szCs w:val="22"/>
          <w:rPrChange w:id="2945" w:author="Claire Kouba" w:date="2023-09-12T16:52:00Z">
            <w:rPr>
              <w:w w:val="105"/>
            </w:rPr>
          </w:rPrChange>
        </w:rPr>
        <w:t>of</w:t>
      </w:r>
      <w:r w:rsidRPr="00D753AC">
        <w:rPr>
          <w:rFonts w:cs="Times New Roman"/>
          <w:spacing w:val="-6"/>
          <w:sz w:val="22"/>
          <w:szCs w:val="22"/>
          <w:rPrChange w:id="2946" w:author="Claire Kouba" w:date="2023-09-12T16:52:00Z">
            <w:rPr>
              <w:spacing w:val="-20"/>
              <w:w w:val="105"/>
            </w:rPr>
          </w:rPrChange>
        </w:rPr>
        <w:t xml:space="preserve"> </w:t>
      </w:r>
      <w:r w:rsidRPr="00D753AC">
        <w:rPr>
          <w:rFonts w:cs="Times New Roman"/>
          <w:sz w:val="22"/>
          <w:szCs w:val="22"/>
          <w:rPrChange w:id="2947" w:author="Claire Kouba" w:date="2023-09-12T16:52:00Z">
            <w:rPr>
              <w:w w:val="105"/>
            </w:rPr>
          </w:rPrChange>
        </w:rPr>
        <w:t>the</w:t>
      </w:r>
      <w:r w:rsidR="001E1FEF" w:rsidRPr="00D753AC">
        <w:rPr>
          <w:rFonts w:cs="Times New Roman"/>
          <w:spacing w:val="-20"/>
          <w:w w:val="105"/>
          <w:sz w:val="22"/>
          <w:szCs w:val="22"/>
        </w:rPr>
        <w:t xml:space="preserve"> </w:t>
      </w:r>
      <w:r w:rsidRPr="00D753AC">
        <w:rPr>
          <w:rFonts w:cs="Times New Roman"/>
          <w:w w:val="105"/>
          <w:sz w:val="22"/>
          <w:szCs w:val="22"/>
        </w:rPr>
        <w:t>coming</w:t>
      </w:r>
      <w:r w:rsidRPr="00D753AC">
        <w:rPr>
          <w:rFonts w:cs="Times New Roman"/>
          <w:spacing w:val="-28"/>
          <w:w w:val="105"/>
          <w:sz w:val="22"/>
          <w:szCs w:val="22"/>
          <w:rPrChange w:id="2948" w:author="Claire Kouba" w:date="2023-09-12T16:52:00Z">
            <w:rPr>
              <w:spacing w:val="-20"/>
              <w:w w:val="105"/>
            </w:rPr>
          </w:rPrChange>
        </w:rPr>
        <w:t xml:space="preserve"> </w:t>
      </w:r>
      <w:r w:rsidR="001E1FEF" w:rsidRPr="00D753AC">
        <w:rPr>
          <w:rFonts w:cs="Times New Roman"/>
          <w:spacing w:val="-28"/>
          <w:w w:val="105"/>
          <w:sz w:val="22"/>
          <w:szCs w:val="22"/>
        </w:rPr>
        <w:t xml:space="preserve">  </w:t>
      </w:r>
      <w:r w:rsidRPr="00D753AC">
        <w:rPr>
          <w:rFonts w:cs="Times New Roman"/>
          <w:w w:val="105"/>
          <w:sz w:val="22"/>
          <w:szCs w:val="22"/>
        </w:rPr>
        <w:t>rainy</w:t>
      </w:r>
      <w:r w:rsidRPr="00D753AC">
        <w:rPr>
          <w:rFonts w:cs="Times New Roman"/>
          <w:spacing w:val="-28"/>
          <w:w w:val="105"/>
          <w:sz w:val="22"/>
          <w:szCs w:val="22"/>
          <w:rPrChange w:id="2949" w:author="Claire Kouba" w:date="2023-09-12T16:52:00Z">
            <w:rPr>
              <w:spacing w:val="-20"/>
              <w:w w:val="105"/>
            </w:rPr>
          </w:rPrChange>
        </w:rPr>
        <w:t xml:space="preserve"> </w:t>
      </w:r>
      <w:r w:rsidRPr="00D753AC">
        <w:rPr>
          <w:rFonts w:cs="Times New Roman"/>
          <w:w w:val="105"/>
          <w:sz w:val="22"/>
          <w:szCs w:val="22"/>
        </w:rPr>
        <w:t>season.</w:t>
      </w:r>
      <w:r w:rsidRPr="00D753AC">
        <w:rPr>
          <w:rFonts w:cs="Times New Roman"/>
          <w:spacing w:val="-28"/>
          <w:w w:val="105"/>
          <w:sz w:val="22"/>
          <w:szCs w:val="22"/>
          <w:rPrChange w:id="2950" w:author="Claire Kouba" w:date="2023-09-12T16:52:00Z">
            <w:rPr>
              <w:spacing w:val="-20"/>
              <w:w w:val="105"/>
            </w:rPr>
          </w:rPrChange>
        </w:rPr>
        <w:t xml:space="preserve"> </w:t>
      </w:r>
      <w:r w:rsidRPr="00D753AC">
        <w:rPr>
          <w:rFonts w:cs="Times New Roman"/>
          <w:w w:val="105"/>
          <w:sz w:val="22"/>
          <w:szCs w:val="22"/>
          <w:rPrChange w:id="2951" w:author="Claire Kouba" w:date="2023-09-12T16:52:00Z">
            <w:rPr>
              <w:spacing w:val="-3"/>
              <w:w w:val="105"/>
            </w:rPr>
          </w:rPrChange>
        </w:rPr>
        <w:t>However,</w:t>
      </w:r>
      <w:r w:rsidRPr="00D753AC">
        <w:rPr>
          <w:rFonts w:cs="Times New Roman"/>
          <w:spacing w:val="-28"/>
          <w:w w:val="105"/>
          <w:sz w:val="22"/>
          <w:szCs w:val="22"/>
          <w:rPrChange w:id="2952" w:author="Claire Kouba" w:date="2023-09-12T16:52:00Z">
            <w:rPr>
              <w:spacing w:val="-20"/>
              <w:w w:val="105"/>
            </w:rPr>
          </w:rPrChange>
        </w:rPr>
        <w:t xml:space="preserve"> </w:t>
      </w:r>
      <w:r w:rsidRPr="00D753AC">
        <w:rPr>
          <w:rFonts w:cs="Times New Roman"/>
          <w:w w:val="105"/>
          <w:sz w:val="22"/>
          <w:szCs w:val="22"/>
        </w:rPr>
        <w:t>predicting</w:t>
      </w:r>
      <w:r w:rsidRPr="00D753AC">
        <w:rPr>
          <w:rFonts w:cs="Times New Roman"/>
          <w:spacing w:val="-28"/>
          <w:w w:val="105"/>
          <w:sz w:val="22"/>
          <w:szCs w:val="22"/>
          <w:rPrChange w:id="2953"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28"/>
          <w:w w:val="105"/>
          <w:sz w:val="22"/>
          <w:szCs w:val="22"/>
          <w:rPrChange w:id="2954" w:author="Claire Kouba" w:date="2023-09-12T16:52:00Z">
            <w:rPr>
              <w:spacing w:val="-20"/>
              <w:w w:val="105"/>
            </w:rPr>
          </w:rPrChange>
        </w:rPr>
        <w:t xml:space="preserve"> </w:t>
      </w:r>
      <w:r w:rsidRPr="00D753AC">
        <w:rPr>
          <w:rFonts w:cs="Times New Roman"/>
          <w:w w:val="105"/>
          <w:sz w:val="22"/>
          <w:szCs w:val="22"/>
        </w:rPr>
        <w:t>timing</w:t>
      </w:r>
      <w:r w:rsidRPr="00D753AC">
        <w:rPr>
          <w:rFonts w:cs="Times New Roman"/>
          <w:spacing w:val="-28"/>
          <w:w w:val="105"/>
          <w:sz w:val="22"/>
          <w:szCs w:val="22"/>
          <w:rPrChange w:id="2955"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28"/>
          <w:w w:val="105"/>
          <w:sz w:val="22"/>
          <w:szCs w:val="22"/>
          <w:rPrChange w:id="2956"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28"/>
          <w:w w:val="105"/>
          <w:sz w:val="22"/>
          <w:szCs w:val="22"/>
          <w:rPrChange w:id="2957" w:author="Claire Kouba" w:date="2023-09-12T16:52:00Z">
            <w:rPr>
              <w:spacing w:val="-20"/>
              <w:w w:val="105"/>
            </w:rPr>
          </w:rPrChange>
        </w:rPr>
        <w:t xml:space="preserve"> </w:t>
      </w:r>
      <w:r w:rsidRPr="00D753AC">
        <w:rPr>
          <w:rFonts w:cs="Times New Roman"/>
          <w:w w:val="105"/>
          <w:sz w:val="22"/>
          <w:szCs w:val="22"/>
        </w:rPr>
        <w:t>onset</w:t>
      </w:r>
      <w:r w:rsidRPr="00D753AC">
        <w:rPr>
          <w:rFonts w:cs="Times New Roman"/>
          <w:spacing w:val="-28"/>
          <w:w w:val="105"/>
          <w:sz w:val="22"/>
          <w:szCs w:val="22"/>
          <w:rPrChange w:id="2958" w:author="Claire Kouba" w:date="2023-09-12T16:52:00Z">
            <w:rPr>
              <w:spacing w:val="-20"/>
              <w:w w:val="105"/>
            </w:rPr>
          </w:rPrChange>
        </w:rPr>
        <w:t xml:space="preserve"> </w:t>
      </w:r>
      <w:r w:rsidRPr="00D753AC">
        <w:rPr>
          <w:rFonts w:cs="Times New Roman"/>
          <w:w w:val="105"/>
          <w:sz w:val="22"/>
          <w:szCs w:val="22"/>
        </w:rPr>
        <w:t>of</w:t>
      </w:r>
      <w:r w:rsidRPr="00D753AC">
        <w:rPr>
          <w:rFonts w:cs="Times New Roman"/>
          <w:spacing w:val="-28"/>
          <w:w w:val="105"/>
          <w:sz w:val="22"/>
          <w:szCs w:val="22"/>
          <w:rPrChange w:id="2959" w:author="Claire Kouba" w:date="2023-09-12T16:52:00Z">
            <w:rPr>
              <w:spacing w:val="-20"/>
              <w:w w:val="105"/>
            </w:rPr>
          </w:rPrChange>
        </w:rPr>
        <w:t xml:space="preserve"> </w:t>
      </w:r>
      <w:r w:rsidRPr="00D753AC">
        <w:rPr>
          <w:rFonts w:cs="Times New Roman"/>
          <w:w w:val="105"/>
          <w:sz w:val="22"/>
          <w:szCs w:val="22"/>
        </w:rPr>
        <w:t>the</w:t>
      </w:r>
      <w:r w:rsidRPr="00D753AC">
        <w:rPr>
          <w:rFonts w:cs="Times New Roman"/>
          <w:spacing w:val="-28"/>
          <w:w w:val="105"/>
          <w:sz w:val="22"/>
          <w:szCs w:val="22"/>
          <w:rPrChange w:id="2960" w:author="Claire Kouba" w:date="2023-09-12T16:52:00Z">
            <w:rPr>
              <w:spacing w:val="-20"/>
              <w:w w:val="105"/>
            </w:rPr>
          </w:rPrChange>
        </w:rPr>
        <w:t xml:space="preserve"> </w:t>
      </w:r>
      <w:r w:rsidRPr="00D753AC">
        <w:rPr>
          <w:rFonts w:cs="Times New Roman"/>
          <w:w w:val="105"/>
          <w:sz w:val="22"/>
          <w:szCs w:val="22"/>
        </w:rPr>
        <w:t>rainy</w:t>
      </w:r>
      <w:r w:rsidRPr="00D753AC">
        <w:rPr>
          <w:rFonts w:cs="Times New Roman"/>
          <w:spacing w:val="-28"/>
          <w:w w:val="105"/>
          <w:sz w:val="22"/>
          <w:szCs w:val="22"/>
          <w:rPrChange w:id="2961" w:author="Claire Kouba" w:date="2023-09-12T16:52:00Z">
            <w:rPr>
              <w:spacing w:val="-20"/>
              <w:w w:val="105"/>
            </w:rPr>
          </w:rPrChange>
        </w:rPr>
        <w:t xml:space="preserve"> </w:t>
      </w:r>
      <w:r w:rsidRPr="00D753AC">
        <w:rPr>
          <w:rFonts w:cs="Times New Roman"/>
          <w:w w:val="105"/>
          <w:sz w:val="22"/>
          <w:szCs w:val="22"/>
        </w:rPr>
        <w:t>season</w:t>
      </w:r>
      <w:r w:rsidRPr="00D753AC">
        <w:rPr>
          <w:rFonts w:cs="Times New Roman"/>
          <w:spacing w:val="-28"/>
          <w:w w:val="105"/>
          <w:sz w:val="22"/>
          <w:szCs w:val="22"/>
          <w:rPrChange w:id="2962" w:author="Claire Kouba" w:date="2023-09-12T16:52:00Z">
            <w:rPr>
              <w:w w:val="99"/>
            </w:rPr>
          </w:rPrChange>
        </w:rPr>
        <w:t xml:space="preserve"> </w:t>
      </w:r>
      <w:r w:rsidRPr="00D753AC">
        <w:rPr>
          <w:rFonts w:cs="Times New Roman"/>
          <w:w w:val="105"/>
          <w:sz w:val="22"/>
          <w:szCs w:val="22"/>
        </w:rPr>
        <w:t>or</w:t>
      </w:r>
      <w:r w:rsidRPr="00D753AC">
        <w:rPr>
          <w:rFonts w:cs="Times New Roman"/>
          <w:spacing w:val="-28"/>
          <w:w w:val="105"/>
          <w:sz w:val="22"/>
          <w:szCs w:val="22"/>
          <w:rPrChange w:id="2963" w:author="Claire Kouba" w:date="2023-09-12T16:52:00Z">
            <w:rPr>
              <w:spacing w:val="-18"/>
              <w:w w:val="105"/>
            </w:rPr>
          </w:rPrChange>
        </w:rPr>
        <w:t xml:space="preserve"> </w:t>
      </w:r>
      <w:r w:rsidRPr="00D753AC">
        <w:rPr>
          <w:rFonts w:cs="Times New Roman"/>
          <w:w w:val="105"/>
          <w:sz w:val="22"/>
          <w:szCs w:val="22"/>
        </w:rPr>
        <w:t>of</w:t>
      </w:r>
      <w:r w:rsidRPr="00D753AC">
        <w:rPr>
          <w:rFonts w:cs="Times New Roman"/>
          <w:spacing w:val="-28"/>
          <w:w w:val="105"/>
          <w:sz w:val="22"/>
          <w:szCs w:val="22"/>
          <w:rPrChange w:id="2964" w:author="Claire Kouba" w:date="2023-09-12T16:52:00Z">
            <w:rPr>
              <w:spacing w:val="-18"/>
              <w:w w:val="105"/>
            </w:rPr>
          </w:rPrChange>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1"/>
          <w:w w:val="105"/>
          <w:position w:val="-2"/>
          <w:sz w:val="22"/>
          <w:szCs w:val="22"/>
          <w:rPrChange w:id="2965" w:author="Claire Kouba" w:date="2023-09-12T16:52:00Z">
            <w:rPr>
              <w:i/>
              <w:w w:val="105"/>
              <w:position w:val="-2"/>
            </w:rPr>
          </w:rPrChange>
        </w:rPr>
        <w:t xml:space="preserve"> </w:t>
      </w:r>
      <w:r w:rsidRPr="00D753AC">
        <w:rPr>
          <w:rFonts w:cs="Times New Roman"/>
          <w:w w:val="105"/>
          <w:sz w:val="22"/>
          <w:szCs w:val="22"/>
        </w:rPr>
        <w:t>would</w:t>
      </w:r>
      <w:r w:rsidRPr="00D753AC">
        <w:rPr>
          <w:rFonts w:cs="Times New Roman"/>
          <w:spacing w:val="-28"/>
          <w:w w:val="105"/>
          <w:sz w:val="22"/>
          <w:szCs w:val="22"/>
          <w:rPrChange w:id="2966" w:author="Claire Kouba" w:date="2023-09-12T16:52:00Z">
            <w:rPr>
              <w:spacing w:val="-18"/>
              <w:w w:val="105"/>
            </w:rPr>
          </w:rPrChange>
        </w:rPr>
        <w:t xml:space="preserve"> </w:t>
      </w:r>
      <w:r w:rsidRPr="00D753AC">
        <w:rPr>
          <w:rFonts w:cs="Times New Roman"/>
          <w:w w:val="105"/>
          <w:sz w:val="22"/>
          <w:szCs w:val="22"/>
        </w:rPr>
        <w:t>likely</w:t>
      </w:r>
      <w:r w:rsidRPr="00D753AC">
        <w:rPr>
          <w:rFonts w:cs="Times New Roman"/>
          <w:spacing w:val="-28"/>
          <w:w w:val="105"/>
          <w:sz w:val="22"/>
          <w:szCs w:val="22"/>
          <w:rPrChange w:id="2967" w:author="Claire Kouba" w:date="2023-09-12T16:52:00Z">
            <w:rPr>
              <w:spacing w:val="-18"/>
              <w:w w:val="105"/>
            </w:rPr>
          </w:rPrChange>
        </w:rPr>
        <w:t xml:space="preserve"> </w:t>
      </w:r>
      <w:r w:rsidRPr="00D753AC">
        <w:rPr>
          <w:rFonts w:cs="Times New Roman"/>
          <w:w w:val="105"/>
          <w:sz w:val="22"/>
          <w:szCs w:val="22"/>
        </w:rPr>
        <w:t>rely</w:t>
      </w:r>
      <w:r w:rsidRPr="00D753AC">
        <w:rPr>
          <w:rFonts w:cs="Times New Roman"/>
          <w:spacing w:val="-28"/>
          <w:w w:val="105"/>
          <w:sz w:val="22"/>
          <w:szCs w:val="22"/>
          <w:rPrChange w:id="2968" w:author="Claire Kouba" w:date="2023-09-12T16:52:00Z">
            <w:rPr>
              <w:spacing w:val="-18"/>
              <w:w w:val="105"/>
            </w:rPr>
          </w:rPrChange>
        </w:rPr>
        <w:t xml:space="preserve"> </w:t>
      </w:r>
      <w:r w:rsidRPr="00D753AC">
        <w:rPr>
          <w:rFonts w:cs="Times New Roman"/>
          <w:w w:val="105"/>
          <w:sz w:val="22"/>
          <w:szCs w:val="22"/>
        </w:rPr>
        <w:t>on</w:t>
      </w:r>
      <w:r w:rsidRPr="00D753AC">
        <w:rPr>
          <w:rFonts w:cs="Times New Roman"/>
          <w:spacing w:val="-28"/>
          <w:w w:val="105"/>
          <w:sz w:val="22"/>
          <w:szCs w:val="22"/>
          <w:rPrChange w:id="2969" w:author="Claire Kouba" w:date="2023-09-12T16:52:00Z">
            <w:rPr>
              <w:spacing w:val="-18"/>
              <w:w w:val="105"/>
            </w:rPr>
          </w:rPrChange>
        </w:rPr>
        <w:t xml:space="preserve"> </w:t>
      </w:r>
      <w:r w:rsidRPr="00D753AC">
        <w:rPr>
          <w:rFonts w:cs="Times New Roman"/>
          <w:w w:val="105"/>
          <w:sz w:val="22"/>
          <w:szCs w:val="22"/>
        </w:rPr>
        <w:t>uncertain</w:t>
      </w:r>
      <w:r w:rsidRPr="00D753AC">
        <w:rPr>
          <w:rFonts w:cs="Times New Roman"/>
          <w:w w:val="99"/>
          <w:sz w:val="22"/>
          <w:szCs w:val="22"/>
          <w:rPrChange w:id="2970" w:author="Claire Kouba" w:date="2023-09-12T16:52:00Z">
            <w:rPr>
              <w:spacing w:val="-18"/>
              <w:w w:val="105"/>
            </w:rPr>
          </w:rPrChange>
        </w:rPr>
        <w:t xml:space="preserve"> </w:t>
      </w:r>
      <w:r w:rsidRPr="00D753AC">
        <w:rPr>
          <w:rFonts w:cs="Times New Roman"/>
          <w:w w:val="105"/>
          <w:sz w:val="22"/>
          <w:szCs w:val="22"/>
        </w:rPr>
        <w:t>long-term</w:t>
      </w:r>
      <w:r w:rsidRPr="00D753AC">
        <w:rPr>
          <w:rFonts w:cs="Times New Roman"/>
          <w:spacing w:val="-16"/>
          <w:w w:val="105"/>
          <w:sz w:val="22"/>
          <w:szCs w:val="22"/>
          <w:rPrChange w:id="2971" w:author="Claire Kouba" w:date="2023-09-12T16:52:00Z">
            <w:rPr>
              <w:spacing w:val="-18"/>
              <w:w w:val="105"/>
            </w:rPr>
          </w:rPrChange>
        </w:rPr>
        <w:t xml:space="preserve"> </w:t>
      </w:r>
      <w:r w:rsidRPr="00D753AC">
        <w:rPr>
          <w:rFonts w:cs="Times New Roman"/>
          <w:w w:val="105"/>
          <w:sz w:val="22"/>
          <w:szCs w:val="22"/>
        </w:rPr>
        <w:t>weather</w:t>
      </w:r>
      <w:r w:rsidRPr="00D753AC">
        <w:rPr>
          <w:rFonts w:cs="Times New Roman"/>
          <w:spacing w:val="-16"/>
          <w:w w:val="105"/>
          <w:sz w:val="22"/>
          <w:szCs w:val="22"/>
          <w:rPrChange w:id="2972" w:author="Claire Kouba" w:date="2023-09-12T16:52:00Z">
            <w:rPr>
              <w:spacing w:val="-18"/>
              <w:w w:val="105"/>
            </w:rPr>
          </w:rPrChange>
        </w:rPr>
        <w:t xml:space="preserve"> </w:t>
      </w:r>
      <w:r w:rsidRPr="00D753AC">
        <w:rPr>
          <w:rFonts w:cs="Times New Roman"/>
          <w:w w:val="105"/>
          <w:sz w:val="22"/>
          <w:szCs w:val="22"/>
        </w:rPr>
        <w:t>forecasts</w:t>
      </w:r>
      <w:r w:rsidRPr="00D753AC">
        <w:rPr>
          <w:rFonts w:cs="Times New Roman"/>
          <w:spacing w:val="-16"/>
          <w:w w:val="105"/>
          <w:sz w:val="22"/>
          <w:szCs w:val="22"/>
          <w:rPrChange w:id="2973" w:author="Claire Kouba" w:date="2023-09-12T16:52:00Z">
            <w:rPr>
              <w:spacing w:val="-18"/>
              <w:w w:val="105"/>
            </w:rPr>
          </w:rPrChange>
        </w:rPr>
        <w:t xml:space="preserve"> </w:t>
      </w:r>
      <w:r w:rsidRPr="00D753AC">
        <w:rPr>
          <w:rFonts w:cs="Times New Roman"/>
          <w:w w:val="105"/>
          <w:sz w:val="22"/>
          <w:szCs w:val="22"/>
        </w:rPr>
        <w:t>and</w:t>
      </w:r>
      <w:r w:rsidRPr="00D753AC">
        <w:rPr>
          <w:rFonts w:cs="Times New Roman"/>
          <w:spacing w:val="-16"/>
          <w:w w:val="105"/>
          <w:sz w:val="22"/>
          <w:szCs w:val="22"/>
          <w:rPrChange w:id="2974" w:author="Claire Kouba" w:date="2023-09-12T16:52:00Z">
            <w:rPr>
              <w:spacing w:val="-18"/>
              <w:w w:val="105"/>
            </w:rPr>
          </w:rPrChange>
        </w:rPr>
        <w:t xml:space="preserve"> </w:t>
      </w:r>
      <w:r w:rsidRPr="00D753AC">
        <w:rPr>
          <w:rFonts w:cs="Times New Roman"/>
          <w:w w:val="105"/>
          <w:sz w:val="22"/>
          <w:szCs w:val="22"/>
        </w:rPr>
        <w:t>is</w:t>
      </w:r>
      <w:r w:rsidRPr="00D753AC">
        <w:rPr>
          <w:rFonts w:cs="Times New Roman"/>
          <w:spacing w:val="-16"/>
          <w:w w:val="105"/>
          <w:sz w:val="22"/>
          <w:szCs w:val="22"/>
          <w:rPrChange w:id="2975" w:author="Claire Kouba" w:date="2023-09-12T16:52:00Z">
            <w:rPr>
              <w:spacing w:val="-18"/>
              <w:w w:val="105"/>
            </w:rPr>
          </w:rPrChange>
        </w:rPr>
        <w:t xml:space="preserve"> </w:t>
      </w:r>
      <w:r w:rsidRPr="00D753AC">
        <w:rPr>
          <w:rFonts w:cs="Times New Roman"/>
          <w:w w:val="105"/>
          <w:sz w:val="22"/>
          <w:szCs w:val="22"/>
        </w:rPr>
        <w:t>beyond</w:t>
      </w:r>
      <w:r w:rsidRPr="00D753AC">
        <w:rPr>
          <w:rFonts w:cs="Times New Roman"/>
          <w:spacing w:val="-16"/>
          <w:w w:val="105"/>
          <w:sz w:val="22"/>
          <w:szCs w:val="22"/>
          <w:rPrChange w:id="2976" w:author="Claire Kouba" w:date="2023-09-12T16:52:00Z">
            <w:rPr>
              <w:spacing w:val="-18"/>
              <w:w w:val="105"/>
            </w:rPr>
          </w:rPrChange>
        </w:rPr>
        <w:t xml:space="preserve"> </w:t>
      </w:r>
      <w:r w:rsidRPr="00D753AC">
        <w:rPr>
          <w:rFonts w:cs="Times New Roman"/>
          <w:w w:val="105"/>
          <w:sz w:val="22"/>
          <w:szCs w:val="22"/>
        </w:rPr>
        <w:t>the</w:t>
      </w:r>
      <w:r w:rsidRPr="00D753AC">
        <w:rPr>
          <w:rFonts w:cs="Times New Roman"/>
          <w:spacing w:val="-16"/>
          <w:w w:val="105"/>
          <w:sz w:val="22"/>
          <w:szCs w:val="22"/>
          <w:rPrChange w:id="2977" w:author="Claire Kouba" w:date="2023-09-12T16:52:00Z">
            <w:rPr>
              <w:spacing w:val="-18"/>
              <w:w w:val="105"/>
            </w:rPr>
          </w:rPrChange>
        </w:rPr>
        <w:t xml:space="preserve"> </w:t>
      </w:r>
      <w:r w:rsidRPr="00D753AC">
        <w:rPr>
          <w:rFonts w:cs="Times New Roman"/>
          <w:w w:val="105"/>
          <w:sz w:val="22"/>
          <w:szCs w:val="22"/>
        </w:rPr>
        <w:t>scope</w:t>
      </w:r>
      <w:r w:rsidRPr="00D753AC">
        <w:rPr>
          <w:rFonts w:cs="Times New Roman"/>
          <w:spacing w:val="-16"/>
          <w:w w:val="105"/>
          <w:sz w:val="22"/>
          <w:szCs w:val="22"/>
          <w:rPrChange w:id="2978" w:author="Claire Kouba" w:date="2023-09-12T16:52:00Z">
            <w:rPr>
              <w:spacing w:val="-18"/>
              <w:w w:val="105"/>
            </w:rPr>
          </w:rPrChange>
        </w:rPr>
        <w:t xml:space="preserve"> </w:t>
      </w:r>
      <w:r w:rsidRPr="00D753AC">
        <w:rPr>
          <w:rFonts w:cs="Times New Roman"/>
          <w:w w:val="105"/>
          <w:sz w:val="22"/>
          <w:szCs w:val="22"/>
        </w:rPr>
        <w:t>of</w:t>
      </w:r>
      <w:r w:rsidRPr="00D753AC">
        <w:rPr>
          <w:rFonts w:cs="Times New Roman"/>
          <w:spacing w:val="-16"/>
          <w:w w:val="105"/>
          <w:sz w:val="22"/>
          <w:szCs w:val="22"/>
          <w:rPrChange w:id="2979" w:author="Claire Kouba" w:date="2023-09-12T16:52:00Z">
            <w:rPr>
              <w:spacing w:val="-18"/>
              <w:w w:val="105"/>
            </w:rPr>
          </w:rPrChange>
        </w:rPr>
        <w:t xml:space="preserve"> </w:t>
      </w:r>
      <w:r w:rsidRPr="00D753AC">
        <w:rPr>
          <w:rFonts w:cs="Times New Roman"/>
          <w:w w:val="105"/>
          <w:sz w:val="22"/>
          <w:szCs w:val="22"/>
        </w:rPr>
        <w:t>this</w:t>
      </w:r>
      <w:r w:rsidRPr="00D753AC">
        <w:rPr>
          <w:rFonts w:cs="Times New Roman"/>
          <w:spacing w:val="-16"/>
          <w:w w:val="105"/>
          <w:sz w:val="22"/>
          <w:szCs w:val="22"/>
          <w:rPrChange w:id="2980" w:author="Claire Kouba" w:date="2023-09-12T16:52:00Z">
            <w:rPr>
              <w:spacing w:val="-18"/>
              <w:w w:val="105"/>
            </w:rPr>
          </w:rPrChange>
        </w:rPr>
        <w:t xml:space="preserve"> </w:t>
      </w:r>
      <w:r w:rsidRPr="00D753AC">
        <w:rPr>
          <w:rFonts w:cs="Times New Roman"/>
          <w:w w:val="105"/>
          <w:sz w:val="22"/>
          <w:szCs w:val="22"/>
        </w:rPr>
        <w:t>paper.</w:t>
      </w:r>
      <w:r w:rsidRPr="00D753AC">
        <w:rPr>
          <w:rFonts w:cs="Times New Roman"/>
          <w:spacing w:val="-16"/>
          <w:w w:val="105"/>
          <w:sz w:val="22"/>
          <w:szCs w:val="22"/>
          <w:rPrChange w:id="2981" w:author="Claire Kouba" w:date="2023-09-12T16:52:00Z">
            <w:rPr>
              <w:spacing w:val="-18"/>
              <w:w w:val="105"/>
            </w:rPr>
          </w:rPrChange>
        </w:rPr>
        <w:t xml:space="preserve"> </w:t>
      </w:r>
      <w:r w:rsidRPr="00D753AC">
        <w:rPr>
          <w:rFonts w:cs="Times New Roman"/>
          <w:w w:val="105"/>
          <w:sz w:val="22"/>
          <w:szCs w:val="22"/>
        </w:rPr>
        <w:t>In</w:t>
      </w:r>
      <w:r w:rsidRPr="00D753AC">
        <w:rPr>
          <w:rFonts w:cs="Times New Roman"/>
          <w:spacing w:val="-16"/>
          <w:w w:val="105"/>
          <w:sz w:val="22"/>
          <w:szCs w:val="22"/>
          <w:rPrChange w:id="2982" w:author="Claire Kouba" w:date="2023-09-12T16:52:00Z">
            <w:rPr>
              <w:spacing w:val="-18"/>
              <w:w w:val="105"/>
            </w:rPr>
          </w:rPrChange>
        </w:rPr>
        <w:t xml:space="preserve"> </w:t>
      </w:r>
      <w:r w:rsidRPr="00D753AC">
        <w:rPr>
          <w:rFonts w:cs="Times New Roman"/>
          <w:w w:val="105"/>
          <w:sz w:val="22"/>
          <w:szCs w:val="22"/>
        </w:rPr>
        <w:t>other</w:t>
      </w:r>
      <w:r w:rsidRPr="00D753AC">
        <w:rPr>
          <w:rFonts w:cs="Times New Roman"/>
          <w:spacing w:val="-16"/>
          <w:w w:val="105"/>
          <w:sz w:val="22"/>
          <w:szCs w:val="22"/>
          <w:rPrChange w:id="2983" w:author="Claire Kouba" w:date="2023-09-12T16:52:00Z">
            <w:rPr>
              <w:spacing w:val="-18"/>
              <w:w w:val="105"/>
            </w:rPr>
          </w:rPrChange>
        </w:rPr>
        <w:t xml:space="preserve"> </w:t>
      </w:r>
      <w:r w:rsidRPr="00D753AC">
        <w:rPr>
          <w:rFonts w:cs="Times New Roman"/>
          <w:w w:val="105"/>
          <w:sz w:val="22"/>
          <w:szCs w:val="22"/>
        </w:rPr>
        <w:t>words,</w:t>
      </w:r>
      <w:r w:rsidRPr="00D753AC">
        <w:rPr>
          <w:rFonts w:cs="Times New Roman"/>
          <w:spacing w:val="-16"/>
          <w:w w:val="105"/>
          <w:sz w:val="22"/>
          <w:szCs w:val="22"/>
          <w:rPrChange w:id="2984" w:author="Claire Kouba" w:date="2023-09-12T16:52:00Z">
            <w:rPr>
              <w:w w:val="99"/>
            </w:rPr>
          </w:rPrChange>
        </w:rPr>
        <w:t xml:space="preserve"> </w:t>
      </w:r>
      <w:r w:rsidRPr="00D753AC">
        <w:rPr>
          <w:rFonts w:cs="Times New Roman"/>
          <w:w w:val="105"/>
          <w:sz w:val="22"/>
          <w:szCs w:val="22"/>
        </w:rPr>
        <w:t>due</w:t>
      </w:r>
      <w:r w:rsidRPr="00D753AC">
        <w:rPr>
          <w:rFonts w:cs="Times New Roman"/>
          <w:spacing w:val="-16"/>
          <w:w w:val="105"/>
          <w:sz w:val="22"/>
          <w:szCs w:val="22"/>
          <w:rPrChange w:id="2985" w:author="Claire Kouba" w:date="2023-09-12T16:52:00Z">
            <w:rPr>
              <w:spacing w:val="-25"/>
              <w:w w:val="105"/>
            </w:rPr>
          </w:rPrChange>
        </w:rPr>
        <w:t xml:space="preserve"> </w:t>
      </w:r>
      <w:r w:rsidRPr="00D753AC">
        <w:rPr>
          <w:rFonts w:cs="Times New Roman"/>
          <w:w w:val="105"/>
          <w:sz w:val="22"/>
          <w:szCs w:val="22"/>
        </w:rPr>
        <w:t>to</w:t>
      </w:r>
      <w:r w:rsidRPr="00D753AC">
        <w:rPr>
          <w:rFonts w:cs="Times New Roman"/>
          <w:spacing w:val="-16"/>
          <w:w w:val="105"/>
          <w:sz w:val="22"/>
          <w:szCs w:val="22"/>
          <w:rPrChange w:id="2986" w:author="Claire Kouba" w:date="2023-09-12T16:52:00Z">
            <w:rPr>
              <w:spacing w:val="-25"/>
              <w:w w:val="105"/>
            </w:rPr>
          </w:rPrChange>
        </w:rPr>
        <w:t xml:space="preserve"> </w:t>
      </w:r>
      <w:r w:rsidRPr="00D753AC">
        <w:rPr>
          <w:rFonts w:cs="Times New Roman"/>
          <w:w w:val="105"/>
          <w:sz w:val="22"/>
          <w:szCs w:val="22"/>
        </w:rPr>
        <w:t>randomness</w:t>
      </w:r>
      <w:r w:rsidRPr="00D753AC">
        <w:rPr>
          <w:rFonts w:cs="Times New Roman"/>
          <w:spacing w:val="-16"/>
          <w:w w:val="105"/>
          <w:sz w:val="22"/>
          <w:szCs w:val="22"/>
          <w:rPrChange w:id="2987" w:author="Claire Kouba" w:date="2023-09-12T16:52:00Z">
            <w:rPr>
              <w:spacing w:val="-25"/>
              <w:w w:val="105"/>
            </w:rPr>
          </w:rPrChange>
        </w:rPr>
        <w:t xml:space="preserve"> </w:t>
      </w:r>
      <w:r w:rsidRPr="00D753AC">
        <w:rPr>
          <w:rFonts w:cs="Times New Roman"/>
          <w:w w:val="105"/>
          <w:sz w:val="22"/>
          <w:szCs w:val="22"/>
        </w:rPr>
        <w:t>in</w:t>
      </w:r>
      <w:r w:rsidRPr="00D753AC">
        <w:rPr>
          <w:rFonts w:cs="Times New Roman"/>
          <w:spacing w:val="-16"/>
          <w:w w:val="105"/>
          <w:sz w:val="22"/>
          <w:szCs w:val="22"/>
          <w:rPrChange w:id="2988" w:author="Claire Kouba" w:date="2023-09-12T16:52:00Z">
            <w:rPr>
              <w:spacing w:val="-25"/>
              <w:w w:val="105"/>
            </w:rPr>
          </w:rPrChange>
        </w:rPr>
        <w:t xml:space="preserve"> </w:t>
      </w:r>
      <w:r w:rsidRPr="00D753AC">
        <w:rPr>
          <w:rFonts w:cs="Times New Roman"/>
          <w:w w:val="105"/>
          <w:sz w:val="22"/>
          <w:szCs w:val="22"/>
        </w:rPr>
        <w:t>rainfall</w:t>
      </w:r>
      <w:r w:rsidRPr="00D753AC">
        <w:rPr>
          <w:rFonts w:cs="Times New Roman"/>
          <w:spacing w:val="-16"/>
          <w:w w:val="105"/>
          <w:sz w:val="22"/>
          <w:szCs w:val="22"/>
          <w:rPrChange w:id="2989" w:author="Claire Kouba" w:date="2023-09-12T16:52:00Z">
            <w:rPr>
              <w:spacing w:val="-25"/>
              <w:w w:val="105"/>
            </w:rPr>
          </w:rPrChange>
        </w:rPr>
        <w:t xml:space="preserve"> </w:t>
      </w:r>
      <w:r w:rsidRPr="00D753AC">
        <w:rPr>
          <w:rFonts w:cs="Times New Roman"/>
          <w:w w:val="105"/>
          <w:sz w:val="22"/>
          <w:szCs w:val="22"/>
        </w:rPr>
        <w:t>timing,</w:t>
      </w:r>
      <w:r w:rsidRPr="00D753AC">
        <w:rPr>
          <w:rFonts w:cs="Times New Roman"/>
          <w:spacing w:val="-16"/>
          <w:w w:val="105"/>
          <w:sz w:val="22"/>
          <w:szCs w:val="22"/>
          <w:rPrChange w:id="2990" w:author="Claire Kouba" w:date="2023-09-12T16:52:00Z">
            <w:rPr>
              <w:spacing w:val="-25"/>
              <w:w w:val="105"/>
            </w:rPr>
          </w:rPrChange>
        </w:rPr>
        <w:t xml:space="preserve"> </w:t>
      </w:r>
      <w:r w:rsidRPr="00D753AC">
        <w:rPr>
          <w:rFonts w:cs="Times New Roman"/>
          <w:w w:val="105"/>
          <w:sz w:val="22"/>
          <w:szCs w:val="22"/>
        </w:rPr>
        <w:t>the</w:t>
      </w:r>
      <w:r w:rsidRPr="00D753AC">
        <w:rPr>
          <w:rFonts w:cs="Times New Roman"/>
          <w:w w:val="99"/>
          <w:sz w:val="22"/>
          <w:szCs w:val="22"/>
          <w:rPrChange w:id="2991" w:author="Claire Kouba" w:date="2023-09-12T16:52:00Z">
            <w:rPr>
              <w:spacing w:val="-25"/>
              <w:w w:val="105"/>
            </w:rPr>
          </w:rPrChange>
        </w:rPr>
        <w:t xml:space="preserve"> </w:t>
      </w:r>
      <w:r w:rsidRPr="00D753AC">
        <w:rPr>
          <w:rFonts w:cs="Times New Roman"/>
          <w:w w:val="105"/>
          <w:sz w:val="22"/>
          <w:szCs w:val="22"/>
        </w:rPr>
        <w:t>exact</w:t>
      </w:r>
      <w:r w:rsidRPr="00D753AC">
        <w:rPr>
          <w:rFonts w:cs="Times New Roman"/>
          <w:spacing w:val="-29"/>
          <w:w w:val="105"/>
          <w:sz w:val="22"/>
          <w:szCs w:val="22"/>
          <w:rPrChange w:id="2992" w:author="Claire Kouba" w:date="2023-09-12T16:52:00Z">
            <w:rPr>
              <w:spacing w:val="-25"/>
              <w:w w:val="105"/>
            </w:rPr>
          </w:rPrChange>
        </w:rPr>
        <w:t xml:space="preserve"> </w:t>
      </w:r>
      <w:r w:rsidRPr="00D753AC">
        <w:rPr>
          <w:rFonts w:cs="Times New Roman"/>
          <w:w w:val="105"/>
          <w:sz w:val="22"/>
          <w:szCs w:val="22"/>
        </w:rPr>
        <w:t>dry</w:t>
      </w:r>
      <w:r w:rsidRPr="00D753AC">
        <w:rPr>
          <w:rFonts w:cs="Times New Roman"/>
          <w:spacing w:val="-29"/>
          <w:w w:val="105"/>
          <w:sz w:val="22"/>
          <w:szCs w:val="22"/>
          <w:rPrChange w:id="2993" w:author="Claire Kouba" w:date="2023-09-12T16:52:00Z">
            <w:rPr>
              <w:spacing w:val="-25"/>
              <w:w w:val="105"/>
            </w:rPr>
          </w:rPrChange>
        </w:rPr>
        <w:t xml:space="preserve"> </w:t>
      </w:r>
      <w:r w:rsidRPr="00D753AC">
        <w:rPr>
          <w:rFonts w:cs="Times New Roman"/>
          <w:w w:val="105"/>
          <w:sz w:val="22"/>
          <w:szCs w:val="22"/>
        </w:rPr>
        <w:t>season</w:t>
      </w:r>
      <w:r w:rsidRPr="00D753AC">
        <w:rPr>
          <w:rFonts w:cs="Times New Roman"/>
          <w:spacing w:val="-29"/>
          <w:w w:val="105"/>
          <w:sz w:val="22"/>
          <w:szCs w:val="22"/>
          <w:rPrChange w:id="2994" w:author="Claire Kouba" w:date="2023-09-12T16:52:00Z">
            <w:rPr>
              <w:spacing w:val="-25"/>
              <w:w w:val="105"/>
            </w:rPr>
          </w:rPrChange>
        </w:rPr>
        <w:t xml:space="preserve"> </w:t>
      </w:r>
      <w:r w:rsidRPr="00D753AC">
        <w:rPr>
          <w:rFonts w:cs="Times New Roman"/>
          <w:w w:val="105"/>
          <w:sz w:val="22"/>
          <w:szCs w:val="22"/>
        </w:rPr>
        <w:t>baseflow</w:t>
      </w:r>
      <w:r w:rsidRPr="00D753AC">
        <w:rPr>
          <w:rFonts w:cs="Times New Roman"/>
          <w:spacing w:val="-29"/>
          <w:w w:val="105"/>
          <w:sz w:val="22"/>
          <w:szCs w:val="22"/>
          <w:rPrChange w:id="2995" w:author="Claire Kouba" w:date="2023-09-12T16:52:00Z">
            <w:rPr>
              <w:spacing w:val="-25"/>
              <w:w w:val="105"/>
            </w:rPr>
          </w:rPrChange>
        </w:rPr>
        <w:t xml:space="preserve"> </w:t>
      </w:r>
      <w:del w:id="2996" w:author="Claire Kouba" w:date="2023-09-12T16:52:00Z">
        <w:r w:rsidR="00505335" w:rsidRPr="00D753AC">
          <w:rPr>
            <w:rFonts w:cs="Times New Roman"/>
            <w:w w:val="105"/>
            <w:sz w:val="22"/>
            <w:szCs w:val="22"/>
          </w:rPr>
          <w:delText>extension</w:delText>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caused</w:delText>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by</w:delText>
        </w:r>
      </w:del>
      <w:ins w:id="2997" w:author="Claire Kouba" w:date="2023-09-12T16:52:00Z">
        <w:r w:rsidRPr="00D753AC">
          <w:rPr>
            <w:rFonts w:cs="Times New Roman"/>
            <w:w w:val="105"/>
            <w:sz w:val="22"/>
            <w:szCs w:val="22"/>
          </w:rPr>
          <w:t>duration</w:t>
        </w:r>
        <w:r w:rsidRPr="00D753AC">
          <w:rPr>
            <w:rFonts w:cs="Times New Roman"/>
            <w:spacing w:val="-29"/>
            <w:w w:val="105"/>
            <w:sz w:val="22"/>
            <w:szCs w:val="22"/>
          </w:rPr>
          <w:t xml:space="preserve"> </w:t>
        </w:r>
        <w:r w:rsidRPr="00D753AC">
          <w:rPr>
            <w:rFonts w:cs="Times New Roman"/>
            <w:w w:val="105"/>
            <w:sz w:val="22"/>
            <w:szCs w:val="22"/>
          </w:rPr>
          <w:t>associated</w:t>
        </w:r>
        <w:r w:rsidRPr="00D753AC">
          <w:rPr>
            <w:rFonts w:cs="Times New Roman"/>
            <w:spacing w:val="-29"/>
            <w:w w:val="105"/>
            <w:sz w:val="22"/>
            <w:szCs w:val="22"/>
          </w:rPr>
          <w:t xml:space="preserve"> </w:t>
        </w:r>
        <w:r w:rsidRPr="00D753AC">
          <w:rPr>
            <w:rFonts w:cs="Times New Roman"/>
            <w:w w:val="105"/>
            <w:sz w:val="22"/>
            <w:szCs w:val="22"/>
          </w:rPr>
          <w:t>with</w:t>
        </w:r>
      </w:ins>
      <w:r w:rsidRPr="00D753AC">
        <w:rPr>
          <w:rFonts w:cs="Times New Roman"/>
          <w:spacing w:val="-29"/>
          <w:w w:val="105"/>
          <w:sz w:val="22"/>
          <w:szCs w:val="22"/>
          <w:rPrChange w:id="2998" w:author="Claire Kouba" w:date="2023-09-12T16:52:00Z">
            <w:rPr>
              <w:spacing w:val="-25"/>
              <w:w w:val="105"/>
            </w:rPr>
          </w:rPrChange>
        </w:rPr>
        <w:t xml:space="preserve"> </w:t>
      </w:r>
      <w:r w:rsidRPr="00D753AC">
        <w:rPr>
          <w:rFonts w:cs="Times New Roman"/>
          <w:w w:val="105"/>
          <w:sz w:val="22"/>
          <w:szCs w:val="22"/>
        </w:rPr>
        <w:t>a</w:t>
      </w:r>
      <w:r w:rsidRPr="00D753AC">
        <w:rPr>
          <w:rFonts w:cs="Times New Roman"/>
          <w:spacing w:val="-29"/>
          <w:w w:val="105"/>
          <w:sz w:val="22"/>
          <w:szCs w:val="22"/>
          <w:rPrChange w:id="2999" w:author="Claire Kouba" w:date="2023-09-12T16:52:00Z">
            <w:rPr>
              <w:spacing w:val="-25"/>
              <w:w w:val="105"/>
            </w:rPr>
          </w:rPrChange>
        </w:rPr>
        <w:t xml:space="preserve"> </w:t>
      </w:r>
      <w:r w:rsidRPr="00D753AC">
        <w:rPr>
          <w:rFonts w:cs="Times New Roman"/>
          <w:w w:val="105"/>
          <w:sz w:val="22"/>
          <w:szCs w:val="22"/>
        </w:rPr>
        <w:t>higher</w:t>
      </w:r>
      <w:r w:rsidRPr="00D753AC">
        <w:rPr>
          <w:rFonts w:cs="Times New Roman"/>
          <w:spacing w:val="-29"/>
          <w:w w:val="105"/>
          <w:sz w:val="22"/>
          <w:szCs w:val="22"/>
          <w:rPrChange w:id="3000" w:author="Claire Kouba" w:date="2023-09-12T16:52:00Z">
            <w:rPr>
              <w:spacing w:val="-25"/>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13"/>
          <w:w w:val="105"/>
          <w:position w:val="-2"/>
          <w:sz w:val="22"/>
          <w:szCs w:val="22"/>
          <w:rPrChange w:id="3001" w:author="Claire Kouba" w:date="2023-09-12T16:52:00Z">
            <w:rPr>
              <w:i/>
              <w:spacing w:val="-7"/>
              <w:w w:val="105"/>
              <w:position w:val="-2"/>
            </w:rPr>
          </w:rPrChange>
        </w:rPr>
        <w:t xml:space="preserve"> </w:t>
      </w:r>
      <w:r w:rsidRPr="00D753AC">
        <w:rPr>
          <w:rFonts w:cs="Times New Roman"/>
          <w:w w:val="105"/>
          <w:sz w:val="22"/>
          <w:szCs w:val="22"/>
        </w:rPr>
        <w:t>is</w:t>
      </w:r>
      <w:r w:rsidRPr="00D753AC">
        <w:rPr>
          <w:rFonts w:cs="Times New Roman"/>
          <w:spacing w:val="-29"/>
          <w:w w:val="105"/>
          <w:sz w:val="22"/>
          <w:szCs w:val="22"/>
          <w:rPrChange w:id="3002" w:author="Claire Kouba" w:date="2023-09-12T16:52:00Z">
            <w:rPr>
              <w:spacing w:val="-25"/>
              <w:w w:val="105"/>
            </w:rPr>
          </w:rPrChange>
        </w:rPr>
        <w:t xml:space="preserve"> </w:t>
      </w:r>
      <w:r w:rsidRPr="00D753AC">
        <w:rPr>
          <w:rFonts w:cs="Times New Roman"/>
          <w:w w:val="105"/>
          <w:sz w:val="22"/>
          <w:szCs w:val="22"/>
        </w:rPr>
        <w:t>highly</w:t>
      </w:r>
      <w:r w:rsidRPr="00D753AC">
        <w:rPr>
          <w:rFonts w:cs="Times New Roman"/>
          <w:spacing w:val="-29"/>
          <w:w w:val="105"/>
          <w:sz w:val="22"/>
          <w:szCs w:val="22"/>
          <w:rPrChange w:id="3003" w:author="Claire Kouba" w:date="2023-09-12T16:52:00Z">
            <w:rPr>
              <w:spacing w:val="-25"/>
              <w:w w:val="105"/>
            </w:rPr>
          </w:rPrChange>
        </w:rPr>
        <w:t xml:space="preserve"> </w:t>
      </w:r>
      <w:r w:rsidRPr="00D753AC">
        <w:rPr>
          <w:rFonts w:cs="Times New Roman"/>
          <w:w w:val="105"/>
          <w:sz w:val="22"/>
          <w:szCs w:val="22"/>
        </w:rPr>
        <w:t>variable</w:t>
      </w:r>
      <w:r w:rsidRPr="00D753AC">
        <w:rPr>
          <w:rFonts w:cs="Times New Roman"/>
          <w:spacing w:val="-29"/>
          <w:w w:val="105"/>
          <w:sz w:val="22"/>
          <w:szCs w:val="22"/>
          <w:rPrChange w:id="3004" w:author="Claire Kouba" w:date="2023-09-12T16:52:00Z">
            <w:rPr>
              <w:spacing w:val="-25"/>
              <w:w w:val="105"/>
            </w:rPr>
          </w:rPrChange>
        </w:rPr>
        <w:t xml:space="preserve"> </w:t>
      </w:r>
      <w:r w:rsidRPr="00D753AC">
        <w:rPr>
          <w:rFonts w:cs="Times New Roman"/>
          <w:w w:val="105"/>
          <w:sz w:val="22"/>
          <w:szCs w:val="22"/>
        </w:rPr>
        <w:t>and,</w:t>
      </w:r>
      <w:r w:rsidRPr="00D753AC">
        <w:rPr>
          <w:rFonts w:cs="Times New Roman"/>
          <w:spacing w:val="-29"/>
          <w:w w:val="105"/>
          <w:sz w:val="22"/>
          <w:szCs w:val="22"/>
          <w:rPrChange w:id="3005" w:author="Claire Kouba" w:date="2023-09-12T16:52:00Z">
            <w:rPr>
              <w:w w:val="99"/>
            </w:rPr>
          </w:rPrChange>
        </w:rPr>
        <w:t xml:space="preserve"> </w:t>
      </w:r>
      <w:r w:rsidRPr="00D753AC">
        <w:rPr>
          <w:rFonts w:cs="Times New Roman"/>
          <w:w w:val="105"/>
          <w:sz w:val="22"/>
          <w:szCs w:val="22"/>
          <w:rPrChange w:id="3006" w:author="Claire Kouba" w:date="2023-09-12T16:52:00Z">
            <w:rPr/>
          </w:rPrChange>
        </w:rPr>
        <w:t>hence,</w:t>
      </w:r>
      <w:r w:rsidRPr="00D753AC">
        <w:rPr>
          <w:rFonts w:cs="Times New Roman"/>
          <w:spacing w:val="-29"/>
          <w:w w:val="105"/>
          <w:sz w:val="22"/>
          <w:szCs w:val="22"/>
          <w:rPrChange w:id="3007" w:author="Claire Kouba" w:date="2023-09-12T16:52:00Z">
            <w:rPr>
              <w:spacing w:val="-6"/>
            </w:rPr>
          </w:rPrChange>
        </w:rPr>
        <w:t xml:space="preserve"> </w:t>
      </w:r>
      <w:del w:id="3008" w:author="Claire Kouba" w:date="2023-09-12T16:52:00Z">
        <w:r w:rsidR="00505335" w:rsidRPr="00D753AC">
          <w:rPr>
            <w:rFonts w:cs="Times New Roman"/>
            <w:sz w:val="22"/>
            <w:szCs w:val="22"/>
          </w:rPr>
          <w:delText>uncertain</w:delText>
        </w:r>
      </w:del>
      <w:ins w:id="3009" w:author="Claire Kouba" w:date="2023-09-12T16:52:00Z">
        <w:r w:rsidRPr="00D753AC">
          <w:rPr>
            <w:rFonts w:cs="Times New Roman"/>
            <w:w w:val="105"/>
            <w:sz w:val="22"/>
            <w:szCs w:val="22"/>
          </w:rPr>
          <w:t>unpredictable</w:t>
        </w:r>
      </w:ins>
      <w:r w:rsidRPr="00D753AC">
        <w:rPr>
          <w:rFonts w:cs="Times New Roman"/>
          <w:w w:val="105"/>
          <w:sz w:val="22"/>
          <w:szCs w:val="22"/>
          <w:rPrChange w:id="3010" w:author="Claire Kouba" w:date="2023-09-12T16:52:00Z">
            <w:rPr/>
          </w:rPrChange>
        </w:rPr>
        <w:t>.</w:t>
      </w:r>
    </w:p>
    <w:p w:rsidR="00A7616E" w:rsidRPr="00D753AC" w:rsidRDefault="00A7616E" w:rsidP="00D753AC">
      <w:pPr>
        <w:spacing w:before="3"/>
        <w:ind w:left="173"/>
        <w:rPr>
          <w:del w:id="3011" w:author="Claire Kouba" w:date="2023-09-12T16:52:00Z"/>
          <w:rFonts w:ascii="Times New Roman" w:eastAsia="Times New Roman" w:hAnsi="Times New Roman" w:cs="Times New Roman"/>
        </w:rPr>
      </w:pPr>
    </w:p>
    <w:p w:rsidR="002153D1" w:rsidRPr="00D753AC" w:rsidRDefault="002573FA">
      <w:pPr>
        <w:pStyle w:val="Heading2"/>
        <w:numPr>
          <w:ilvl w:val="1"/>
          <w:numId w:val="9"/>
        </w:numPr>
        <w:tabs>
          <w:tab w:val="left" w:pos="619"/>
        </w:tabs>
        <w:spacing w:before="184"/>
        <w:ind w:left="173"/>
        <w:rPr>
          <w:rFonts w:cs="Times New Roman"/>
          <w:sz w:val="22"/>
          <w:szCs w:val="22"/>
        </w:rPr>
        <w:pPrChange w:id="3012" w:author="Claire Kouba" w:date="2023-09-12T16:52:00Z">
          <w:pPr>
            <w:pStyle w:val="Heading1"/>
            <w:numPr>
              <w:ilvl w:val="1"/>
              <w:numId w:val="17"/>
            </w:numPr>
            <w:tabs>
              <w:tab w:val="left" w:pos="579"/>
            </w:tabs>
            <w:ind w:left="173" w:hanging="449"/>
            <w:jc w:val="right"/>
          </w:pPr>
        </w:pPrChange>
      </w:pPr>
      <w:r w:rsidRPr="00D753AC">
        <w:rPr>
          <w:rFonts w:cs="Times New Roman"/>
          <w:sz w:val="22"/>
          <w:szCs w:val="22"/>
        </w:rPr>
        <w:t>Potential predictors and selected</w:t>
      </w:r>
      <w:r w:rsidRPr="00D753AC">
        <w:rPr>
          <w:rFonts w:cs="Times New Roman"/>
          <w:spacing w:val="-5"/>
          <w:sz w:val="22"/>
          <w:szCs w:val="22"/>
        </w:rPr>
        <w:t xml:space="preserve"> </w:t>
      </w:r>
      <w:r w:rsidRPr="00D753AC">
        <w:rPr>
          <w:rFonts w:cs="Times New Roman"/>
          <w:sz w:val="22"/>
          <w:szCs w:val="22"/>
        </w:rPr>
        <w:t>formulations</w:t>
      </w:r>
    </w:p>
    <w:p w:rsidR="002153D1" w:rsidRPr="00D753AC" w:rsidRDefault="002153D1">
      <w:pPr>
        <w:spacing w:before="4"/>
        <w:ind w:left="173"/>
        <w:rPr>
          <w:rFonts w:ascii="Times New Roman" w:eastAsia="Times New Roman" w:hAnsi="Times New Roman" w:cs="Times New Roman"/>
          <w:b/>
          <w:bCs/>
        </w:rPr>
        <w:pPrChange w:id="3013" w:author="Claire Kouba" w:date="2023-09-12T16:52:00Z">
          <w:pPr>
            <w:spacing w:before="8"/>
            <w:ind w:left="173"/>
          </w:pPr>
        </w:pPrChange>
      </w:pPr>
    </w:p>
    <w:p w:rsidR="002153D1" w:rsidRPr="00D753AC" w:rsidRDefault="002573FA">
      <w:pPr>
        <w:pStyle w:val="BodyText"/>
        <w:ind w:left="173"/>
        <w:rPr>
          <w:rFonts w:cs="Times New Roman"/>
          <w:sz w:val="22"/>
          <w:szCs w:val="22"/>
        </w:rPr>
        <w:pPrChange w:id="3014" w:author="Claire Kouba" w:date="2023-09-12T16:52:00Z">
          <w:pPr>
            <w:pStyle w:val="BodyText"/>
            <w:spacing w:line="343" w:lineRule="auto"/>
            <w:ind w:left="173" w:right="103"/>
          </w:pPr>
        </w:pPrChange>
      </w:pPr>
      <w:r w:rsidRPr="00D753AC">
        <w:rPr>
          <w:rFonts w:cs="Times New Roman"/>
          <w:spacing w:val="-9"/>
          <w:sz w:val="22"/>
          <w:szCs w:val="22"/>
        </w:rPr>
        <w:t>To</w:t>
      </w:r>
      <w:r w:rsidRPr="00D753AC">
        <w:rPr>
          <w:rFonts w:cs="Times New Roman"/>
          <w:spacing w:val="-13"/>
          <w:sz w:val="22"/>
          <w:szCs w:val="22"/>
          <w:rPrChange w:id="3015" w:author="Claire Kouba" w:date="2023-09-12T16:52:00Z">
            <w:rPr>
              <w:spacing w:val="-12"/>
            </w:rPr>
          </w:rPrChange>
        </w:rPr>
        <w:t xml:space="preserve"> </w:t>
      </w:r>
      <w:r w:rsidRPr="00D753AC">
        <w:rPr>
          <w:rFonts w:cs="Times New Roman"/>
          <w:sz w:val="22"/>
          <w:szCs w:val="22"/>
        </w:rPr>
        <w:t>evaluate</w:t>
      </w:r>
      <w:r w:rsidRPr="00D753AC">
        <w:rPr>
          <w:rFonts w:cs="Times New Roman"/>
          <w:spacing w:val="-13"/>
          <w:sz w:val="22"/>
          <w:szCs w:val="22"/>
          <w:rPrChange w:id="3016" w:author="Claire Kouba" w:date="2023-09-12T16:52:00Z">
            <w:rPr>
              <w:spacing w:val="-12"/>
            </w:rPr>
          </w:rPrChange>
        </w:rPr>
        <w:t xml:space="preserve"> </w:t>
      </w:r>
      <w:r w:rsidRPr="00D753AC">
        <w:rPr>
          <w:rFonts w:cs="Times New Roman"/>
          <w:sz w:val="22"/>
          <w:szCs w:val="22"/>
        </w:rPr>
        <w:t>candidate</w:t>
      </w:r>
      <w:r w:rsidRPr="00D753AC">
        <w:rPr>
          <w:rFonts w:cs="Times New Roman"/>
          <w:spacing w:val="-13"/>
          <w:sz w:val="22"/>
          <w:szCs w:val="22"/>
          <w:rPrChange w:id="3017" w:author="Claire Kouba" w:date="2023-09-12T16:52:00Z">
            <w:rPr>
              <w:spacing w:val="-12"/>
            </w:rPr>
          </w:rPrChange>
        </w:rPr>
        <w:t xml:space="preserve"> </w:t>
      </w:r>
      <w:r w:rsidRPr="00D753AC">
        <w:rPr>
          <w:rFonts w:cs="Times New Roman"/>
          <w:sz w:val="22"/>
          <w:szCs w:val="22"/>
        </w:rPr>
        <w:t>predictors</w:t>
      </w:r>
      <w:r w:rsidRPr="00D753AC">
        <w:rPr>
          <w:rFonts w:cs="Times New Roman"/>
          <w:spacing w:val="-13"/>
          <w:sz w:val="22"/>
          <w:szCs w:val="22"/>
          <w:rPrChange w:id="3018" w:author="Claire Kouba" w:date="2023-09-12T16:52:00Z">
            <w:rPr>
              <w:spacing w:val="-12"/>
            </w:rPr>
          </w:rPrChange>
        </w:rPr>
        <w:t xml:space="preserve"> </w:t>
      </w:r>
      <w:r w:rsidRPr="00D753AC">
        <w:rPr>
          <w:rFonts w:cs="Times New Roman"/>
          <w:sz w:val="22"/>
          <w:szCs w:val="22"/>
        </w:rPr>
        <w:t>of</w:t>
      </w:r>
      <w:r w:rsidRPr="00D753AC">
        <w:rPr>
          <w:rFonts w:cs="Times New Roman"/>
          <w:spacing w:val="-13"/>
          <w:sz w:val="22"/>
          <w:szCs w:val="22"/>
          <w:rPrChange w:id="3019" w:author="Claire Kouba" w:date="2023-09-12T16:52:00Z">
            <w:rPr>
              <w:spacing w:val="-12"/>
            </w:rPr>
          </w:rPrChange>
        </w:rPr>
        <w:t xml:space="preserve"> </w:t>
      </w:r>
      <w:r w:rsidRPr="00D753AC">
        <w:rPr>
          <w:rFonts w:cs="Times New Roman"/>
          <w:sz w:val="22"/>
          <w:szCs w:val="22"/>
        </w:rPr>
        <w:t>dry</w:t>
      </w:r>
      <w:r w:rsidRPr="00D753AC">
        <w:rPr>
          <w:rFonts w:cs="Times New Roman"/>
          <w:spacing w:val="-13"/>
          <w:sz w:val="22"/>
          <w:szCs w:val="22"/>
          <w:rPrChange w:id="3020" w:author="Claire Kouba" w:date="2023-09-12T16:52:00Z">
            <w:rPr>
              <w:spacing w:val="-12"/>
            </w:rPr>
          </w:rPrChange>
        </w:rPr>
        <w:t xml:space="preserve"> </w:t>
      </w:r>
      <w:r w:rsidRPr="00D753AC">
        <w:rPr>
          <w:rFonts w:cs="Times New Roman"/>
          <w:sz w:val="22"/>
          <w:szCs w:val="22"/>
        </w:rPr>
        <w:t>season</w:t>
      </w:r>
      <w:r w:rsidRPr="00D753AC">
        <w:rPr>
          <w:rFonts w:cs="Times New Roman"/>
          <w:spacing w:val="-13"/>
          <w:sz w:val="22"/>
          <w:szCs w:val="22"/>
          <w:rPrChange w:id="3021" w:author="Claire Kouba" w:date="2023-09-12T16:52:00Z">
            <w:rPr>
              <w:spacing w:val="-12"/>
            </w:rPr>
          </w:rPrChange>
        </w:rPr>
        <w:t xml:space="preserve"> </w:t>
      </w:r>
      <w:r w:rsidRPr="00D753AC">
        <w:rPr>
          <w:rFonts w:cs="Times New Roman"/>
          <w:sz w:val="22"/>
          <w:szCs w:val="22"/>
        </w:rPr>
        <w:t>baseflows,</w:t>
      </w:r>
      <w:r w:rsidRPr="00D753AC">
        <w:rPr>
          <w:rFonts w:cs="Times New Roman"/>
          <w:spacing w:val="-13"/>
          <w:sz w:val="22"/>
          <w:szCs w:val="22"/>
          <w:rPrChange w:id="3022" w:author="Claire Kouba" w:date="2023-09-12T16:52:00Z">
            <w:rPr>
              <w:spacing w:val="-12"/>
            </w:rPr>
          </w:rPrChange>
        </w:rPr>
        <w:t xml:space="preserve"> </w:t>
      </w:r>
      <w:r w:rsidRPr="00D753AC">
        <w:rPr>
          <w:rFonts w:cs="Times New Roman"/>
          <w:sz w:val="22"/>
          <w:szCs w:val="22"/>
        </w:rPr>
        <w:t>Pearson’s</w:t>
      </w:r>
      <w:r w:rsidRPr="00D753AC">
        <w:rPr>
          <w:rFonts w:cs="Times New Roman"/>
          <w:spacing w:val="-13"/>
          <w:sz w:val="22"/>
          <w:szCs w:val="22"/>
          <w:rPrChange w:id="3023" w:author="Claire Kouba" w:date="2023-09-12T16:52:00Z">
            <w:rPr>
              <w:spacing w:val="-12"/>
            </w:rPr>
          </w:rPrChange>
        </w:rPr>
        <w:t xml:space="preserve"> </w:t>
      </w:r>
      <w:r w:rsidRPr="00D753AC">
        <w:rPr>
          <w:rFonts w:cs="Times New Roman"/>
          <w:sz w:val="22"/>
          <w:szCs w:val="22"/>
        </w:rPr>
        <w:t>correlation</w:t>
      </w:r>
      <w:r w:rsidRPr="00D753AC">
        <w:rPr>
          <w:rFonts w:cs="Times New Roman"/>
          <w:spacing w:val="-13"/>
          <w:sz w:val="22"/>
          <w:szCs w:val="22"/>
          <w:rPrChange w:id="3024" w:author="Claire Kouba" w:date="2023-09-12T16:52:00Z">
            <w:rPr>
              <w:spacing w:val="-12"/>
            </w:rPr>
          </w:rPrChange>
        </w:rPr>
        <w:t xml:space="preserve"> </w:t>
      </w:r>
      <w:r w:rsidRPr="00D753AC">
        <w:rPr>
          <w:rFonts w:cs="Times New Roman"/>
          <w:sz w:val="22"/>
          <w:szCs w:val="22"/>
        </w:rPr>
        <w:t>coefficient,</w:t>
      </w:r>
      <w:r w:rsidRPr="00D753AC">
        <w:rPr>
          <w:rFonts w:cs="Times New Roman"/>
          <w:spacing w:val="-13"/>
          <w:sz w:val="22"/>
          <w:szCs w:val="22"/>
          <w:rPrChange w:id="3025" w:author="Claire Kouba" w:date="2023-09-12T16:52:00Z">
            <w:rPr>
              <w:spacing w:val="-12"/>
            </w:rPr>
          </w:rPrChange>
        </w:rPr>
        <w:t xml:space="preserve"> </w:t>
      </w:r>
      <w:r w:rsidRPr="00D753AC">
        <w:rPr>
          <w:rFonts w:eastAsia="Arial" w:cs="Times New Roman"/>
          <w:i/>
          <w:sz w:val="22"/>
          <w:szCs w:val="22"/>
        </w:rPr>
        <w:t>R</w:t>
      </w:r>
      <w:r w:rsidRPr="00D753AC">
        <w:rPr>
          <w:rFonts w:cs="Times New Roman"/>
          <w:sz w:val="22"/>
          <w:szCs w:val="22"/>
        </w:rPr>
        <w:t>,</w:t>
      </w:r>
      <w:r w:rsidRPr="00D753AC">
        <w:rPr>
          <w:rFonts w:cs="Times New Roman"/>
          <w:spacing w:val="-13"/>
          <w:sz w:val="22"/>
          <w:szCs w:val="22"/>
          <w:rPrChange w:id="3026" w:author="Claire Kouba" w:date="2023-09-12T16:52:00Z">
            <w:rPr>
              <w:spacing w:val="-12"/>
            </w:rPr>
          </w:rPrChange>
        </w:rPr>
        <w:t xml:space="preserve"> </w:t>
      </w:r>
      <w:r w:rsidRPr="00D753AC">
        <w:rPr>
          <w:rFonts w:cs="Times New Roman"/>
          <w:sz w:val="22"/>
          <w:szCs w:val="22"/>
        </w:rPr>
        <w:t>was</w:t>
      </w:r>
      <w:r w:rsidRPr="00D753AC">
        <w:rPr>
          <w:rFonts w:cs="Times New Roman"/>
          <w:spacing w:val="-13"/>
          <w:sz w:val="22"/>
          <w:szCs w:val="22"/>
          <w:rPrChange w:id="3027" w:author="Claire Kouba" w:date="2023-09-12T16:52:00Z">
            <w:rPr>
              <w:spacing w:val="-12"/>
            </w:rPr>
          </w:rPrChange>
        </w:rPr>
        <w:t xml:space="preserve"> </w:t>
      </w:r>
      <w:r w:rsidRPr="00D753AC">
        <w:rPr>
          <w:rFonts w:cs="Times New Roman"/>
          <w:sz w:val="22"/>
          <w:szCs w:val="22"/>
        </w:rPr>
        <w:t>calculated</w:t>
      </w:r>
      <w:r w:rsidRPr="00D753AC">
        <w:rPr>
          <w:rFonts w:cs="Times New Roman"/>
          <w:spacing w:val="-13"/>
          <w:sz w:val="22"/>
          <w:szCs w:val="22"/>
          <w:rPrChange w:id="3028" w:author="Claire Kouba" w:date="2023-09-12T16:52:00Z">
            <w:rPr>
              <w:spacing w:val="-12"/>
            </w:rPr>
          </w:rPrChange>
        </w:rPr>
        <w:t xml:space="preserve"> </w:t>
      </w:r>
      <w:r w:rsidRPr="00D753AC">
        <w:rPr>
          <w:rFonts w:cs="Times New Roman"/>
          <w:sz w:val="22"/>
          <w:szCs w:val="22"/>
        </w:rPr>
        <w:t>between</w:t>
      </w:r>
      <w:r w:rsidRPr="00D753AC">
        <w:rPr>
          <w:rFonts w:cs="Times New Roman"/>
          <w:spacing w:val="-13"/>
          <w:sz w:val="22"/>
          <w:szCs w:val="22"/>
          <w:rPrChange w:id="3029" w:author="Claire Kouba" w:date="2023-09-12T16:52:00Z">
            <w:rPr>
              <w:spacing w:val="-12"/>
            </w:rPr>
          </w:rPrChange>
        </w:rPr>
        <w:t xml:space="preserve"> </w:t>
      </w:r>
      <w:r w:rsidRPr="00D753AC">
        <w:rPr>
          <w:rFonts w:eastAsia="Garamond" w:cs="Times New Roman"/>
          <w:sz w:val="22"/>
          <w:szCs w:val="22"/>
        </w:rPr>
        <w:t>o</w:t>
      </w:r>
      <w:r w:rsidRPr="00D753AC">
        <w:rPr>
          <w:rFonts w:cs="Times New Roman"/>
          <w:sz w:val="22"/>
          <w:szCs w:val="22"/>
        </w:rPr>
        <w:t>bserved</w:t>
      </w:r>
      <w:del w:id="3030"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 xml:space="preserve">response variables </w:delText>
        </w:r>
        <w:r w:rsidR="00505335" w:rsidRPr="00D753AC">
          <w:rPr>
            <w:rFonts w:eastAsia="Arial" w:cs="Times New Roman"/>
            <w:i/>
            <w:sz w:val="22"/>
            <w:szCs w:val="22"/>
          </w:rPr>
          <w:delText>V</w:delText>
        </w:r>
        <w:r w:rsidR="00505335" w:rsidRPr="00D753AC">
          <w:rPr>
            <w:rFonts w:eastAsia="Arial" w:cs="Times New Roman"/>
            <w:i/>
            <w:position w:val="-2"/>
            <w:sz w:val="22"/>
            <w:szCs w:val="22"/>
          </w:rPr>
          <w:delText xml:space="preserve">min, </w:delText>
        </w:r>
        <w:r w:rsidR="00505335" w:rsidRPr="00D753AC">
          <w:rPr>
            <w:rFonts w:eastAsia="Bauhaus 93" w:cs="Times New Roman"/>
            <w:position w:val="-2"/>
            <w:sz w:val="22"/>
            <w:szCs w:val="22"/>
          </w:rPr>
          <w:delText xml:space="preserve">30  </w:delText>
        </w:r>
        <w:r w:rsidR="00505335" w:rsidRPr="00D753AC">
          <w:rPr>
            <w:rFonts w:eastAsia="Arial" w:cs="Times New Roman"/>
            <w:i/>
            <w:position w:val="-2"/>
            <w:sz w:val="22"/>
            <w:szCs w:val="22"/>
          </w:rPr>
          <w:delText xml:space="preserve">days  </w:delText>
        </w:r>
        <w:r w:rsidR="00505335" w:rsidRPr="00D753AC">
          <w:rPr>
            <w:rFonts w:cs="Times New Roman"/>
            <w:sz w:val="22"/>
            <w:szCs w:val="22"/>
          </w:rPr>
          <w:delText xml:space="preserve">and </w:delText>
        </w:r>
        <w:r w:rsidR="00505335" w:rsidRPr="00D753AC">
          <w:rPr>
            <w:rFonts w:eastAsia="Arial" w:cs="Times New Roman"/>
            <w:i/>
            <w:sz w:val="22"/>
            <w:szCs w:val="22"/>
          </w:rPr>
          <w:delText>P</w:delText>
        </w:r>
        <w:r w:rsidR="00505335" w:rsidRPr="00D753AC">
          <w:rPr>
            <w:rFonts w:eastAsia="Arial" w:cs="Times New Roman"/>
            <w:i/>
            <w:position w:val="-2"/>
            <w:sz w:val="22"/>
            <w:szCs w:val="22"/>
          </w:rPr>
          <w:delText>spill</w:delText>
        </w:r>
        <w:r w:rsidR="00505335" w:rsidRPr="00D753AC">
          <w:rPr>
            <w:rFonts w:cs="Times New Roman"/>
            <w:sz w:val="22"/>
            <w:szCs w:val="22"/>
          </w:rPr>
          <w:delText xml:space="preserve">, and the following categories of observed predictor data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"_bookmark7"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z w:val="22"/>
            <w:szCs w:val="22"/>
          </w:rPr>
          <w:delText xml:space="preserve"> </w:delText>
        </w:r>
        <w:r w:rsidR="00505335" w:rsidRPr="00D753AC">
          <w:rPr>
            <w:rFonts w:cs="Times New Roman"/>
            <w:spacing w:val="40"/>
            <w:sz w:val="22"/>
            <w:szCs w:val="22"/>
          </w:rPr>
          <w:delText xml:space="preserve"> </w:delText>
        </w:r>
        <w:r w:rsidR="00505335" w:rsidRPr="00D753AC">
          <w:rPr>
            <w:rFonts w:cs="Times New Roman"/>
            <w:sz w:val="22"/>
            <w:szCs w:val="22"/>
          </w:rPr>
          <w:delText>7):</w:delText>
        </w:r>
      </w:del>
    </w:p>
    <w:p w:rsidR="002153D1" w:rsidRPr="00D753AC" w:rsidRDefault="002573FA" w:rsidP="00D753AC">
      <w:pPr>
        <w:pStyle w:val="BodyText"/>
        <w:spacing w:before="90"/>
        <w:ind w:left="173"/>
        <w:rPr>
          <w:ins w:id="3031" w:author="Claire Kouba" w:date="2023-09-12T16:52:00Z"/>
          <w:rFonts w:cs="Times New Roman"/>
          <w:sz w:val="22"/>
          <w:szCs w:val="22"/>
        </w:rPr>
      </w:pPr>
      <w:ins w:id="3032" w:author="Claire Kouba" w:date="2023-09-12T16:52:00Z">
        <w:r w:rsidRPr="00D753AC">
          <w:rPr>
            <w:rFonts w:cs="Times New Roman"/>
            <w:sz w:val="22"/>
            <w:szCs w:val="22"/>
          </w:rPr>
          <w:t xml:space="preserve">response variables </w:t>
        </w:r>
        <w:r w:rsidRPr="00D753AC">
          <w:rPr>
            <w:rFonts w:cs="Times New Roman"/>
            <w:i/>
            <w:sz w:val="22"/>
            <w:szCs w:val="22"/>
          </w:rPr>
          <w:t>V</w:t>
        </w:r>
        <w:r w:rsidRPr="00D753AC">
          <w:rPr>
            <w:rFonts w:cs="Times New Roman"/>
            <w:i/>
            <w:position w:val="-2"/>
            <w:sz w:val="22"/>
            <w:szCs w:val="22"/>
          </w:rPr>
          <w:t xml:space="preserve">min  </w:t>
        </w:r>
        <w:r w:rsidRPr="00D753AC">
          <w:rPr>
            <w:rFonts w:cs="Times New Roman"/>
            <w:sz w:val="22"/>
            <w:szCs w:val="22"/>
          </w:rPr>
          <w:t xml:space="preserve">and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 xml:space="preserve">, and the following categories of observed predictor data (see Results, Section </w:t>
        </w:r>
        <w:r w:rsidRPr="00D753AC">
          <w:rPr>
            <w:rFonts w:cs="Times New Roman"/>
            <w:spacing w:val="7"/>
            <w:sz w:val="22"/>
            <w:szCs w:val="22"/>
          </w:rPr>
          <w:t xml:space="preserve"> </w:t>
        </w:r>
        <w:r w:rsidRPr="00D753AC">
          <w:rPr>
            <w:rFonts w:cs="Times New Roman"/>
            <w:sz w:val="22"/>
            <w:szCs w:val="22"/>
          </w:rPr>
          <w:t>3.3):</w:t>
        </w:r>
      </w:ins>
    </w:p>
    <w:p w:rsidR="002153D1" w:rsidRPr="00D753AC" w:rsidRDefault="002153D1" w:rsidP="00D753AC">
      <w:pPr>
        <w:spacing w:before="5"/>
        <w:ind w:left="173"/>
        <w:rPr>
          <w:ins w:id="3033" w:author="Claire Kouba" w:date="2023-09-12T16:52:00Z"/>
          <w:rFonts w:ascii="Times New Roman" w:eastAsia="Times New Roman" w:hAnsi="Times New Roman" w:cs="Times New Roman"/>
        </w:rPr>
      </w:pPr>
    </w:p>
    <w:p w:rsidR="002153D1" w:rsidRPr="00D753AC" w:rsidRDefault="002573FA">
      <w:pPr>
        <w:pStyle w:val="ListParagraph"/>
        <w:numPr>
          <w:ilvl w:val="0"/>
          <w:numId w:val="7"/>
        </w:numPr>
        <w:tabs>
          <w:tab w:val="left" w:pos="668"/>
        </w:tabs>
        <w:ind w:left="173" w:hanging="249"/>
        <w:rPr>
          <w:rFonts w:ascii="Times New Roman" w:eastAsia="Times New Roman" w:hAnsi="Times New Roman" w:cs="Times New Roman"/>
        </w:rPr>
        <w:pPrChange w:id="3034" w:author="Claire Kouba" w:date="2023-09-12T16:52:00Z">
          <w:pPr>
            <w:pStyle w:val="ListParagraph"/>
            <w:numPr>
              <w:numId w:val="16"/>
            </w:numPr>
            <w:tabs>
              <w:tab w:val="left" w:pos="628"/>
            </w:tabs>
            <w:spacing w:before="161"/>
            <w:ind w:left="173" w:right="98" w:hanging="249"/>
          </w:pPr>
        </w:pPrChange>
      </w:pPr>
      <w:r w:rsidRPr="00D753AC">
        <w:rPr>
          <w:rFonts w:ascii="Times New Roman" w:hAnsi="Times New Roman" w:cs="Times New Roman"/>
        </w:rPr>
        <w:t xml:space="preserve">Spring (March-May) water level observations </w:t>
      </w:r>
      <w:ins w:id="3035" w:author="Claire Kouba" w:date="2023-09-23T11:18:00Z">
        <w:r w:rsidR="000C5A7D">
          <w:rPr>
            <w:rFonts w:ascii="Times New Roman" w:hAnsi="Times New Roman" w:cs="Times New Roman"/>
          </w:rPr>
          <w:t xml:space="preserve">in this case study </w:t>
        </w:r>
      </w:ins>
      <w:r w:rsidRPr="00D753AC">
        <w:rPr>
          <w:rFonts w:ascii="Times New Roman" w:hAnsi="Times New Roman" w:cs="Times New Roman"/>
        </w:rPr>
        <w:t xml:space="preserve">in each of </w:t>
      </w:r>
      <w:del w:id="3036" w:author="Claire Kouba" w:date="2023-09-12T16:52:00Z">
        <w:r w:rsidR="00505335" w:rsidRPr="00D753AC">
          <w:rPr>
            <w:rFonts w:ascii="Times New Roman" w:hAnsi="Times New Roman" w:cs="Times New Roman"/>
          </w:rPr>
          <w:delText>74</w:delText>
        </w:r>
      </w:del>
      <w:ins w:id="3037" w:author="Claire Kouba" w:date="2023-09-12T16:52:00Z">
        <w:r w:rsidRPr="00D753AC">
          <w:rPr>
            <w:rFonts w:ascii="Times New Roman" w:hAnsi="Times New Roman" w:cs="Times New Roman"/>
          </w:rPr>
          <w:t>54</w:t>
        </w:r>
      </w:ins>
      <w:r w:rsidRPr="00D753AC">
        <w:rPr>
          <w:rFonts w:ascii="Times New Roman" w:hAnsi="Times New Roman" w:cs="Times New Roman"/>
        </w:rPr>
        <w:t xml:space="preserve"> individual wells </w:t>
      </w:r>
      <w:del w:id="3038"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"_bookmark8"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del>
      <w:ins w:id="3039"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"_bookmark10"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ins>
      <w:r w:rsidRPr="00D753AC">
        <w:rPr>
          <w:rFonts w:ascii="Times New Roman" w:hAnsi="Times New Roman" w:cs="Times New Roman"/>
          <w:spacing w:val="-21"/>
          <w:rPrChange w:id="3040" w:author="Claire Kouba" w:date="2023-09-12T16:52:00Z">
            <w:rPr>
              <w:rFonts w:ascii="Times New Roman" w:hAnsi="Times New Roman"/>
              <w:spacing w:val="-20"/>
              <w:sz w:val="20"/>
            </w:rPr>
          </w:rPrChange>
        </w:rPr>
        <w:t xml:space="preserve"> </w:t>
      </w:r>
      <w:del w:id="3041" w:author="Claire Kouba" w:date="2023-09-12T16:52:00Z">
        <w:r w:rsidR="00505335" w:rsidRPr="00D753AC">
          <w:rPr>
            <w:rFonts w:ascii="Times New Roman" w:hAnsi="Times New Roman" w:cs="Times New Roman"/>
          </w:rPr>
          <w:delText>8</w:delText>
        </w:r>
      </w:del>
      <w:ins w:id="3042" w:author="Claire Kouba" w:date="2023-09-12T16:52:00Z">
        <w:r w:rsidRPr="00D753AC">
          <w:rPr>
            <w:rFonts w:ascii="Times New Roman" w:hAnsi="Times New Roman" w:cs="Times New Roman"/>
          </w:rPr>
          <w:t>A1</w:t>
        </w:r>
      </w:ins>
      <w:r w:rsidRPr="00D753AC">
        <w:rPr>
          <w:rFonts w:ascii="Times New Roman" w:hAnsi="Times New Roman" w:cs="Times New Roman"/>
        </w:rPr>
        <w:t>).</w:t>
      </w:r>
    </w:p>
    <w:p w:rsidR="002153D1" w:rsidRPr="00D753AC" w:rsidRDefault="002573FA">
      <w:pPr>
        <w:pStyle w:val="ListParagraph"/>
        <w:numPr>
          <w:ilvl w:val="0"/>
          <w:numId w:val="7"/>
        </w:numPr>
        <w:tabs>
          <w:tab w:val="left" w:pos="668"/>
        </w:tabs>
        <w:spacing w:before="104"/>
        <w:ind w:left="173" w:right="158" w:hanging="249"/>
        <w:rPr>
          <w:rFonts w:ascii="Times New Roman" w:eastAsia="Times New Roman" w:hAnsi="Times New Roman" w:cs="Times New Roman"/>
        </w:rPr>
        <w:pPrChange w:id="3043" w:author="Claire Kouba" w:date="2023-09-12T16:52:00Z">
          <w:pPr>
            <w:pStyle w:val="ListParagraph"/>
            <w:numPr>
              <w:numId w:val="16"/>
            </w:numPr>
            <w:tabs>
              <w:tab w:val="left" w:pos="628"/>
            </w:tabs>
            <w:spacing w:before="104"/>
            <w:ind w:left="173" w:right="98" w:hanging="249"/>
          </w:pPr>
        </w:pPrChange>
      </w:pPr>
      <w:r w:rsidRPr="00D753AC">
        <w:rPr>
          <w:rFonts w:ascii="Times New Roman" w:hAnsi="Times New Roman" w:cs="Times New Roman"/>
        </w:rPr>
        <w:t>Annual</w:t>
      </w:r>
      <w:r w:rsidRPr="00D753AC">
        <w:rPr>
          <w:rFonts w:ascii="Times New Roman" w:hAnsi="Times New Roman" w:cs="Times New Roman"/>
          <w:rPrChange w:id="3044" w:author="Claire Kouba" w:date="2023-09-12T16:52:00Z">
            <w:rPr>
              <w:rFonts w:ascii="Times New Roman" w:hAnsi="Times New Roman"/>
              <w:spacing w:val="-4"/>
              <w:sz w:val="20"/>
            </w:rPr>
          </w:rPrChange>
        </w:rPr>
        <w:t xml:space="preserve"> </w:t>
      </w:r>
      <w:r w:rsidRPr="00D753AC">
        <w:rPr>
          <w:rFonts w:ascii="Times New Roman" w:hAnsi="Times New Roman" w:cs="Times New Roman"/>
        </w:rPr>
        <w:t>maximum</w:t>
      </w:r>
      <w:r w:rsidRPr="00D753AC">
        <w:rPr>
          <w:rFonts w:ascii="Times New Roman" w:hAnsi="Times New Roman" w:cs="Times New Roman"/>
          <w:rPrChange w:id="3045" w:author="Claire Kouba" w:date="2023-09-12T16:52:00Z">
            <w:rPr>
              <w:rFonts w:ascii="Times New Roman" w:hAnsi="Times New Roman"/>
              <w:spacing w:val="-4"/>
              <w:sz w:val="20"/>
            </w:rPr>
          </w:rPrChange>
        </w:rPr>
        <w:t xml:space="preserve"> </w:t>
      </w:r>
      <w:r w:rsidRPr="00D753AC">
        <w:rPr>
          <w:rFonts w:ascii="Times New Roman" w:hAnsi="Times New Roman" w:cs="Times New Roman"/>
        </w:rPr>
        <w:t>snowpack</w:t>
      </w:r>
      <w:r w:rsidRPr="00D753AC">
        <w:rPr>
          <w:rFonts w:ascii="Times New Roman" w:hAnsi="Times New Roman" w:cs="Times New Roman"/>
          <w:rPrChange w:id="3046" w:author="Claire Kouba" w:date="2023-09-12T16:52:00Z">
            <w:rPr>
              <w:rFonts w:ascii="Times New Roman" w:hAnsi="Times New Roman"/>
              <w:spacing w:val="-4"/>
              <w:sz w:val="20"/>
            </w:rPr>
          </w:rPrChange>
        </w:rPr>
        <w:t xml:space="preserve"> </w:t>
      </w:r>
      <w:r w:rsidRPr="00D753AC">
        <w:rPr>
          <w:rFonts w:ascii="Times New Roman" w:hAnsi="Times New Roman" w:cs="Times New Roman"/>
        </w:rPr>
        <w:t>water</w:t>
      </w:r>
      <w:r w:rsidRPr="00D753AC">
        <w:rPr>
          <w:rFonts w:ascii="Times New Roman" w:hAnsi="Times New Roman" w:cs="Times New Roman"/>
          <w:rPrChange w:id="3047" w:author="Claire Kouba" w:date="2023-09-12T16:52:00Z">
            <w:rPr>
              <w:rFonts w:ascii="Times New Roman" w:hAnsi="Times New Roman"/>
              <w:spacing w:val="-4"/>
              <w:sz w:val="20"/>
            </w:rPr>
          </w:rPrChange>
        </w:rPr>
        <w:t xml:space="preserve"> </w:t>
      </w:r>
      <w:r w:rsidRPr="00D753AC">
        <w:rPr>
          <w:rFonts w:ascii="Times New Roman" w:hAnsi="Times New Roman" w:cs="Times New Roman"/>
        </w:rPr>
        <w:t>content</w:t>
      </w:r>
      <w:r w:rsidRPr="00D753AC">
        <w:rPr>
          <w:rFonts w:ascii="Times New Roman" w:hAnsi="Times New Roman" w:cs="Times New Roman"/>
          <w:rPrChange w:id="3048" w:author="Claire Kouba" w:date="2023-09-12T16:52:00Z">
            <w:rPr>
              <w:rFonts w:ascii="Times New Roman" w:hAnsi="Times New Roman"/>
              <w:spacing w:val="-4"/>
              <w:sz w:val="20"/>
            </w:rPr>
          </w:rPrChange>
        </w:rPr>
        <w:t xml:space="preserve"> </w:t>
      </w:r>
      <w:r w:rsidRPr="00D753AC">
        <w:rPr>
          <w:rFonts w:ascii="Times New Roman" w:hAnsi="Times New Roman" w:cs="Times New Roman"/>
        </w:rPr>
        <w:t>at</w:t>
      </w:r>
      <w:r w:rsidRPr="00D753AC">
        <w:rPr>
          <w:rFonts w:ascii="Times New Roman" w:hAnsi="Times New Roman" w:cs="Times New Roman"/>
          <w:rPrChange w:id="3049" w:author="Claire Kouba" w:date="2023-09-12T16:52:00Z">
            <w:rPr>
              <w:rFonts w:ascii="Times New Roman" w:hAnsi="Times New Roman"/>
              <w:spacing w:val="-4"/>
              <w:sz w:val="20"/>
            </w:rPr>
          </w:rPrChange>
        </w:rPr>
        <w:t xml:space="preserve"> </w:t>
      </w:r>
      <w:r w:rsidRPr="00D753AC">
        <w:rPr>
          <w:rFonts w:ascii="Times New Roman" w:hAnsi="Times New Roman" w:cs="Times New Roman"/>
        </w:rPr>
        <w:t>each</w:t>
      </w:r>
      <w:r w:rsidRPr="00D753AC">
        <w:rPr>
          <w:rFonts w:ascii="Times New Roman" w:hAnsi="Times New Roman" w:cs="Times New Roman"/>
          <w:rPrChange w:id="3050" w:author="Claire Kouba" w:date="2023-09-12T16:52:00Z">
            <w:rPr>
              <w:rFonts w:ascii="Times New Roman" w:hAnsi="Times New Roman"/>
              <w:spacing w:val="-4"/>
              <w:sz w:val="20"/>
            </w:rPr>
          </w:rPrChange>
        </w:rPr>
        <w:t xml:space="preserve"> </w:t>
      </w:r>
      <w:r w:rsidRPr="00D753AC">
        <w:rPr>
          <w:rFonts w:ascii="Times New Roman" w:hAnsi="Times New Roman" w:cs="Times New Roman"/>
        </w:rPr>
        <w:t>individual</w:t>
      </w:r>
      <w:r w:rsidRPr="00D753AC">
        <w:rPr>
          <w:rFonts w:ascii="Times New Roman" w:hAnsi="Times New Roman" w:cs="Times New Roman"/>
          <w:rPrChange w:id="3051" w:author="Claire Kouba" w:date="2023-09-12T16:52:00Z">
            <w:rPr>
              <w:rFonts w:ascii="Times New Roman" w:hAnsi="Times New Roman"/>
              <w:spacing w:val="-4"/>
              <w:sz w:val="20"/>
            </w:rPr>
          </w:rPrChange>
        </w:rPr>
        <w:t xml:space="preserve"> </w:t>
      </w:r>
      <w:r w:rsidRPr="00D753AC">
        <w:rPr>
          <w:rFonts w:ascii="Times New Roman" w:hAnsi="Times New Roman" w:cs="Times New Roman"/>
        </w:rPr>
        <w:t>snow</w:t>
      </w:r>
      <w:r w:rsidRPr="00D753AC">
        <w:rPr>
          <w:rFonts w:ascii="Times New Roman" w:hAnsi="Times New Roman" w:cs="Times New Roman"/>
          <w:rPrChange w:id="3052" w:author="Claire Kouba" w:date="2023-09-12T16:52:00Z">
            <w:rPr>
              <w:rFonts w:ascii="Times New Roman" w:hAnsi="Times New Roman"/>
              <w:spacing w:val="-4"/>
              <w:sz w:val="20"/>
            </w:rPr>
          </w:rPrChange>
        </w:rPr>
        <w:t xml:space="preserve"> </w:t>
      </w:r>
      <w:r w:rsidRPr="00D753AC">
        <w:rPr>
          <w:rFonts w:ascii="Times New Roman" w:hAnsi="Times New Roman" w:cs="Times New Roman"/>
        </w:rPr>
        <w:t>monitoring</w:t>
      </w:r>
      <w:r w:rsidRPr="00D753AC">
        <w:rPr>
          <w:rFonts w:ascii="Times New Roman" w:hAnsi="Times New Roman" w:cs="Times New Roman"/>
          <w:rPrChange w:id="3053" w:author="Claire Kouba" w:date="2023-09-12T16:52:00Z">
            <w:rPr>
              <w:rFonts w:ascii="Times New Roman" w:hAnsi="Times New Roman"/>
              <w:spacing w:val="-4"/>
              <w:sz w:val="20"/>
            </w:rPr>
          </w:rPrChange>
        </w:rPr>
        <w:t xml:space="preserve"> </w:t>
      </w:r>
      <w:r w:rsidRPr="00D753AC">
        <w:rPr>
          <w:rFonts w:ascii="Times New Roman" w:hAnsi="Times New Roman" w:cs="Times New Roman"/>
        </w:rPr>
        <w:t>station</w:t>
      </w:r>
      <w:r w:rsidRPr="00D753AC">
        <w:rPr>
          <w:rFonts w:ascii="Times New Roman" w:hAnsi="Times New Roman" w:cs="Times New Roman"/>
          <w:rPrChange w:id="3054" w:author="Claire Kouba" w:date="2023-09-12T16:52:00Z">
            <w:rPr>
              <w:rFonts w:ascii="Times New Roman" w:hAnsi="Times New Roman"/>
              <w:spacing w:val="-4"/>
              <w:sz w:val="20"/>
            </w:rPr>
          </w:rPrChange>
        </w:rPr>
        <w:t xml:space="preserve"> </w:t>
      </w:r>
      <w:ins w:id="3055" w:author="Claire Kouba" w:date="2023-09-23T11:19:00Z">
        <w:r w:rsidR="000C5A7D">
          <w:rPr>
            <w:rFonts w:ascii="Times New Roman" w:hAnsi="Times New Roman" w:cs="Times New Roman"/>
          </w:rPr>
          <w:t xml:space="preserve">here </w:t>
        </w:r>
      </w:ins>
      <w:r w:rsidRPr="00D753AC">
        <w:rPr>
          <w:rFonts w:ascii="Times New Roman" w:hAnsi="Times New Roman" w:cs="Times New Roman"/>
        </w:rPr>
        <w:t>at</w:t>
      </w:r>
      <w:r w:rsidRPr="00D753AC">
        <w:rPr>
          <w:rFonts w:ascii="Times New Roman" w:hAnsi="Times New Roman" w:cs="Times New Roman"/>
          <w:rPrChange w:id="3056" w:author="Claire Kouba" w:date="2023-09-12T16:52:00Z">
            <w:rPr>
              <w:rFonts w:ascii="Times New Roman" w:hAnsi="Times New Roman"/>
              <w:spacing w:val="-4"/>
              <w:sz w:val="20"/>
            </w:rPr>
          </w:rPrChange>
        </w:rPr>
        <w:t xml:space="preserve"> </w:t>
      </w:r>
      <w:r w:rsidRPr="00D753AC">
        <w:rPr>
          <w:rFonts w:ascii="Times New Roman" w:hAnsi="Times New Roman" w:cs="Times New Roman"/>
        </w:rPr>
        <w:t>20</w:t>
      </w:r>
      <w:r w:rsidRPr="00D753AC">
        <w:rPr>
          <w:rFonts w:ascii="Times New Roman" w:hAnsi="Times New Roman" w:cs="Times New Roman"/>
          <w:rPrChange w:id="3057" w:author="Claire Kouba" w:date="2023-09-12T16:52:00Z">
            <w:rPr>
              <w:rFonts w:ascii="Times New Roman" w:hAnsi="Times New Roman"/>
              <w:spacing w:val="-4"/>
              <w:sz w:val="20"/>
            </w:rPr>
          </w:rPrChange>
        </w:rPr>
        <w:t xml:space="preserve"> </w:t>
      </w:r>
      <w:del w:id="3058" w:author="Claire Kouba" w:date="2023-09-12T16:52:00Z">
        <w:r w:rsidR="00505335" w:rsidRPr="00D753AC">
          <w:rPr>
            <w:rFonts w:ascii="Times New Roman" w:hAnsi="Times New Roman" w:cs="Times New Roman"/>
          </w:rPr>
          <w:delText>CDEC</w:delText>
        </w:r>
        <w:r w:rsidR="00505335" w:rsidRPr="00D753AC">
          <w:rPr>
            <w:rFonts w:ascii="Times New Roman" w:hAnsi="Times New Roman" w:cs="Times New Roman"/>
            <w:spacing w:val="-4"/>
          </w:rPr>
          <w:delText xml:space="preserve"> </w:delText>
        </w:r>
      </w:del>
      <w:r w:rsidRPr="00D753AC">
        <w:rPr>
          <w:rFonts w:ascii="Times New Roman" w:hAnsi="Times New Roman" w:cs="Times New Roman"/>
        </w:rPr>
        <w:t>stations</w:t>
      </w:r>
      <w:r w:rsidRPr="00D753AC">
        <w:rPr>
          <w:rFonts w:ascii="Times New Roman" w:hAnsi="Times New Roman" w:cs="Times New Roman"/>
          <w:rPrChange w:id="3059" w:author="Claire Kouba" w:date="2023-09-12T16:52:00Z">
            <w:rPr>
              <w:rFonts w:ascii="Times New Roman" w:hAnsi="Times New Roman"/>
              <w:spacing w:val="-4"/>
              <w:sz w:val="20"/>
            </w:rPr>
          </w:rPrChange>
        </w:rPr>
        <w:t xml:space="preserve"> </w:t>
      </w:r>
      <w:del w:id="3060"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3</w:delText>
        </w:r>
      </w:del>
      <w:ins w:id="3061" w:author="Claire Kouba" w:date="2023-09-12T16:52:00Z">
        <w:r w:rsidRPr="00D753AC">
          <w:rPr>
            <w:rFonts w:ascii="Times New Roman" w:hAnsi="Times New Roman" w:cs="Times New Roman"/>
          </w:rPr>
          <w:t>aggregated by</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 xml:space="preserve">California Data Exchange Center (CDEC;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1</w:t>
        </w:r>
      </w:ins>
      <w:r w:rsidRPr="00D753AC">
        <w:rPr>
          <w:rFonts w:ascii="Times New Roman" w:hAnsi="Times New Roman" w:cs="Times New Roman"/>
        </w:rPr>
        <w:t>).</w:t>
      </w:r>
    </w:p>
    <w:p w:rsidR="002153D1" w:rsidRPr="00D753AC" w:rsidRDefault="00312AE7">
      <w:pPr>
        <w:pStyle w:val="ListParagraph"/>
        <w:numPr>
          <w:ilvl w:val="0"/>
          <w:numId w:val="7"/>
        </w:numPr>
        <w:tabs>
          <w:tab w:val="left" w:pos="668"/>
        </w:tabs>
        <w:spacing w:before="3"/>
        <w:ind w:left="173" w:right="158" w:hanging="249"/>
        <w:rPr>
          <w:rFonts w:ascii="Times New Roman" w:eastAsia="Times New Roman" w:hAnsi="Times New Roman" w:cs="Times New Roman"/>
        </w:rPr>
        <w:pPrChange w:id="3062" w:author="Claire Kouba" w:date="2023-09-12T16:52:00Z">
          <w:pPr>
            <w:pStyle w:val="ListParagraph"/>
            <w:numPr>
              <w:numId w:val="16"/>
            </w:numPr>
            <w:tabs>
              <w:tab w:val="left" w:pos="628"/>
            </w:tabs>
            <w:spacing w:before="104" w:line="350" w:lineRule="auto"/>
            <w:ind w:left="173" w:right="138" w:hanging="249"/>
          </w:pPr>
        </w:pPrChange>
      </w:pPr>
      <w:ins w:id="3063" w:author="Claire Kouba" w:date="2023-09-23T11:21:00Z">
        <w:r w:rsidRPr="009A5DD2">
          <w:rPr>
            <w:rFonts w:ascii="Times New Roman" w:hAnsi="Times New Roman" w:cs="Times New Roman"/>
          </w:rPr>
          <w:t xml:space="preserve">Cumulative precipitation, October-April, at local weather stations (here: 12 stations within and 5 outside the watershed for a total of </w:t>
        </w:r>
        <w:r>
          <w:rPr>
            <w:rFonts w:ascii="Times New Roman" w:hAnsi="Times New Roman" w:cs="Times New Roman"/>
          </w:rPr>
          <w:t>17</w:t>
        </w:r>
        <w:r w:rsidRPr="009A5DD2">
          <w:rPr>
            <w:rFonts w:ascii="Times New Roman" w:hAnsi="Times New Roman" w:cs="Times New Roman"/>
          </w:rPr>
          <w:t xml:space="preserve"> NOAA stations; </w:t>
        </w:r>
        <w:r>
          <w:rPr>
            <w:rFonts w:ascii="Times New Roman" w:hAnsi="Times New Roman" w:cs="Times New Roman"/>
          </w:rPr>
          <w:t>Figure 1</w:t>
        </w:r>
        <w:r w:rsidRPr="009A5DD2">
          <w:rPr>
            <w:rFonts w:ascii="Times New Roman" w:hAnsi="Times New Roman" w:cs="Times New Roman"/>
          </w:rPr>
          <w:t xml:space="preserve">). </w:t>
        </w:r>
      </w:ins>
      <w:del w:id="3064" w:author="Claire Kouba" w:date="2023-09-23T11:21:00Z">
        <w:r w:rsidR="002573FA" w:rsidRPr="00D753AC" w:rsidDel="00312AE7">
          <w:rPr>
            <w:rFonts w:ascii="Times New Roman" w:hAnsi="Times New Roman" w:cs="Times New Roman"/>
          </w:rPr>
          <w:delText xml:space="preserve">Cumulative precipitation, October-April, at each weather station within the watershed, and </w:delText>
        </w:r>
        <w:r w:rsidR="002573FA" w:rsidRPr="00D753AC" w:rsidDel="00312AE7">
          <w:rPr>
            <w:rFonts w:ascii="Times New Roman" w:hAnsi="Times New Roman" w:cs="Times New Roman"/>
            <w:spacing w:val="-3"/>
          </w:rPr>
          <w:delText xml:space="preserve">five </w:delText>
        </w:r>
        <w:r w:rsidR="002573FA" w:rsidRPr="00D753AC" w:rsidDel="00312AE7">
          <w:rPr>
            <w:rFonts w:ascii="Times New Roman" w:hAnsi="Times New Roman" w:cs="Times New Roman"/>
          </w:rPr>
          <w:delText>outside the</w:delText>
        </w:r>
        <w:r w:rsidR="002573FA" w:rsidRPr="00D753AC" w:rsidDel="00312AE7">
          <w:rPr>
            <w:rFonts w:ascii="Times New Roman" w:hAnsi="Times New Roman" w:cs="Times New Roman"/>
            <w:spacing w:val="44"/>
          </w:rPr>
          <w:delText xml:space="preserve"> </w:delText>
        </w:r>
        <w:r w:rsidR="002573FA" w:rsidRPr="00D753AC" w:rsidDel="00312AE7">
          <w:rPr>
            <w:rFonts w:ascii="Times New Roman" w:hAnsi="Times New Roman" w:cs="Times New Roman"/>
          </w:rPr>
          <w:delText>watershed</w:delText>
        </w:r>
        <w:r w:rsidR="002573FA" w:rsidRPr="00D753AC" w:rsidDel="00312AE7">
          <w:rPr>
            <w:rFonts w:ascii="Times New Roman" w:hAnsi="Times New Roman" w:cs="Times New Roman"/>
            <w:w w:val="99"/>
          </w:rPr>
          <w:delText xml:space="preserve"> </w:delText>
        </w:r>
        <w:r w:rsidR="002573FA" w:rsidRPr="00D753AC" w:rsidDel="00312AE7">
          <w:rPr>
            <w:rFonts w:ascii="Times New Roman" w:hAnsi="Times New Roman" w:cs="Times New Roman"/>
          </w:rPr>
          <w:delText>(total</w:delText>
        </w:r>
        <w:r w:rsidR="002573FA" w:rsidRPr="00D753AC" w:rsidDel="00312AE7">
          <w:rPr>
            <w:rFonts w:ascii="Times New Roman" w:hAnsi="Times New Roman" w:cs="Times New Roman"/>
            <w:spacing w:val="15"/>
            <w:rPrChange w:id="3065"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of</w:delText>
        </w:r>
        <w:r w:rsidR="002573FA" w:rsidRPr="00D753AC" w:rsidDel="00312AE7">
          <w:rPr>
            <w:rFonts w:ascii="Times New Roman" w:hAnsi="Times New Roman" w:cs="Times New Roman"/>
            <w:spacing w:val="15"/>
            <w:rPrChange w:id="3066"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17</w:delText>
        </w:r>
        <w:r w:rsidR="002573FA" w:rsidRPr="00D753AC" w:rsidDel="00312AE7">
          <w:rPr>
            <w:rFonts w:ascii="Times New Roman" w:hAnsi="Times New Roman" w:cs="Times New Roman"/>
            <w:spacing w:val="15"/>
            <w:rPrChange w:id="3067"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NOAA</w:delText>
        </w:r>
        <w:r w:rsidR="002573FA" w:rsidRPr="00D753AC" w:rsidDel="00312AE7">
          <w:rPr>
            <w:rFonts w:ascii="Times New Roman" w:hAnsi="Times New Roman" w:cs="Times New Roman"/>
            <w:spacing w:val="15"/>
            <w:rPrChange w:id="3068" w:author="Claire Kouba" w:date="2023-09-12T16:52:00Z">
              <w:rPr>
                <w:rFonts w:ascii="Times New Roman" w:hAnsi="Times New Roman"/>
                <w:sz w:val="20"/>
              </w:rPr>
            </w:rPrChange>
          </w:rPr>
          <w:delText xml:space="preserve"> </w:delText>
        </w:r>
        <w:r w:rsidR="002573FA" w:rsidRPr="00D753AC" w:rsidDel="00312AE7">
          <w:rPr>
            <w:rFonts w:ascii="Times New Roman" w:hAnsi="Times New Roman" w:cs="Times New Roman"/>
          </w:rPr>
          <w:delText>stations</w:delText>
        </w:r>
      </w:del>
      <w:del w:id="3069" w:author="Claire Kouba" w:date="2023-09-12T16:52:00Z">
        <w:r w:rsidR="00505335" w:rsidRPr="00D753AC">
          <w:rPr>
            <w:rFonts w:ascii="Times New Roman" w:hAnsi="Times New Roman" w:cs="Times New Roman"/>
          </w:rPr>
          <w:delText>).</w:delText>
        </w:r>
      </w:del>
      <w:del w:id="3070" w:author="Claire Kouba" w:date="2023-09-23T11:21:00Z">
        <w:r w:rsidR="002573FA" w:rsidRPr="00D753AC" w:rsidDel="00312AE7">
          <w:rPr>
            <w:rFonts w:ascii="Times New Roman" w:hAnsi="Times New Roman" w:cs="Times New Roman"/>
            <w:spacing w:val="15"/>
            <w:rPrChange w:id="3071" w:author="Claire Kouba" w:date="2023-09-12T16:52:00Z">
              <w:rPr>
                <w:rFonts w:ascii="Times New Roman" w:hAnsi="Times New Roman"/>
                <w:sz w:val="20"/>
              </w:rPr>
            </w:rPrChange>
          </w:rPr>
          <w:delText xml:space="preserve"> </w:delText>
        </w:r>
      </w:del>
      <w:r w:rsidR="002573FA" w:rsidRPr="00D753AC">
        <w:rPr>
          <w:rFonts w:ascii="Times New Roman" w:hAnsi="Times New Roman" w:cs="Times New Roman"/>
        </w:rPr>
        <w:t>In</w:t>
      </w:r>
      <w:r w:rsidR="002573FA" w:rsidRPr="00D753AC">
        <w:rPr>
          <w:rFonts w:ascii="Times New Roman" w:hAnsi="Times New Roman" w:cs="Times New Roman"/>
          <w:spacing w:val="15"/>
          <w:rPrChange w:id="3072" w:author="Claire Kouba" w:date="2023-09-12T16:52:00Z">
            <w:rPr>
              <w:rFonts w:ascii="Times New Roman" w:hAnsi="Times New Roman"/>
              <w:sz w:val="20"/>
            </w:rPr>
          </w:rPrChange>
        </w:rPr>
        <w:t xml:space="preserve"> </w:t>
      </w:r>
      <w:r w:rsidR="002573FA" w:rsidRPr="00D753AC">
        <w:rPr>
          <w:rFonts w:ascii="Times New Roman" w:hAnsi="Times New Roman" w:cs="Times New Roman"/>
        </w:rPr>
        <w:t>these</w:t>
      </w:r>
      <w:r w:rsidR="002573FA" w:rsidRPr="00D753AC">
        <w:rPr>
          <w:rFonts w:ascii="Times New Roman" w:hAnsi="Times New Roman" w:cs="Times New Roman"/>
          <w:spacing w:val="15"/>
          <w:rPrChange w:id="3073" w:author="Claire Kouba" w:date="2023-09-12T16:52:00Z">
            <w:rPr>
              <w:rFonts w:ascii="Times New Roman" w:hAnsi="Times New Roman"/>
              <w:sz w:val="20"/>
            </w:rPr>
          </w:rPrChange>
        </w:rPr>
        <w:t xml:space="preserve"> </w:t>
      </w:r>
      <w:r w:rsidR="002573FA" w:rsidRPr="00D753AC">
        <w:rPr>
          <w:rFonts w:ascii="Times New Roman" w:hAnsi="Times New Roman" w:cs="Times New Roman"/>
        </w:rPr>
        <w:t>records,</w:t>
      </w:r>
      <w:r w:rsidR="002573FA" w:rsidRPr="00D753AC">
        <w:rPr>
          <w:rFonts w:ascii="Times New Roman" w:hAnsi="Times New Roman" w:cs="Times New Roman"/>
          <w:spacing w:val="15"/>
          <w:rPrChange w:id="3074" w:author="Claire Kouba" w:date="2023-09-12T16:52:00Z">
            <w:rPr>
              <w:rFonts w:ascii="Times New Roman" w:hAnsi="Times New Roman"/>
              <w:sz w:val="20"/>
            </w:rPr>
          </w:rPrChange>
        </w:rPr>
        <w:t xml:space="preserve"> </w:t>
      </w:r>
      <w:r w:rsidR="002573FA" w:rsidRPr="00D753AC">
        <w:rPr>
          <w:rFonts w:ascii="Times New Roman" w:hAnsi="Times New Roman" w:cs="Times New Roman"/>
        </w:rPr>
        <w:t>missing</w:t>
      </w:r>
      <w:r w:rsidR="002573FA" w:rsidRPr="00D753AC">
        <w:rPr>
          <w:rFonts w:ascii="Times New Roman" w:hAnsi="Times New Roman" w:cs="Times New Roman"/>
          <w:spacing w:val="15"/>
          <w:rPrChange w:id="3075" w:author="Claire Kouba" w:date="2023-09-12T16:52:00Z">
            <w:rPr>
              <w:rFonts w:ascii="Times New Roman" w:hAnsi="Times New Roman"/>
              <w:sz w:val="20"/>
            </w:rPr>
          </w:rPrChange>
        </w:rPr>
        <w:t xml:space="preserve"> </w:t>
      </w:r>
      <w:r w:rsidR="002573FA" w:rsidRPr="00D753AC">
        <w:rPr>
          <w:rFonts w:ascii="Times New Roman" w:hAnsi="Times New Roman" w:cs="Times New Roman"/>
        </w:rPr>
        <w:t>values</w:t>
      </w:r>
      <w:r w:rsidR="002573FA" w:rsidRPr="00D753AC">
        <w:rPr>
          <w:rFonts w:ascii="Times New Roman" w:hAnsi="Times New Roman" w:cs="Times New Roman"/>
          <w:spacing w:val="15"/>
          <w:rPrChange w:id="3076" w:author="Claire Kouba" w:date="2023-09-12T16:52:00Z">
            <w:rPr>
              <w:rFonts w:ascii="Times New Roman" w:hAnsi="Times New Roman"/>
              <w:sz w:val="20"/>
            </w:rPr>
          </w:rPrChange>
        </w:rPr>
        <w:t xml:space="preserve"> </w:t>
      </w:r>
      <w:r w:rsidR="002573FA" w:rsidRPr="00D753AC">
        <w:rPr>
          <w:rFonts w:ascii="Times New Roman" w:hAnsi="Times New Roman" w:cs="Times New Roman"/>
        </w:rPr>
        <w:t>(i.e.,</w:t>
      </w:r>
      <w:r w:rsidR="002573FA" w:rsidRPr="00D753AC">
        <w:rPr>
          <w:rFonts w:ascii="Times New Roman" w:hAnsi="Times New Roman" w:cs="Times New Roman"/>
          <w:spacing w:val="15"/>
          <w:rPrChange w:id="3077" w:author="Claire Kouba" w:date="2023-09-12T16:52:00Z">
            <w:rPr>
              <w:rFonts w:ascii="Times New Roman" w:hAnsi="Times New Roman"/>
              <w:sz w:val="20"/>
            </w:rPr>
          </w:rPrChange>
        </w:rPr>
        <w:t xml:space="preserve"> </w:t>
      </w:r>
      <w:r w:rsidR="002573FA" w:rsidRPr="00D753AC">
        <w:rPr>
          <w:rFonts w:ascii="Times New Roman" w:hAnsi="Times New Roman" w:cs="Times New Roman"/>
        </w:rPr>
        <w:t>days</w:t>
      </w:r>
      <w:r w:rsidR="002573FA" w:rsidRPr="00D753AC">
        <w:rPr>
          <w:rFonts w:ascii="Times New Roman" w:hAnsi="Times New Roman" w:cs="Times New Roman"/>
          <w:spacing w:val="15"/>
          <w:rPrChange w:id="3078" w:author="Claire Kouba" w:date="2023-09-12T16:52:00Z">
            <w:rPr>
              <w:rFonts w:ascii="Times New Roman" w:hAnsi="Times New Roman"/>
              <w:sz w:val="20"/>
            </w:rPr>
          </w:rPrChange>
        </w:rPr>
        <w:t xml:space="preserve"> </w:t>
      </w:r>
      <w:r w:rsidR="002573FA" w:rsidRPr="00D753AC">
        <w:rPr>
          <w:rFonts w:ascii="Times New Roman" w:hAnsi="Times New Roman" w:cs="Times New Roman"/>
        </w:rPr>
        <w:t>with</w:t>
      </w:r>
      <w:r w:rsidR="002573FA" w:rsidRPr="00D753AC">
        <w:rPr>
          <w:rFonts w:ascii="Times New Roman" w:hAnsi="Times New Roman" w:cs="Times New Roman"/>
          <w:spacing w:val="15"/>
          <w:rPrChange w:id="3079" w:author="Claire Kouba" w:date="2023-09-12T16:52:00Z">
            <w:rPr>
              <w:rFonts w:ascii="Times New Roman" w:hAnsi="Times New Roman"/>
              <w:sz w:val="20"/>
            </w:rPr>
          </w:rPrChange>
        </w:rPr>
        <w:t xml:space="preserve"> </w:t>
      </w:r>
      <w:r w:rsidR="002573FA" w:rsidRPr="00D753AC">
        <w:rPr>
          <w:rFonts w:ascii="Times New Roman" w:hAnsi="Times New Roman" w:cs="Times New Roman"/>
        </w:rPr>
        <w:t>no</w:t>
      </w:r>
      <w:r w:rsidR="002573FA" w:rsidRPr="00D753AC">
        <w:rPr>
          <w:rFonts w:ascii="Times New Roman" w:hAnsi="Times New Roman" w:cs="Times New Roman"/>
          <w:spacing w:val="15"/>
          <w:rPrChange w:id="3080" w:author="Claire Kouba" w:date="2023-09-12T16:52:00Z">
            <w:rPr>
              <w:rFonts w:ascii="Times New Roman" w:hAnsi="Times New Roman"/>
              <w:sz w:val="20"/>
            </w:rPr>
          </w:rPrChange>
        </w:rPr>
        <w:t xml:space="preserve"> </w:t>
      </w:r>
      <w:r w:rsidR="002573FA" w:rsidRPr="00D753AC">
        <w:rPr>
          <w:rFonts w:ascii="Times New Roman" w:hAnsi="Times New Roman" w:cs="Times New Roman"/>
        </w:rPr>
        <w:t>recorded</w:t>
      </w:r>
      <w:r w:rsidR="002573FA" w:rsidRPr="00D753AC">
        <w:rPr>
          <w:rFonts w:ascii="Times New Roman" w:hAnsi="Times New Roman" w:cs="Times New Roman"/>
          <w:spacing w:val="15"/>
          <w:rPrChange w:id="3081" w:author="Claire Kouba" w:date="2023-09-12T16:52:00Z">
            <w:rPr>
              <w:rFonts w:ascii="Times New Roman" w:hAnsi="Times New Roman"/>
              <w:sz w:val="20"/>
            </w:rPr>
          </w:rPrChange>
        </w:rPr>
        <w:t xml:space="preserve"> </w:t>
      </w:r>
      <w:r w:rsidR="002573FA" w:rsidRPr="00D753AC">
        <w:rPr>
          <w:rFonts w:ascii="Times New Roman" w:hAnsi="Times New Roman" w:cs="Times New Roman"/>
        </w:rPr>
        <w:t>observation)</w:t>
      </w:r>
      <w:r w:rsidR="002573FA" w:rsidRPr="00D753AC">
        <w:rPr>
          <w:rFonts w:ascii="Times New Roman" w:hAnsi="Times New Roman" w:cs="Times New Roman"/>
          <w:spacing w:val="15"/>
          <w:rPrChange w:id="3082" w:author="Claire Kouba" w:date="2023-09-12T16:52:00Z">
            <w:rPr>
              <w:rFonts w:ascii="Times New Roman" w:hAnsi="Times New Roman"/>
              <w:sz w:val="20"/>
            </w:rPr>
          </w:rPrChange>
        </w:rPr>
        <w:t xml:space="preserve"> </w:t>
      </w:r>
      <w:r w:rsidR="002573FA" w:rsidRPr="00D753AC">
        <w:rPr>
          <w:rFonts w:ascii="Times New Roman" w:hAnsi="Times New Roman" w:cs="Times New Roman"/>
        </w:rPr>
        <w:t>are</w:t>
      </w:r>
      <w:r w:rsidR="002573FA" w:rsidRPr="00D753AC">
        <w:rPr>
          <w:rFonts w:ascii="Times New Roman" w:hAnsi="Times New Roman" w:cs="Times New Roman"/>
          <w:w w:val="99"/>
          <w:rPrChange w:id="3083" w:author="Claire Kouba" w:date="2023-09-12T16:52:00Z">
            <w:rPr>
              <w:rFonts w:ascii="Times New Roman" w:hAnsi="Times New Roman"/>
              <w:sz w:val="20"/>
            </w:rPr>
          </w:rPrChange>
        </w:rPr>
        <w:t xml:space="preserve"> </w:t>
      </w:r>
      <w:r w:rsidR="002573FA" w:rsidRPr="00D753AC">
        <w:rPr>
          <w:rFonts w:ascii="Times New Roman" w:hAnsi="Times New Roman" w:cs="Times New Roman"/>
        </w:rPr>
        <w:t>assumed</w:t>
      </w:r>
      <w:r w:rsidR="002573FA" w:rsidRPr="00D753AC">
        <w:rPr>
          <w:rFonts w:ascii="Times New Roman" w:hAnsi="Times New Roman" w:cs="Times New Roman"/>
          <w:spacing w:val="-3"/>
          <w:rPrChange w:id="3084" w:author="Claire Kouba" w:date="2023-09-12T16:52:00Z">
            <w:rPr>
              <w:rFonts w:ascii="Times New Roman" w:hAnsi="Times New Roman"/>
              <w:spacing w:val="13"/>
              <w:sz w:val="20"/>
            </w:rPr>
          </w:rPrChange>
        </w:rPr>
        <w:t xml:space="preserve"> </w:t>
      </w:r>
      <w:r w:rsidR="002573FA" w:rsidRPr="00D753AC">
        <w:rPr>
          <w:rFonts w:ascii="Times New Roman" w:hAnsi="Times New Roman" w:cs="Times New Roman"/>
        </w:rPr>
        <w:t>to</w:t>
      </w:r>
      <w:r w:rsidR="002573FA" w:rsidRPr="00D753AC">
        <w:rPr>
          <w:rFonts w:ascii="Times New Roman" w:hAnsi="Times New Roman" w:cs="Times New Roman"/>
          <w:spacing w:val="-3"/>
          <w:rPrChange w:id="3085" w:author="Claire Kouba" w:date="2023-09-12T16:52:00Z">
            <w:rPr>
              <w:rFonts w:ascii="Times New Roman" w:hAnsi="Times New Roman"/>
              <w:w w:val="99"/>
              <w:sz w:val="20"/>
            </w:rPr>
          </w:rPrChange>
        </w:rPr>
        <w:t xml:space="preserve"> </w:t>
      </w:r>
      <w:r w:rsidR="002573FA" w:rsidRPr="00D753AC">
        <w:rPr>
          <w:rFonts w:ascii="Times New Roman" w:hAnsi="Times New Roman" w:cs="Times New Roman"/>
        </w:rPr>
        <w:t>have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0</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precipitation.</w:t>
      </w:r>
      <w:r w:rsidR="002573FA" w:rsidRPr="00D753AC">
        <w:rPr>
          <w:rFonts w:ascii="Times New Roman" w:hAnsi="Times New Roman" w:cs="Times New Roman"/>
          <w:spacing w:val="-3"/>
        </w:rPr>
        <w:t xml:space="preserve"> </w:t>
      </w:r>
      <w:r w:rsidR="002573FA" w:rsidRPr="00D753AC">
        <w:rPr>
          <w:rFonts w:ascii="Times New Roman" w:hAnsi="Times New Roman" w:cs="Times New Roman"/>
          <w:spacing w:val="-4"/>
        </w:rPr>
        <w:t>Water</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years</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with</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more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than</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5</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missing</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days</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are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excluded</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from</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the</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predictor</w:t>
      </w:r>
      <w:r w:rsidR="002573FA" w:rsidRPr="00D753AC">
        <w:rPr>
          <w:rFonts w:ascii="Times New Roman" w:hAnsi="Times New Roman" w:cs="Times New Roman"/>
          <w:spacing w:val="-3"/>
        </w:rPr>
        <w:t xml:space="preserve"> </w:t>
      </w:r>
      <w:r w:rsidR="002573FA" w:rsidRPr="00D753AC">
        <w:rPr>
          <w:rFonts w:ascii="Times New Roman" w:hAnsi="Times New Roman" w:cs="Times New Roman"/>
        </w:rPr>
        <w:t>dataset</w:t>
      </w:r>
      <w:del w:id="3086" w:author="Claire Kouba" w:date="2023-09-12T16:52:00Z">
        <w:r w:rsidR="00505335" w:rsidRPr="00D753AC">
          <w:rPr>
            <w:rFonts w:ascii="Times New Roman" w:hAnsi="Times New Roman" w:cs="Times New Roman"/>
            <w:spacing w:val="-3"/>
          </w:rPr>
          <w:delText xml:space="preserve"> </w:delText>
        </w:r>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3"/>
          </w:rPr>
          <w:delText xml:space="preserve"> </w:delText>
        </w:r>
        <w:r w:rsidR="00505335" w:rsidRPr="00D753AC">
          <w:rPr>
            <w:rFonts w:ascii="Times New Roman" w:hAnsi="Times New Roman" w:cs="Times New Roman"/>
          </w:rPr>
          <w:delText>3).</w:delText>
        </w:r>
      </w:del>
      <w:ins w:id="3087" w:author="Claire Kouba" w:date="2023-09-12T16:52:00Z">
        <w:r w:rsidR="002573FA" w:rsidRPr="00D753AC">
          <w:rPr>
            <w:rFonts w:ascii="Times New Roman" w:hAnsi="Times New Roman" w:cs="Times New Roman"/>
          </w:rPr>
          <w:t>.</w:t>
        </w:r>
      </w:ins>
    </w:p>
    <w:p w:rsidR="002153D1" w:rsidRPr="00D753AC" w:rsidRDefault="002573FA">
      <w:pPr>
        <w:pStyle w:val="ListParagraph"/>
        <w:numPr>
          <w:ilvl w:val="0"/>
          <w:numId w:val="7"/>
        </w:numPr>
        <w:tabs>
          <w:tab w:val="left" w:pos="668"/>
        </w:tabs>
        <w:spacing w:before="43"/>
        <w:ind w:left="173" w:right="158" w:hanging="249"/>
        <w:rPr>
          <w:rFonts w:ascii="Times New Roman" w:hAnsi="Times New Roman" w:cs="Times New Roman"/>
        </w:rPr>
        <w:pPrChange w:id="3088" w:author="Claire Kouba" w:date="2023-09-12T16:52:00Z">
          <w:pPr>
            <w:pStyle w:val="ListParagraph"/>
            <w:numPr>
              <w:numId w:val="16"/>
            </w:numPr>
            <w:tabs>
              <w:tab w:val="left" w:pos="628"/>
            </w:tabs>
            <w:spacing w:before="3" w:line="350" w:lineRule="auto"/>
            <w:ind w:left="173" w:right="138" w:hanging="249"/>
          </w:pPr>
        </w:pPrChange>
      </w:pPr>
      <w:r w:rsidRPr="00D753AC">
        <w:rPr>
          <w:rFonts w:ascii="Times New Roman" w:eastAsia="Times New Roman" w:hAnsi="Times New Roman" w:cs="Times New Roman"/>
        </w:rPr>
        <w:t xml:space="preserve">Cumulative precipitation, October-April, of a composite precipitation record with no missing values, </w:t>
      </w:r>
      <w:ins w:id="3089" w:author="Claire Kouba" w:date="2023-09-23T11:23:00Z">
        <w:r w:rsidR="00AE1314">
          <w:rPr>
            <w:rFonts w:ascii="Times New Roman" w:eastAsia="Times New Roman" w:hAnsi="Times New Roman" w:cs="Times New Roman"/>
          </w:rPr>
          <w:t xml:space="preserve">here </w:t>
        </w:r>
      </w:ins>
      <w:r w:rsidRPr="00D753AC">
        <w:rPr>
          <w:rFonts w:ascii="Times New Roman" w:eastAsia="Times New Roman" w:hAnsi="Times New Roman" w:cs="Times New Roman"/>
        </w:rPr>
        <w:t>representing</w:t>
      </w:r>
      <w:r w:rsidRPr="00D753AC">
        <w:rPr>
          <w:rFonts w:ascii="Times New Roman" w:eastAsia="Times New Roman" w:hAnsi="Times New Roman" w:cs="Times New Roman"/>
          <w:spacing w:val="3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mean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of</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Callahan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Fort</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Jones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NOAA</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weather</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stations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(located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at</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southern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northern</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ends</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of</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8"/>
        </w:rPr>
        <w:t xml:space="preserve"> </w:t>
      </w:r>
      <w:r w:rsidRPr="00D753AC">
        <w:rPr>
          <w:rFonts w:ascii="Times New Roman" w:eastAsia="Times New Roman" w:hAnsi="Times New Roman" w:cs="Times New Roman"/>
          <w:spacing w:val="-4"/>
        </w:rPr>
        <w:t>valley,</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 xml:space="preserve">respectively), and referred to as “cal_fj_interp”. </w:t>
      </w:r>
      <w:r w:rsidRPr="00D753AC">
        <w:rPr>
          <w:rFonts w:ascii="Times New Roman" w:eastAsia="Times New Roman" w:hAnsi="Times New Roman" w:cs="Times New Roman"/>
          <w:spacing w:val="-9"/>
        </w:rPr>
        <w:t xml:space="preserve">To </w:t>
      </w:r>
      <w:r w:rsidRPr="00D753AC">
        <w:rPr>
          <w:rFonts w:ascii="Times New Roman" w:eastAsia="Times New Roman" w:hAnsi="Times New Roman" w:cs="Times New Roman"/>
        </w:rPr>
        <w:t>generate the composite record, missing values in the Callahan</w:t>
      </w:r>
      <w:r w:rsidRPr="00D753AC">
        <w:rPr>
          <w:rFonts w:ascii="Times New Roman" w:eastAsia="Times New Roman" w:hAnsi="Times New Roman" w:cs="Times New Roman"/>
          <w:spacing w:val="18"/>
        </w:rPr>
        <w:t xml:space="preserve"> </w:t>
      </w:r>
      <w:r w:rsidRPr="00D753AC">
        <w:rPr>
          <w:rFonts w:ascii="Times New Roman" w:eastAsia="Times New Roman" w:hAnsi="Times New Roman" w:cs="Times New Roman"/>
        </w:rPr>
        <w:t>and</w:t>
      </w:r>
      <w:bookmarkStart w:id="3090" w:name="_bookmark4"/>
      <w:bookmarkEnd w:id="3090"/>
      <w:r w:rsidR="00B6105C" w:rsidRPr="00D753AC">
        <w:rPr>
          <w:rFonts w:ascii="Times New Roman" w:hAnsi="Times New Roman" w:cs="Times New Roman"/>
          <w:rPrChange w:id="3091" w:author="Claire Kouba" w:date="2023-09-12T16:52:00Z">
            <w:rPr>
              <w:rFonts w:ascii="Times New Roman" w:hAnsi="Times New Roman"/>
              <w:w w:val="99"/>
              <w:sz w:val="20"/>
            </w:rPr>
          </w:rPrChange>
        </w:rPr>
        <w:t xml:space="preserve"> </w:t>
      </w:r>
      <w:r w:rsidRPr="00D753AC">
        <w:rPr>
          <w:rFonts w:ascii="Times New Roman" w:hAnsi="Times New Roman" w:cs="Times New Roman"/>
        </w:rPr>
        <w:t>Fort</w:t>
      </w:r>
      <w:r w:rsidRPr="00D753AC">
        <w:rPr>
          <w:rFonts w:ascii="Times New Roman" w:hAnsi="Times New Roman" w:cs="Times New Roman"/>
          <w:rPrChange w:id="3092" w:author="Claire Kouba" w:date="2023-09-12T16:52:00Z">
            <w:rPr>
              <w:rFonts w:ascii="Times New Roman" w:hAnsi="Times New Roman"/>
              <w:spacing w:val="-3"/>
              <w:sz w:val="20"/>
            </w:rPr>
          </w:rPrChange>
        </w:rPr>
        <w:t xml:space="preserve"> </w:t>
      </w:r>
      <w:r w:rsidRPr="00D753AC">
        <w:rPr>
          <w:rFonts w:ascii="Times New Roman" w:hAnsi="Times New Roman" w:cs="Times New Roman"/>
        </w:rPr>
        <w:t>Jones</w:t>
      </w:r>
      <w:r w:rsidRPr="00D753AC">
        <w:rPr>
          <w:rFonts w:ascii="Times New Roman" w:hAnsi="Times New Roman" w:cs="Times New Roman"/>
          <w:rPrChange w:id="3093" w:author="Claire Kouba" w:date="2023-09-12T16:52:00Z">
            <w:rPr>
              <w:rFonts w:ascii="Times New Roman" w:hAnsi="Times New Roman"/>
              <w:spacing w:val="-3"/>
              <w:sz w:val="20"/>
            </w:rPr>
          </w:rPrChange>
        </w:rPr>
        <w:t xml:space="preserve"> </w:t>
      </w:r>
      <w:ins w:id="3094" w:author="Claire Kouba" w:date="2023-09-12T16:52:00Z">
        <w:r w:rsidRPr="00D753AC">
          <w:rPr>
            <w:rFonts w:ascii="Times New Roman" w:hAnsi="Times New Roman" w:cs="Times New Roman"/>
          </w:rPr>
          <w:t xml:space="preserve">station records </w:t>
        </w:r>
      </w:ins>
      <w:r w:rsidRPr="00D753AC">
        <w:rPr>
          <w:rFonts w:ascii="Times New Roman" w:hAnsi="Times New Roman" w:cs="Times New Roman"/>
        </w:rPr>
        <w:t>were</w:t>
      </w:r>
      <w:r w:rsidRPr="00D753AC">
        <w:rPr>
          <w:rFonts w:ascii="Times New Roman" w:hAnsi="Times New Roman" w:cs="Times New Roman"/>
          <w:rPrChange w:id="3095" w:author="Claire Kouba" w:date="2023-09-12T16:52:00Z">
            <w:rPr>
              <w:rFonts w:ascii="Times New Roman" w:hAnsi="Times New Roman"/>
              <w:spacing w:val="-3"/>
              <w:sz w:val="20"/>
            </w:rPr>
          </w:rPrChange>
        </w:rPr>
        <w:t xml:space="preserve"> </w:t>
      </w:r>
      <w:del w:id="3096" w:author="Claire Kouba" w:date="2023-09-23T11:23:00Z">
        <w:r w:rsidRPr="00D753AC" w:rsidDel="00AE1314">
          <w:rPr>
            <w:rFonts w:ascii="Times New Roman" w:hAnsi="Times New Roman" w:cs="Times New Roman"/>
          </w:rPr>
          <w:delText>interpolated</w:delText>
        </w:r>
        <w:r w:rsidRPr="00D753AC" w:rsidDel="00AE1314">
          <w:rPr>
            <w:rFonts w:ascii="Times New Roman" w:hAnsi="Times New Roman" w:cs="Times New Roman"/>
            <w:rPrChange w:id="3097" w:author="Claire Kouba" w:date="2023-09-12T16:52:00Z">
              <w:rPr>
                <w:rFonts w:ascii="Times New Roman" w:hAnsi="Times New Roman"/>
                <w:spacing w:val="-3"/>
                <w:sz w:val="20"/>
              </w:rPr>
            </w:rPrChange>
          </w:rPr>
          <w:delText xml:space="preserve"> </w:delText>
        </w:r>
      </w:del>
      <w:ins w:id="3098" w:author="Claire Kouba" w:date="2023-09-23T11:23:00Z">
        <w:r w:rsidR="00AE1314">
          <w:rPr>
            <w:rFonts w:ascii="Times New Roman" w:hAnsi="Times New Roman" w:cs="Times New Roman"/>
          </w:rPr>
          <w:t>imputed</w:t>
        </w:r>
        <w:r w:rsidR="00AE1314" w:rsidRPr="00D753AC">
          <w:rPr>
            <w:rFonts w:ascii="Times New Roman" w:hAnsi="Times New Roman" w:cs="Times New Roman"/>
            <w:rPrChange w:id="3099" w:author="Claire Kouba" w:date="2023-09-12T16:52:00Z">
              <w:rPr>
                <w:rFonts w:ascii="Times New Roman" w:hAnsi="Times New Roman"/>
                <w:spacing w:val="-3"/>
                <w:sz w:val="20"/>
              </w:rPr>
            </w:rPrChange>
          </w:rPr>
          <w:t xml:space="preserve"> </w:t>
        </w:r>
      </w:ins>
      <w:r w:rsidRPr="00D753AC">
        <w:rPr>
          <w:rFonts w:ascii="Times New Roman" w:hAnsi="Times New Roman" w:cs="Times New Roman"/>
        </w:rPr>
        <w:t>based</w:t>
      </w:r>
      <w:r w:rsidRPr="00D753AC">
        <w:rPr>
          <w:rFonts w:ascii="Times New Roman" w:hAnsi="Times New Roman" w:cs="Times New Roman"/>
          <w:rPrChange w:id="3100" w:author="Claire Kouba" w:date="2023-09-12T16:52:00Z">
            <w:rPr>
              <w:rFonts w:ascii="Times New Roman" w:hAnsi="Times New Roman"/>
              <w:spacing w:val="-3"/>
              <w:sz w:val="20"/>
            </w:rPr>
          </w:rPrChange>
        </w:rPr>
        <w:t xml:space="preserve"> </w:t>
      </w:r>
      <w:r w:rsidRPr="00D753AC">
        <w:rPr>
          <w:rFonts w:ascii="Times New Roman" w:hAnsi="Times New Roman" w:cs="Times New Roman"/>
        </w:rPr>
        <w:t>on</w:t>
      </w:r>
      <w:r w:rsidRPr="00D753AC">
        <w:rPr>
          <w:rFonts w:ascii="Times New Roman" w:hAnsi="Times New Roman" w:cs="Times New Roman"/>
          <w:rPrChange w:id="3101" w:author="Claire Kouba" w:date="2023-09-12T16:52:00Z">
            <w:rPr>
              <w:rFonts w:ascii="Times New Roman" w:hAnsi="Times New Roman"/>
              <w:spacing w:val="-3"/>
              <w:sz w:val="20"/>
            </w:rPr>
          </w:rPrChange>
        </w:rPr>
        <w:t xml:space="preserve"> </w:t>
      </w:r>
      <w:r w:rsidRPr="00D753AC">
        <w:rPr>
          <w:rFonts w:ascii="Times New Roman" w:hAnsi="Times New Roman" w:cs="Times New Roman"/>
        </w:rPr>
        <w:t>observations</w:t>
      </w:r>
      <w:r w:rsidRPr="00D753AC">
        <w:rPr>
          <w:rFonts w:ascii="Times New Roman" w:hAnsi="Times New Roman" w:cs="Times New Roman"/>
          <w:rPrChange w:id="3102" w:author="Claire Kouba" w:date="2023-09-12T16:52:00Z">
            <w:rPr>
              <w:rFonts w:ascii="Times New Roman" w:hAnsi="Times New Roman"/>
              <w:spacing w:val="-3"/>
              <w:sz w:val="20"/>
            </w:rPr>
          </w:rPrChange>
        </w:rPr>
        <w:t xml:space="preserve"> </w:t>
      </w:r>
      <w:r w:rsidRPr="00D753AC">
        <w:rPr>
          <w:rFonts w:ascii="Times New Roman" w:hAnsi="Times New Roman" w:cs="Times New Roman"/>
        </w:rPr>
        <w:t>at</w:t>
      </w:r>
      <w:r w:rsidRPr="00D753AC">
        <w:rPr>
          <w:rFonts w:ascii="Times New Roman" w:hAnsi="Times New Roman" w:cs="Times New Roman"/>
          <w:rPrChange w:id="3103" w:author="Claire Kouba" w:date="2023-09-12T16:52:00Z">
            <w:rPr>
              <w:rFonts w:ascii="Times New Roman" w:hAnsi="Times New Roman"/>
              <w:spacing w:val="-3"/>
              <w:sz w:val="20"/>
            </w:rPr>
          </w:rPrChange>
        </w:rPr>
        <w:t xml:space="preserve"> </w:t>
      </w:r>
      <w:r w:rsidRPr="00D753AC">
        <w:rPr>
          <w:rFonts w:ascii="Times New Roman" w:hAnsi="Times New Roman" w:cs="Times New Roman"/>
        </w:rPr>
        <w:t>neighboring</w:t>
      </w:r>
      <w:r w:rsidRPr="00D753AC">
        <w:rPr>
          <w:rFonts w:ascii="Times New Roman" w:hAnsi="Times New Roman" w:cs="Times New Roman"/>
          <w:rPrChange w:id="3104" w:author="Claire Kouba" w:date="2023-09-12T16:52:00Z">
            <w:rPr>
              <w:rFonts w:ascii="Times New Roman" w:hAnsi="Times New Roman"/>
              <w:spacing w:val="-3"/>
              <w:sz w:val="20"/>
            </w:rPr>
          </w:rPrChange>
        </w:rPr>
        <w:t xml:space="preserve"> </w:t>
      </w:r>
      <w:r w:rsidRPr="00D753AC">
        <w:rPr>
          <w:rFonts w:ascii="Times New Roman" w:hAnsi="Times New Roman" w:cs="Times New Roman"/>
        </w:rPr>
        <w:t>stations</w:t>
      </w:r>
      <w:r w:rsidRPr="00D753AC">
        <w:rPr>
          <w:rFonts w:ascii="Times New Roman" w:hAnsi="Times New Roman" w:cs="Times New Roman"/>
          <w:rPrChange w:id="3105" w:author="Claire Kouba" w:date="2023-09-12T16:52:00Z">
            <w:rPr>
              <w:rFonts w:ascii="Times New Roman" w:hAnsi="Times New Roman"/>
              <w:spacing w:val="-3"/>
              <w:sz w:val="20"/>
            </w:rPr>
          </w:rPrChange>
        </w:rPr>
        <w:t xml:space="preserve"> </w:t>
      </w:r>
      <w:r w:rsidRPr="00D753AC">
        <w:rPr>
          <w:rFonts w:ascii="Times New Roman" w:hAnsi="Times New Roman" w:cs="Times New Roman"/>
        </w:rPr>
        <w:t>(see</w:t>
      </w:r>
      <w:r w:rsidRPr="00D753AC">
        <w:rPr>
          <w:rFonts w:ascii="Times New Roman" w:hAnsi="Times New Roman" w:cs="Times New Roman"/>
          <w:rPrChange w:id="3106" w:author="Claire Kouba" w:date="2023-09-12T16:52:00Z">
            <w:rPr>
              <w:rFonts w:ascii="Times New Roman" w:hAnsi="Times New Roman"/>
              <w:spacing w:val="-3"/>
              <w:sz w:val="20"/>
            </w:rPr>
          </w:rPrChange>
        </w:rPr>
        <w:t xml:space="preserve"> </w:t>
      </w:r>
      <w:r w:rsidRPr="00D753AC">
        <w:rPr>
          <w:rFonts w:ascii="Times New Roman" w:hAnsi="Times New Roman" w:cs="Times New Roman"/>
        </w:rPr>
        <w:t>method</w:t>
      </w:r>
      <w:r w:rsidRPr="00D753AC">
        <w:rPr>
          <w:rFonts w:ascii="Times New Roman" w:hAnsi="Times New Roman" w:cs="Times New Roman"/>
          <w:rPrChange w:id="3107" w:author="Claire Kouba" w:date="2023-09-12T16:52:00Z">
            <w:rPr>
              <w:rFonts w:ascii="Times New Roman" w:hAnsi="Times New Roman"/>
              <w:spacing w:val="-3"/>
              <w:sz w:val="20"/>
            </w:rPr>
          </w:rPrChange>
        </w:rPr>
        <w:t xml:space="preserve"> </w:t>
      </w:r>
      <w:r w:rsidRPr="00D753AC">
        <w:rPr>
          <w:rFonts w:ascii="Times New Roman" w:hAnsi="Times New Roman" w:cs="Times New Roman"/>
        </w:rPr>
        <w:t>in</w:t>
      </w:r>
      <w:r w:rsidRPr="00D753AC">
        <w:rPr>
          <w:rFonts w:ascii="Times New Roman" w:hAnsi="Times New Roman" w:cs="Times New Roman"/>
          <w:rPrChange w:id="3108" w:author="Claire Kouba" w:date="2023-09-12T16:52:00Z">
            <w:rPr>
              <w:rFonts w:ascii="Times New Roman" w:hAnsi="Times New Roman"/>
              <w:spacing w:val="-3"/>
              <w:sz w:val="20"/>
            </w:rPr>
          </w:rPrChange>
        </w:rPr>
        <w:t xml:space="preserve"> </w:t>
      </w:r>
      <w:del w:id="3109"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"_bookmark21" </w:delInstrText>
        </w:r>
        <w:r w:rsidR="00505335" w:rsidRPr="00D753AC">
          <w:rPr>
            <w:rFonts w:ascii="Times New Roman" w:hAnsi="Times New Roman" w:cs="Times New Roman"/>
          </w:rPr>
          <w:fldChar w:fldCharType="separate"/>
        </w:r>
        <w:r w:rsidR="00505335" w:rsidRPr="00D753AC">
          <w:rPr>
            <w:rFonts w:ascii="Times New Roman" w:eastAsia="Times New Roman" w:hAnsi="Times New Roman" w:cs="Times New Roman"/>
          </w:rPr>
          <w:delText>Foglia</w:delText>
        </w:r>
        <w:r w:rsidR="00505335" w:rsidRPr="00D753AC">
          <w:rPr>
            <w:rFonts w:ascii="Times New Roman" w:eastAsia="Times New Roman" w:hAnsi="Times New Roman" w:cs="Times New Roman"/>
            <w:spacing w:val="-3"/>
          </w:rPr>
          <w:delText xml:space="preserve"> </w:delText>
        </w:r>
        <w:r w:rsidR="00505335" w:rsidRPr="00D753AC">
          <w:rPr>
            <w:rFonts w:ascii="Times New Roman" w:eastAsia="Times New Roman" w:hAnsi="Times New Roman" w:cs="Times New Roman"/>
          </w:rPr>
          <w:delText>et</w:delText>
        </w:r>
        <w:r w:rsidR="00505335" w:rsidRPr="00D753AC">
          <w:rPr>
            <w:rFonts w:ascii="Times New Roman" w:eastAsia="Times New Roman" w:hAnsi="Times New Roman" w:cs="Times New Roman"/>
            <w:spacing w:val="-3"/>
          </w:rPr>
          <w:delText xml:space="preserve"> </w:delText>
        </w:r>
        <w:r w:rsidR="00505335" w:rsidRPr="00D753AC">
          <w:rPr>
            <w:rFonts w:ascii="Times New Roman" w:eastAsia="Times New Roman" w:hAnsi="Times New Roman" w:cs="Times New Roman"/>
          </w:rPr>
          <w:delText>al.,</w:delText>
        </w:r>
        <w:r w:rsidR="00505335" w:rsidRPr="00D753AC">
          <w:rPr>
            <w:rFonts w:ascii="Times New Roman" w:eastAsia="Times New Roman" w:hAnsi="Times New Roman" w:cs="Times New Roman"/>
          </w:rPr>
          <w:fldChar w:fldCharType="end"/>
        </w:r>
      </w:del>
      <w:ins w:id="3110"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"_bookmark30" </w:instrText>
        </w:r>
        <w:r w:rsidRPr="00D753AC">
          <w:rPr>
            <w:rFonts w:ascii="Times New Roman" w:hAnsi="Times New Roman" w:cs="Times New Roman"/>
          </w:rPr>
          <w:fldChar w:fldCharType="separate"/>
        </w:r>
        <w:r w:rsidRPr="00D753AC">
          <w:rPr>
            <w:rFonts w:ascii="Times New Roman" w:hAnsi="Times New Roman" w:cs="Times New Roman"/>
          </w:rPr>
          <w:t>Foglia et</w:t>
        </w:r>
        <w:r w:rsidRPr="00D753AC">
          <w:rPr>
            <w:rFonts w:ascii="Times New Roman" w:hAnsi="Times New Roman" w:cs="Times New Roman"/>
            <w:spacing w:val="25"/>
          </w:rPr>
          <w:t xml:space="preserve"> </w:t>
        </w:r>
        <w:r w:rsidRPr="00D753AC">
          <w:rPr>
            <w:rFonts w:ascii="Times New Roman" w:hAnsi="Times New Roman" w:cs="Times New Roman"/>
          </w:rPr>
          <w:t>al.,</w:t>
        </w:r>
        <w:r w:rsidRPr="00D753AC">
          <w:rPr>
            <w:rFonts w:ascii="Times New Roman" w:hAnsi="Times New Roman" w:cs="Times New Roman"/>
          </w:rPr>
          <w:fldChar w:fldCharType="end"/>
        </w:r>
      </w:ins>
      <w:r w:rsidRPr="00D753AC">
        <w:rPr>
          <w:rFonts w:ascii="Times New Roman" w:hAnsi="Times New Roman" w:cs="Times New Roman"/>
          <w:w w:val="99"/>
          <w:rPrChange w:id="3111" w:author="Claire Kouba" w:date="2023-09-12T16:52:00Z">
            <w:rPr>
              <w:rFonts w:ascii="Times New Roman" w:hAnsi="Times New Roman"/>
              <w:spacing w:val="-3"/>
              <w:sz w:val="20"/>
            </w:rPr>
          </w:rPrChange>
        </w:rPr>
        <w:t xml:space="preserve"> </w:t>
      </w:r>
      <w:del w:id="3112"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"_bookmark21" </w:delInstrText>
        </w:r>
        <w:r w:rsidR="00505335" w:rsidRPr="00D753AC">
          <w:rPr>
            <w:rFonts w:ascii="Times New Roman" w:hAnsi="Times New Roman" w:cs="Times New Roman"/>
          </w:rPr>
          <w:fldChar w:fldCharType="separate"/>
        </w:r>
        <w:r w:rsidR="00505335" w:rsidRPr="00D753AC">
          <w:rPr>
            <w:rFonts w:ascii="Times New Roman" w:eastAsia="Times New Roman" w:hAnsi="Times New Roman" w:cs="Times New Roman"/>
          </w:rPr>
          <w:delText>2013).</w:delText>
        </w:r>
        <w:r w:rsidR="00505335" w:rsidRPr="00D753AC">
          <w:rPr>
            <w:rFonts w:ascii="Times New Roman" w:eastAsia="Times New Roman" w:hAnsi="Times New Roman" w:cs="Times New Roman"/>
          </w:rPr>
          <w:fldChar w:fldCharType="end"/>
        </w:r>
      </w:del>
      <w:ins w:id="3113"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"_bookmark30" </w:instrText>
        </w:r>
        <w:r w:rsidRPr="00D753AC">
          <w:rPr>
            <w:rFonts w:ascii="Times New Roman" w:hAnsi="Times New Roman" w:cs="Times New Roman"/>
          </w:rPr>
          <w:fldChar w:fldCharType="separate"/>
        </w:r>
        <w:r w:rsidRPr="00D753AC">
          <w:rPr>
            <w:rFonts w:ascii="Times New Roman" w:hAnsi="Times New Roman" w:cs="Times New Roman"/>
          </w:rPr>
          <w:t>2013a).</w:t>
        </w:r>
        <w:r w:rsidRPr="00D753AC">
          <w:rPr>
            <w:rFonts w:ascii="Times New Roman" w:hAnsi="Times New Roman" w:cs="Times New Roman"/>
          </w:rPr>
          <w:fldChar w:fldCharType="end"/>
        </w:r>
      </w:ins>
    </w:p>
    <w:p w:rsidR="002153D1" w:rsidRPr="00D753AC" w:rsidRDefault="002573FA">
      <w:pPr>
        <w:pStyle w:val="ListParagraph"/>
        <w:numPr>
          <w:ilvl w:val="0"/>
          <w:numId w:val="7"/>
        </w:numPr>
        <w:tabs>
          <w:tab w:val="left" w:pos="708"/>
        </w:tabs>
        <w:spacing w:before="3"/>
        <w:ind w:left="173" w:right="98" w:hanging="249"/>
        <w:rPr>
          <w:rFonts w:ascii="Times New Roman" w:eastAsia="Times New Roman" w:hAnsi="Times New Roman" w:cs="Times New Roman"/>
        </w:rPr>
        <w:pPrChange w:id="3114" w:author="Claire Kouba" w:date="2023-09-12T16:52:00Z">
          <w:pPr>
            <w:pStyle w:val="ListParagraph"/>
            <w:numPr>
              <w:numId w:val="16"/>
            </w:numPr>
            <w:tabs>
              <w:tab w:val="left" w:pos="628"/>
            </w:tabs>
            <w:spacing w:before="3" w:line="350" w:lineRule="auto"/>
            <w:ind w:left="173" w:right="138" w:hanging="249"/>
          </w:pPr>
        </w:pPrChange>
      </w:pPr>
      <w:r w:rsidRPr="00D753AC">
        <w:rPr>
          <w:rFonts w:ascii="Times New Roman" w:hAnsi="Times New Roman" w:cs="Times New Roman"/>
        </w:rPr>
        <w:t>The</w:t>
      </w:r>
      <w:r w:rsidRPr="00D753AC">
        <w:rPr>
          <w:rFonts w:ascii="Times New Roman" w:hAnsi="Times New Roman" w:cs="Times New Roman"/>
          <w:spacing w:val="11"/>
          <w:rPrChange w:id="3115" w:author="Claire Kouba" w:date="2023-09-12T16:52:00Z">
            <w:rPr>
              <w:rFonts w:ascii="Times New Roman" w:hAnsi="Times New Roman"/>
              <w:spacing w:val="30"/>
              <w:sz w:val="20"/>
            </w:rPr>
          </w:rPrChange>
        </w:rPr>
        <w:t xml:space="preserve"> </w:t>
      </w:r>
      <w:r w:rsidRPr="00D753AC">
        <w:rPr>
          <w:rFonts w:ascii="Times New Roman" w:hAnsi="Times New Roman" w:cs="Times New Roman"/>
        </w:rPr>
        <w:t>flow</w:t>
      </w:r>
      <w:r w:rsidRPr="00D753AC">
        <w:rPr>
          <w:rFonts w:ascii="Times New Roman" w:hAnsi="Times New Roman" w:cs="Times New Roman"/>
          <w:spacing w:val="11"/>
          <w:rPrChange w:id="3116" w:author="Claire Kouba" w:date="2023-09-12T16:52:00Z">
            <w:rPr>
              <w:rFonts w:ascii="Times New Roman" w:hAnsi="Times New Roman"/>
              <w:spacing w:val="30"/>
              <w:sz w:val="20"/>
            </w:rPr>
          </w:rPrChange>
        </w:rPr>
        <w:t xml:space="preserve"> </w:t>
      </w:r>
      <w:r w:rsidRPr="00D753AC">
        <w:rPr>
          <w:rFonts w:ascii="Times New Roman" w:hAnsi="Times New Roman" w:cs="Times New Roman"/>
        </w:rPr>
        <w:t>volumes</w:t>
      </w:r>
      <w:r w:rsidRPr="00D753AC">
        <w:rPr>
          <w:rFonts w:ascii="Times New Roman" w:hAnsi="Times New Roman" w:cs="Times New Roman"/>
          <w:spacing w:val="11"/>
          <w:rPrChange w:id="3117" w:author="Claire Kouba" w:date="2023-09-12T16:52:00Z">
            <w:rPr>
              <w:rFonts w:ascii="Times New Roman" w:hAnsi="Times New Roman"/>
              <w:spacing w:val="29"/>
              <w:sz w:val="20"/>
            </w:rPr>
          </w:rPrChange>
        </w:rPr>
        <w:t xml:space="preserve"> </w:t>
      </w:r>
      <w:r w:rsidRPr="00D753AC">
        <w:rPr>
          <w:rFonts w:ascii="Times New Roman" w:hAnsi="Times New Roman" w:cs="Times New Roman"/>
        </w:rPr>
        <w:t>observed</w:t>
      </w:r>
      <w:r w:rsidRPr="00D753AC">
        <w:rPr>
          <w:rFonts w:ascii="Times New Roman" w:hAnsi="Times New Roman" w:cs="Times New Roman"/>
          <w:spacing w:val="11"/>
          <w:rPrChange w:id="3118" w:author="Claire Kouba" w:date="2023-09-12T16:52:00Z">
            <w:rPr>
              <w:rFonts w:ascii="Times New Roman" w:hAnsi="Times New Roman"/>
              <w:spacing w:val="30"/>
              <w:sz w:val="20"/>
            </w:rPr>
          </w:rPrChange>
        </w:rPr>
        <w:t xml:space="preserve"> </w:t>
      </w:r>
      <w:r w:rsidRPr="00D753AC">
        <w:rPr>
          <w:rFonts w:ascii="Times New Roman" w:hAnsi="Times New Roman" w:cs="Times New Roman"/>
        </w:rPr>
        <w:t>at</w:t>
      </w:r>
      <w:r w:rsidRPr="00D753AC">
        <w:rPr>
          <w:rFonts w:ascii="Times New Roman" w:hAnsi="Times New Roman" w:cs="Times New Roman"/>
          <w:spacing w:val="11"/>
          <w:rPrChange w:id="3119" w:author="Claire Kouba" w:date="2023-09-12T16:52:00Z">
            <w:rPr>
              <w:rFonts w:ascii="Times New Roman" w:hAnsi="Times New Roman"/>
              <w:spacing w:val="30"/>
              <w:sz w:val="20"/>
            </w:rPr>
          </w:rPrChange>
        </w:rPr>
        <w:t xml:space="preserve"> </w:t>
      </w:r>
      <w:ins w:id="3120" w:author="Claire Kouba" w:date="2023-09-23T11:23:00Z">
        <w:r w:rsidR="000A3162">
          <w:rPr>
            <w:rFonts w:ascii="Times New Roman" w:hAnsi="Times New Roman" w:cs="Times New Roman"/>
            <w:spacing w:val="11"/>
          </w:rPr>
          <w:t xml:space="preserve">the watershed outlet, here </w:t>
        </w:r>
      </w:ins>
      <w:r w:rsidRPr="00D753AC">
        <w:rPr>
          <w:rFonts w:ascii="Times New Roman" w:hAnsi="Times New Roman" w:cs="Times New Roman"/>
        </w:rPr>
        <w:t>the</w:t>
      </w:r>
      <w:r w:rsidRPr="00D753AC">
        <w:rPr>
          <w:rFonts w:ascii="Times New Roman" w:hAnsi="Times New Roman" w:cs="Times New Roman"/>
          <w:spacing w:val="11"/>
          <w:rPrChange w:id="3121" w:author="Claire Kouba" w:date="2023-09-12T16:52:00Z">
            <w:rPr>
              <w:rFonts w:ascii="Times New Roman" w:hAnsi="Times New Roman"/>
              <w:spacing w:val="30"/>
              <w:sz w:val="20"/>
            </w:rPr>
          </w:rPrChange>
        </w:rPr>
        <w:t xml:space="preserve"> </w:t>
      </w:r>
      <w:r w:rsidRPr="00D753AC">
        <w:rPr>
          <w:rFonts w:ascii="Times New Roman" w:hAnsi="Times New Roman" w:cs="Times New Roman"/>
        </w:rPr>
        <w:t>Fort</w:t>
      </w:r>
      <w:r w:rsidRPr="00D753AC">
        <w:rPr>
          <w:rFonts w:ascii="Times New Roman" w:hAnsi="Times New Roman" w:cs="Times New Roman"/>
          <w:spacing w:val="11"/>
          <w:rPrChange w:id="3122" w:author="Claire Kouba" w:date="2023-09-12T16:52:00Z">
            <w:rPr>
              <w:rFonts w:ascii="Times New Roman" w:hAnsi="Times New Roman"/>
              <w:spacing w:val="30"/>
              <w:sz w:val="20"/>
            </w:rPr>
          </w:rPrChange>
        </w:rPr>
        <w:t xml:space="preserve"> </w:t>
      </w:r>
      <w:r w:rsidRPr="00D753AC">
        <w:rPr>
          <w:rFonts w:ascii="Times New Roman" w:hAnsi="Times New Roman" w:cs="Times New Roman"/>
        </w:rPr>
        <w:t>Jones</w:t>
      </w:r>
      <w:r w:rsidRPr="00D753AC">
        <w:rPr>
          <w:rFonts w:ascii="Times New Roman" w:hAnsi="Times New Roman" w:cs="Times New Roman"/>
          <w:spacing w:val="11"/>
          <w:rPrChange w:id="3123" w:author="Claire Kouba" w:date="2023-09-12T16:52:00Z">
            <w:rPr>
              <w:rFonts w:ascii="Times New Roman" w:hAnsi="Times New Roman"/>
              <w:spacing w:val="30"/>
              <w:sz w:val="20"/>
            </w:rPr>
          </w:rPrChange>
        </w:rPr>
        <w:t xml:space="preserve"> </w:t>
      </w:r>
      <w:r w:rsidRPr="00D753AC">
        <w:rPr>
          <w:rFonts w:ascii="Times New Roman" w:hAnsi="Times New Roman" w:cs="Times New Roman"/>
        </w:rPr>
        <w:t>gauge</w:t>
      </w:r>
      <w:r w:rsidRPr="00D753AC">
        <w:rPr>
          <w:rFonts w:ascii="Times New Roman" w:hAnsi="Times New Roman" w:cs="Times New Roman"/>
          <w:spacing w:val="11"/>
          <w:rPrChange w:id="3124" w:author="Claire Kouba" w:date="2023-09-12T16:52:00Z">
            <w:rPr>
              <w:rFonts w:ascii="Times New Roman" w:hAnsi="Times New Roman"/>
              <w:spacing w:val="29"/>
              <w:sz w:val="20"/>
            </w:rPr>
          </w:rPrChange>
        </w:rPr>
        <w:t xml:space="preserve"> </w:t>
      </w:r>
      <w:r w:rsidRPr="00D753AC">
        <w:rPr>
          <w:rFonts w:ascii="Times New Roman" w:hAnsi="Times New Roman" w:cs="Times New Roman"/>
        </w:rPr>
        <w:t>(USGS</w:t>
      </w:r>
      <w:r w:rsidRPr="00D753AC">
        <w:rPr>
          <w:rFonts w:ascii="Times New Roman" w:hAnsi="Times New Roman" w:cs="Times New Roman"/>
          <w:spacing w:val="11"/>
          <w:rPrChange w:id="3125" w:author="Claire Kouba" w:date="2023-09-12T16:52:00Z">
            <w:rPr>
              <w:rFonts w:ascii="Times New Roman" w:hAnsi="Times New Roman"/>
              <w:spacing w:val="30"/>
              <w:sz w:val="20"/>
            </w:rPr>
          </w:rPrChange>
        </w:rPr>
        <w:t xml:space="preserve"> </w:t>
      </w:r>
      <w:r w:rsidRPr="00D753AC">
        <w:rPr>
          <w:rFonts w:ascii="Times New Roman" w:hAnsi="Times New Roman" w:cs="Times New Roman"/>
        </w:rPr>
        <w:t>ID</w:t>
      </w:r>
      <w:r w:rsidRPr="00D753AC">
        <w:rPr>
          <w:rFonts w:ascii="Times New Roman" w:hAnsi="Times New Roman" w:cs="Times New Roman"/>
          <w:spacing w:val="11"/>
          <w:rPrChange w:id="3126" w:author="Claire Kouba" w:date="2023-09-12T16:52:00Z">
            <w:rPr>
              <w:rFonts w:ascii="Times New Roman" w:hAnsi="Times New Roman"/>
              <w:spacing w:val="30"/>
              <w:sz w:val="20"/>
            </w:rPr>
          </w:rPrChange>
        </w:rPr>
        <w:t xml:space="preserve"> </w:t>
      </w:r>
      <w:r w:rsidRPr="00D753AC">
        <w:rPr>
          <w:rFonts w:ascii="Times New Roman" w:hAnsi="Times New Roman" w:cs="Times New Roman"/>
        </w:rPr>
        <w:t>11519500</w:t>
      </w:r>
      <w:ins w:id="3127" w:author="Claire Kouba" w:date="2023-09-12T16:52:00Z">
        <w:r w:rsidRPr="00D753AC">
          <w:rPr>
            <w:rFonts w:ascii="Times New Roman" w:hAnsi="Times New Roman" w:cs="Times New Roman"/>
          </w:rPr>
          <w:t>;</w:t>
        </w:r>
        <w:r w:rsidRPr="00D753AC">
          <w:rPr>
            <w:rFonts w:ascii="Times New Roman" w:hAnsi="Times New Roman" w:cs="Times New Roman"/>
            <w:spacing w:val="11"/>
          </w:rPr>
          <w:t xml:space="preserve"> </w:t>
        </w:r>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11"/>
          </w:rPr>
          <w:t xml:space="preserve"> </w:t>
        </w:r>
        <w:r w:rsidRPr="00D753AC">
          <w:rPr>
            <w:rFonts w:ascii="Times New Roman" w:hAnsi="Times New Roman" w:cs="Times New Roman"/>
          </w:rPr>
          <w:t>1</w:t>
        </w:r>
      </w:ins>
      <w:r w:rsidRPr="00D753AC">
        <w:rPr>
          <w:rFonts w:ascii="Times New Roman" w:hAnsi="Times New Roman" w:cs="Times New Roman"/>
        </w:rPr>
        <w:t>)</w:t>
      </w:r>
      <w:r w:rsidRPr="00D753AC">
        <w:rPr>
          <w:rFonts w:ascii="Times New Roman" w:hAnsi="Times New Roman" w:cs="Times New Roman"/>
          <w:spacing w:val="11"/>
          <w:rPrChange w:id="3128" w:author="Claire Kouba" w:date="2023-09-12T16:52:00Z">
            <w:rPr>
              <w:rFonts w:ascii="Times New Roman" w:hAnsi="Times New Roman"/>
              <w:spacing w:val="30"/>
              <w:sz w:val="20"/>
            </w:rPr>
          </w:rPrChange>
        </w:rPr>
        <w:t xml:space="preserve"> </w:t>
      </w:r>
      <w:r w:rsidRPr="00D753AC">
        <w:rPr>
          <w:rFonts w:ascii="Times New Roman" w:hAnsi="Times New Roman" w:cs="Times New Roman"/>
        </w:rPr>
        <w:t>during</w:t>
      </w:r>
      <w:r w:rsidRPr="00D753AC">
        <w:rPr>
          <w:rFonts w:ascii="Times New Roman" w:hAnsi="Times New Roman" w:cs="Times New Roman"/>
          <w:spacing w:val="11"/>
          <w:rPrChange w:id="3129" w:author="Claire Kouba" w:date="2023-09-12T16:52:00Z">
            <w:rPr>
              <w:rFonts w:ascii="Times New Roman" w:hAnsi="Times New Roman"/>
              <w:spacing w:val="29"/>
              <w:sz w:val="20"/>
            </w:rPr>
          </w:rPrChange>
        </w:rPr>
        <w:t xml:space="preserve"> </w:t>
      </w:r>
      <w:r w:rsidRPr="00D753AC">
        <w:rPr>
          <w:rFonts w:ascii="Times New Roman" w:hAnsi="Times New Roman" w:cs="Times New Roman"/>
        </w:rPr>
        <w:t>the</w:t>
      </w:r>
      <w:r w:rsidRPr="00D753AC">
        <w:rPr>
          <w:rFonts w:ascii="Times New Roman" w:hAnsi="Times New Roman" w:cs="Times New Roman"/>
          <w:spacing w:val="11"/>
          <w:rPrChange w:id="3130" w:author="Claire Kouba" w:date="2023-09-12T16:52:00Z">
            <w:rPr>
              <w:rFonts w:ascii="Times New Roman" w:hAnsi="Times New Roman"/>
              <w:spacing w:val="30"/>
              <w:sz w:val="20"/>
            </w:rPr>
          </w:rPrChange>
        </w:rPr>
        <w:t xml:space="preserve"> </w:t>
      </w:r>
      <w:r w:rsidRPr="00D753AC">
        <w:rPr>
          <w:rFonts w:ascii="Times New Roman" w:hAnsi="Times New Roman" w:cs="Times New Roman"/>
        </w:rPr>
        <w:t>preceding</w:t>
      </w:r>
      <w:r w:rsidRPr="00D753AC">
        <w:rPr>
          <w:rFonts w:ascii="Times New Roman" w:hAnsi="Times New Roman" w:cs="Times New Roman"/>
          <w:spacing w:val="11"/>
          <w:rPrChange w:id="3131" w:author="Claire Kouba" w:date="2023-09-12T16:52:00Z">
            <w:rPr>
              <w:rFonts w:ascii="Times New Roman" w:hAnsi="Times New Roman"/>
              <w:spacing w:val="30"/>
              <w:sz w:val="20"/>
            </w:rPr>
          </w:rPrChange>
        </w:rPr>
        <w:t xml:space="preserve"> </w:t>
      </w:r>
      <w:r w:rsidRPr="00D753AC">
        <w:rPr>
          <w:rFonts w:ascii="Times New Roman" w:hAnsi="Times New Roman" w:cs="Times New Roman"/>
        </w:rPr>
        <w:t>March</w:t>
      </w:r>
      <w:r w:rsidRPr="00D753AC">
        <w:rPr>
          <w:rFonts w:ascii="Times New Roman" w:hAnsi="Times New Roman" w:cs="Times New Roman"/>
          <w:spacing w:val="11"/>
          <w:rPrChange w:id="3132" w:author="Claire Kouba" w:date="2023-09-12T16:52:00Z">
            <w:rPr>
              <w:rFonts w:ascii="Times New Roman" w:hAnsi="Times New Roman"/>
              <w:spacing w:val="30"/>
              <w:sz w:val="20"/>
            </w:rPr>
          </w:rPrChange>
        </w:rPr>
        <w:t xml:space="preserve"> </w:t>
      </w:r>
      <w:r w:rsidRPr="00D753AC">
        <w:rPr>
          <w:rFonts w:ascii="Times New Roman" w:hAnsi="Times New Roman" w:cs="Times New Roman"/>
        </w:rPr>
        <w:t>and</w:t>
      </w:r>
      <w:r w:rsidRPr="00D753AC">
        <w:rPr>
          <w:rFonts w:ascii="Times New Roman" w:hAnsi="Times New Roman" w:cs="Times New Roman"/>
          <w:w w:val="99"/>
          <w:rPrChange w:id="3133" w:author="Claire Kouba" w:date="2023-09-12T16:52:00Z">
            <w:rPr>
              <w:rFonts w:ascii="Times New Roman" w:hAnsi="Times New Roman"/>
              <w:spacing w:val="30"/>
              <w:sz w:val="20"/>
            </w:rPr>
          </w:rPrChange>
        </w:rPr>
        <w:t xml:space="preserve"> </w:t>
      </w:r>
      <w:r w:rsidRPr="00D753AC">
        <w:rPr>
          <w:rFonts w:ascii="Times New Roman" w:hAnsi="Times New Roman" w:cs="Times New Roman"/>
        </w:rPr>
        <w:t>April</w:t>
      </w:r>
      <w:del w:id="3134"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w w:val="99"/>
          </w:rPr>
          <w:delText xml:space="preserve"> </w:delText>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1"/>
          </w:rPr>
          <w:delText xml:space="preserve"> </w:delText>
        </w:r>
        <w:r w:rsidR="00505335" w:rsidRPr="00D753AC">
          <w:rPr>
            <w:rFonts w:ascii="Times New Roman" w:hAnsi="Times New Roman" w:cs="Times New Roman"/>
          </w:rPr>
          <w:delText>3).</w:delText>
        </w:r>
      </w:del>
      <w:ins w:id="3135" w:author="Claire Kouba" w:date="2023-09-12T16:52:00Z">
        <w:r w:rsidRPr="00D753AC">
          <w:rPr>
            <w:rFonts w:ascii="Times New Roman" w:hAnsi="Times New Roman" w:cs="Times New Roman"/>
          </w:rPr>
          <w:t>.</w:t>
        </w:r>
      </w:ins>
    </w:p>
    <w:p w:rsidR="002153D1" w:rsidRPr="00D753AC" w:rsidRDefault="002573FA">
      <w:pPr>
        <w:pStyle w:val="ListParagraph"/>
        <w:numPr>
          <w:ilvl w:val="0"/>
          <w:numId w:val="7"/>
        </w:numPr>
        <w:tabs>
          <w:tab w:val="left" w:pos="708"/>
        </w:tabs>
        <w:spacing w:before="3"/>
        <w:ind w:left="173" w:right="98" w:hanging="249"/>
        <w:rPr>
          <w:rFonts w:ascii="Times New Roman" w:eastAsia="Times New Roman" w:hAnsi="Times New Roman" w:cs="Times New Roman"/>
        </w:rPr>
        <w:pPrChange w:id="3136" w:author="Claire Kouba" w:date="2023-09-12T16:52:00Z">
          <w:pPr>
            <w:pStyle w:val="ListParagraph"/>
            <w:numPr>
              <w:numId w:val="16"/>
            </w:numPr>
            <w:tabs>
              <w:tab w:val="left" w:pos="628"/>
            </w:tabs>
            <w:spacing w:before="3" w:line="326" w:lineRule="auto"/>
            <w:ind w:left="173" w:right="138" w:hanging="249"/>
          </w:pPr>
        </w:pPrChange>
      </w:pPr>
      <w:r w:rsidRPr="00D753AC">
        <w:rPr>
          <w:rFonts w:ascii="Times New Roman" w:hAnsi="Times New Roman" w:cs="Times New Roman"/>
        </w:rPr>
        <w:t>Cumulative</w:t>
      </w:r>
      <w:r w:rsidRPr="00D753AC">
        <w:rPr>
          <w:rFonts w:ascii="Times New Roman" w:hAnsi="Times New Roman" w:cs="Times New Roman"/>
          <w:spacing w:val="-13"/>
          <w:rPrChange w:id="3137" w:author="Claire Kouba" w:date="2023-09-12T16:52:00Z">
            <w:rPr>
              <w:rFonts w:ascii="Times New Roman" w:hAnsi="Times New Roman"/>
              <w:spacing w:val="-4"/>
              <w:sz w:val="20"/>
            </w:rPr>
          </w:rPrChange>
        </w:rPr>
        <w:t xml:space="preserve"> </w:t>
      </w:r>
      <w:r w:rsidRPr="00D753AC">
        <w:rPr>
          <w:rFonts w:ascii="Times New Roman" w:hAnsi="Times New Roman" w:cs="Times New Roman"/>
        </w:rPr>
        <w:t>reference</w:t>
      </w:r>
      <w:r w:rsidRPr="00D753AC">
        <w:rPr>
          <w:rFonts w:ascii="Times New Roman" w:hAnsi="Times New Roman" w:cs="Times New Roman"/>
          <w:spacing w:val="-13"/>
          <w:rPrChange w:id="3138" w:author="Claire Kouba" w:date="2023-09-12T16:52:00Z">
            <w:rPr>
              <w:rFonts w:ascii="Times New Roman" w:hAnsi="Times New Roman"/>
              <w:spacing w:val="-4"/>
              <w:sz w:val="20"/>
            </w:rPr>
          </w:rPrChange>
        </w:rPr>
        <w:t xml:space="preserve"> </w:t>
      </w:r>
      <w:r w:rsidRPr="00D753AC">
        <w:rPr>
          <w:rFonts w:ascii="Times New Roman" w:hAnsi="Times New Roman" w:cs="Times New Roman"/>
        </w:rPr>
        <w:t>evapotranspiration</w:t>
      </w:r>
      <w:r w:rsidRPr="00D753AC">
        <w:rPr>
          <w:rFonts w:ascii="Times New Roman" w:hAnsi="Times New Roman" w:cs="Times New Roman"/>
          <w:spacing w:val="-13"/>
          <w:rPrChange w:id="3139" w:author="Claire Kouba" w:date="2023-09-12T16:52:00Z">
            <w:rPr>
              <w:rFonts w:ascii="Times New Roman" w:hAnsi="Times New Roman"/>
              <w:spacing w:val="-4"/>
              <w:sz w:val="20"/>
            </w:rPr>
          </w:rPrChange>
        </w:rPr>
        <w:t xml:space="preserve"> </w:t>
      </w:r>
      <w:r w:rsidRPr="00D753AC">
        <w:rPr>
          <w:rFonts w:ascii="Times New Roman" w:hAnsi="Times New Roman" w:cs="Times New Roman"/>
        </w:rPr>
        <w:t>(ET</w:t>
      </w:r>
      <w:r w:rsidRPr="00D753AC">
        <w:rPr>
          <w:rFonts w:ascii="Times New Roman" w:hAnsi="Times New Roman" w:cs="Times New Roman"/>
          <w:position w:val="-2"/>
        </w:rPr>
        <w:t>0</w:t>
      </w:r>
      <w:r w:rsidRPr="00D753AC">
        <w:rPr>
          <w:rFonts w:ascii="Times New Roman" w:hAnsi="Times New Roman" w:cs="Times New Roman"/>
        </w:rPr>
        <w:t>),</w:t>
      </w:r>
      <w:r w:rsidRPr="00D753AC">
        <w:rPr>
          <w:rFonts w:ascii="Times New Roman" w:hAnsi="Times New Roman" w:cs="Times New Roman"/>
          <w:spacing w:val="-13"/>
          <w:rPrChange w:id="3140" w:author="Claire Kouba" w:date="2023-09-12T16:52:00Z">
            <w:rPr>
              <w:rFonts w:ascii="Times New Roman" w:hAnsi="Times New Roman"/>
              <w:spacing w:val="-4"/>
              <w:sz w:val="20"/>
            </w:rPr>
          </w:rPrChange>
        </w:rPr>
        <w:t xml:space="preserve"> </w:t>
      </w:r>
      <w:r w:rsidRPr="00D753AC">
        <w:rPr>
          <w:rFonts w:ascii="Times New Roman" w:hAnsi="Times New Roman" w:cs="Times New Roman"/>
        </w:rPr>
        <w:t>October-April,</w:t>
      </w:r>
      <w:r w:rsidRPr="00D753AC">
        <w:rPr>
          <w:rFonts w:ascii="Times New Roman" w:hAnsi="Times New Roman" w:cs="Times New Roman"/>
          <w:spacing w:val="-13"/>
          <w:rPrChange w:id="3141" w:author="Claire Kouba" w:date="2023-09-12T16:52:00Z">
            <w:rPr>
              <w:rFonts w:ascii="Times New Roman" w:hAnsi="Times New Roman"/>
              <w:spacing w:val="-4"/>
              <w:sz w:val="20"/>
            </w:rPr>
          </w:rPrChange>
        </w:rPr>
        <w:t xml:space="preserve"> </w:t>
      </w:r>
      <w:ins w:id="3142" w:author="Claire Kouba" w:date="2023-09-23T11:24:00Z">
        <w:r w:rsidR="000A3162">
          <w:rPr>
            <w:rFonts w:ascii="Times New Roman" w:hAnsi="Times New Roman" w:cs="Times New Roman"/>
            <w:spacing w:val="-13"/>
          </w:rPr>
          <w:t xml:space="preserve">here </w:t>
        </w:r>
      </w:ins>
      <w:r w:rsidRPr="00D753AC">
        <w:rPr>
          <w:rFonts w:ascii="Times New Roman" w:hAnsi="Times New Roman" w:cs="Times New Roman"/>
        </w:rPr>
        <w:t>using</w:t>
      </w:r>
      <w:r w:rsidRPr="00D753AC">
        <w:rPr>
          <w:rFonts w:ascii="Times New Roman" w:hAnsi="Times New Roman" w:cs="Times New Roman"/>
          <w:spacing w:val="-13"/>
          <w:rPrChange w:id="3143" w:author="Claire Kouba" w:date="2023-09-12T16:52:00Z">
            <w:rPr>
              <w:rFonts w:ascii="Times New Roman" w:hAnsi="Times New Roman"/>
              <w:spacing w:val="-4"/>
              <w:sz w:val="20"/>
            </w:rPr>
          </w:rPrChange>
        </w:rPr>
        <w:t xml:space="preserve"> </w:t>
      </w:r>
      <w:r w:rsidRPr="00D753AC">
        <w:rPr>
          <w:rFonts w:ascii="Times New Roman" w:hAnsi="Times New Roman" w:cs="Times New Roman"/>
        </w:rPr>
        <w:t>observations</w:t>
      </w:r>
      <w:r w:rsidRPr="00D753AC">
        <w:rPr>
          <w:rFonts w:ascii="Times New Roman" w:hAnsi="Times New Roman" w:cs="Times New Roman"/>
          <w:spacing w:val="-13"/>
          <w:rPrChange w:id="3144" w:author="Claire Kouba" w:date="2023-09-12T16:52:00Z">
            <w:rPr>
              <w:rFonts w:ascii="Times New Roman" w:hAnsi="Times New Roman"/>
              <w:spacing w:val="-4"/>
              <w:sz w:val="20"/>
            </w:rPr>
          </w:rPrChange>
        </w:rPr>
        <w:t xml:space="preserve"> </w:t>
      </w:r>
      <w:r w:rsidRPr="00D753AC">
        <w:rPr>
          <w:rFonts w:ascii="Times New Roman" w:hAnsi="Times New Roman" w:cs="Times New Roman"/>
        </w:rPr>
        <w:t>from</w:t>
      </w:r>
      <w:r w:rsidRPr="00D753AC">
        <w:rPr>
          <w:rFonts w:ascii="Times New Roman" w:hAnsi="Times New Roman" w:cs="Times New Roman"/>
          <w:spacing w:val="-13"/>
          <w:rPrChange w:id="3145" w:author="Claire Kouba" w:date="2023-09-12T16:52:00Z">
            <w:rPr>
              <w:rFonts w:ascii="Times New Roman" w:hAnsi="Times New Roman"/>
              <w:spacing w:val="-4"/>
              <w:sz w:val="20"/>
            </w:rPr>
          </w:rPrChange>
        </w:rPr>
        <w:t xml:space="preserve"> </w:t>
      </w:r>
      <w:del w:id="3146" w:author="Claire Kouba" w:date="2023-09-12T16:52:00Z">
        <w:r w:rsidR="00505335" w:rsidRPr="00D753AC">
          <w:rPr>
            <w:rFonts w:ascii="Times New Roman" w:hAnsi="Times New Roman" w:cs="Times New Roman"/>
          </w:rPr>
          <w:delText>the</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Scott</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spacing w:val="-5"/>
          </w:rPr>
          <w:delText>Valley</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CIMIS</w:delText>
        </w:r>
        <w:r w:rsidR="00505335" w:rsidRPr="00D753AC">
          <w:rPr>
            <w:rFonts w:ascii="Times New Roman" w:hAnsi="Times New Roman" w:cs="Times New Roman"/>
            <w:spacing w:val="-4"/>
          </w:rPr>
          <w:delText xml:space="preserve"> </w:delText>
        </w:r>
        <w:r w:rsidR="00505335" w:rsidRPr="00D753AC">
          <w:rPr>
            <w:rFonts w:ascii="Times New Roman" w:hAnsi="Times New Roman" w:cs="Times New Roman"/>
          </w:rPr>
          <w:delText>station,</w:delText>
        </w:r>
        <w:r w:rsidR="00505335" w:rsidRPr="00D753AC">
          <w:rPr>
            <w:rFonts w:ascii="Times New Roman" w:hAnsi="Times New Roman" w:cs="Times New Roman"/>
            <w:w w:val="99"/>
          </w:rPr>
          <w:delText xml:space="preserve"> </w:delText>
        </w:r>
      </w:del>
      <w:r w:rsidRPr="00D753AC">
        <w:rPr>
          <w:rFonts w:ascii="Times New Roman" w:hAnsi="Times New Roman" w:cs="Times New Roman"/>
        </w:rPr>
        <w:t>Station</w:t>
      </w:r>
      <w:r w:rsidRPr="00D753AC">
        <w:rPr>
          <w:rFonts w:ascii="Times New Roman" w:hAnsi="Times New Roman" w:cs="Times New Roman"/>
          <w:spacing w:val="-13"/>
          <w:rPrChange w:id="3147" w:author="Claire Kouba" w:date="2023-09-12T16:52:00Z">
            <w:rPr>
              <w:rFonts w:ascii="Times New Roman" w:hAnsi="Times New Roman"/>
              <w:sz w:val="20"/>
            </w:rPr>
          </w:rPrChange>
        </w:rPr>
        <w:t xml:space="preserve"> </w:t>
      </w:r>
      <w:r w:rsidRPr="00D753AC">
        <w:rPr>
          <w:rFonts w:ascii="Times New Roman" w:hAnsi="Times New Roman" w:cs="Times New Roman"/>
        </w:rPr>
        <w:t>No.</w:t>
      </w:r>
      <w:r w:rsidRPr="00D753AC">
        <w:rPr>
          <w:rFonts w:ascii="Times New Roman" w:hAnsi="Times New Roman" w:cs="Times New Roman"/>
          <w:spacing w:val="-13"/>
          <w:rPrChange w:id="3148" w:author="Claire Kouba" w:date="2023-09-12T16:52:00Z">
            <w:rPr>
              <w:rFonts w:ascii="Times New Roman" w:hAnsi="Times New Roman"/>
              <w:sz w:val="20"/>
            </w:rPr>
          </w:rPrChange>
        </w:rPr>
        <w:t xml:space="preserve"> </w:t>
      </w:r>
      <w:r w:rsidRPr="00D753AC">
        <w:rPr>
          <w:rFonts w:ascii="Times New Roman" w:hAnsi="Times New Roman" w:cs="Times New Roman"/>
        </w:rPr>
        <w:t>225</w:t>
      </w:r>
      <w:ins w:id="3149" w:author="Claire Kouba" w:date="2023-09-12T16:52:00Z">
        <w:r w:rsidRPr="00D753AC">
          <w:rPr>
            <w:rFonts w:ascii="Times New Roman" w:hAnsi="Times New Roman" w:cs="Times New Roman"/>
            <w:spacing w:val="-13"/>
          </w:rPr>
          <w:t xml:space="preserve"> </w:t>
        </w:r>
        <w:r w:rsidRPr="00D753AC">
          <w:rPr>
            <w:rFonts w:ascii="Times New Roman" w:hAnsi="Times New Roman" w:cs="Times New Roman"/>
          </w:rPr>
          <w:t>in</w:t>
        </w:r>
        <w:r w:rsidRPr="00D753AC">
          <w:rPr>
            <w:rFonts w:ascii="Times New Roman" w:hAnsi="Times New Roman" w:cs="Times New Roman"/>
            <w:spacing w:val="-13"/>
          </w:rPr>
          <w:t xml:space="preserve"> </w:t>
        </w:r>
        <w:r w:rsidRPr="00D753AC">
          <w:rPr>
            <w:rFonts w:ascii="Times New Roman" w:hAnsi="Times New Roman" w:cs="Times New Roman"/>
          </w:rPr>
          <w:t>the</w:t>
        </w:r>
        <w:r w:rsidRPr="00D753AC">
          <w:rPr>
            <w:rFonts w:ascii="Times New Roman" w:hAnsi="Times New Roman" w:cs="Times New Roman"/>
            <w:spacing w:val="-13"/>
          </w:rPr>
          <w:t xml:space="preserve"> </w:t>
        </w:r>
        <w:r w:rsidRPr="00D753AC">
          <w:rPr>
            <w:rFonts w:ascii="Times New Roman" w:hAnsi="Times New Roman" w:cs="Times New Roman"/>
          </w:rPr>
          <w:t>California</w:t>
        </w:r>
        <w:r w:rsidRPr="00D753AC">
          <w:rPr>
            <w:rFonts w:ascii="Times New Roman" w:hAnsi="Times New Roman" w:cs="Times New Roman"/>
            <w:w w:val="99"/>
          </w:rPr>
          <w:t xml:space="preserve"> </w:t>
        </w:r>
        <w:r w:rsidRPr="00D753AC">
          <w:rPr>
            <w:rFonts w:ascii="Times New Roman" w:hAnsi="Times New Roman" w:cs="Times New Roman"/>
          </w:rPr>
          <w:t>Information Management Information System (CIMIS) network</w:t>
        </w:r>
      </w:ins>
      <w:r w:rsidRPr="00D753AC">
        <w:rPr>
          <w:rFonts w:ascii="Times New Roman" w:hAnsi="Times New Roman" w:cs="Times New Roman"/>
        </w:rPr>
        <w:t xml:space="preserve"> (2015-2021), or Spatial CIMIS estimates of ET</w:t>
      </w:r>
      <w:r w:rsidRPr="00D753AC">
        <w:rPr>
          <w:rFonts w:ascii="Times New Roman" w:hAnsi="Times New Roman" w:cs="Times New Roman"/>
          <w:position w:val="-2"/>
        </w:rPr>
        <w:t xml:space="preserve">0 </w:t>
      </w:r>
      <w:r w:rsidRPr="00D753AC">
        <w:rPr>
          <w:rFonts w:ascii="Times New Roman" w:hAnsi="Times New Roman" w:cs="Times New Roman"/>
        </w:rPr>
        <w:t>at</w:t>
      </w:r>
      <w:r w:rsidRPr="00D753AC">
        <w:rPr>
          <w:rFonts w:ascii="Times New Roman" w:hAnsi="Times New Roman" w:cs="Times New Roman"/>
          <w:spacing w:val="-19"/>
          <w:rPrChange w:id="3150" w:author="Claire Kouba" w:date="2023-09-12T16:52:00Z">
            <w:rPr>
              <w:rFonts w:ascii="Times New Roman" w:hAnsi="Times New Roman"/>
              <w:sz w:val="20"/>
            </w:rPr>
          </w:rPrChange>
        </w:rPr>
        <w:t xml:space="preserve"> </w:t>
      </w:r>
      <w:r w:rsidRPr="00D753AC">
        <w:rPr>
          <w:rFonts w:ascii="Times New Roman" w:hAnsi="Times New Roman" w:cs="Times New Roman"/>
        </w:rPr>
        <w:t>the</w:t>
      </w:r>
      <w:r w:rsidRPr="00D753AC">
        <w:rPr>
          <w:rFonts w:ascii="Times New Roman" w:hAnsi="Times New Roman" w:cs="Times New Roman"/>
          <w:w w:val="99"/>
          <w:rPrChange w:id="3151" w:author="Claire Kouba" w:date="2023-09-12T16:52:00Z">
            <w:rPr>
              <w:rFonts w:ascii="Times New Roman" w:hAnsi="Times New Roman"/>
              <w:sz w:val="20"/>
            </w:rPr>
          </w:rPrChange>
        </w:rPr>
        <w:t xml:space="preserve"> </w:t>
      </w:r>
      <w:r w:rsidRPr="00D753AC">
        <w:rPr>
          <w:rFonts w:ascii="Times New Roman" w:hAnsi="Times New Roman" w:cs="Times New Roman"/>
        </w:rPr>
        <w:t xml:space="preserve">location of Station 225 (2002-2015) </w:t>
      </w:r>
      <w:del w:id="3152"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"_bookmark3" </w:delInstrText>
        </w:r>
        <w:r w:rsidR="00505335" w:rsidRPr="00D753AC">
          <w:rPr>
            <w:rFonts w:ascii="Times New Roman" w:hAnsi="Times New Roman" w:cs="Times New Roman"/>
          </w:rPr>
          <w:fldChar w:fldCharType="separate"/>
        </w:r>
        <w:r w:rsidR="00505335" w:rsidRPr="00D753AC">
          <w:rPr>
            <w:rFonts w:ascii="Times New Roman" w:hAnsi="Times New Roman" w:cs="Times New Roman"/>
          </w:rPr>
          <w:delText>(Figure</w:delText>
        </w:r>
        <w:r w:rsidR="00505335" w:rsidRPr="00D753AC">
          <w:rPr>
            <w:rFonts w:ascii="Times New Roman" w:hAnsi="Times New Roman" w:cs="Times New Roman"/>
          </w:rPr>
          <w:fldChar w:fldCharType="end"/>
        </w:r>
        <w:r w:rsidR="00505335" w:rsidRPr="00D753AC">
          <w:rPr>
            <w:rFonts w:ascii="Times New Roman" w:hAnsi="Times New Roman" w:cs="Times New Roman"/>
            <w:spacing w:val="-23"/>
          </w:rPr>
          <w:delText xml:space="preserve"> </w:delText>
        </w:r>
        <w:r w:rsidR="00505335" w:rsidRPr="00D753AC">
          <w:rPr>
            <w:rFonts w:ascii="Times New Roman" w:hAnsi="Times New Roman" w:cs="Times New Roman"/>
          </w:rPr>
          <w:delText>3</w:delText>
        </w:r>
      </w:del>
      <w:ins w:id="3153" w:author="Claire Kouba" w:date="2023-09-12T16:52:00Z">
        <w:r w:rsidRPr="00D753AC">
          <w:rPr>
            <w:rFonts w:ascii="Times New Roman" w:hAnsi="Times New Roman" w:cs="Times New Roman"/>
          </w:rPr>
          <w:fldChar w:fldCharType="begin"/>
        </w:r>
        <w:r w:rsidRPr="00D753AC">
          <w:rPr>
            <w:rFonts w:ascii="Times New Roman" w:hAnsi="Times New Roman" w:cs="Times New Roman"/>
          </w:rPr>
          <w:instrText xml:space="preserve"> HYPERLINK \l "_bookmark0" </w:instrText>
        </w:r>
        <w:r w:rsidRPr="00D753AC">
          <w:rPr>
            <w:rFonts w:ascii="Times New Roman" w:hAnsi="Times New Roman" w:cs="Times New Roman"/>
          </w:rPr>
          <w:fldChar w:fldCharType="separate"/>
        </w:r>
        <w:r w:rsidRPr="00D753AC">
          <w:rPr>
            <w:rFonts w:ascii="Times New Roman" w:hAnsi="Times New Roman" w:cs="Times New Roman"/>
          </w:rPr>
          <w:t>(Figure</w:t>
        </w:r>
        <w:r w:rsidRPr="00D753AC">
          <w:rPr>
            <w:rFonts w:ascii="Times New Roman" w:hAnsi="Times New Roman" w:cs="Times New Roman"/>
          </w:rPr>
          <w:fldChar w:fldCharType="end"/>
        </w:r>
        <w:r w:rsidRPr="00D753AC">
          <w:rPr>
            <w:rFonts w:ascii="Times New Roman" w:hAnsi="Times New Roman" w:cs="Times New Roman"/>
            <w:spacing w:val="-7"/>
          </w:rPr>
          <w:t xml:space="preserve"> </w:t>
        </w:r>
        <w:r w:rsidRPr="00D753AC">
          <w:rPr>
            <w:rFonts w:ascii="Times New Roman" w:hAnsi="Times New Roman" w:cs="Times New Roman"/>
          </w:rPr>
          <w:t>1</w:t>
        </w:r>
      </w:ins>
      <w:r w:rsidRPr="00D753AC">
        <w:rPr>
          <w:rFonts w:ascii="Times New Roman" w:hAnsi="Times New Roman" w:cs="Times New Roman"/>
        </w:rPr>
        <w:t>).</w:t>
      </w:r>
    </w:p>
    <w:p w:rsidR="002153D1" w:rsidRPr="00D753AC" w:rsidRDefault="002573FA">
      <w:pPr>
        <w:pStyle w:val="ListParagraph"/>
        <w:numPr>
          <w:ilvl w:val="0"/>
          <w:numId w:val="7"/>
        </w:numPr>
        <w:tabs>
          <w:tab w:val="left" w:pos="708"/>
        </w:tabs>
        <w:spacing w:before="25"/>
        <w:ind w:left="173" w:hanging="249"/>
        <w:rPr>
          <w:rFonts w:ascii="Times New Roman" w:eastAsia="Times New Roman" w:hAnsi="Times New Roman" w:cs="Times New Roman"/>
        </w:rPr>
        <w:pPrChange w:id="3154" w:author="Claire Kouba" w:date="2023-09-12T16:52:00Z">
          <w:pPr>
            <w:pStyle w:val="ListParagraph"/>
            <w:numPr>
              <w:numId w:val="16"/>
            </w:numPr>
            <w:tabs>
              <w:tab w:val="left" w:pos="628"/>
            </w:tabs>
            <w:spacing w:before="2"/>
            <w:ind w:left="173" w:right="98" w:hanging="249"/>
          </w:pPr>
        </w:pPrChange>
      </w:pPr>
      <w:r w:rsidRPr="00D753AC">
        <w:rPr>
          <w:rFonts w:ascii="Times New Roman" w:hAnsi="Times New Roman" w:cs="Times New Roman"/>
        </w:rPr>
        <w:t>The timing (in Julian days) of the date of maximum snowpack</w:t>
      </w:r>
      <w:r w:rsidRPr="00D753AC">
        <w:rPr>
          <w:rFonts w:ascii="Times New Roman" w:hAnsi="Times New Roman" w:cs="Times New Roman"/>
          <w:spacing w:val="-15"/>
        </w:rPr>
        <w:t xml:space="preserve"> </w:t>
      </w:r>
      <w:r w:rsidRPr="00D753AC">
        <w:rPr>
          <w:rFonts w:ascii="Times New Roman" w:hAnsi="Times New Roman" w:cs="Times New Roman"/>
        </w:rPr>
        <w:t>measurement.</w:t>
      </w:r>
    </w:p>
    <w:p w:rsidR="002153D1" w:rsidRPr="00D753AC" w:rsidRDefault="002573FA">
      <w:pPr>
        <w:pStyle w:val="ListParagraph"/>
        <w:numPr>
          <w:ilvl w:val="0"/>
          <w:numId w:val="7"/>
        </w:numPr>
        <w:tabs>
          <w:tab w:val="left" w:pos="708"/>
        </w:tabs>
        <w:spacing w:before="104"/>
        <w:ind w:left="173" w:right="98" w:hanging="249"/>
        <w:rPr>
          <w:rFonts w:ascii="Times New Roman" w:eastAsia="Times New Roman" w:hAnsi="Times New Roman" w:cs="Times New Roman"/>
        </w:rPr>
        <w:pPrChange w:id="3155" w:author="Claire Kouba" w:date="2023-09-12T16:52:00Z">
          <w:pPr>
            <w:pStyle w:val="ListParagraph"/>
            <w:numPr>
              <w:numId w:val="16"/>
            </w:numPr>
            <w:tabs>
              <w:tab w:val="left" w:pos="628"/>
            </w:tabs>
            <w:spacing w:before="104" w:line="350" w:lineRule="auto"/>
            <w:ind w:left="173" w:right="138" w:hanging="249"/>
          </w:pPr>
        </w:pPrChange>
      </w:pP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timing</w:t>
      </w:r>
      <w:r w:rsidRPr="00D753AC">
        <w:rPr>
          <w:rFonts w:ascii="Times New Roman" w:hAnsi="Times New Roman" w:cs="Times New Roman"/>
          <w:spacing w:val="-3"/>
        </w:rPr>
        <w:t xml:space="preserve"> </w:t>
      </w:r>
      <w:r w:rsidRPr="00D753AC">
        <w:rPr>
          <w:rFonts w:ascii="Times New Roman" w:hAnsi="Times New Roman" w:cs="Times New Roman"/>
        </w:rPr>
        <w:t>(in</w:t>
      </w:r>
      <w:r w:rsidRPr="00D753AC">
        <w:rPr>
          <w:rFonts w:ascii="Times New Roman" w:hAnsi="Times New Roman" w:cs="Times New Roman"/>
          <w:spacing w:val="-3"/>
        </w:rPr>
        <w:t xml:space="preserve"> </w:t>
      </w:r>
      <w:r w:rsidRPr="00D753AC">
        <w:rPr>
          <w:rFonts w:ascii="Times New Roman" w:hAnsi="Times New Roman" w:cs="Times New Roman"/>
        </w:rPr>
        <w:t>Julian</w:t>
      </w:r>
      <w:r w:rsidRPr="00D753AC">
        <w:rPr>
          <w:rFonts w:ascii="Times New Roman" w:hAnsi="Times New Roman" w:cs="Times New Roman"/>
          <w:spacing w:val="-3"/>
        </w:rPr>
        <w:t xml:space="preserve"> </w:t>
      </w:r>
      <w:r w:rsidRPr="00D753AC">
        <w:rPr>
          <w:rFonts w:ascii="Times New Roman" w:hAnsi="Times New Roman" w:cs="Times New Roman"/>
        </w:rPr>
        <w:t>days)</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date</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volumetric</w:t>
      </w:r>
      <w:r w:rsidRPr="00D753AC">
        <w:rPr>
          <w:rFonts w:ascii="Times New Roman" w:hAnsi="Times New Roman" w:cs="Times New Roman"/>
          <w:spacing w:val="-3"/>
        </w:rPr>
        <w:t xml:space="preserve"> </w:t>
      </w:r>
      <w:r w:rsidRPr="00D753AC">
        <w:rPr>
          <w:rFonts w:ascii="Times New Roman" w:hAnsi="Times New Roman" w:cs="Times New Roman"/>
        </w:rPr>
        <w:t>center</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rainy</w:t>
      </w:r>
      <w:r w:rsidRPr="00D753AC">
        <w:rPr>
          <w:rFonts w:ascii="Times New Roman" w:hAnsi="Times New Roman" w:cs="Times New Roman"/>
          <w:spacing w:val="-3"/>
        </w:rPr>
        <w:t xml:space="preserve"> </w:t>
      </w:r>
      <w:r w:rsidRPr="00D753AC">
        <w:rPr>
          <w:rFonts w:ascii="Times New Roman" w:hAnsi="Times New Roman" w:cs="Times New Roman"/>
        </w:rPr>
        <w:t>season,</w:t>
      </w:r>
      <w:r w:rsidRPr="00D753AC">
        <w:rPr>
          <w:rFonts w:ascii="Times New Roman" w:hAnsi="Times New Roman" w:cs="Times New Roman"/>
          <w:spacing w:val="-3"/>
        </w:rPr>
        <w:t xml:space="preserve"> </w:t>
      </w:r>
      <w:r w:rsidRPr="00D753AC">
        <w:rPr>
          <w:rFonts w:ascii="Times New Roman" w:hAnsi="Times New Roman" w:cs="Times New Roman"/>
        </w:rPr>
        <w:t>calculated</w:t>
      </w:r>
      <w:r w:rsidRPr="00D753AC">
        <w:rPr>
          <w:rFonts w:ascii="Times New Roman" w:hAnsi="Times New Roman" w:cs="Times New Roman"/>
          <w:spacing w:val="-3"/>
        </w:rPr>
        <w:t xml:space="preserve"> </w:t>
      </w:r>
      <w:r w:rsidRPr="00D753AC">
        <w:rPr>
          <w:rFonts w:ascii="Times New Roman" w:hAnsi="Times New Roman" w:cs="Times New Roman"/>
        </w:rPr>
        <w:t>as</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day</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cumulative</w:t>
      </w:r>
      <w:r w:rsidRPr="00D753AC">
        <w:rPr>
          <w:rFonts w:ascii="Times New Roman" w:hAnsi="Times New Roman" w:cs="Times New Roman"/>
          <w:w w:val="99"/>
        </w:rPr>
        <w:t xml:space="preserve"> </w:t>
      </w:r>
      <w:r w:rsidRPr="00D753AC">
        <w:rPr>
          <w:rFonts w:ascii="Times New Roman" w:hAnsi="Times New Roman" w:cs="Times New Roman"/>
        </w:rPr>
        <w:t>precipitation crossed 50% of the</w:t>
      </w:r>
      <w:r w:rsidRPr="00D753AC">
        <w:rPr>
          <w:rFonts w:ascii="Times New Roman" w:hAnsi="Times New Roman" w:cs="Times New Roman"/>
          <w:spacing w:val="-6"/>
        </w:rPr>
        <w:t xml:space="preserve"> </w:t>
      </w:r>
      <w:r w:rsidRPr="00D753AC">
        <w:rPr>
          <w:rFonts w:ascii="Times New Roman" w:hAnsi="Times New Roman" w:cs="Times New Roman"/>
        </w:rPr>
        <w:t>total.</w:t>
      </w:r>
    </w:p>
    <w:p w:rsidR="002153D1" w:rsidRPr="00D753AC" w:rsidRDefault="002573FA">
      <w:pPr>
        <w:pStyle w:val="ListParagraph"/>
        <w:numPr>
          <w:ilvl w:val="0"/>
          <w:numId w:val="7"/>
        </w:numPr>
        <w:tabs>
          <w:tab w:val="left" w:pos="708"/>
        </w:tabs>
        <w:spacing w:before="3"/>
        <w:ind w:left="173" w:right="98" w:hanging="249"/>
        <w:rPr>
          <w:rFonts w:ascii="Times New Roman" w:eastAsia="Times New Roman" w:hAnsi="Times New Roman" w:cs="Times New Roman"/>
        </w:rPr>
        <w:pPrChange w:id="3156" w:author="Claire Kouba" w:date="2023-09-12T16:52:00Z">
          <w:pPr>
            <w:pStyle w:val="ListParagraph"/>
            <w:numPr>
              <w:numId w:val="16"/>
            </w:numPr>
            <w:tabs>
              <w:tab w:val="left" w:pos="628"/>
            </w:tabs>
            <w:spacing w:before="3" w:line="350" w:lineRule="auto"/>
            <w:ind w:left="173" w:right="138" w:hanging="249"/>
          </w:pPr>
        </w:pPrChange>
      </w:pP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1-year-lagged</w:t>
      </w:r>
      <w:r w:rsidRPr="00D753AC">
        <w:rPr>
          <w:rFonts w:ascii="Times New Roman" w:hAnsi="Times New Roman" w:cs="Times New Roman"/>
          <w:spacing w:val="-5"/>
        </w:rPr>
        <w:t xml:space="preserve"> </w:t>
      </w:r>
      <w:r w:rsidRPr="00D753AC">
        <w:rPr>
          <w:rFonts w:ascii="Times New Roman" w:hAnsi="Times New Roman" w:cs="Times New Roman"/>
        </w:rPr>
        <w:t>metrics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maximum</w:t>
      </w:r>
      <w:r w:rsidRPr="00D753AC">
        <w:rPr>
          <w:rFonts w:ascii="Times New Roman" w:hAnsi="Times New Roman" w:cs="Times New Roman"/>
          <w:spacing w:val="-5"/>
        </w:rPr>
        <w:t xml:space="preserve"> </w:t>
      </w:r>
      <w:r w:rsidRPr="00D753AC">
        <w:rPr>
          <w:rFonts w:ascii="Times New Roman" w:hAnsi="Times New Roman" w:cs="Times New Roman"/>
        </w:rPr>
        <w:t>snowpack,</w:t>
      </w:r>
      <w:r w:rsidRPr="00D753AC">
        <w:rPr>
          <w:rFonts w:ascii="Times New Roman" w:hAnsi="Times New Roman" w:cs="Times New Roman"/>
          <w:spacing w:val="-5"/>
        </w:rPr>
        <w:t xml:space="preserve"> </w:t>
      </w:r>
      <w:r w:rsidRPr="00D753AC">
        <w:rPr>
          <w:rFonts w:ascii="Times New Roman" w:hAnsi="Times New Roman" w:cs="Times New Roman"/>
        </w:rPr>
        <w:t>October-April</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precipitation,</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April</w:t>
      </w:r>
      <w:r w:rsidRPr="00D753AC">
        <w:rPr>
          <w:rFonts w:ascii="Times New Roman" w:hAnsi="Times New Roman" w:cs="Times New Roman"/>
          <w:spacing w:val="-5"/>
        </w:rPr>
        <w:t xml:space="preserve"> </w:t>
      </w:r>
      <w:r w:rsidRPr="00D753AC">
        <w:rPr>
          <w:rFonts w:ascii="Times New Roman" w:hAnsi="Times New Roman" w:cs="Times New Roman"/>
        </w:rPr>
        <w:t>water</w:t>
      </w:r>
      <w:r w:rsidRPr="00D753AC">
        <w:rPr>
          <w:rFonts w:ascii="Times New Roman" w:hAnsi="Times New Roman" w:cs="Times New Roman"/>
          <w:spacing w:val="-5"/>
        </w:rPr>
        <w:t xml:space="preserve"> </w:t>
      </w:r>
      <w:r w:rsidRPr="00D753AC">
        <w:rPr>
          <w:rFonts w:ascii="Times New Roman" w:hAnsi="Times New Roman" w:cs="Times New Roman"/>
        </w:rPr>
        <w:t>levels</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w w:val="99"/>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October-April</w:t>
      </w:r>
      <w:r w:rsidRPr="00D753AC">
        <w:rPr>
          <w:rFonts w:ascii="Times New Roman" w:hAnsi="Times New Roman" w:cs="Times New Roman"/>
          <w:spacing w:val="-4"/>
        </w:rPr>
        <w:t xml:space="preserve"> </w:t>
      </w:r>
      <w:r w:rsidRPr="00D753AC">
        <w:rPr>
          <w:rFonts w:ascii="Times New Roman" w:hAnsi="Times New Roman" w:cs="Times New Roman"/>
        </w:rPr>
        <w:t>cumulative</w:t>
      </w:r>
      <w:r w:rsidRPr="00D753AC">
        <w:rPr>
          <w:rFonts w:ascii="Times New Roman" w:hAnsi="Times New Roman" w:cs="Times New Roman"/>
          <w:spacing w:val="-4"/>
        </w:rPr>
        <w:t xml:space="preserve"> </w:t>
      </w:r>
      <w:r w:rsidRPr="00D753AC">
        <w:rPr>
          <w:rFonts w:ascii="Times New Roman" w:hAnsi="Times New Roman" w:cs="Times New Roman"/>
        </w:rPr>
        <w:t>precipitation</w:t>
      </w:r>
      <w:r w:rsidRPr="00D753AC">
        <w:rPr>
          <w:rFonts w:ascii="Times New Roman" w:hAnsi="Times New Roman" w:cs="Times New Roman"/>
          <w:spacing w:val="-4"/>
        </w:rPr>
        <w:t xml:space="preserve"> </w:t>
      </w:r>
      <w:r w:rsidRPr="00D753AC">
        <w:rPr>
          <w:rFonts w:ascii="Times New Roman" w:hAnsi="Times New Roman" w:cs="Times New Roman"/>
        </w:rPr>
        <w:t>measured</w:t>
      </w:r>
      <w:r w:rsidRPr="00D753AC">
        <w:rPr>
          <w:rFonts w:ascii="Times New Roman" w:hAnsi="Times New Roman" w:cs="Times New Roman"/>
          <w:spacing w:val="-4"/>
        </w:rPr>
        <w:t xml:space="preserve"> </w:t>
      </w:r>
      <w:r w:rsidRPr="00D753AC">
        <w:rPr>
          <w:rFonts w:ascii="Times New Roman" w:hAnsi="Times New Roman" w:cs="Times New Roman"/>
        </w:rPr>
        <w:t>a</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17-23</w:t>
      </w:r>
      <w:r w:rsidRPr="00D753AC">
        <w:rPr>
          <w:rFonts w:ascii="Times New Roman" w:hAnsi="Times New Roman" w:cs="Times New Roman"/>
          <w:spacing w:val="-4"/>
        </w:rPr>
        <w:t xml:space="preserve"> </w:t>
      </w:r>
      <w:r w:rsidRPr="00D753AC">
        <w:rPr>
          <w:rFonts w:ascii="Times New Roman" w:hAnsi="Times New Roman" w:cs="Times New Roman"/>
        </w:rPr>
        <w:t>months</w:t>
      </w:r>
      <w:r w:rsidRPr="00D753AC">
        <w:rPr>
          <w:rFonts w:ascii="Times New Roman" w:hAnsi="Times New Roman" w:cs="Times New Roman"/>
          <w:spacing w:val="-4"/>
        </w:rPr>
        <w:t xml:space="preserve"> </w:t>
      </w:r>
      <w:r w:rsidRPr="00D753AC">
        <w:rPr>
          <w:rFonts w:ascii="Times New Roman" w:hAnsi="Times New Roman" w:cs="Times New Roman"/>
        </w:rPr>
        <w:t>prior</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w:t>
      </w:r>
      <w:r w:rsidRPr="00D753AC">
        <w:rPr>
          <w:rFonts w:ascii="Times New Roman" w:hAnsi="Times New Roman" w:cs="Times New Roman"/>
          <w:spacing w:val="-4"/>
        </w:rPr>
        <w:t xml:space="preserve"> </w:t>
      </w:r>
      <w:r w:rsidRPr="00D753AC">
        <w:rPr>
          <w:rFonts w:ascii="Times New Roman" w:hAnsi="Times New Roman" w:cs="Times New Roman"/>
        </w:rPr>
        <w:t>September</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flow).</w:t>
      </w:r>
    </w:p>
    <w:p w:rsidR="002153D1" w:rsidRPr="00D753AC" w:rsidRDefault="002153D1" w:rsidP="00D753AC">
      <w:pPr>
        <w:spacing w:before="7"/>
        <w:ind w:left="173"/>
        <w:rPr>
          <w:ins w:id="3157" w:author="Claire Kouba" w:date="2023-09-12T16:52:00Z"/>
          <w:rFonts w:ascii="Times New Roman" w:eastAsia="Times New Roman" w:hAnsi="Times New Roman" w:cs="Times New Roman"/>
        </w:rPr>
      </w:pPr>
    </w:p>
    <w:p w:rsidR="002153D1" w:rsidRPr="00D753AC" w:rsidRDefault="002573FA">
      <w:pPr>
        <w:pStyle w:val="BodyText"/>
        <w:ind w:left="173" w:right="98" w:firstLine="199"/>
        <w:rPr>
          <w:rFonts w:cs="Times New Roman"/>
          <w:sz w:val="22"/>
          <w:szCs w:val="22"/>
        </w:rPr>
        <w:pPrChange w:id="3158" w:author="Claire Kouba" w:date="2023-09-12T16:52:00Z">
          <w:pPr>
            <w:pStyle w:val="BodyText"/>
            <w:spacing w:before="163" w:line="352" w:lineRule="auto"/>
            <w:ind w:left="173" w:right="140" w:firstLine="199"/>
          </w:pPr>
        </w:pPrChange>
      </w:pPr>
      <w:r w:rsidRPr="00D753AC">
        <w:rPr>
          <w:rFonts w:cs="Times New Roman"/>
          <w:sz w:val="22"/>
          <w:szCs w:val="22"/>
        </w:rPr>
        <w:t>Individual</w:t>
      </w:r>
      <w:r w:rsidRPr="00D753AC">
        <w:rPr>
          <w:rFonts w:cs="Times New Roman"/>
          <w:spacing w:val="10"/>
          <w:sz w:val="22"/>
          <w:szCs w:val="22"/>
          <w:rPrChange w:id="3159" w:author="Claire Kouba" w:date="2023-09-12T16:52:00Z">
            <w:rPr>
              <w:spacing w:val="11"/>
            </w:rPr>
          </w:rPrChange>
        </w:rPr>
        <w:t xml:space="preserve"> </w:t>
      </w:r>
      <w:r w:rsidRPr="00D753AC">
        <w:rPr>
          <w:rFonts w:cs="Times New Roman"/>
          <w:sz w:val="22"/>
          <w:szCs w:val="22"/>
        </w:rPr>
        <w:t>measuring</w:t>
      </w:r>
      <w:r w:rsidRPr="00D753AC">
        <w:rPr>
          <w:rFonts w:cs="Times New Roman"/>
          <w:spacing w:val="10"/>
          <w:sz w:val="22"/>
          <w:szCs w:val="22"/>
          <w:rPrChange w:id="3160" w:author="Claire Kouba" w:date="2023-09-12T16:52:00Z">
            <w:rPr>
              <w:spacing w:val="11"/>
            </w:rPr>
          </w:rPrChange>
        </w:rPr>
        <w:t xml:space="preserve"> </w:t>
      </w:r>
      <w:r w:rsidRPr="00D753AC">
        <w:rPr>
          <w:rFonts w:cs="Times New Roman"/>
          <w:sz w:val="22"/>
          <w:szCs w:val="22"/>
        </w:rPr>
        <w:t>locations,</w:t>
      </w:r>
      <w:r w:rsidRPr="00D753AC">
        <w:rPr>
          <w:rFonts w:cs="Times New Roman"/>
          <w:spacing w:val="10"/>
          <w:sz w:val="22"/>
          <w:szCs w:val="22"/>
          <w:rPrChange w:id="3161" w:author="Claire Kouba" w:date="2023-09-12T16:52:00Z">
            <w:rPr>
              <w:spacing w:val="11"/>
            </w:rPr>
          </w:rPrChange>
        </w:rPr>
        <w:t xml:space="preserve"> </w:t>
      </w:r>
      <w:r w:rsidRPr="00D753AC">
        <w:rPr>
          <w:rFonts w:cs="Times New Roman"/>
          <w:sz w:val="22"/>
          <w:szCs w:val="22"/>
        </w:rPr>
        <w:t>such</w:t>
      </w:r>
      <w:r w:rsidRPr="00D753AC">
        <w:rPr>
          <w:rFonts w:cs="Times New Roman"/>
          <w:spacing w:val="9"/>
          <w:sz w:val="22"/>
          <w:szCs w:val="22"/>
          <w:rPrChange w:id="3162" w:author="Claire Kouba" w:date="2023-09-12T16:52:00Z">
            <w:rPr>
              <w:spacing w:val="10"/>
            </w:rPr>
          </w:rPrChange>
        </w:rPr>
        <w:t xml:space="preserve"> </w:t>
      </w:r>
      <w:r w:rsidRPr="00D753AC">
        <w:rPr>
          <w:rFonts w:cs="Times New Roman"/>
          <w:sz w:val="22"/>
          <w:szCs w:val="22"/>
        </w:rPr>
        <w:t>as</w:t>
      </w:r>
      <w:r w:rsidRPr="00D753AC">
        <w:rPr>
          <w:rFonts w:cs="Times New Roman"/>
          <w:spacing w:val="10"/>
          <w:sz w:val="22"/>
          <w:szCs w:val="22"/>
          <w:rPrChange w:id="3163" w:author="Claire Kouba" w:date="2023-09-12T16:52:00Z">
            <w:rPr>
              <w:spacing w:val="11"/>
            </w:rPr>
          </w:rPrChange>
        </w:rPr>
        <w:t xml:space="preserve"> </w:t>
      </w:r>
      <w:r w:rsidRPr="00D753AC">
        <w:rPr>
          <w:rFonts w:cs="Times New Roman"/>
          <w:sz w:val="22"/>
          <w:szCs w:val="22"/>
        </w:rPr>
        <w:t>wells</w:t>
      </w:r>
      <w:r w:rsidRPr="00D753AC">
        <w:rPr>
          <w:rFonts w:cs="Times New Roman"/>
          <w:spacing w:val="9"/>
          <w:sz w:val="22"/>
          <w:szCs w:val="22"/>
          <w:rPrChange w:id="3164" w:author="Claire Kouba" w:date="2023-09-12T16:52:00Z">
            <w:rPr>
              <w:spacing w:val="10"/>
            </w:rPr>
          </w:rPrChange>
        </w:rPr>
        <w:t xml:space="preserve"> </w:t>
      </w:r>
      <w:r w:rsidRPr="00D753AC">
        <w:rPr>
          <w:rFonts w:cs="Times New Roman"/>
          <w:sz w:val="22"/>
          <w:szCs w:val="22"/>
        </w:rPr>
        <w:t>or</w:t>
      </w:r>
      <w:r w:rsidRPr="00D753AC">
        <w:rPr>
          <w:rFonts w:cs="Times New Roman"/>
          <w:spacing w:val="10"/>
          <w:sz w:val="22"/>
          <w:szCs w:val="22"/>
          <w:rPrChange w:id="3165" w:author="Claire Kouba" w:date="2023-09-12T16:52:00Z">
            <w:rPr>
              <w:spacing w:val="11"/>
            </w:rPr>
          </w:rPrChange>
        </w:rPr>
        <w:t xml:space="preserve"> </w:t>
      </w:r>
      <w:r w:rsidRPr="00D753AC">
        <w:rPr>
          <w:rFonts w:cs="Times New Roman"/>
          <w:sz w:val="22"/>
          <w:szCs w:val="22"/>
        </w:rPr>
        <w:t>weather</w:t>
      </w:r>
      <w:r w:rsidRPr="00D753AC">
        <w:rPr>
          <w:rFonts w:cs="Times New Roman"/>
          <w:spacing w:val="9"/>
          <w:sz w:val="22"/>
          <w:szCs w:val="22"/>
          <w:rPrChange w:id="3166" w:author="Claire Kouba" w:date="2023-09-12T16:52:00Z">
            <w:rPr>
              <w:spacing w:val="10"/>
            </w:rPr>
          </w:rPrChange>
        </w:rPr>
        <w:t xml:space="preserve"> </w:t>
      </w:r>
      <w:r w:rsidRPr="00D753AC">
        <w:rPr>
          <w:rFonts w:cs="Times New Roman"/>
          <w:sz w:val="22"/>
          <w:szCs w:val="22"/>
        </w:rPr>
        <w:t>stations,</w:t>
      </w:r>
      <w:r w:rsidRPr="00D753AC">
        <w:rPr>
          <w:rFonts w:cs="Times New Roman"/>
          <w:spacing w:val="10"/>
          <w:sz w:val="22"/>
          <w:szCs w:val="22"/>
          <w:rPrChange w:id="3167" w:author="Claire Kouba" w:date="2023-09-12T16:52:00Z">
            <w:rPr>
              <w:spacing w:val="11"/>
            </w:rPr>
          </w:rPrChange>
        </w:rPr>
        <w:t xml:space="preserve"> </w:t>
      </w:r>
      <w:r w:rsidRPr="00D753AC">
        <w:rPr>
          <w:rFonts w:cs="Times New Roman"/>
          <w:sz w:val="22"/>
          <w:szCs w:val="22"/>
        </w:rPr>
        <w:t>were</w:t>
      </w:r>
      <w:r w:rsidRPr="00D753AC">
        <w:rPr>
          <w:rFonts w:cs="Times New Roman"/>
          <w:spacing w:val="9"/>
          <w:sz w:val="22"/>
          <w:szCs w:val="22"/>
          <w:rPrChange w:id="3168" w:author="Claire Kouba" w:date="2023-09-12T16:52:00Z">
            <w:rPr>
              <w:spacing w:val="10"/>
            </w:rPr>
          </w:rPrChange>
        </w:rPr>
        <w:t xml:space="preserve"> </w:t>
      </w:r>
      <w:r w:rsidRPr="00D753AC">
        <w:rPr>
          <w:rFonts w:cs="Times New Roman"/>
          <w:sz w:val="22"/>
          <w:szCs w:val="22"/>
        </w:rPr>
        <w:t>evaluated</w:t>
      </w:r>
      <w:r w:rsidRPr="00D753AC">
        <w:rPr>
          <w:rFonts w:cs="Times New Roman"/>
          <w:spacing w:val="10"/>
          <w:sz w:val="22"/>
          <w:szCs w:val="22"/>
          <w:rPrChange w:id="3169" w:author="Claire Kouba" w:date="2023-09-12T16:52:00Z">
            <w:rPr>
              <w:spacing w:val="11"/>
            </w:rPr>
          </w:rPrChange>
        </w:rPr>
        <w:t xml:space="preserve"> </w:t>
      </w:r>
      <w:r w:rsidRPr="00D753AC">
        <w:rPr>
          <w:rFonts w:cs="Times New Roman"/>
          <w:sz w:val="22"/>
          <w:szCs w:val="22"/>
        </w:rPr>
        <w:t>for</w:t>
      </w:r>
      <w:r w:rsidRPr="00D753AC">
        <w:rPr>
          <w:rFonts w:cs="Times New Roman"/>
          <w:spacing w:val="9"/>
          <w:sz w:val="22"/>
          <w:szCs w:val="22"/>
          <w:rPrChange w:id="3170" w:author="Claire Kouba" w:date="2023-09-12T16:52:00Z">
            <w:rPr>
              <w:spacing w:val="10"/>
            </w:rPr>
          </w:rPrChange>
        </w:rPr>
        <w:t xml:space="preserve"> </w:t>
      </w:r>
      <w:r w:rsidRPr="00D753AC">
        <w:rPr>
          <w:rFonts w:cs="Times New Roman"/>
          <w:sz w:val="22"/>
          <w:szCs w:val="22"/>
        </w:rPr>
        <w:t>sample</w:t>
      </w:r>
      <w:r w:rsidRPr="00D753AC">
        <w:rPr>
          <w:rFonts w:cs="Times New Roman"/>
          <w:spacing w:val="10"/>
          <w:sz w:val="22"/>
          <w:szCs w:val="22"/>
          <w:rPrChange w:id="3171" w:author="Claire Kouba" w:date="2023-09-12T16:52:00Z">
            <w:rPr>
              <w:spacing w:val="11"/>
            </w:rPr>
          </w:rPrChange>
        </w:rPr>
        <w:t xml:space="preserve"> </w:t>
      </w:r>
      <w:r w:rsidRPr="00D753AC">
        <w:rPr>
          <w:rFonts w:cs="Times New Roman"/>
          <w:sz w:val="22"/>
          <w:szCs w:val="22"/>
        </w:rPr>
        <w:t>size</w:t>
      </w:r>
      <w:r w:rsidRPr="00D753AC">
        <w:rPr>
          <w:rFonts w:cs="Times New Roman"/>
          <w:spacing w:val="9"/>
          <w:sz w:val="22"/>
          <w:szCs w:val="22"/>
          <w:rPrChange w:id="3172" w:author="Claire Kouba" w:date="2023-09-12T16:52:00Z">
            <w:rPr>
              <w:spacing w:val="10"/>
            </w:rPr>
          </w:rPrChange>
        </w:rPr>
        <w:t xml:space="preserve"> </w:t>
      </w:r>
      <w:r w:rsidRPr="00D753AC">
        <w:rPr>
          <w:rFonts w:cs="Times New Roman"/>
          <w:sz w:val="22"/>
          <w:szCs w:val="22"/>
        </w:rPr>
        <w:t>(i.e.,</w:t>
      </w:r>
      <w:r w:rsidRPr="00D753AC">
        <w:rPr>
          <w:rFonts w:cs="Times New Roman"/>
          <w:spacing w:val="10"/>
          <w:sz w:val="22"/>
          <w:szCs w:val="22"/>
          <w:rPrChange w:id="3173" w:author="Claire Kouba" w:date="2023-09-12T16:52:00Z">
            <w:rPr>
              <w:spacing w:val="11"/>
            </w:rPr>
          </w:rPrChange>
        </w:rPr>
        <w:t xml:space="preserve"> </w:t>
      </w:r>
      <w:r w:rsidRPr="00D753AC">
        <w:rPr>
          <w:rFonts w:cs="Times New Roman"/>
          <w:sz w:val="22"/>
          <w:szCs w:val="22"/>
        </w:rPr>
        <w:t>years</w:t>
      </w:r>
      <w:r w:rsidRPr="00D753AC">
        <w:rPr>
          <w:rFonts w:cs="Times New Roman"/>
          <w:spacing w:val="9"/>
          <w:sz w:val="22"/>
          <w:szCs w:val="22"/>
          <w:rPrChange w:id="3174" w:author="Claire Kouba" w:date="2023-09-12T16:52:00Z">
            <w:rPr>
              <w:spacing w:val="10"/>
            </w:rPr>
          </w:rPrChange>
        </w:rPr>
        <w:t xml:space="preserve"> </w:t>
      </w:r>
      <w:r w:rsidRPr="00D753AC">
        <w:rPr>
          <w:rFonts w:cs="Times New Roman"/>
          <w:sz w:val="22"/>
          <w:szCs w:val="22"/>
        </w:rPr>
        <w:t>of</w:t>
      </w:r>
      <w:r w:rsidRPr="00D753AC">
        <w:rPr>
          <w:rFonts w:cs="Times New Roman"/>
          <w:spacing w:val="10"/>
          <w:sz w:val="22"/>
          <w:szCs w:val="22"/>
          <w:rPrChange w:id="3175" w:author="Claire Kouba" w:date="2023-09-12T16:52:00Z">
            <w:rPr>
              <w:spacing w:val="11"/>
            </w:rPr>
          </w:rPrChange>
        </w:rPr>
        <w:t xml:space="preserve"> </w:t>
      </w:r>
      <w:r w:rsidRPr="00D753AC">
        <w:rPr>
          <w:rFonts w:cs="Times New Roman"/>
          <w:sz w:val="22"/>
          <w:szCs w:val="22"/>
        </w:rPr>
        <w:t>data)</w:t>
      </w:r>
      <w:r w:rsidRPr="00D753AC">
        <w:rPr>
          <w:rFonts w:cs="Times New Roman"/>
          <w:spacing w:val="10"/>
          <w:sz w:val="22"/>
          <w:szCs w:val="22"/>
          <w:rPrChange w:id="3176" w:author="Claire Kouba" w:date="2023-09-12T16:52:00Z">
            <w:rPr>
              <w:spacing w:val="11"/>
            </w:rPr>
          </w:rPrChange>
        </w:rPr>
        <w:t xml:space="preserve"> </w:t>
      </w:r>
      <w:r w:rsidRPr="00D753AC">
        <w:rPr>
          <w:rFonts w:cs="Times New Roman"/>
          <w:sz w:val="22"/>
          <w:szCs w:val="22"/>
        </w:rPr>
        <w:t>and</w:t>
      </w:r>
      <w:r w:rsidRPr="00D753AC">
        <w:rPr>
          <w:rFonts w:cs="Times New Roman"/>
          <w:w w:val="99"/>
          <w:sz w:val="22"/>
          <w:szCs w:val="22"/>
        </w:rPr>
        <w:t xml:space="preserve"> </w:t>
      </w:r>
      <w:r w:rsidRPr="00D753AC">
        <w:rPr>
          <w:rFonts w:cs="Times New Roman"/>
          <w:sz w:val="22"/>
          <w:szCs w:val="22"/>
        </w:rPr>
        <w:t>degree</w:t>
      </w:r>
      <w:r w:rsidRPr="00D753AC">
        <w:rPr>
          <w:rFonts w:cs="Times New Roman"/>
          <w:spacing w:val="10"/>
          <w:sz w:val="22"/>
          <w:szCs w:val="22"/>
          <w:rPrChange w:id="3177" w:author="Claire Kouba" w:date="2023-09-12T16:52:00Z">
            <w:rPr>
              <w:spacing w:val="11"/>
            </w:rPr>
          </w:rPrChange>
        </w:rPr>
        <w:t xml:space="preserve"> </w:t>
      </w:r>
      <w:r w:rsidRPr="00D753AC">
        <w:rPr>
          <w:rFonts w:cs="Times New Roman"/>
          <w:sz w:val="22"/>
          <w:szCs w:val="22"/>
        </w:rPr>
        <w:t>of</w:t>
      </w:r>
      <w:r w:rsidRPr="00D753AC">
        <w:rPr>
          <w:rFonts w:cs="Times New Roman"/>
          <w:spacing w:val="10"/>
          <w:sz w:val="22"/>
          <w:szCs w:val="22"/>
          <w:rPrChange w:id="3178" w:author="Claire Kouba" w:date="2023-09-12T16:52:00Z">
            <w:rPr>
              <w:spacing w:val="11"/>
            </w:rPr>
          </w:rPrChange>
        </w:rPr>
        <w:t xml:space="preserve"> </w:t>
      </w:r>
      <w:r w:rsidRPr="00D753AC">
        <w:rPr>
          <w:rFonts w:cs="Times New Roman"/>
          <w:sz w:val="22"/>
          <w:szCs w:val="22"/>
        </w:rPr>
        <w:t>relatedness</w:t>
      </w:r>
      <w:r w:rsidRPr="00D753AC">
        <w:rPr>
          <w:rFonts w:cs="Times New Roman"/>
          <w:spacing w:val="10"/>
          <w:sz w:val="22"/>
          <w:szCs w:val="22"/>
          <w:rPrChange w:id="3179" w:author="Claire Kouba" w:date="2023-09-12T16:52:00Z">
            <w:rPr>
              <w:spacing w:val="11"/>
            </w:rPr>
          </w:rPrChange>
        </w:rPr>
        <w:t xml:space="preserve"> </w:t>
      </w:r>
      <w:r w:rsidRPr="00D753AC">
        <w:rPr>
          <w:rFonts w:cs="Times New Roman"/>
          <w:sz w:val="22"/>
          <w:szCs w:val="22"/>
        </w:rPr>
        <w:t>with</w:t>
      </w:r>
      <w:r w:rsidRPr="00D753AC">
        <w:rPr>
          <w:rFonts w:cs="Times New Roman"/>
          <w:spacing w:val="10"/>
          <w:sz w:val="22"/>
          <w:szCs w:val="22"/>
          <w:rPrChange w:id="3180" w:author="Claire Kouba" w:date="2023-09-12T16:52:00Z">
            <w:rPr>
              <w:spacing w:val="11"/>
            </w:rPr>
          </w:rPrChange>
        </w:rPr>
        <w:t xml:space="preserve"> </w:t>
      </w:r>
      <w:r w:rsidRPr="00D753AC">
        <w:rPr>
          <w:rFonts w:cs="Times New Roman"/>
          <w:sz w:val="22"/>
          <w:szCs w:val="22"/>
        </w:rPr>
        <w:t>the</w:t>
      </w:r>
      <w:r w:rsidRPr="00D753AC">
        <w:rPr>
          <w:rFonts w:cs="Times New Roman"/>
          <w:spacing w:val="10"/>
          <w:sz w:val="22"/>
          <w:szCs w:val="22"/>
          <w:rPrChange w:id="3181" w:author="Claire Kouba" w:date="2023-09-12T16:52:00Z">
            <w:rPr>
              <w:spacing w:val="11"/>
            </w:rPr>
          </w:rPrChange>
        </w:rPr>
        <w:t xml:space="preserve"> </w:t>
      </w:r>
      <w:r w:rsidRPr="00D753AC">
        <w:rPr>
          <w:rFonts w:cs="Times New Roman"/>
          <w:sz w:val="22"/>
          <w:szCs w:val="22"/>
        </w:rPr>
        <w:t>two</w:t>
      </w:r>
      <w:r w:rsidRPr="00D753AC">
        <w:rPr>
          <w:rFonts w:cs="Times New Roman"/>
          <w:spacing w:val="10"/>
          <w:sz w:val="22"/>
          <w:szCs w:val="22"/>
          <w:rPrChange w:id="3182" w:author="Claire Kouba" w:date="2023-09-12T16:52:00Z">
            <w:rPr>
              <w:spacing w:val="11"/>
            </w:rPr>
          </w:rPrChange>
        </w:rPr>
        <w:t xml:space="preserve"> </w:t>
      </w:r>
      <w:r w:rsidRPr="00D753AC">
        <w:rPr>
          <w:rFonts w:cs="Times New Roman"/>
          <w:sz w:val="22"/>
          <w:szCs w:val="22"/>
        </w:rPr>
        <w:t>response</w:t>
      </w:r>
      <w:r w:rsidRPr="00D753AC">
        <w:rPr>
          <w:rFonts w:cs="Times New Roman"/>
          <w:spacing w:val="10"/>
          <w:sz w:val="22"/>
          <w:szCs w:val="22"/>
          <w:rPrChange w:id="3183" w:author="Claire Kouba" w:date="2023-09-12T16:52:00Z">
            <w:rPr>
              <w:spacing w:val="11"/>
            </w:rPr>
          </w:rPrChange>
        </w:rPr>
        <w:t xml:space="preserve"> </w:t>
      </w:r>
      <w:r w:rsidRPr="00D753AC">
        <w:rPr>
          <w:rFonts w:cs="Times New Roman"/>
          <w:sz w:val="22"/>
          <w:szCs w:val="22"/>
        </w:rPr>
        <w:t>variables.</w:t>
      </w:r>
      <w:r w:rsidRPr="00D753AC">
        <w:rPr>
          <w:rFonts w:cs="Times New Roman"/>
          <w:spacing w:val="10"/>
          <w:sz w:val="22"/>
          <w:szCs w:val="22"/>
          <w:rPrChange w:id="3184" w:author="Claire Kouba" w:date="2023-09-12T16:52:00Z">
            <w:rPr>
              <w:spacing w:val="11"/>
            </w:rPr>
          </w:rPrChange>
        </w:rPr>
        <w:t xml:space="preserve"> </w:t>
      </w:r>
      <w:r w:rsidRPr="00D753AC">
        <w:rPr>
          <w:rFonts w:cs="Times New Roman"/>
          <w:sz w:val="22"/>
          <w:szCs w:val="22"/>
        </w:rPr>
        <w:t>Relatedness</w:t>
      </w:r>
      <w:r w:rsidRPr="00D753AC">
        <w:rPr>
          <w:rFonts w:cs="Times New Roman"/>
          <w:spacing w:val="10"/>
          <w:sz w:val="22"/>
          <w:szCs w:val="22"/>
          <w:rPrChange w:id="3185" w:author="Claire Kouba" w:date="2023-09-12T16:52:00Z">
            <w:rPr>
              <w:spacing w:val="11"/>
            </w:rPr>
          </w:rPrChange>
        </w:rPr>
        <w:t xml:space="preserve"> </w:t>
      </w:r>
      <w:r w:rsidRPr="00D753AC">
        <w:rPr>
          <w:rFonts w:cs="Times New Roman"/>
          <w:sz w:val="22"/>
          <w:szCs w:val="22"/>
        </w:rPr>
        <w:t>of</w:t>
      </w:r>
      <w:r w:rsidRPr="00D753AC">
        <w:rPr>
          <w:rFonts w:cs="Times New Roman"/>
          <w:spacing w:val="10"/>
          <w:sz w:val="22"/>
          <w:szCs w:val="22"/>
          <w:rPrChange w:id="3186" w:author="Claire Kouba" w:date="2023-09-12T16:52:00Z">
            <w:rPr>
              <w:spacing w:val="11"/>
            </w:rPr>
          </w:rPrChange>
        </w:rPr>
        <w:t xml:space="preserve"> </w:t>
      </w:r>
      <w:r w:rsidRPr="00D753AC">
        <w:rPr>
          <w:rFonts w:cs="Times New Roman"/>
          <w:sz w:val="22"/>
          <w:szCs w:val="22"/>
        </w:rPr>
        <w:t>the</w:t>
      </w:r>
      <w:r w:rsidRPr="00D753AC">
        <w:rPr>
          <w:rFonts w:cs="Times New Roman"/>
          <w:spacing w:val="10"/>
          <w:sz w:val="22"/>
          <w:szCs w:val="22"/>
          <w:rPrChange w:id="3187" w:author="Claire Kouba" w:date="2023-09-12T16:52:00Z">
            <w:rPr>
              <w:spacing w:val="11"/>
            </w:rPr>
          </w:rPrChange>
        </w:rPr>
        <w:t xml:space="preserve"> </w:t>
      </w:r>
      <w:r w:rsidRPr="00D753AC">
        <w:rPr>
          <w:rFonts w:cs="Times New Roman"/>
          <w:sz w:val="22"/>
          <w:szCs w:val="22"/>
        </w:rPr>
        <w:t>monitoring</w:t>
      </w:r>
      <w:r w:rsidRPr="00D753AC">
        <w:rPr>
          <w:rFonts w:cs="Times New Roman"/>
          <w:spacing w:val="10"/>
          <w:sz w:val="22"/>
          <w:szCs w:val="22"/>
          <w:rPrChange w:id="3188" w:author="Claire Kouba" w:date="2023-09-12T16:52:00Z">
            <w:rPr>
              <w:spacing w:val="11"/>
            </w:rPr>
          </w:rPrChange>
        </w:rPr>
        <w:t xml:space="preserve"> </w:t>
      </w:r>
      <w:r w:rsidRPr="00D753AC">
        <w:rPr>
          <w:rFonts w:cs="Times New Roman"/>
          <w:sz w:val="22"/>
          <w:szCs w:val="22"/>
        </w:rPr>
        <w:t>locations</w:t>
      </w:r>
      <w:r w:rsidRPr="00D753AC">
        <w:rPr>
          <w:rFonts w:cs="Times New Roman"/>
          <w:spacing w:val="10"/>
          <w:sz w:val="22"/>
          <w:szCs w:val="22"/>
          <w:rPrChange w:id="3189" w:author="Claire Kouba" w:date="2023-09-12T16:52:00Z">
            <w:rPr>
              <w:spacing w:val="11"/>
            </w:rPr>
          </w:rPrChange>
        </w:rPr>
        <w:t xml:space="preserve"> </w:t>
      </w:r>
      <w:r w:rsidRPr="00D753AC">
        <w:rPr>
          <w:rFonts w:cs="Times New Roman"/>
          <w:sz w:val="22"/>
          <w:szCs w:val="22"/>
        </w:rPr>
        <w:t>with</w:t>
      </w:r>
      <w:r w:rsidRPr="00D753AC">
        <w:rPr>
          <w:rFonts w:cs="Times New Roman"/>
          <w:spacing w:val="10"/>
          <w:sz w:val="22"/>
          <w:szCs w:val="22"/>
          <w:rPrChange w:id="3190" w:author="Claire Kouba" w:date="2023-09-12T16:52:00Z">
            <w:rPr>
              <w:spacing w:val="11"/>
            </w:rPr>
          </w:rPrChange>
        </w:rPr>
        <w:t xml:space="preserve"> </w:t>
      </w:r>
      <w:r w:rsidRPr="00D753AC">
        <w:rPr>
          <w:rFonts w:cs="Times New Roman"/>
          <w:sz w:val="22"/>
          <w:szCs w:val="22"/>
        </w:rPr>
        <w:t>the</w:t>
      </w:r>
      <w:r w:rsidRPr="00D753AC">
        <w:rPr>
          <w:rFonts w:cs="Times New Roman"/>
          <w:spacing w:val="10"/>
          <w:sz w:val="22"/>
          <w:szCs w:val="22"/>
          <w:rPrChange w:id="3191" w:author="Claire Kouba" w:date="2023-09-12T16:52:00Z">
            <w:rPr>
              <w:spacing w:val="11"/>
            </w:rPr>
          </w:rPrChange>
        </w:rPr>
        <w:t xml:space="preserve"> </w:t>
      </w:r>
      <w:r w:rsidRPr="00D753AC">
        <w:rPr>
          <w:rFonts w:cs="Times New Roman"/>
          <w:sz w:val="22"/>
          <w:szCs w:val="22"/>
        </w:rPr>
        <w:t>highest</w:t>
      </w:r>
      <w:r w:rsidRPr="00D753AC">
        <w:rPr>
          <w:rFonts w:cs="Times New Roman"/>
          <w:spacing w:val="10"/>
          <w:sz w:val="22"/>
          <w:szCs w:val="22"/>
          <w:rPrChange w:id="3192" w:author="Claire Kouba" w:date="2023-09-12T16:52:00Z">
            <w:rPr>
              <w:spacing w:val="11"/>
            </w:rPr>
          </w:rPrChange>
        </w:rPr>
        <w:t xml:space="preserve"> </w:t>
      </w:r>
      <w:r w:rsidRPr="00D753AC">
        <w:rPr>
          <w:rFonts w:cs="Times New Roman"/>
          <w:i/>
          <w:sz w:val="22"/>
          <w:szCs w:val="22"/>
        </w:rPr>
        <w:t>R</w:t>
      </w:r>
      <w:r w:rsidRPr="00D753AC">
        <w:rPr>
          <w:rFonts w:cs="Times New Roman"/>
          <w:i/>
          <w:spacing w:val="6"/>
          <w:sz w:val="22"/>
          <w:szCs w:val="22"/>
          <w:rPrChange w:id="3193" w:author="Claire Kouba" w:date="2023-09-12T16:52:00Z">
            <w:rPr>
              <w:i/>
              <w:spacing w:val="7"/>
            </w:rPr>
          </w:rPrChange>
        </w:rPr>
        <w:t xml:space="preserve"> </w:t>
      </w:r>
      <w:r w:rsidRPr="00D753AC">
        <w:rPr>
          <w:rFonts w:cs="Times New Roman"/>
          <w:sz w:val="22"/>
          <w:szCs w:val="22"/>
        </w:rPr>
        <w:t>values</w:t>
      </w:r>
      <w:r w:rsidRPr="00D753AC">
        <w:rPr>
          <w:rFonts w:cs="Times New Roman"/>
          <w:spacing w:val="10"/>
          <w:sz w:val="22"/>
          <w:szCs w:val="22"/>
          <w:rPrChange w:id="3194" w:author="Claire Kouba" w:date="2023-09-12T16:52:00Z">
            <w:rPr>
              <w:spacing w:val="11"/>
            </w:rPr>
          </w:rPrChange>
        </w:rPr>
        <w:t xml:space="preserve"> </w:t>
      </w:r>
      <w:r w:rsidRPr="00D753AC">
        <w:rPr>
          <w:rFonts w:cs="Times New Roman"/>
          <w:sz w:val="22"/>
          <w:szCs w:val="22"/>
        </w:rPr>
        <w:t>in</w:t>
      </w:r>
      <w:r w:rsidRPr="00D753AC">
        <w:rPr>
          <w:rFonts w:cs="Times New Roman"/>
          <w:w w:val="99"/>
          <w:sz w:val="22"/>
          <w:szCs w:val="22"/>
        </w:rPr>
        <w:t xml:space="preserve"> </w:t>
      </w:r>
      <w:r w:rsidRPr="00D753AC">
        <w:rPr>
          <w:rFonts w:cs="Times New Roman"/>
          <w:sz w:val="22"/>
          <w:szCs w:val="22"/>
        </w:rPr>
        <w:t>each</w:t>
      </w:r>
      <w:r w:rsidRPr="00D753AC">
        <w:rPr>
          <w:rFonts w:cs="Times New Roman"/>
          <w:spacing w:val="-4"/>
          <w:sz w:val="22"/>
          <w:szCs w:val="22"/>
          <w:rPrChange w:id="3195" w:author="Claire Kouba" w:date="2023-09-12T16:52:00Z">
            <w:rPr>
              <w:spacing w:val="-5"/>
            </w:rPr>
          </w:rPrChange>
        </w:rPr>
        <w:t xml:space="preserve"> </w:t>
      </w:r>
      <w:r w:rsidRPr="00D753AC">
        <w:rPr>
          <w:rFonts w:cs="Times New Roman"/>
          <w:sz w:val="22"/>
          <w:szCs w:val="22"/>
        </w:rPr>
        <w:t>category</w:t>
      </w:r>
      <w:r w:rsidRPr="00D753AC">
        <w:rPr>
          <w:rFonts w:cs="Times New Roman"/>
          <w:spacing w:val="-4"/>
          <w:sz w:val="22"/>
          <w:szCs w:val="22"/>
          <w:rPrChange w:id="3196" w:author="Claire Kouba" w:date="2023-09-12T16:52:00Z">
            <w:rPr>
              <w:spacing w:val="-5"/>
            </w:rPr>
          </w:rPrChange>
        </w:rPr>
        <w:t xml:space="preserve"> </w:t>
      </w:r>
      <w:r w:rsidRPr="00D753AC">
        <w:rPr>
          <w:rFonts w:cs="Times New Roman"/>
          <w:sz w:val="22"/>
          <w:szCs w:val="22"/>
        </w:rPr>
        <w:t>of</w:t>
      </w:r>
      <w:r w:rsidRPr="00D753AC">
        <w:rPr>
          <w:rFonts w:cs="Times New Roman"/>
          <w:spacing w:val="-4"/>
          <w:sz w:val="22"/>
          <w:szCs w:val="22"/>
          <w:rPrChange w:id="3197" w:author="Claire Kouba" w:date="2023-09-12T16:52:00Z">
            <w:rPr>
              <w:spacing w:val="-5"/>
            </w:rPr>
          </w:rPrChange>
        </w:rPr>
        <w:t xml:space="preserve"> </w:t>
      </w:r>
      <w:r w:rsidRPr="00D753AC">
        <w:rPr>
          <w:rFonts w:cs="Times New Roman"/>
          <w:sz w:val="22"/>
          <w:szCs w:val="22"/>
        </w:rPr>
        <w:t>monitoring</w:t>
      </w:r>
      <w:r w:rsidRPr="00D753AC">
        <w:rPr>
          <w:rFonts w:cs="Times New Roman"/>
          <w:spacing w:val="-4"/>
          <w:sz w:val="22"/>
          <w:szCs w:val="22"/>
          <w:rPrChange w:id="3198" w:author="Claire Kouba" w:date="2023-09-12T16:52:00Z">
            <w:rPr>
              <w:spacing w:val="-5"/>
            </w:rPr>
          </w:rPrChange>
        </w:rPr>
        <w:t xml:space="preserve"> </w:t>
      </w:r>
      <w:r w:rsidRPr="00D753AC">
        <w:rPr>
          <w:rFonts w:cs="Times New Roman"/>
          <w:sz w:val="22"/>
          <w:szCs w:val="22"/>
        </w:rPr>
        <w:t>observation</w:t>
      </w:r>
      <w:r w:rsidRPr="00D753AC">
        <w:rPr>
          <w:rFonts w:cs="Times New Roman"/>
          <w:spacing w:val="-4"/>
          <w:sz w:val="22"/>
          <w:szCs w:val="22"/>
          <w:rPrChange w:id="3199" w:author="Claire Kouba" w:date="2023-09-12T16:52:00Z">
            <w:rPr>
              <w:spacing w:val="-5"/>
            </w:rPr>
          </w:rPrChange>
        </w:rPr>
        <w:t xml:space="preserve"> </w:t>
      </w:r>
      <w:r w:rsidRPr="00D753AC">
        <w:rPr>
          <w:rFonts w:cs="Times New Roman"/>
          <w:sz w:val="22"/>
          <w:szCs w:val="22"/>
        </w:rPr>
        <w:t>are</w:t>
      </w:r>
      <w:r w:rsidRPr="00D753AC">
        <w:rPr>
          <w:rFonts w:cs="Times New Roman"/>
          <w:spacing w:val="-4"/>
          <w:sz w:val="22"/>
          <w:szCs w:val="22"/>
          <w:rPrChange w:id="3200" w:author="Claire Kouba" w:date="2023-09-12T16:52:00Z">
            <w:rPr>
              <w:spacing w:val="-5"/>
            </w:rPr>
          </w:rPrChange>
        </w:rPr>
        <w:t xml:space="preserve"> </w:t>
      </w:r>
      <w:del w:id="3201" w:author="Claire Kouba" w:date="2023-09-12T16:52:00Z">
        <w:r w:rsidR="00505335" w:rsidRPr="00D753AC">
          <w:rPr>
            <w:rFonts w:cs="Times New Roman"/>
            <w:sz w:val="22"/>
            <w:szCs w:val="22"/>
          </w:rPr>
          <w:delText>shown</w:delText>
        </w:r>
        <w:r w:rsidR="00505335" w:rsidRPr="00D753AC">
          <w:rPr>
            <w:rFonts w:cs="Times New Roman"/>
            <w:spacing w:val="-5"/>
            <w:sz w:val="22"/>
            <w:szCs w:val="22"/>
          </w:rPr>
          <w:delText xml:space="preserve"> </w:delText>
        </w:r>
        <w:r w:rsidR="00505335" w:rsidRPr="00D753AC">
          <w:rPr>
            <w:rFonts w:cs="Times New Roman"/>
            <w:sz w:val="22"/>
            <w:szCs w:val="22"/>
          </w:rPr>
          <w:delText>in</w:delText>
        </w:r>
        <w:r w:rsidR="00505335" w:rsidRPr="00D753AC">
          <w:rPr>
            <w:rFonts w:cs="Times New Roman"/>
            <w:spacing w:val="-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"_bookmark7"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5"/>
            <w:sz w:val="22"/>
            <w:szCs w:val="22"/>
          </w:rPr>
          <w:delText xml:space="preserve"> </w:delText>
        </w:r>
        <w:r w:rsidR="00505335" w:rsidRPr="00D753AC">
          <w:rPr>
            <w:rFonts w:cs="Times New Roman"/>
            <w:sz w:val="22"/>
            <w:szCs w:val="22"/>
          </w:rPr>
          <w:delText>7.</w:delText>
        </w:r>
        <w:r w:rsidR="00505335" w:rsidRPr="00D753AC">
          <w:rPr>
            <w:rFonts w:cs="Times New Roman"/>
            <w:sz w:val="22"/>
            <w:szCs w:val="22"/>
          </w:rPr>
          <w:fldChar w:fldCharType="end"/>
        </w:r>
      </w:del>
      <w:ins w:id="3202" w:author="Claire Kouba" w:date="2023-09-12T16:52:00Z">
        <w:r w:rsidRPr="00D753AC">
          <w:rPr>
            <w:rFonts w:cs="Times New Roman"/>
            <w:sz w:val="22"/>
            <w:szCs w:val="22"/>
          </w:rPr>
          <w:t>included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analysis</w:t>
        </w:r>
        <w:r w:rsidRPr="00D753AC">
          <w:rPr>
            <w:rFonts w:cs="Times New Roman"/>
            <w:spacing w:val="-4"/>
            <w:sz w:val="22"/>
            <w:szCs w:val="22"/>
          </w:rPr>
          <w:t xml:space="preserve"> </w:t>
        </w:r>
        <w:r w:rsidRPr="00D753AC">
          <w:rPr>
            <w:rFonts w:cs="Times New Roman"/>
            <w:sz w:val="22"/>
            <w:szCs w:val="22"/>
          </w:rPr>
          <w:t>results</w:t>
        </w:r>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Results,</w:t>
        </w:r>
        <w:r w:rsidRPr="00D753AC">
          <w:rPr>
            <w:rFonts w:cs="Times New Roman"/>
            <w:spacing w:val="-4"/>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3.3).</w:t>
        </w:r>
      </w:ins>
    </w:p>
    <w:p w:rsidR="002153D1" w:rsidRPr="00D753AC" w:rsidRDefault="002153D1">
      <w:pPr>
        <w:spacing w:before="8"/>
        <w:ind w:left="173"/>
        <w:rPr>
          <w:rFonts w:ascii="Times New Roman" w:eastAsia="Times New Roman" w:hAnsi="Times New Roman" w:cs="Times New Roman"/>
        </w:rPr>
      </w:pPr>
    </w:p>
    <w:p w:rsidR="002153D1" w:rsidRPr="00D753AC" w:rsidRDefault="002573FA">
      <w:pPr>
        <w:ind w:left="173"/>
        <w:rPr>
          <w:rFonts w:ascii="Times New Roman" w:eastAsia="Times New Roman" w:hAnsi="Times New Roman" w:cs="Times New Roman"/>
        </w:rPr>
        <w:pPrChange w:id="3203" w:author="Claire Kouba" w:date="2023-09-12T16:52:00Z">
          <w:pPr>
            <w:pStyle w:val="ListParagraph"/>
            <w:numPr>
              <w:ilvl w:val="2"/>
              <w:numId w:val="17"/>
            </w:numPr>
            <w:tabs>
              <w:tab w:val="left" w:pos="728"/>
            </w:tabs>
            <w:ind w:left="173" w:hanging="598"/>
            <w:jc w:val="right"/>
          </w:pPr>
        </w:pPrChange>
      </w:pPr>
      <w:ins w:id="3204" w:author="Claire Kouba" w:date="2023-09-12T16:52:00Z">
        <w:r w:rsidRPr="00D753AC">
          <w:rPr>
            <w:rFonts w:ascii="Times New Roman" w:hAnsi="Times New Roman" w:cs="Times New Roman"/>
            <w:b/>
            <w:w w:val="110"/>
          </w:rPr>
          <w:t>2.3.1</w:t>
        </w:r>
        <w:r w:rsidRPr="00D753AC">
          <w:rPr>
            <w:rFonts w:ascii="Times New Roman" w:hAnsi="Times New Roman" w:cs="Times New Roman"/>
            <w:b/>
            <w:spacing w:val="50"/>
            <w:w w:val="110"/>
          </w:rPr>
          <w:t xml:space="preserve"> </w:t>
        </w:r>
      </w:ins>
      <w:r w:rsidRPr="00D753AC">
        <w:rPr>
          <w:rFonts w:ascii="Times New Roman" w:hAnsi="Times New Roman" w:cs="Times New Roman"/>
          <w:b/>
          <w:w w:val="110"/>
        </w:rPr>
        <w:t>Prediction</w:t>
      </w:r>
      <w:r w:rsidRPr="00D753AC">
        <w:rPr>
          <w:rFonts w:ascii="Times New Roman" w:hAnsi="Times New Roman" w:cs="Times New Roman"/>
          <w:b/>
          <w:spacing w:val="-30"/>
          <w:w w:val="110"/>
          <w:rPrChange w:id="3205" w:author="Claire Kouba" w:date="2023-09-12T16:52:00Z">
            <w:rPr>
              <w:rFonts w:ascii="Times New Roman" w:hAnsi="Times New Roman"/>
              <w:b/>
              <w:w w:val="110"/>
              <w:sz w:val="20"/>
            </w:rPr>
          </w:rPrChange>
        </w:rPr>
        <w:t xml:space="preserve"> </w:t>
      </w:r>
      <w:r w:rsidRPr="00D753AC">
        <w:rPr>
          <w:rFonts w:ascii="Times New Roman" w:hAnsi="Times New Roman" w:cs="Times New Roman"/>
          <w:b/>
          <w:w w:val="110"/>
        </w:rPr>
        <w:t>formulae</w:t>
      </w:r>
      <w:r w:rsidRPr="00D753AC">
        <w:rPr>
          <w:rFonts w:ascii="Times New Roman" w:hAnsi="Times New Roman" w:cs="Times New Roman"/>
          <w:b/>
          <w:spacing w:val="-30"/>
          <w:w w:val="110"/>
          <w:rPrChange w:id="3206" w:author="Claire Kouba" w:date="2023-09-12T16:52:00Z">
            <w:rPr>
              <w:rFonts w:ascii="Times New Roman" w:hAnsi="Times New Roman"/>
              <w:b/>
              <w:w w:val="110"/>
              <w:sz w:val="20"/>
            </w:rPr>
          </w:rPrChange>
        </w:rPr>
        <w:t xml:space="preserve"> </w:t>
      </w:r>
      <w:r w:rsidRPr="00D753AC">
        <w:rPr>
          <w:rFonts w:ascii="Times New Roman" w:hAnsi="Times New Roman" w:cs="Times New Roman"/>
          <w:b/>
          <w:w w:val="110"/>
        </w:rPr>
        <w:t>for</w:t>
      </w:r>
      <w:r w:rsidRPr="00D753AC">
        <w:rPr>
          <w:rFonts w:ascii="Times New Roman" w:hAnsi="Times New Roman" w:cs="Times New Roman"/>
          <w:b/>
          <w:spacing w:val="-30"/>
          <w:w w:val="110"/>
          <w:rPrChange w:id="3207" w:author="Claire Kouba" w:date="2023-09-12T16:52:00Z">
            <w:rPr>
              <w:rFonts w:ascii="Times New Roman" w:hAnsi="Times New Roman"/>
              <w:b/>
              <w:w w:val="110"/>
              <w:sz w:val="20"/>
            </w:rPr>
          </w:rPrChange>
        </w:rPr>
        <w:t xml:space="preserve"> </w:t>
      </w:r>
      <w:r w:rsidRPr="00D753AC">
        <w:rPr>
          <w:rFonts w:ascii="Times New Roman" w:hAnsi="Times New Roman" w:cs="Times New Roman"/>
          <w:b/>
          <w:i/>
          <w:w w:val="120"/>
          <w:rPrChange w:id="3208" w:author="Claire Kouba" w:date="2023-09-12T16:52:00Z">
            <w:rPr>
              <w:rFonts w:ascii="Times New Roman" w:hAnsi="Times New Roman"/>
              <w:b/>
              <w:i/>
              <w:w w:val="125"/>
              <w:sz w:val="20"/>
            </w:rPr>
          </w:rPrChange>
        </w:rPr>
        <w:t>V</w:t>
      </w:r>
      <w:r w:rsidRPr="00D753AC">
        <w:rPr>
          <w:rFonts w:ascii="Times New Roman" w:hAnsi="Times New Roman" w:cs="Times New Roman"/>
          <w:b/>
          <w:i/>
          <w:w w:val="120"/>
          <w:position w:val="-2"/>
          <w:rPrChange w:id="3209" w:author="Claire Kouba" w:date="2023-09-12T16:52:00Z">
            <w:rPr>
              <w:rFonts w:ascii="Times New Roman" w:hAnsi="Times New Roman"/>
              <w:b/>
              <w:i/>
              <w:w w:val="125"/>
              <w:position w:val="-2"/>
              <w:sz w:val="20"/>
            </w:rPr>
          </w:rPrChange>
        </w:rPr>
        <w:t>min</w:t>
      </w:r>
      <w:del w:id="3210"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753AC">
        <w:rPr>
          <w:rFonts w:ascii="Times New Roman" w:hAnsi="Times New Roman" w:cs="Times New Roman"/>
          <w:b/>
          <w:i/>
          <w:spacing w:val="-11"/>
          <w:w w:val="120"/>
          <w:position w:val="-2"/>
          <w:rPrChange w:id="3211" w:author="Claire Kouba" w:date="2023-09-12T16:52:00Z">
            <w:rPr>
              <w:rFonts w:ascii="Times New Roman" w:hAnsi="Times New Roman"/>
              <w:b/>
              <w:i/>
              <w:w w:val="125"/>
              <w:position w:val="-2"/>
              <w:sz w:val="20"/>
            </w:rPr>
          </w:rPrChange>
        </w:rPr>
        <w:t xml:space="preserve"> </w:t>
      </w:r>
      <w:r w:rsidRPr="00D753AC">
        <w:rPr>
          <w:rFonts w:ascii="Times New Roman" w:hAnsi="Times New Roman" w:cs="Times New Roman"/>
          <w:b/>
          <w:w w:val="110"/>
        </w:rPr>
        <w:t>and</w:t>
      </w:r>
      <w:r w:rsidRPr="00D753AC">
        <w:rPr>
          <w:rFonts w:ascii="Times New Roman" w:hAnsi="Times New Roman" w:cs="Times New Roman"/>
          <w:b/>
          <w:spacing w:val="-30"/>
          <w:w w:val="110"/>
          <w:rPrChange w:id="3212" w:author="Claire Kouba" w:date="2023-09-12T16:52:00Z">
            <w:rPr>
              <w:rFonts w:ascii="Times New Roman" w:hAnsi="Times New Roman"/>
              <w:b/>
              <w:spacing w:val="-14"/>
              <w:w w:val="110"/>
              <w:sz w:val="20"/>
            </w:rPr>
          </w:rPrChange>
        </w:rPr>
        <w:t xml:space="preserve"> </w:t>
      </w:r>
      <w:r w:rsidRPr="00D753AC">
        <w:rPr>
          <w:rFonts w:ascii="Times New Roman" w:hAnsi="Times New Roman" w:cs="Times New Roman"/>
          <w:b/>
          <w:i/>
          <w:w w:val="120"/>
          <w:rPrChange w:id="3213" w:author="Claire Kouba" w:date="2023-09-12T16:52:00Z">
            <w:rPr>
              <w:rFonts w:ascii="Times New Roman" w:hAnsi="Times New Roman"/>
              <w:b/>
              <w:i/>
              <w:w w:val="125"/>
              <w:sz w:val="20"/>
            </w:rPr>
          </w:rPrChange>
        </w:rPr>
        <w:t>P</w:t>
      </w:r>
      <w:r w:rsidRPr="00D753AC">
        <w:rPr>
          <w:rFonts w:ascii="Times New Roman" w:hAnsi="Times New Roman" w:cs="Times New Roman"/>
          <w:b/>
          <w:i/>
          <w:w w:val="120"/>
          <w:position w:val="-2"/>
          <w:rPrChange w:id="3214" w:author="Claire Kouba" w:date="2023-09-12T16:52:00Z">
            <w:rPr>
              <w:rFonts w:ascii="Times New Roman" w:hAnsi="Times New Roman"/>
              <w:b/>
              <w:i/>
              <w:w w:val="125"/>
              <w:position w:val="-2"/>
              <w:sz w:val="20"/>
            </w:rPr>
          </w:rPrChange>
        </w:rPr>
        <w:t>spill</w:t>
      </w:r>
    </w:p>
    <w:p w:rsidR="002153D1" w:rsidRPr="00D753AC" w:rsidRDefault="002153D1">
      <w:pPr>
        <w:spacing w:before="9"/>
        <w:ind w:left="173"/>
        <w:rPr>
          <w:rFonts w:ascii="Times New Roman" w:eastAsia="Times New Roman" w:hAnsi="Times New Roman" w:cs="Times New Roman"/>
          <w:b/>
          <w:bCs/>
          <w:i/>
        </w:rPr>
        <w:pPrChange w:id="3215" w:author="Claire Kouba" w:date="2023-09-12T16:52:00Z">
          <w:pPr>
            <w:spacing w:before="10"/>
            <w:ind w:left="173"/>
          </w:pPr>
        </w:pPrChange>
      </w:pPr>
    </w:p>
    <w:p w:rsidR="002153D1" w:rsidRPr="00D753AC" w:rsidRDefault="002573FA" w:rsidP="00D753AC">
      <w:pPr>
        <w:pStyle w:val="BodyText"/>
        <w:ind w:left="173" w:right="98"/>
        <w:rPr>
          <w:ins w:id="3216" w:author="Claire Kouba" w:date="2023-09-12T16:52:00Z"/>
          <w:rFonts w:cs="Times New Roman"/>
          <w:sz w:val="22"/>
          <w:szCs w:val="22"/>
        </w:rPr>
      </w:pPr>
      <w:r w:rsidRPr="00D753AC">
        <w:rPr>
          <w:rFonts w:cs="Times New Roman"/>
          <w:sz w:val="22"/>
          <w:szCs w:val="22"/>
        </w:rPr>
        <w:t>With</w:t>
      </w:r>
      <w:r w:rsidRPr="00D753AC">
        <w:rPr>
          <w:rFonts w:cs="Times New Roman"/>
          <w:spacing w:val="14"/>
          <w:sz w:val="22"/>
          <w:szCs w:val="22"/>
          <w:rPrChange w:id="3217" w:author="Claire Kouba" w:date="2023-09-12T16:52:00Z">
            <w:rPr>
              <w:spacing w:val="-14"/>
            </w:rPr>
          </w:rPrChange>
        </w:rPr>
        <w:t xml:space="preserve"> </w:t>
      </w:r>
      <w:r w:rsidRPr="00D753AC">
        <w:rPr>
          <w:rFonts w:cs="Times New Roman"/>
          <w:sz w:val="22"/>
          <w:szCs w:val="22"/>
        </w:rPr>
        <w:t>a</w:t>
      </w:r>
      <w:r w:rsidRPr="00D753AC">
        <w:rPr>
          <w:rFonts w:cs="Times New Roman"/>
          <w:spacing w:val="14"/>
          <w:sz w:val="22"/>
          <w:szCs w:val="22"/>
          <w:rPrChange w:id="3218" w:author="Claire Kouba" w:date="2023-09-12T16:52:00Z">
            <w:rPr>
              <w:spacing w:val="-14"/>
            </w:rPr>
          </w:rPrChange>
        </w:rPr>
        <w:t xml:space="preserve"> </w:t>
      </w:r>
      <w:r w:rsidRPr="00D753AC">
        <w:rPr>
          <w:rFonts w:cs="Times New Roman"/>
          <w:sz w:val="22"/>
          <w:szCs w:val="22"/>
        </w:rPr>
        <w:t>sample</w:t>
      </w:r>
      <w:r w:rsidRPr="00D753AC">
        <w:rPr>
          <w:rFonts w:cs="Times New Roman"/>
          <w:spacing w:val="14"/>
          <w:sz w:val="22"/>
          <w:szCs w:val="22"/>
          <w:rPrChange w:id="3219" w:author="Claire Kouba" w:date="2023-09-12T16:52:00Z">
            <w:rPr>
              <w:spacing w:val="-14"/>
            </w:rPr>
          </w:rPrChange>
        </w:rPr>
        <w:t xml:space="preserve"> </w:t>
      </w:r>
      <w:r w:rsidRPr="00D753AC">
        <w:rPr>
          <w:rFonts w:cs="Times New Roman"/>
          <w:sz w:val="22"/>
          <w:szCs w:val="22"/>
        </w:rPr>
        <w:t>size</w:t>
      </w:r>
      <w:r w:rsidRPr="00D753AC">
        <w:rPr>
          <w:rFonts w:cs="Times New Roman"/>
          <w:spacing w:val="14"/>
          <w:sz w:val="22"/>
          <w:szCs w:val="22"/>
          <w:rPrChange w:id="3220" w:author="Claire Kouba" w:date="2023-09-12T16:52:00Z">
            <w:rPr>
              <w:spacing w:val="-14"/>
            </w:rPr>
          </w:rPrChange>
        </w:rPr>
        <w:t xml:space="preserve"> </w:t>
      </w:r>
      <w:r w:rsidRPr="00D753AC">
        <w:rPr>
          <w:rFonts w:cs="Times New Roman"/>
          <w:sz w:val="22"/>
          <w:szCs w:val="22"/>
        </w:rPr>
        <w:t>of</w:t>
      </w:r>
      <w:r w:rsidRPr="00D753AC">
        <w:rPr>
          <w:rFonts w:cs="Times New Roman"/>
          <w:spacing w:val="14"/>
          <w:sz w:val="22"/>
          <w:szCs w:val="22"/>
          <w:rPrChange w:id="3221" w:author="Claire Kouba" w:date="2023-09-12T16:52:00Z">
            <w:rPr>
              <w:spacing w:val="-14"/>
            </w:rPr>
          </w:rPrChange>
        </w:rPr>
        <w:t xml:space="preserve"> </w:t>
      </w:r>
      <w:r w:rsidRPr="00D753AC">
        <w:rPr>
          <w:rFonts w:cs="Times New Roman"/>
          <w:sz w:val="22"/>
          <w:szCs w:val="22"/>
        </w:rPr>
        <w:t>80</w:t>
      </w:r>
      <w:r w:rsidRPr="00D753AC">
        <w:rPr>
          <w:rFonts w:cs="Times New Roman"/>
          <w:spacing w:val="14"/>
          <w:sz w:val="22"/>
          <w:szCs w:val="22"/>
          <w:rPrChange w:id="3222" w:author="Claire Kouba" w:date="2023-09-12T16:52:00Z">
            <w:rPr>
              <w:spacing w:val="-14"/>
            </w:rPr>
          </w:rPrChange>
        </w:rPr>
        <w:t xml:space="preserve"> </w:t>
      </w:r>
      <w:r w:rsidRPr="00D753AC">
        <w:rPr>
          <w:rFonts w:cs="Times New Roman"/>
          <w:sz w:val="22"/>
          <w:szCs w:val="22"/>
        </w:rPr>
        <w:t>years</w:t>
      </w:r>
      <w:r w:rsidRPr="00D753AC">
        <w:rPr>
          <w:rFonts w:cs="Times New Roman"/>
          <w:spacing w:val="14"/>
          <w:sz w:val="22"/>
          <w:szCs w:val="22"/>
          <w:rPrChange w:id="3223" w:author="Claire Kouba" w:date="2023-09-12T16:52:00Z">
            <w:rPr>
              <w:spacing w:val="-14"/>
            </w:rPr>
          </w:rPrChange>
        </w:rPr>
        <w:t xml:space="preserve"> </w:t>
      </w:r>
      <w:r w:rsidRPr="00D753AC">
        <w:rPr>
          <w:rFonts w:cs="Times New Roman"/>
          <w:sz w:val="22"/>
          <w:szCs w:val="22"/>
        </w:rPr>
        <w:t>of</w:t>
      </w:r>
      <w:r w:rsidRPr="00D753AC">
        <w:rPr>
          <w:rFonts w:cs="Times New Roman"/>
          <w:spacing w:val="14"/>
          <w:sz w:val="22"/>
          <w:szCs w:val="22"/>
          <w:rPrChange w:id="3224" w:author="Claire Kouba" w:date="2023-09-12T16:52:00Z">
            <w:rPr>
              <w:spacing w:val="-14"/>
            </w:rPr>
          </w:rPrChange>
        </w:rPr>
        <w:t xml:space="preserve"> </w:t>
      </w:r>
      <w:r w:rsidRPr="00D753AC">
        <w:rPr>
          <w:rFonts w:cs="Times New Roman"/>
          <w:sz w:val="22"/>
          <w:szCs w:val="22"/>
        </w:rPr>
        <w:t>dry</w:t>
      </w:r>
      <w:r w:rsidRPr="00D753AC">
        <w:rPr>
          <w:rFonts w:cs="Times New Roman"/>
          <w:spacing w:val="14"/>
          <w:sz w:val="22"/>
          <w:szCs w:val="22"/>
          <w:rPrChange w:id="3225" w:author="Claire Kouba" w:date="2023-09-12T16:52:00Z">
            <w:rPr>
              <w:spacing w:val="-14"/>
            </w:rPr>
          </w:rPrChange>
        </w:rPr>
        <w:t xml:space="preserve"> </w:t>
      </w:r>
      <w:r w:rsidRPr="00D753AC">
        <w:rPr>
          <w:rFonts w:cs="Times New Roman"/>
          <w:sz w:val="22"/>
          <w:szCs w:val="22"/>
        </w:rPr>
        <w:t>season</w:t>
      </w:r>
      <w:r w:rsidRPr="00D753AC">
        <w:rPr>
          <w:rFonts w:cs="Times New Roman"/>
          <w:spacing w:val="13"/>
          <w:sz w:val="22"/>
          <w:szCs w:val="22"/>
          <w:rPrChange w:id="3226" w:author="Claire Kouba" w:date="2023-09-12T16:52:00Z">
            <w:rPr>
              <w:spacing w:val="-14"/>
            </w:rPr>
          </w:rPrChange>
        </w:rPr>
        <w:t xml:space="preserve"> </w:t>
      </w:r>
      <w:r w:rsidRPr="00D753AC">
        <w:rPr>
          <w:rFonts w:cs="Times New Roman"/>
          <w:sz w:val="22"/>
          <w:szCs w:val="22"/>
        </w:rPr>
        <w:t>baseflow</w:t>
      </w:r>
      <w:r w:rsidRPr="00D753AC">
        <w:rPr>
          <w:rFonts w:cs="Times New Roman"/>
          <w:spacing w:val="14"/>
          <w:sz w:val="22"/>
          <w:szCs w:val="22"/>
          <w:rPrChange w:id="3227" w:author="Claire Kouba" w:date="2023-09-12T16:52:00Z">
            <w:rPr>
              <w:spacing w:val="-14"/>
            </w:rPr>
          </w:rPrChange>
        </w:rPr>
        <w:t xml:space="preserve"> </w:t>
      </w:r>
      <w:r w:rsidRPr="00D753AC">
        <w:rPr>
          <w:rFonts w:cs="Times New Roman"/>
          <w:sz w:val="22"/>
          <w:szCs w:val="22"/>
        </w:rPr>
        <w:t>volumes,</w:t>
      </w:r>
      <w:r w:rsidRPr="00D753AC">
        <w:rPr>
          <w:rFonts w:cs="Times New Roman"/>
          <w:spacing w:val="14"/>
          <w:sz w:val="22"/>
          <w:szCs w:val="22"/>
          <w:rPrChange w:id="3228" w:author="Claire Kouba" w:date="2023-09-12T16:52:00Z">
            <w:rPr>
              <w:spacing w:val="-14"/>
            </w:rPr>
          </w:rPrChange>
        </w:rPr>
        <w:t xml:space="preserve"> </w:t>
      </w:r>
      <w:r w:rsidRPr="00D753AC">
        <w:rPr>
          <w:rFonts w:cs="Times New Roman"/>
          <w:sz w:val="22"/>
          <w:szCs w:val="22"/>
        </w:rPr>
        <w:t>a</w:t>
      </w:r>
      <w:r w:rsidRPr="00D753AC">
        <w:rPr>
          <w:rFonts w:cs="Times New Roman"/>
          <w:spacing w:val="14"/>
          <w:sz w:val="22"/>
          <w:szCs w:val="22"/>
          <w:rPrChange w:id="3229" w:author="Claire Kouba" w:date="2023-09-12T16:52:00Z">
            <w:rPr>
              <w:spacing w:val="-14"/>
            </w:rPr>
          </w:rPrChange>
        </w:rPr>
        <w:t xml:space="preserve"> </w:t>
      </w:r>
      <w:r w:rsidRPr="00D753AC">
        <w:rPr>
          <w:rFonts w:cs="Times New Roman"/>
          <w:sz w:val="22"/>
          <w:szCs w:val="22"/>
        </w:rPr>
        <w:t>one-</w:t>
      </w:r>
      <w:r w:rsidRPr="00D753AC">
        <w:rPr>
          <w:rFonts w:cs="Times New Roman"/>
          <w:spacing w:val="14"/>
          <w:sz w:val="22"/>
          <w:szCs w:val="22"/>
          <w:rPrChange w:id="3230" w:author="Claire Kouba" w:date="2023-09-12T16:52:00Z">
            <w:rPr>
              <w:spacing w:val="-14"/>
            </w:rPr>
          </w:rPrChange>
        </w:rPr>
        <w:t xml:space="preserve"> </w:t>
      </w:r>
      <w:r w:rsidRPr="00D753AC">
        <w:rPr>
          <w:rFonts w:cs="Times New Roman"/>
          <w:sz w:val="22"/>
          <w:szCs w:val="22"/>
        </w:rPr>
        <w:t>or</w:t>
      </w:r>
      <w:r w:rsidRPr="00D753AC">
        <w:rPr>
          <w:rFonts w:cs="Times New Roman"/>
          <w:spacing w:val="14"/>
          <w:sz w:val="22"/>
          <w:szCs w:val="22"/>
          <w:rPrChange w:id="3231" w:author="Claire Kouba" w:date="2023-09-12T16:52:00Z">
            <w:rPr>
              <w:spacing w:val="-14"/>
            </w:rPr>
          </w:rPrChange>
        </w:rPr>
        <w:t xml:space="preserve"> </w:t>
      </w:r>
      <w:r w:rsidRPr="00D753AC">
        <w:rPr>
          <w:rFonts w:cs="Times New Roman"/>
          <w:sz w:val="22"/>
          <w:szCs w:val="22"/>
        </w:rPr>
        <w:t>two-predictor</w:t>
      </w:r>
      <w:r w:rsidRPr="00D753AC">
        <w:rPr>
          <w:rFonts w:cs="Times New Roman"/>
          <w:spacing w:val="13"/>
          <w:sz w:val="22"/>
          <w:szCs w:val="22"/>
          <w:rPrChange w:id="3232" w:author="Claire Kouba" w:date="2023-09-12T16:52:00Z">
            <w:rPr>
              <w:spacing w:val="-14"/>
            </w:rPr>
          </w:rPrChange>
        </w:rPr>
        <w:t xml:space="preserve"> </w:t>
      </w:r>
      <w:r w:rsidRPr="00D753AC">
        <w:rPr>
          <w:rFonts w:cs="Times New Roman"/>
          <w:sz w:val="22"/>
          <w:szCs w:val="22"/>
        </w:rPr>
        <w:t>model</w:t>
      </w:r>
      <w:r w:rsidRPr="00D753AC">
        <w:rPr>
          <w:rFonts w:cs="Times New Roman"/>
          <w:spacing w:val="14"/>
          <w:sz w:val="22"/>
          <w:szCs w:val="22"/>
          <w:rPrChange w:id="3233" w:author="Claire Kouba" w:date="2023-09-12T16:52:00Z">
            <w:rPr>
              <w:spacing w:val="-14"/>
            </w:rPr>
          </w:rPrChange>
        </w:rPr>
        <w:t xml:space="preserve"> </w:t>
      </w:r>
      <w:r w:rsidRPr="00D753AC">
        <w:rPr>
          <w:rFonts w:cs="Times New Roman"/>
          <w:sz w:val="22"/>
          <w:szCs w:val="22"/>
        </w:rPr>
        <w:t>is</w:t>
      </w:r>
      <w:r w:rsidRPr="00D753AC">
        <w:rPr>
          <w:rFonts w:cs="Times New Roman"/>
          <w:spacing w:val="14"/>
          <w:sz w:val="22"/>
          <w:szCs w:val="22"/>
          <w:rPrChange w:id="3234" w:author="Claire Kouba" w:date="2023-09-12T16:52:00Z">
            <w:rPr>
              <w:spacing w:val="-14"/>
            </w:rPr>
          </w:rPrChange>
        </w:rPr>
        <w:t xml:space="preserve"> </w:t>
      </w:r>
      <w:r w:rsidRPr="00D753AC">
        <w:rPr>
          <w:rFonts w:cs="Times New Roman"/>
          <w:sz w:val="22"/>
          <w:szCs w:val="22"/>
        </w:rPr>
        <w:t>best</w:t>
      </w:r>
      <w:r w:rsidRPr="00D753AC">
        <w:rPr>
          <w:rFonts w:cs="Times New Roman"/>
          <w:spacing w:val="14"/>
          <w:sz w:val="22"/>
          <w:szCs w:val="22"/>
          <w:rPrChange w:id="3235" w:author="Claire Kouba" w:date="2023-09-12T16:52:00Z">
            <w:rPr>
              <w:spacing w:val="-14"/>
            </w:rPr>
          </w:rPrChange>
        </w:rPr>
        <w:t xml:space="preserve"> </w:t>
      </w:r>
      <w:r w:rsidRPr="00D753AC">
        <w:rPr>
          <w:rFonts w:cs="Times New Roman"/>
          <w:sz w:val="22"/>
          <w:szCs w:val="22"/>
        </w:rPr>
        <w:t>to</w:t>
      </w:r>
      <w:r w:rsidRPr="00D753AC">
        <w:rPr>
          <w:rFonts w:cs="Times New Roman"/>
          <w:spacing w:val="14"/>
          <w:sz w:val="22"/>
          <w:szCs w:val="22"/>
          <w:rPrChange w:id="3236" w:author="Claire Kouba" w:date="2023-09-12T16:52:00Z">
            <w:rPr>
              <w:spacing w:val="-14"/>
            </w:rPr>
          </w:rPrChange>
        </w:rPr>
        <w:t xml:space="preserve"> </w:t>
      </w:r>
      <w:r w:rsidRPr="00D753AC">
        <w:rPr>
          <w:rFonts w:cs="Times New Roman"/>
          <w:sz w:val="22"/>
          <w:szCs w:val="22"/>
        </w:rPr>
        <w:t>avoid</w:t>
      </w:r>
      <w:r w:rsidRPr="00D753AC">
        <w:rPr>
          <w:rFonts w:cs="Times New Roman"/>
          <w:spacing w:val="14"/>
          <w:sz w:val="22"/>
          <w:szCs w:val="22"/>
          <w:rPrChange w:id="3237" w:author="Claire Kouba" w:date="2023-09-12T16:52:00Z">
            <w:rPr>
              <w:spacing w:val="-14"/>
            </w:rPr>
          </w:rPrChange>
        </w:rPr>
        <w:t xml:space="preserve"> </w:t>
      </w:r>
      <w:r w:rsidRPr="00D753AC">
        <w:rPr>
          <w:rFonts w:cs="Times New Roman"/>
          <w:sz w:val="22"/>
          <w:szCs w:val="22"/>
        </w:rPr>
        <w:t>overfitting</w:t>
      </w:r>
      <w:r w:rsidRPr="00D753AC">
        <w:rPr>
          <w:rFonts w:cs="Times New Roman"/>
          <w:w w:val="97"/>
          <w:sz w:val="22"/>
          <w:szCs w:val="22"/>
          <w:rPrChange w:id="3238" w:author="Claire Kouba" w:date="2023-09-12T16:52:00Z">
            <w:rPr>
              <w:spacing w:val="-14"/>
            </w:rPr>
          </w:rPrChange>
        </w:rPr>
        <w:t xml:space="preserve"> </w:t>
      </w:r>
      <w:hyperlink w:anchor="_bookmark39" w:history="1">
        <w:r w:rsidRPr="00D753AC">
          <w:rPr>
            <w:rFonts w:cs="Times New Roman"/>
            <w:sz w:val="22"/>
            <w:szCs w:val="22"/>
          </w:rPr>
          <w:t>(James</w:t>
        </w:r>
        <w:r w:rsidRPr="00D753AC">
          <w:rPr>
            <w:rFonts w:cs="Times New Roman"/>
            <w:spacing w:val="11"/>
            <w:sz w:val="22"/>
            <w:szCs w:val="22"/>
          </w:rPr>
          <w:t xml:space="preserve"> </w:t>
        </w:r>
        <w:r w:rsidRPr="00D753AC">
          <w:rPr>
            <w:rFonts w:cs="Times New Roman"/>
            <w:sz w:val="22"/>
            <w:szCs w:val="22"/>
          </w:rPr>
          <w:t>et</w:t>
        </w:r>
        <w:r w:rsidRPr="00D753AC">
          <w:rPr>
            <w:rFonts w:cs="Times New Roman"/>
            <w:spacing w:val="11"/>
            <w:sz w:val="22"/>
            <w:szCs w:val="22"/>
          </w:rPr>
          <w:t xml:space="preserve"> </w:t>
        </w:r>
        <w:r w:rsidRPr="00D753AC">
          <w:rPr>
            <w:rFonts w:cs="Times New Roman"/>
            <w:sz w:val="22"/>
            <w:szCs w:val="22"/>
          </w:rPr>
          <w:t>al.,</w:t>
        </w:r>
      </w:hyperlink>
      <w:r w:rsidRPr="00D753AC">
        <w:rPr>
          <w:rFonts w:cs="Times New Roman"/>
          <w:spacing w:val="11"/>
          <w:sz w:val="22"/>
          <w:szCs w:val="22"/>
        </w:rPr>
        <w:t xml:space="preserve"> </w:t>
      </w:r>
      <w:hyperlink w:anchor="_bookmark39" w:history="1">
        <w:r w:rsidRPr="00D753AC">
          <w:rPr>
            <w:rFonts w:cs="Times New Roman"/>
            <w:sz w:val="22"/>
            <w:szCs w:val="22"/>
          </w:rPr>
          <w:t>2013).</w:t>
        </w:r>
      </w:hyperlink>
      <w:ins w:id="3239" w:author="Claire Kouba" w:date="2023-09-12T16:52:00Z">
        <w:r w:rsidRPr="00D753AC">
          <w:rPr>
            <w:rFonts w:cs="Times New Roman"/>
            <w:spacing w:val="11"/>
            <w:sz w:val="22"/>
            <w:szCs w:val="22"/>
          </w:rPr>
          <w:t xml:space="preserve"> </w:t>
        </w:r>
        <w:r w:rsidRPr="00D753AC">
          <w:rPr>
            <w:rFonts w:cs="Times New Roman"/>
            <w:sz w:val="22"/>
            <w:szCs w:val="22"/>
          </w:rPr>
          <w:t>Nonetheless,</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thoroughly</w:t>
        </w:r>
        <w:r w:rsidRPr="00D753AC">
          <w:rPr>
            <w:rFonts w:cs="Times New Roman"/>
            <w:spacing w:val="11"/>
            <w:sz w:val="22"/>
            <w:szCs w:val="22"/>
          </w:rPr>
          <w:t xml:space="preserve"> </w:t>
        </w:r>
        <w:r w:rsidRPr="00D753AC">
          <w:rPr>
            <w:rFonts w:cs="Times New Roman"/>
            <w:sz w:val="22"/>
            <w:szCs w:val="22"/>
          </w:rPr>
          <w:t>assess</w:t>
        </w:r>
        <w:r w:rsidRPr="00D753AC">
          <w:rPr>
            <w:rFonts w:cs="Times New Roman"/>
            <w:spacing w:val="11"/>
            <w:sz w:val="22"/>
            <w:szCs w:val="22"/>
          </w:rPr>
          <w:t xml:space="preserve"> </w:t>
        </w:r>
        <w:r w:rsidRPr="00D753AC">
          <w:rPr>
            <w:rFonts w:cs="Times New Roman"/>
            <w:sz w:val="22"/>
            <w:szCs w:val="22"/>
          </w:rPr>
          <w:t>predictive</w:t>
        </w:r>
        <w:r w:rsidRPr="00D753AC">
          <w:rPr>
            <w:rFonts w:cs="Times New Roman"/>
            <w:spacing w:val="11"/>
            <w:sz w:val="22"/>
            <w:szCs w:val="22"/>
          </w:rPr>
          <w:t xml:space="preserve"> </w:t>
        </w:r>
        <w:r w:rsidRPr="00D753AC">
          <w:rPr>
            <w:rFonts w:cs="Times New Roman"/>
            <w:sz w:val="22"/>
            <w:szCs w:val="22"/>
          </w:rPr>
          <w:t>potential</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dataset,</w:t>
        </w:r>
        <w:r w:rsidRPr="00D753AC">
          <w:rPr>
            <w:rFonts w:cs="Times New Roman"/>
            <w:spacing w:val="11"/>
            <w:sz w:val="22"/>
            <w:szCs w:val="22"/>
          </w:rPr>
          <w:t xml:space="preserve"> </w:t>
        </w:r>
        <w:r w:rsidRPr="00D753AC">
          <w:rPr>
            <w:rFonts w:cs="Times New Roman"/>
            <w:sz w:val="22"/>
            <w:szCs w:val="22"/>
          </w:rPr>
          <w:t>three-predictor</w:t>
        </w:r>
        <w:r w:rsidRPr="00D753AC">
          <w:rPr>
            <w:rFonts w:cs="Times New Roman"/>
            <w:spacing w:val="11"/>
            <w:sz w:val="22"/>
            <w:szCs w:val="22"/>
          </w:rPr>
          <w:t xml:space="preserve"> </w:t>
        </w:r>
        <w:r w:rsidRPr="00D753AC">
          <w:rPr>
            <w:rFonts w:cs="Times New Roman"/>
            <w:sz w:val="22"/>
            <w:szCs w:val="22"/>
          </w:rPr>
          <w:t>models</w:t>
        </w:r>
        <w:r w:rsidRPr="00D753AC">
          <w:rPr>
            <w:rFonts w:cs="Times New Roman"/>
            <w:spacing w:val="11"/>
            <w:sz w:val="22"/>
            <w:szCs w:val="22"/>
          </w:rPr>
          <w:t xml:space="preserve"> </w:t>
        </w:r>
        <w:r w:rsidRPr="00D753AC">
          <w:rPr>
            <w:rFonts w:cs="Times New Roman"/>
            <w:sz w:val="22"/>
            <w:szCs w:val="22"/>
          </w:rPr>
          <w:t>were</w:t>
        </w:r>
        <w:r w:rsidRPr="00D753AC">
          <w:rPr>
            <w:rFonts w:cs="Times New Roman"/>
            <w:spacing w:val="11"/>
            <w:sz w:val="22"/>
            <w:szCs w:val="22"/>
          </w:rPr>
          <w:t xml:space="preserve"> </w:t>
        </w:r>
        <w:r w:rsidRPr="00D753AC">
          <w:rPr>
            <w:rFonts w:cs="Times New Roman"/>
            <w:sz w:val="22"/>
            <w:szCs w:val="22"/>
          </w:rPr>
          <w:t>also</w:t>
        </w:r>
        <w:r w:rsidRPr="00D753AC">
          <w:rPr>
            <w:rFonts w:cs="Times New Roman"/>
            <w:w w:val="99"/>
            <w:sz w:val="22"/>
            <w:szCs w:val="22"/>
          </w:rPr>
          <w:t xml:space="preserve"> </w:t>
        </w:r>
        <w:r w:rsidRPr="00D753AC">
          <w:rPr>
            <w:rFonts w:cs="Times New Roman"/>
            <w:sz w:val="22"/>
            <w:szCs w:val="22"/>
          </w:rPr>
          <w:t>considered.</w:t>
        </w:r>
      </w:ins>
    </w:p>
    <w:p w:rsidR="002153D1" w:rsidRPr="00D753AC" w:rsidRDefault="002573FA" w:rsidP="00D753AC">
      <w:pPr>
        <w:pStyle w:val="BodyText"/>
        <w:ind w:left="173" w:right="98" w:firstLine="184"/>
        <w:rPr>
          <w:ins w:id="3240" w:author="Claire Kouba" w:date="2023-09-12T16:52:00Z"/>
          <w:rFonts w:cs="Times New Roman"/>
          <w:sz w:val="22"/>
          <w:szCs w:val="22"/>
        </w:rPr>
      </w:pPr>
      <w:ins w:id="3241" w:author="Claire Kouba" w:date="2023-09-12T16:52:00Z">
        <w:r w:rsidRPr="00D753AC">
          <w:rPr>
            <w:rFonts w:cs="Times New Roman"/>
            <w:sz w:val="22"/>
            <w:szCs w:val="22"/>
          </w:rPr>
          <w:t>Commonly,</w:t>
        </w:r>
        <w:r w:rsidRPr="00D753AC">
          <w:rPr>
            <w:rFonts w:cs="Times New Roman"/>
            <w:spacing w:val="31"/>
            <w:sz w:val="22"/>
            <w:szCs w:val="22"/>
          </w:rPr>
          <w:t xml:space="preserve"> </w:t>
        </w:r>
        <w:r w:rsidRPr="00D753AC">
          <w:rPr>
            <w:rFonts w:cs="Times New Roman"/>
            <w:sz w:val="22"/>
            <w:szCs w:val="22"/>
          </w:rPr>
          <w:t>model</w:t>
        </w:r>
        <w:r w:rsidRPr="00D753AC">
          <w:rPr>
            <w:rFonts w:cs="Times New Roman"/>
            <w:spacing w:val="31"/>
            <w:sz w:val="22"/>
            <w:szCs w:val="22"/>
          </w:rPr>
          <w:t xml:space="preserve"> </w:t>
        </w:r>
        <w:r w:rsidRPr="00D753AC">
          <w:rPr>
            <w:rFonts w:cs="Times New Roman"/>
            <w:sz w:val="22"/>
            <w:szCs w:val="22"/>
          </w:rPr>
          <w:t>diagnostics</w:t>
        </w:r>
        <w:r w:rsidRPr="00D753AC">
          <w:rPr>
            <w:rFonts w:cs="Times New Roman"/>
            <w:spacing w:val="31"/>
            <w:sz w:val="22"/>
            <w:szCs w:val="22"/>
          </w:rPr>
          <w:t xml:space="preserve"> </w:t>
        </w:r>
        <w:r w:rsidRPr="00D753AC">
          <w:rPr>
            <w:rFonts w:cs="Times New Roman"/>
            <w:sz w:val="22"/>
            <w:szCs w:val="22"/>
          </w:rPr>
          <w:t>such</w:t>
        </w:r>
        <w:r w:rsidRPr="00D753AC">
          <w:rPr>
            <w:rFonts w:cs="Times New Roman"/>
            <w:spacing w:val="31"/>
            <w:sz w:val="22"/>
            <w:szCs w:val="22"/>
          </w:rPr>
          <w:t xml:space="preserve"> </w:t>
        </w:r>
        <w:r w:rsidRPr="00D753AC">
          <w:rPr>
            <w:rFonts w:cs="Times New Roman"/>
            <w:sz w:val="22"/>
            <w:szCs w:val="22"/>
          </w:rPr>
          <w:t>as</w:t>
        </w:r>
        <w:r w:rsidRPr="00D753AC">
          <w:rPr>
            <w:rFonts w:cs="Times New Roman"/>
            <w:spacing w:val="31"/>
            <w:sz w:val="22"/>
            <w:szCs w:val="22"/>
          </w:rPr>
          <w:t xml:space="preserve"> </w:t>
        </w:r>
        <w:r w:rsidRPr="00D753AC">
          <w:rPr>
            <w:rFonts w:cs="Times New Roman"/>
            <w:sz w:val="22"/>
            <w:szCs w:val="22"/>
          </w:rPr>
          <w:t>Akaike’s</w:t>
        </w:r>
        <w:r w:rsidRPr="00D753AC">
          <w:rPr>
            <w:rFonts w:cs="Times New Roman"/>
            <w:spacing w:val="31"/>
            <w:sz w:val="22"/>
            <w:szCs w:val="22"/>
          </w:rPr>
          <w:t xml:space="preserve"> </w:t>
        </w:r>
        <w:r w:rsidRPr="00D753AC">
          <w:rPr>
            <w:rFonts w:cs="Times New Roman"/>
            <w:sz w:val="22"/>
            <w:szCs w:val="22"/>
          </w:rPr>
          <w:t>Information</w:t>
        </w:r>
        <w:r w:rsidRPr="00D753AC">
          <w:rPr>
            <w:rFonts w:cs="Times New Roman"/>
            <w:spacing w:val="31"/>
            <w:sz w:val="22"/>
            <w:szCs w:val="22"/>
          </w:rPr>
          <w:t xml:space="preserve"> </w:t>
        </w:r>
        <w:r w:rsidRPr="00D753AC">
          <w:rPr>
            <w:rFonts w:cs="Times New Roman"/>
            <w:sz w:val="22"/>
            <w:szCs w:val="22"/>
          </w:rPr>
          <w:t>Criterion</w:t>
        </w:r>
        <w:r w:rsidRPr="00D753AC">
          <w:rPr>
            <w:rFonts w:cs="Times New Roman"/>
            <w:spacing w:val="31"/>
            <w:sz w:val="22"/>
            <w:szCs w:val="22"/>
          </w:rPr>
          <w:t xml:space="preserve"> </w:t>
        </w:r>
        <w:r w:rsidRPr="00D753AC">
          <w:rPr>
            <w:rFonts w:cs="Times New Roman"/>
            <w:sz w:val="22"/>
            <w:szCs w:val="22"/>
          </w:rPr>
          <w:t>(AIC)</w:t>
        </w:r>
        <w:r w:rsidRPr="00D753AC">
          <w:rPr>
            <w:rFonts w:cs="Times New Roman"/>
            <w:spacing w:val="31"/>
            <w:sz w:val="22"/>
            <w:szCs w:val="22"/>
          </w:rPr>
          <w:t xml:space="preserve"> </w:t>
        </w:r>
        <w:r w:rsidRPr="00D753AC">
          <w:rPr>
            <w:rFonts w:cs="Times New Roman"/>
            <w:sz w:val="22"/>
            <w:szCs w:val="22"/>
          </w:rPr>
          <w:t>are</w:t>
        </w:r>
        <w:r w:rsidRPr="00D753AC">
          <w:rPr>
            <w:rFonts w:cs="Times New Roman"/>
            <w:spacing w:val="31"/>
            <w:sz w:val="22"/>
            <w:szCs w:val="22"/>
          </w:rPr>
          <w:t xml:space="preserve"> </w:t>
        </w:r>
        <w:r w:rsidRPr="00D753AC">
          <w:rPr>
            <w:rFonts w:cs="Times New Roman"/>
            <w:sz w:val="22"/>
            <w:szCs w:val="22"/>
          </w:rPr>
          <w:t>used</w:t>
        </w:r>
        <w:r w:rsidRPr="00D753AC">
          <w:rPr>
            <w:rFonts w:cs="Times New Roman"/>
            <w:spacing w:val="31"/>
            <w:sz w:val="22"/>
            <w:szCs w:val="22"/>
          </w:rPr>
          <w:t xml:space="preserve"> </w:t>
        </w:r>
        <w:r w:rsidRPr="00D753AC">
          <w:rPr>
            <w:rFonts w:cs="Times New Roman"/>
            <w:sz w:val="22"/>
            <w:szCs w:val="22"/>
          </w:rPr>
          <w:t>to</w:t>
        </w:r>
        <w:r w:rsidRPr="00D753AC">
          <w:rPr>
            <w:rFonts w:cs="Times New Roman"/>
            <w:spacing w:val="31"/>
            <w:sz w:val="22"/>
            <w:szCs w:val="22"/>
          </w:rPr>
          <w:t xml:space="preserve"> </w:t>
        </w:r>
        <w:r w:rsidRPr="00D753AC">
          <w:rPr>
            <w:rFonts w:cs="Times New Roman"/>
            <w:sz w:val="22"/>
            <w:szCs w:val="22"/>
          </w:rPr>
          <w:t>evaluate</w:t>
        </w:r>
        <w:r w:rsidRPr="00D753AC">
          <w:rPr>
            <w:rFonts w:cs="Times New Roman"/>
            <w:spacing w:val="31"/>
            <w:sz w:val="22"/>
            <w:szCs w:val="22"/>
          </w:rPr>
          <w:t xml:space="preserve"> </w:t>
        </w:r>
        <w:r w:rsidRPr="00D753AC">
          <w:rPr>
            <w:rFonts w:cs="Times New Roman"/>
            <w:sz w:val="22"/>
            <w:szCs w:val="22"/>
          </w:rPr>
          <w:t>the</w:t>
        </w:r>
        <w:r w:rsidRPr="00D753AC">
          <w:rPr>
            <w:rFonts w:cs="Times New Roman"/>
            <w:spacing w:val="31"/>
            <w:sz w:val="22"/>
            <w:szCs w:val="22"/>
          </w:rPr>
          <w:t xml:space="preserve"> </w:t>
        </w:r>
        <w:r w:rsidRPr="00D753AC">
          <w:rPr>
            <w:rFonts w:cs="Times New Roman"/>
            <w:sz w:val="22"/>
            <w:szCs w:val="22"/>
          </w:rPr>
          <w:t>best</w:t>
        </w:r>
        <w:r w:rsidRPr="00D753AC">
          <w:rPr>
            <w:rFonts w:cs="Times New Roman"/>
            <w:spacing w:val="31"/>
            <w:sz w:val="22"/>
            <w:szCs w:val="22"/>
          </w:rPr>
          <w:t xml:space="preserve"> </w:t>
        </w:r>
        <w:r w:rsidRPr="00D753AC">
          <w:rPr>
            <w:rFonts w:cs="Times New Roman"/>
            <w:sz w:val="22"/>
            <w:szCs w:val="22"/>
          </w:rPr>
          <w:t>of</w:t>
        </w:r>
        <w:r w:rsidRPr="00D753AC">
          <w:rPr>
            <w:rFonts w:cs="Times New Roman"/>
            <w:spacing w:val="31"/>
            <w:sz w:val="22"/>
            <w:szCs w:val="22"/>
          </w:rPr>
          <w:t xml:space="preserve"> </w:t>
        </w:r>
        <w:r w:rsidRPr="00D753AC">
          <w:rPr>
            <w:rFonts w:cs="Times New Roman"/>
            <w:sz w:val="22"/>
            <w:szCs w:val="22"/>
          </w:rPr>
          <w:t>a</w:t>
        </w:r>
        <w:r w:rsidRPr="00D753AC">
          <w:rPr>
            <w:rFonts w:cs="Times New Roman"/>
            <w:spacing w:val="31"/>
            <w:sz w:val="22"/>
            <w:szCs w:val="22"/>
          </w:rPr>
          <w:t xml:space="preserve"> </w:t>
        </w:r>
        <w:r w:rsidRPr="00D753AC">
          <w:rPr>
            <w:rFonts w:cs="Times New Roman"/>
            <w:sz w:val="22"/>
            <w:szCs w:val="22"/>
          </w:rPr>
          <w:t>set</w:t>
        </w:r>
        <w:r w:rsidRPr="00D753AC">
          <w:rPr>
            <w:rFonts w:cs="Times New Roman"/>
            <w:spacing w:val="31"/>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competing</w:t>
        </w:r>
        <w:r w:rsidRPr="00D753AC">
          <w:rPr>
            <w:rFonts w:cs="Times New Roman"/>
            <w:spacing w:val="-14"/>
            <w:sz w:val="22"/>
            <w:szCs w:val="22"/>
          </w:rPr>
          <w:t xml:space="preserve"> </w:t>
        </w:r>
        <w:r w:rsidRPr="00D753AC">
          <w:rPr>
            <w:rFonts w:cs="Times New Roman"/>
            <w:sz w:val="22"/>
            <w:szCs w:val="22"/>
          </w:rPr>
          <w:t>statistical</w:t>
        </w:r>
        <w:r w:rsidRPr="00D753AC">
          <w:rPr>
            <w:rFonts w:cs="Times New Roman"/>
            <w:spacing w:val="-14"/>
            <w:sz w:val="22"/>
            <w:szCs w:val="22"/>
          </w:rPr>
          <w:t xml:space="preserve"> </w:t>
        </w:r>
        <w:r w:rsidRPr="00D753AC">
          <w:rPr>
            <w:rFonts w:cs="Times New Roman"/>
            <w:sz w:val="22"/>
            <w:szCs w:val="22"/>
          </w:rPr>
          <w:t>models</w:t>
        </w:r>
        <w:r w:rsidRPr="00D753AC">
          <w:rPr>
            <w:rFonts w:cs="Times New Roman"/>
            <w:spacing w:val="-14"/>
            <w:sz w:val="22"/>
            <w:szCs w:val="22"/>
          </w:rPr>
          <w:t xml:space="preserve"> </w:t>
        </w:r>
      </w:ins>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ins w:id="3242" w:author="Claire Kouba" w:date="2023-09-12T16:52:00Z">
        <w:r w:rsidRPr="00D753AC">
          <w:rPr>
            <w:rFonts w:cs="Times New Roman"/>
            <w:sz w:val="22"/>
            <w:szCs w:val="22"/>
          </w:rPr>
          <w:t>(Burnham</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Anderson,</w:t>
        </w:r>
      </w:ins>
      <w:r w:rsidRPr="00D753AC">
        <w:rPr>
          <w:rFonts w:cs="Times New Roman"/>
          <w:sz w:val="22"/>
          <w:szCs w:val="22"/>
        </w:rPr>
        <w:fldChar w:fldCharType="end"/>
      </w:r>
      <w:ins w:id="3243" w:author="Claire Kouba" w:date="2023-09-12T16:52:00Z">
        <w:r w:rsidRPr="00D753AC">
          <w:rPr>
            <w:rFonts w:cs="Times New Roman"/>
            <w:spacing w:val="-1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2004).</w:t>
        </w:r>
        <w:r w:rsidRPr="00D753AC">
          <w:rPr>
            <w:rFonts w:cs="Times New Roman"/>
            <w:sz w:val="22"/>
            <w:szCs w:val="22"/>
          </w:rPr>
          <w:fldChar w:fldCharType="end"/>
        </w:r>
        <w:r w:rsidRPr="00D753AC">
          <w:rPr>
            <w:rFonts w:cs="Times New Roman"/>
            <w:spacing w:val="-14"/>
            <w:sz w:val="22"/>
            <w:szCs w:val="22"/>
          </w:rPr>
          <w:t xml:space="preserve"> </w:t>
        </w:r>
        <w:r w:rsidRPr="00D753AC">
          <w:rPr>
            <w:rFonts w:cs="Times New Roman"/>
            <w:sz w:val="22"/>
            <w:szCs w:val="22"/>
          </w:rPr>
          <w:t>However,</w:t>
        </w:r>
        <w:r w:rsidRPr="00D753AC">
          <w:rPr>
            <w:rFonts w:cs="Times New Roman"/>
            <w:spacing w:val="-14"/>
            <w:sz w:val="22"/>
            <w:szCs w:val="22"/>
          </w:rPr>
          <w:t xml:space="preserve"> </w:t>
        </w:r>
        <w:r w:rsidRPr="00D753AC">
          <w:rPr>
            <w:rFonts w:cs="Times New Roman"/>
            <w:sz w:val="22"/>
            <w:szCs w:val="22"/>
          </w:rPr>
          <w:t>AIC</w:t>
        </w:r>
        <w:r w:rsidRPr="00D753AC">
          <w:rPr>
            <w:rFonts w:cs="Times New Roman"/>
            <w:spacing w:val="-14"/>
            <w:sz w:val="22"/>
            <w:szCs w:val="22"/>
          </w:rPr>
          <w:t xml:space="preserve"> </w:t>
        </w:r>
        <w:r w:rsidRPr="00D753AC">
          <w:rPr>
            <w:rFonts w:cs="Times New Roman"/>
            <w:sz w:val="22"/>
            <w:szCs w:val="22"/>
          </w:rPr>
          <w:t>and</w:t>
        </w:r>
        <w:r w:rsidRPr="00D753AC">
          <w:rPr>
            <w:rFonts w:cs="Times New Roman"/>
            <w:spacing w:val="-14"/>
            <w:sz w:val="22"/>
            <w:szCs w:val="22"/>
          </w:rPr>
          <w:t xml:space="preserve"> </w:t>
        </w:r>
        <w:r w:rsidRPr="00D753AC">
          <w:rPr>
            <w:rFonts w:cs="Times New Roman"/>
            <w:sz w:val="22"/>
            <w:szCs w:val="22"/>
          </w:rPr>
          <w:t>other</w:t>
        </w:r>
        <w:r w:rsidRPr="00D753AC">
          <w:rPr>
            <w:rFonts w:cs="Times New Roman"/>
            <w:spacing w:val="-14"/>
            <w:sz w:val="22"/>
            <w:szCs w:val="22"/>
          </w:rPr>
          <w:t xml:space="preserve"> </w:t>
        </w:r>
        <w:r w:rsidRPr="00D753AC">
          <w:rPr>
            <w:rFonts w:cs="Times New Roman"/>
            <w:sz w:val="22"/>
            <w:szCs w:val="22"/>
          </w:rPr>
          <w:t>information</w:t>
        </w:r>
        <w:r w:rsidRPr="00D753AC">
          <w:rPr>
            <w:rFonts w:cs="Times New Roman"/>
            <w:spacing w:val="-14"/>
            <w:sz w:val="22"/>
            <w:szCs w:val="22"/>
          </w:rPr>
          <w:t xml:space="preserve"> </w:t>
        </w:r>
        <w:r w:rsidRPr="00D753AC">
          <w:rPr>
            <w:rFonts w:cs="Times New Roman"/>
            <w:sz w:val="22"/>
            <w:szCs w:val="22"/>
          </w:rPr>
          <w:t>criteria</w:t>
        </w:r>
        <w:r w:rsidRPr="00D753AC">
          <w:rPr>
            <w:rFonts w:cs="Times New Roman"/>
            <w:spacing w:val="-14"/>
            <w:sz w:val="22"/>
            <w:szCs w:val="22"/>
          </w:rPr>
          <w:t xml:space="preserve"> </w:t>
        </w:r>
        <w:r w:rsidRPr="00D753AC">
          <w:rPr>
            <w:rFonts w:cs="Times New Roman"/>
            <w:sz w:val="22"/>
            <w:szCs w:val="22"/>
          </w:rPr>
          <w:t>methods</w:t>
        </w:r>
        <w:r w:rsidRPr="00D753AC">
          <w:rPr>
            <w:rFonts w:cs="Times New Roman"/>
            <w:spacing w:val="-14"/>
            <w:sz w:val="22"/>
            <w:szCs w:val="22"/>
          </w:rPr>
          <w:t xml:space="preserve"> </w:t>
        </w:r>
        <w:r w:rsidRPr="00D753AC">
          <w:rPr>
            <w:rFonts w:cs="Times New Roman"/>
            <w:sz w:val="22"/>
            <w:szCs w:val="22"/>
          </w:rPr>
          <w:t>can</w:t>
        </w:r>
        <w:r w:rsidRPr="00D753AC">
          <w:rPr>
            <w:rFonts w:cs="Times New Roman"/>
            <w:spacing w:val="-14"/>
            <w:sz w:val="22"/>
            <w:szCs w:val="22"/>
          </w:rPr>
          <w:t xml:space="preserve"> </w:t>
        </w:r>
        <w:r w:rsidRPr="00D753AC">
          <w:rPr>
            <w:rFonts w:cs="Times New Roman"/>
            <w:sz w:val="22"/>
            <w:szCs w:val="22"/>
          </w:rPr>
          <w:t>only</w:t>
        </w:r>
        <w:r w:rsidRPr="00D753AC">
          <w:rPr>
            <w:rFonts w:cs="Times New Roman"/>
            <w:spacing w:val="-14"/>
            <w:sz w:val="22"/>
            <w:szCs w:val="22"/>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when</w:t>
        </w:r>
        <w:r w:rsidRPr="00D753AC">
          <w:rPr>
            <w:rFonts w:cs="Times New Roman"/>
            <w:spacing w:val="-4"/>
            <w:sz w:val="22"/>
            <w:szCs w:val="22"/>
          </w:rPr>
          <w:t xml:space="preserve"> </w:t>
        </w:r>
        <w:r w:rsidRPr="00D753AC">
          <w:rPr>
            <w:rFonts w:cs="Times New Roman"/>
            <w:sz w:val="22"/>
            <w:szCs w:val="22"/>
          </w:rPr>
          <w:t>comparing</w:t>
        </w:r>
        <w:r w:rsidRPr="00D753AC">
          <w:rPr>
            <w:rFonts w:cs="Times New Roman"/>
            <w:spacing w:val="-4"/>
            <w:sz w:val="22"/>
            <w:szCs w:val="22"/>
          </w:rPr>
          <w:t xml:space="preserve"> </w:t>
        </w:r>
        <w:r w:rsidRPr="00D753AC">
          <w:rPr>
            <w:rFonts w:cs="Times New Roman"/>
            <w:sz w:val="22"/>
            <w:szCs w:val="22"/>
          </w:rPr>
          <w:t>models</w:t>
        </w:r>
        <w:r w:rsidRPr="00D753AC">
          <w:rPr>
            <w:rFonts w:cs="Times New Roman"/>
            <w:spacing w:val="-4"/>
            <w:sz w:val="22"/>
            <w:szCs w:val="22"/>
          </w:rPr>
          <w:t xml:space="preserve"> </w:t>
        </w:r>
        <w:r w:rsidRPr="00D753AC">
          <w:rPr>
            <w:rFonts w:cs="Times New Roman"/>
            <w:sz w:val="22"/>
            <w:szCs w:val="22"/>
          </w:rPr>
          <w:t>based</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same</w:t>
        </w:r>
        <w:r w:rsidRPr="00D753AC">
          <w:rPr>
            <w:rFonts w:cs="Times New Roman"/>
            <w:spacing w:val="-4"/>
            <w:sz w:val="22"/>
            <w:szCs w:val="22"/>
          </w:rPr>
          <w:t xml:space="preserve"> </w:t>
        </w:r>
        <w:r w:rsidRPr="00D753AC">
          <w:rPr>
            <w:rFonts w:cs="Times New Roman"/>
            <w:sz w:val="22"/>
            <w:szCs w:val="22"/>
          </w:rPr>
          <w:t>dataset</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(Burnham</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Anderson,</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"_bookmark25" </w:instrText>
        </w:r>
        <w:r w:rsidRPr="00D753AC">
          <w:rPr>
            <w:rFonts w:cs="Times New Roman"/>
            <w:sz w:val="22"/>
            <w:szCs w:val="22"/>
          </w:rPr>
          <w:fldChar w:fldCharType="separate"/>
        </w:r>
        <w:r w:rsidRPr="00D753AC">
          <w:rPr>
            <w:rFonts w:cs="Times New Roman"/>
            <w:sz w:val="22"/>
            <w:szCs w:val="22"/>
          </w:rPr>
          <w:t>2004).</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dataset</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this</w:t>
        </w:r>
        <w:r w:rsidRPr="00D753AC">
          <w:rPr>
            <w:rFonts w:cs="Times New Roman"/>
            <w:spacing w:val="-4"/>
            <w:sz w:val="22"/>
            <w:szCs w:val="22"/>
          </w:rPr>
          <w:t xml:space="preserve"> </w:t>
        </w:r>
        <w:r w:rsidRPr="00D753AC">
          <w:rPr>
            <w:rFonts w:cs="Times New Roman"/>
            <w:spacing w:val="-3"/>
            <w:sz w:val="22"/>
            <w:szCs w:val="22"/>
          </w:rPr>
          <w:t>study,</w:t>
        </w:r>
        <w:r w:rsidRPr="00D753AC">
          <w:rPr>
            <w:rFonts w:cs="Times New Roman"/>
            <w:spacing w:val="-4"/>
            <w:sz w:val="22"/>
            <w:szCs w:val="22"/>
          </w:rPr>
          <w:t xml:space="preserve"> </w:t>
        </w:r>
        <w:r w:rsidRPr="00D753AC">
          <w:rPr>
            <w:rFonts w:cs="Times New Roman"/>
            <w:sz w:val="22"/>
            <w:szCs w:val="22"/>
          </w:rPr>
          <w:t>variable</w:t>
        </w:r>
        <w:r w:rsidRPr="00D753AC">
          <w:rPr>
            <w:rFonts w:cs="Times New Roman"/>
            <w:w w:val="99"/>
            <w:sz w:val="22"/>
            <w:szCs w:val="22"/>
          </w:rPr>
          <w:t xml:space="preserve"> </w:t>
        </w:r>
        <w:r w:rsidRPr="00D753AC">
          <w:rPr>
            <w:rFonts w:cs="Times New Roman"/>
            <w:sz w:val="22"/>
            <w:szCs w:val="22"/>
          </w:rPr>
          <w:t>record lengths and missing data points prod</w:t>
        </w:r>
        <w:bookmarkStart w:id="3244" w:name="_GoBack"/>
        <w:bookmarkEnd w:id="3244"/>
        <w:r w:rsidRPr="00D753AC">
          <w:rPr>
            <w:rFonts w:cs="Times New Roman"/>
            <w:sz w:val="22"/>
            <w:szCs w:val="22"/>
          </w:rPr>
          <w:t>uced a situation in which the sample size is different for most of the</w:t>
        </w:r>
        <w:r w:rsidRPr="00D753AC">
          <w:rPr>
            <w:rFonts w:cs="Times New Roman"/>
            <w:spacing w:val="-18"/>
            <w:sz w:val="22"/>
            <w:szCs w:val="22"/>
          </w:rPr>
          <w:t xml:space="preserve"> </w:t>
        </w:r>
        <w:r w:rsidRPr="00D753AC">
          <w:rPr>
            <w:rFonts w:cs="Times New Roman"/>
            <w:sz w:val="22"/>
            <w:szCs w:val="22"/>
          </w:rPr>
          <w:t>combinations</w:t>
        </w:r>
        <w:r w:rsidRPr="00D753AC">
          <w:rPr>
            <w:rFonts w:cs="Times New Roman"/>
            <w:w w:val="99"/>
            <w:sz w:val="22"/>
            <w:szCs w:val="22"/>
          </w:rPr>
          <w:t xml:space="preserve"> </w:t>
        </w:r>
        <w:r w:rsidRPr="00D753AC">
          <w:rPr>
            <w:rFonts w:cs="Times New Roman"/>
            <w:sz w:val="22"/>
            <w:szCs w:val="22"/>
          </w:rPr>
          <w:t>of</w:t>
        </w:r>
        <w:r w:rsidRPr="00D753AC">
          <w:rPr>
            <w:rFonts w:cs="Times New Roman"/>
            <w:spacing w:val="-7"/>
            <w:sz w:val="22"/>
            <w:szCs w:val="22"/>
          </w:rPr>
          <w:t xml:space="preserve"> </w:t>
        </w:r>
        <w:r w:rsidRPr="00D753AC">
          <w:rPr>
            <w:rFonts w:cs="Times New Roman"/>
            <w:sz w:val="22"/>
            <w:szCs w:val="22"/>
          </w:rPr>
          <w:t>predictors</w:t>
        </w:r>
        <w:r w:rsidRPr="00D753AC">
          <w:rPr>
            <w:rFonts w:cs="Times New Roman"/>
            <w:spacing w:val="-7"/>
            <w:sz w:val="22"/>
            <w:szCs w:val="22"/>
          </w:rPr>
          <w:t xml:space="preserve"> </w:t>
        </w:r>
        <w:r w:rsidRPr="00D753AC">
          <w:rPr>
            <w:rFonts w:cs="Times New Roman"/>
            <w:sz w:val="22"/>
            <w:szCs w:val="22"/>
          </w:rPr>
          <w:t>under</w:t>
        </w:r>
        <w:r w:rsidRPr="00D753AC">
          <w:rPr>
            <w:rFonts w:cs="Times New Roman"/>
            <w:spacing w:val="-7"/>
            <w:sz w:val="22"/>
            <w:szCs w:val="22"/>
          </w:rPr>
          <w:t xml:space="preserve"> </w:t>
        </w:r>
        <w:r w:rsidRPr="00D753AC">
          <w:rPr>
            <w:rFonts w:cs="Times New Roman"/>
            <w:sz w:val="22"/>
            <w:szCs w:val="22"/>
          </w:rPr>
          <w:t>consideration.</w:t>
        </w:r>
        <w:r w:rsidRPr="00D753AC">
          <w:rPr>
            <w:rFonts w:cs="Times New Roman"/>
            <w:spacing w:val="-7"/>
            <w:sz w:val="22"/>
            <w:szCs w:val="22"/>
          </w:rPr>
          <w:t xml:space="preserve"> </w:t>
        </w:r>
        <w:r w:rsidRPr="00D753AC">
          <w:rPr>
            <w:rFonts w:cs="Times New Roman"/>
            <w:sz w:val="22"/>
            <w:szCs w:val="22"/>
          </w:rPr>
          <w:t>Consequently,</w:t>
        </w:r>
        <w:r w:rsidRPr="00D753AC">
          <w:rPr>
            <w:rFonts w:cs="Times New Roman"/>
            <w:spacing w:val="-7"/>
            <w:sz w:val="22"/>
            <w:szCs w:val="22"/>
          </w:rPr>
          <w:t xml:space="preserve"> </w:t>
        </w:r>
        <w:r w:rsidRPr="00D753AC">
          <w:rPr>
            <w:rFonts w:cs="Times New Roman"/>
            <w:sz w:val="22"/>
            <w:szCs w:val="22"/>
          </w:rPr>
          <w:t>though</w:t>
        </w:r>
        <w:r w:rsidRPr="00D753AC">
          <w:rPr>
            <w:rFonts w:cs="Times New Roman"/>
            <w:spacing w:val="-7"/>
            <w:sz w:val="22"/>
            <w:szCs w:val="22"/>
          </w:rPr>
          <w:t xml:space="preserve"> </w:t>
        </w:r>
        <w:r w:rsidRPr="00D753AC">
          <w:rPr>
            <w:rFonts w:cs="Times New Roman"/>
            <w:sz w:val="22"/>
            <w:szCs w:val="22"/>
          </w:rPr>
          <w:t>AIC</w:t>
        </w:r>
        <w:r w:rsidRPr="00D753AC">
          <w:rPr>
            <w:rFonts w:cs="Times New Roman"/>
            <w:spacing w:val="-7"/>
            <w:sz w:val="22"/>
            <w:szCs w:val="22"/>
          </w:rPr>
          <w:t xml:space="preserve"> </w:t>
        </w:r>
        <w:r w:rsidRPr="00D753AC">
          <w:rPr>
            <w:rFonts w:cs="Times New Roman"/>
            <w:sz w:val="22"/>
            <w:szCs w:val="22"/>
          </w:rPr>
          <w:t>and</w:t>
        </w:r>
        <w:r w:rsidRPr="00D753AC">
          <w:rPr>
            <w:rFonts w:cs="Times New Roman"/>
            <w:spacing w:val="-7"/>
            <w:sz w:val="22"/>
            <w:szCs w:val="22"/>
          </w:rPr>
          <w:t xml:space="preserve"> </w:t>
        </w:r>
        <w:r w:rsidRPr="00D753AC">
          <w:rPr>
            <w:rFonts w:cs="Times New Roman"/>
            <w:sz w:val="22"/>
            <w:szCs w:val="22"/>
          </w:rPr>
          <w:t>additional</w:t>
        </w:r>
        <w:r w:rsidRPr="00D753AC">
          <w:rPr>
            <w:rFonts w:cs="Times New Roman"/>
            <w:spacing w:val="-7"/>
            <w:sz w:val="22"/>
            <w:szCs w:val="22"/>
          </w:rPr>
          <w:t xml:space="preserve"> </w:t>
        </w:r>
        <w:r w:rsidRPr="00D753AC">
          <w:rPr>
            <w:rFonts w:cs="Times New Roman"/>
            <w:sz w:val="22"/>
            <w:szCs w:val="22"/>
          </w:rPr>
          <w:t>diagnostics</w:t>
        </w:r>
        <w:r w:rsidRPr="00D753AC">
          <w:rPr>
            <w:rFonts w:cs="Times New Roman"/>
            <w:spacing w:val="-7"/>
            <w:sz w:val="22"/>
            <w:szCs w:val="22"/>
          </w:rPr>
          <w:t xml:space="preserve"> </w:t>
        </w:r>
        <w:r w:rsidRPr="00D753AC">
          <w:rPr>
            <w:rFonts w:cs="Times New Roman"/>
            <w:sz w:val="22"/>
            <w:szCs w:val="22"/>
          </w:rPr>
          <w:t>were</w:t>
        </w:r>
        <w:r w:rsidRPr="00D753AC">
          <w:rPr>
            <w:rFonts w:cs="Times New Roman"/>
            <w:spacing w:val="-7"/>
            <w:sz w:val="22"/>
            <w:szCs w:val="22"/>
          </w:rPr>
          <w:t xml:space="preserve"> </w:t>
        </w:r>
        <w:r w:rsidRPr="00D753AC">
          <w:rPr>
            <w:rFonts w:cs="Times New Roman"/>
            <w:sz w:val="22"/>
            <w:szCs w:val="22"/>
          </w:rPr>
          <w:t>calculated</w:t>
        </w:r>
        <w:r w:rsidRPr="00D753AC">
          <w:rPr>
            <w:rFonts w:cs="Times New Roman"/>
            <w:spacing w:val="-7"/>
            <w:sz w:val="22"/>
            <w:szCs w:val="22"/>
          </w:rPr>
          <w:t xml:space="preserve"> </w:t>
        </w:r>
        <w:r w:rsidRPr="00D753AC">
          <w:rPr>
            <w:rFonts w:cs="Times New Roman"/>
            <w:sz w:val="22"/>
            <w:szCs w:val="22"/>
          </w:rPr>
          <w:t>for</w:t>
        </w:r>
        <w:r w:rsidRPr="00D753AC">
          <w:rPr>
            <w:rFonts w:cs="Times New Roman"/>
            <w:spacing w:val="-7"/>
            <w:sz w:val="22"/>
            <w:szCs w:val="22"/>
          </w:rPr>
          <w:t xml:space="preserve"> </w:t>
        </w:r>
        <w:r w:rsidRPr="00D753AC">
          <w:rPr>
            <w:rFonts w:cs="Times New Roman"/>
            <w:sz w:val="22"/>
            <w:szCs w:val="22"/>
          </w:rPr>
          <w:t>all</w:t>
        </w:r>
        <w:r w:rsidRPr="00D753AC">
          <w:rPr>
            <w:rFonts w:cs="Times New Roman"/>
            <w:spacing w:val="-7"/>
            <w:sz w:val="22"/>
            <w:szCs w:val="22"/>
          </w:rPr>
          <w:t xml:space="preserve"> </w:t>
        </w:r>
        <w:r w:rsidRPr="00D753AC">
          <w:rPr>
            <w:rFonts w:cs="Times New Roman"/>
            <w:sz w:val="22"/>
            <w:szCs w:val="22"/>
          </w:rPr>
          <w:t>models</w:t>
        </w:r>
        <w:r w:rsidRPr="00D753AC">
          <w:rPr>
            <w:rFonts w:cs="Times New Roman"/>
            <w:spacing w:val="-7"/>
            <w:sz w:val="22"/>
            <w:szCs w:val="22"/>
          </w:rPr>
          <w:t xml:space="preserve"> </w:t>
        </w:r>
        <w:r w:rsidRPr="00D753AC">
          <w:rPr>
            <w:rFonts w:cs="Times New Roman"/>
            <w:spacing w:val="-3"/>
            <w:sz w:val="22"/>
            <w:szCs w:val="22"/>
          </w:rPr>
          <w:t>(Tables</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z w:val="22"/>
            <w:szCs w:val="22"/>
          </w:rPr>
          <w:t>A1</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through</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"_bookmark22" </w:instrText>
        </w:r>
        <w:r w:rsidRPr="00D753AC">
          <w:rPr>
            <w:rFonts w:cs="Times New Roman"/>
            <w:sz w:val="22"/>
            <w:szCs w:val="22"/>
          </w:rPr>
          <w:fldChar w:fldCharType="separate"/>
        </w:r>
        <w:r w:rsidRPr="00D753AC">
          <w:rPr>
            <w:rFonts w:cs="Times New Roman"/>
            <w:sz w:val="22"/>
            <w:szCs w:val="22"/>
          </w:rPr>
          <w:t>A6),</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cross-validation</w:t>
        </w:r>
        <w:r w:rsidRPr="00D753AC">
          <w:rPr>
            <w:rFonts w:cs="Times New Roman"/>
            <w:spacing w:val="-4"/>
            <w:sz w:val="22"/>
            <w:szCs w:val="22"/>
          </w:rPr>
          <w:t xml:space="preserve"> </w:t>
        </w:r>
        <w:r w:rsidRPr="00D753AC">
          <w:rPr>
            <w:rFonts w:cs="Times New Roman"/>
            <w:sz w:val="22"/>
            <w:szCs w:val="22"/>
          </w:rPr>
          <w:t>was</w:t>
        </w:r>
        <w:r w:rsidRPr="00D753AC">
          <w:rPr>
            <w:rFonts w:cs="Times New Roman"/>
            <w:spacing w:val="-4"/>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this</w:t>
        </w:r>
        <w:r w:rsidRPr="00D753AC">
          <w:rPr>
            <w:rFonts w:cs="Times New Roman"/>
            <w:spacing w:val="-4"/>
            <w:sz w:val="22"/>
            <w:szCs w:val="22"/>
          </w:rPr>
          <w:t xml:space="preserve"> </w:t>
        </w:r>
        <w:r w:rsidRPr="00D753AC">
          <w:rPr>
            <w:rFonts w:cs="Times New Roman"/>
            <w:sz w:val="22"/>
            <w:szCs w:val="22"/>
          </w:rPr>
          <w:t>study</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primary</w:t>
        </w:r>
        <w:r w:rsidRPr="00D753AC">
          <w:rPr>
            <w:rFonts w:cs="Times New Roman"/>
            <w:spacing w:val="-4"/>
            <w:sz w:val="22"/>
            <w:szCs w:val="22"/>
          </w:rPr>
          <w:t xml:space="preserve"> </w:t>
        </w:r>
        <w:r w:rsidRPr="00D753AC">
          <w:rPr>
            <w:rFonts w:cs="Times New Roman"/>
            <w:sz w:val="22"/>
            <w:szCs w:val="22"/>
          </w:rPr>
          <w:t>model</w:t>
        </w:r>
        <w:r w:rsidRPr="00D753AC">
          <w:rPr>
            <w:rFonts w:cs="Times New Roman"/>
            <w:spacing w:val="-4"/>
            <w:sz w:val="22"/>
            <w:szCs w:val="22"/>
          </w:rPr>
          <w:t xml:space="preserve"> </w:t>
        </w:r>
        <w:r w:rsidRPr="00D753AC">
          <w:rPr>
            <w:rFonts w:cs="Times New Roman"/>
            <w:sz w:val="22"/>
            <w:szCs w:val="22"/>
          </w:rPr>
          <w:t>selection</w:t>
        </w:r>
        <w:r w:rsidRPr="00D753AC">
          <w:rPr>
            <w:rFonts w:cs="Times New Roman"/>
            <w:spacing w:val="-4"/>
            <w:sz w:val="22"/>
            <w:szCs w:val="22"/>
          </w:rPr>
          <w:t xml:space="preserve"> </w:t>
        </w:r>
        <w:r w:rsidRPr="00D753AC">
          <w:rPr>
            <w:rFonts w:cs="Times New Roman"/>
            <w:sz w:val="22"/>
            <w:szCs w:val="22"/>
          </w:rPr>
          <w:t>technique.</w:t>
        </w:r>
      </w:ins>
    </w:p>
    <w:p w:rsidR="002153D1" w:rsidRPr="00D753AC" w:rsidRDefault="002573FA" w:rsidP="00D753AC">
      <w:pPr>
        <w:pStyle w:val="BodyText"/>
        <w:spacing w:before="2"/>
        <w:ind w:left="173" w:right="98" w:firstLine="160"/>
        <w:rPr>
          <w:rFonts w:cs="Times New Roman"/>
          <w:sz w:val="22"/>
          <w:szCs w:val="22"/>
        </w:rPr>
      </w:pPr>
      <w:r w:rsidRPr="00D753AC">
        <w:rPr>
          <w:rFonts w:cs="Times New Roman"/>
          <w:spacing w:val="-9"/>
          <w:sz w:val="22"/>
          <w:szCs w:val="22"/>
        </w:rPr>
        <w:t>To</w:t>
      </w:r>
      <w:r w:rsidRPr="00D753AC">
        <w:rPr>
          <w:rFonts w:cs="Times New Roman"/>
          <w:spacing w:val="-8"/>
          <w:sz w:val="22"/>
          <w:szCs w:val="22"/>
        </w:rPr>
        <w:t xml:space="preserve"> </w:t>
      </w:r>
      <w:r w:rsidRPr="00D753AC">
        <w:rPr>
          <w:rFonts w:cs="Times New Roman"/>
          <w:sz w:val="22"/>
          <w:szCs w:val="22"/>
        </w:rPr>
        <w:t>predict</w:t>
      </w:r>
      <w:r w:rsidRPr="00D753AC">
        <w:rPr>
          <w:rFonts w:cs="Times New Roman"/>
          <w:spacing w:val="33"/>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sz w:val="22"/>
          <w:szCs w:val="22"/>
        </w:rPr>
        <w:t>,</w:t>
      </w:r>
      <w:r w:rsidRPr="00D753AC">
        <w:rPr>
          <w:rFonts w:cs="Times New Roman"/>
          <w:spacing w:val="33"/>
          <w:sz w:val="22"/>
          <w:szCs w:val="22"/>
          <w:rPrChange w:id="3245" w:author="Claire Kouba" w:date="2023-09-12T16:52:00Z">
            <w:rPr>
              <w:spacing w:val="15"/>
            </w:rPr>
          </w:rPrChange>
        </w:rPr>
        <w:t xml:space="preserve"> </w:t>
      </w:r>
      <w:r w:rsidRPr="00D753AC">
        <w:rPr>
          <w:rFonts w:cs="Times New Roman"/>
          <w:sz w:val="22"/>
          <w:szCs w:val="22"/>
        </w:rPr>
        <w:t>a</w:t>
      </w:r>
      <w:r w:rsidRPr="00D753AC">
        <w:rPr>
          <w:rFonts w:cs="Times New Roman"/>
          <w:spacing w:val="33"/>
          <w:sz w:val="22"/>
          <w:szCs w:val="22"/>
          <w:rPrChange w:id="3246" w:author="Claire Kouba" w:date="2023-09-12T16:52:00Z">
            <w:rPr>
              <w:spacing w:val="14"/>
            </w:rPr>
          </w:rPrChange>
        </w:rPr>
        <w:t xml:space="preserve"> </w:t>
      </w:r>
      <w:r w:rsidRPr="00D753AC">
        <w:rPr>
          <w:rFonts w:cs="Times New Roman"/>
          <w:sz w:val="22"/>
          <w:szCs w:val="22"/>
        </w:rPr>
        <w:t>set</w:t>
      </w:r>
      <w:r w:rsidRPr="00D753AC">
        <w:rPr>
          <w:rFonts w:cs="Times New Roman"/>
          <w:spacing w:val="33"/>
          <w:sz w:val="22"/>
          <w:szCs w:val="22"/>
          <w:rPrChange w:id="3247" w:author="Claire Kouba" w:date="2023-09-12T16:52:00Z">
            <w:rPr>
              <w:spacing w:val="14"/>
            </w:rPr>
          </w:rPrChange>
        </w:rPr>
        <w:t xml:space="preserve"> </w:t>
      </w:r>
      <w:r w:rsidRPr="00D753AC">
        <w:rPr>
          <w:rFonts w:cs="Times New Roman"/>
          <w:sz w:val="22"/>
          <w:szCs w:val="22"/>
        </w:rPr>
        <w:t>of</w:t>
      </w:r>
      <w:r w:rsidRPr="00D753AC">
        <w:rPr>
          <w:rFonts w:cs="Times New Roman"/>
          <w:spacing w:val="33"/>
          <w:sz w:val="22"/>
          <w:szCs w:val="22"/>
          <w:rPrChange w:id="3248" w:author="Claire Kouba" w:date="2023-09-12T16:52:00Z">
            <w:rPr>
              <w:spacing w:val="15"/>
            </w:rPr>
          </w:rPrChange>
        </w:rPr>
        <w:t xml:space="preserve"> </w:t>
      </w:r>
      <w:r w:rsidRPr="00D753AC">
        <w:rPr>
          <w:rFonts w:cs="Times New Roman"/>
          <w:sz w:val="22"/>
          <w:szCs w:val="22"/>
        </w:rPr>
        <w:t>six</w:t>
      </w:r>
      <w:r w:rsidRPr="00D753AC">
        <w:rPr>
          <w:rFonts w:cs="Times New Roman"/>
          <w:spacing w:val="33"/>
          <w:sz w:val="22"/>
          <w:szCs w:val="22"/>
          <w:rPrChange w:id="3249" w:author="Claire Kouba" w:date="2023-09-12T16:52:00Z">
            <w:rPr>
              <w:spacing w:val="14"/>
            </w:rPr>
          </w:rPrChange>
        </w:rPr>
        <w:t xml:space="preserve"> </w:t>
      </w:r>
      <w:r w:rsidRPr="00D753AC">
        <w:rPr>
          <w:rFonts w:cs="Times New Roman"/>
          <w:sz w:val="22"/>
          <w:szCs w:val="22"/>
        </w:rPr>
        <w:t>one-predictor</w:t>
      </w:r>
      <w:r w:rsidRPr="00D753AC">
        <w:rPr>
          <w:rFonts w:cs="Times New Roman"/>
          <w:spacing w:val="33"/>
          <w:sz w:val="22"/>
          <w:szCs w:val="22"/>
          <w:rPrChange w:id="3250" w:author="Claire Kouba" w:date="2023-09-12T16:52:00Z">
            <w:rPr>
              <w:spacing w:val="15"/>
            </w:rPr>
          </w:rPrChange>
        </w:rPr>
        <w:t xml:space="preserve"> </w:t>
      </w:r>
      <w:r w:rsidRPr="00D753AC">
        <w:rPr>
          <w:rFonts w:cs="Times New Roman"/>
          <w:sz w:val="22"/>
          <w:szCs w:val="22"/>
        </w:rPr>
        <w:t>models</w:t>
      </w:r>
      <w:r w:rsidRPr="00D753AC">
        <w:rPr>
          <w:rFonts w:cs="Times New Roman"/>
          <w:spacing w:val="33"/>
          <w:sz w:val="22"/>
          <w:szCs w:val="22"/>
          <w:rPrChange w:id="3251" w:author="Claire Kouba" w:date="2023-09-12T16:52:00Z">
            <w:rPr>
              <w:spacing w:val="14"/>
            </w:rPr>
          </w:rPrChange>
        </w:rPr>
        <w:t xml:space="preserve"> </w:t>
      </w:r>
      <w:r w:rsidRPr="00D753AC">
        <w:rPr>
          <w:rFonts w:cs="Times New Roman"/>
          <w:sz w:val="22"/>
          <w:szCs w:val="22"/>
        </w:rPr>
        <w:t>were</w:t>
      </w:r>
      <w:r w:rsidRPr="00D753AC">
        <w:rPr>
          <w:rFonts w:cs="Times New Roman"/>
          <w:spacing w:val="33"/>
          <w:sz w:val="22"/>
          <w:szCs w:val="22"/>
          <w:rPrChange w:id="3252" w:author="Claire Kouba" w:date="2023-09-12T16:52:00Z">
            <w:rPr>
              <w:spacing w:val="15"/>
            </w:rPr>
          </w:rPrChange>
        </w:rPr>
        <w:t xml:space="preserve"> </w:t>
      </w:r>
      <w:r w:rsidRPr="00D753AC">
        <w:rPr>
          <w:rFonts w:cs="Times New Roman"/>
          <w:sz w:val="22"/>
          <w:szCs w:val="22"/>
        </w:rPr>
        <w:t>generated</w:t>
      </w:r>
      <w:r w:rsidRPr="00D753AC">
        <w:rPr>
          <w:rFonts w:cs="Times New Roman"/>
          <w:spacing w:val="33"/>
          <w:sz w:val="22"/>
          <w:szCs w:val="22"/>
          <w:rPrChange w:id="3253" w:author="Claire Kouba" w:date="2023-09-12T16:52:00Z">
            <w:rPr>
              <w:spacing w:val="14"/>
            </w:rPr>
          </w:rPrChange>
        </w:rPr>
        <w:t xml:space="preserve"> </w:t>
      </w:r>
      <w:r w:rsidRPr="00D753AC">
        <w:rPr>
          <w:rFonts w:cs="Times New Roman"/>
          <w:sz w:val="22"/>
          <w:szCs w:val="22"/>
        </w:rPr>
        <w:t>using</w:t>
      </w:r>
      <w:r w:rsidRPr="00D753AC">
        <w:rPr>
          <w:rFonts w:cs="Times New Roman"/>
          <w:spacing w:val="33"/>
          <w:sz w:val="22"/>
          <w:szCs w:val="22"/>
          <w:rPrChange w:id="3254" w:author="Claire Kouba" w:date="2023-09-12T16:52:00Z">
            <w:rPr>
              <w:spacing w:val="15"/>
            </w:rPr>
          </w:rPrChange>
        </w:rPr>
        <w:t xml:space="preserve"> </w:t>
      </w:r>
      <w:r w:rsidRPr="00D753AC">
        <w:rPr>
          <w:rFonts w:cs="Times New Roman"/>
          <w:sz w:val="22"/>
          <w:szCs w:val="22"/>
        </w:rPr>
        <w:t>the</w:t>
      </w:r>
      <w:r w:rsidRPr="00D753AC">
        <w:rPr>
          <w:rFonts w:cs="Times New Roman"/>
          <w:spacing w:val="33"/>
          <w:sz w:val="22"/>
          <w:szCs w:val="22"/>
          <w:rPrChange w:id="3255" w:author="Claire Kouba" w:date="2023-09-12T16:52:00Z">
            <w:rPr>
              <w:spacing w:val="14"/>
            </w:rPr>
          </w:rPrChange>
        </w:rPr>
        <w:t xml:space="preserve"> </w:t>
      </w:r>
      <w:r w:rsidRPr="00D753AC">
        <w:rPr>
          <w:rFonts w:cs="Times New Roman"/>
          <w:sz w:val="22"/>
          <w:szCs w:val="22"/>
        </w:rPr>
        <w:t>observation</w:t>
      </w:r>
      <w:r w:rsidRPr="00D753AC">
        <w:rPr>
          <w:rFonts w:cs="Times New Roman"/>
          <w:spacing w:val="33"/>
          <w:sz w:val="22"/>
          <w:szCs w:val="22"/>
          <w:rPrChange w:id="3256" w:author="Claire Kouba" w:date="2023-09-12T16:52:00Z">
            <w:rPr>
              <w:spacing w:val="15"/>
            </w:rPr>
          </w:rPrChange>
        </w:rPr>
        <w:t xml:space="preserve"> </w:t>
      </w:r>
      <w:r w:rsidRPr="00D753AC">
        <w:rPr>
          <w:rFonts w:cs="Times New Roman"/>
          <w:sz w:val="22"/>
          <w:szCs w:val="22"/>
        </w:rPr>
        <w:t>location</w:t>
      </w:r>
      <w:r w:rsidRPr="00D753AC">
        <w:rPr>
          <w:rFonts w:cs="Times New Roman"/>
          <w:spacing w:val="33"/>
          <w:sz w:val="22"/>
          <w:szCs w:val="22"/>
          <w:rPrChange w:id="3257" w:author="Claire Kouba" w:date="2023-09-12T16:52:00Z">
            <w:rPr>
              <w:spacing w:val="14"/>
            </w:rPr>
          </w:rPrChange>
        </w:rPr>
        <w:t xml:space="preserve"> </w:t>
      </w:r>
      <w:r w:rsidRPr="00D753AC">
        <w:rPr>
          <w:rFonts w:cs="Times New Roman"/>
          <w:sz w:val="22"/>
          <w:szCs w:val="22"/>
        </w:rPr>
        <w:t>from</w:t>
      </w:r>
      <w:r w:rsidRPr="00D753AC">
        <w:rPr>
          <w:rFonts w:cs="Times New Roman"/>
          <w:spacing w:val="33"/>
          <w:sz w:val="22"/>
          <w:szCs w:val="22"/>
          <w:rPrChange w:id="3258" w:author="Claire Kouba" w:date="2023-09-12T16:52:00Z">
            <w:rPr/>
          </w:rPrChange>
        </w:rPr>
        <w:t xml:space="preserve"> </w:t>
      </w:r>
      <w:r w:rsidRPr="00D753AC">
        <w:rPr>
          <w:rFonts w:cs="Times New Roman"/>
          <w:sz w:val="22"/>
          <w:szCs w:val="22"/>
        </w:rPr>
        <w:t>each</w:t>
      </w:r>
      <w:r w:rsidRPr="00D753AC">
        <w:rPr>
          <w:rFonts w:cs="Times New Roman"/>
          <w:spacing w:val="33"/>
          <w:sz w:val="22"/>
          <w:szCs w:val="22"/>
          <w:rPrChange w:id="3259" w:author="Claire Kouba" w:date="2023-09-12T16:52:00Z">
            <w:rPr>
              <w:spacing w:val="7"/>
            </w:rPr>
          </w:rPrChange>
        </w:rPr>
        <w:t xml:space="preserve"> </w:t>
      </w:r>
      <w:r w:rsidRPr="00D753AC">
        <w:rPr>
          <w:rFonts w:cs="Times New Roman"/>
          <w:sz w:val="22"/>
          <w:szCs w:val="22"/>
        </w:rPr>
        <w:t>category</w:t>
      </w:r>
      <w:r w:rsidRPr="00D753AC">
        <w:rPr>
          <w:rFonts w:cs="Times New Roman"/>
          <w:w w:val="99"/>
          <w:sz w:val="22"/>
          <w:szCs w:val="22"/>
          <w:rPrChange w:id="3260" w:author="Claire Kouba" w:date="2023-09-12T16:52:00Z">
            <w:rPr>
              <w:spacing w:val="7"/>
            </w:rPr>
          </w:rPrChange>
        </w:rPr>
        <w:t xml:space="preserve"> </w:t>
      </w:r>
      <w:r w:rsidRPr="00D753AC">
        <w:rPr>
          <w:rFonts w:cs="Times New Roman"/>
          <w:sz w:val="22"/>
          <w:szCs w:val="22"/>
        </w:rPr>
        <w:t>with</w:t>
      </w:r>
      <w:r w:rsidRPr="00D753AC">
        <w:rPr>
          <w:rFonts w:cs="Times New Roman"/>
          <w:spacing w:val="11"/>
          <w:sz w:val="22"/>
          <w:szCs w:val="22"/>
          <w:rPrChange w:id="3261" w:author="Claire Kouba" w:date="2023-09-12T16:52:00Z">
            <w:rPr>
              <w:spacing w:val="7"/>
            </w:rPr>
          </w:rPrChange>
        </w:rPr>
        <w:t xml:space="preserve"> </w:t>
      </w:r>
      <w:r w:rsidRPr="00D753AC">
        <w:rPr>
          <w:rFonts w:cs="Times New Roman"/>
          <w:sz w:val="22"/>
          <w:szCs w:val="22"/>
        </w:rPr>
        <w:t>the</w:t>
      </w:r>
      <w:r w:rsidRPr="00D753AC">
        <w:rPr>
          <w:rFonts w:cs="Times New Roman"/>
          <w:spacing w:val="11"/>
          <w:sz w:val="22"/>
          <w:szCs w:val="22"/>
          <w:rPrChange w:id="3262" w:author="Claire Kouba" w:date="2023-09-12T16:52:00Z">
            <w:rPr>
              <w:spacing w:val="7"/>
            </w:rPr>
          </w:rPrChange>
        </w:rPr>
        <w:t xml:space="preserve"> </w:t>
      </w:r>
      <w:r w:rsidRPr="00D753AC">
        <w:rPr>
          <w:rFonts w:cs="Times New Roman"/>
          <w:sz w:val="22"/>
          <w:szCs w:val="22"/>
        </w:rPr>
        <w:t>highest</w:t>
      </w:r>
      <w:r w:rsidRPr="00D753AC">
        <w:rPr>
          <w:rFonts w:cs="Times New Roman"/>
          <w:spacing w:val="11"/>
          <w:sz w:val="22"/>
          <w:szCs w:val="22"/>
          <w:rPrChange w:id="3263" w:author="Claire Kouba" w:date="2023-09-12T16:52:00Z">
            <w:rPr>
              <w:spacing w:val="7"/>
            </w:rPr>
          </w:rPrChange>
        </w:rPr>
        <w:t xml:space="preserve"> </w:t>
      </w:r>
      <w:r w:rsidRPr="00D753AC">
        <w:rPr>
          <w:rFonts w:cs="Times New Roman"/>
          <w:i/>
          <w:sz w:val="22"/>
          <w:szCs w:val="22"/>
        </w:rPr>
        <w:t>R</w:t>
      </w:r>
      <w:r w:rsidRPr="00D753AC">
        <w:rPr>
          <w:rFonts w:cs="Times New Roman"/>
          <w:sz w:val="22"/>
          <w:szCs w:val="22"/>
        </w:rPr>
        <w:t>,</w:t>
      </w:r>
      <w:r w:rsidRPr="00D753AC">
        <w:rPr>
          <w:rFonts w:cs="Times New Roman"/>
          <w:spacing w:val="11"/>
          <w:sz w:val="22"/>
          <w:szCs w:val="22"/>
          <w:rPrChange w:id="3264" w:author="Claire Kouba" w:date="2023-09-12T16:52:00Z">
            <w:rPr>
              <w:spacing w:val="7"/>
            </w:rPr>
          </w:rPrChange>
        </w:rPr>
        <w:t xml:space="preserve"> </w:t>
      </w:r>
      <w:r w:rsidRPr="00D753AC">
        <w:rPr>
          <w:rFonts w:cs="Times New Roman"/>
          <w:sz w:val="22"/>
          <w:szCs w:val="22"/>
        </w:rPr>
        <w:t>and</w:t>
      </w:r>
      <w:r w:rsidRPr="00D753AC">
        <w:rPr>
          <w:rFonts w:cs="Times New Roman"/>
          <w:spacing w:val="11"/>
          <w:sz w:val="22"/>
          <w:szCs w:val="22"/>
          <w:rPrChange w:id="3265" w:author="Claire Kouba" w:date="2023-09-12T16:52:00Z">
            <w:rPr>
              <w:spacing w:val="7"/>
            </w:rPr>
          </w:rPrChange>
        </w:rPr>
        <w:t xml:space="preserve"> </w:t>
      </w:r>
      <w:r w:rsidRPr="00D753AC">
        <w:rPr>
          <w:rFonts w:cs="Times New Roman"/>
          <w:sz w:val="22"/>
          <w:szCs w:val="22"/>
        </w:rPr>
        <w:t>model</w:t>
      </w:r>
      <w:r w:rsidRPr="00D753AC">
        <w:rPr>
          <w:rFonts w:cs="Times New Roman"/>
          <w:spacing w:val="11"/>
          <w:sz w:val="22"/>
          <w:szCs w:val="22"/>
          <w:rPrChange w:id="3266" w:author="Claire Kouba" w:date="2023-09-12T16:52:00Z">
            <w:rPr>
              <w:spacing w:val="7"/>
            </w:rPr>
          </w:rPrChange>
        </w:rPr>
        <w:t xml:space="preserve"> </w:t>
      </w:r>
      <w:r w:rsidRPr="00D753AC">
        <w:rPr>
          <w:rFonts w:cs="Times New Roman"/>
          <w:sz w:val="22"/>
          <w:szCs w:val="22"/>
        </w:rPr>
        <w:t>fit</w:t>
      </w:r>
      <w:r w:rsidRPr="00D753AC">
        <w:rPr>
          <w:rFonts w:cs="Times New Roman"/>
          <w:spacing w:val="11"/>
          <w:sz w:val="22"/>
          <w:szCs w:val="22"/>
          <w:rPrChange w:id="3267" w:author="Claire Kouba" w:date="2023-09-12T16:52:00Z">
            <w:rPr>
              <w:spacing w:val="7"/>
            </w:rPr>
          </w:rPrChange>
        </w:rPr>
        <w:t xml:space="preserve"> </w:t>
      </w:r>
      <w:r w:rsidRPr="00D753AC">
        <w:rPr>
          <w:rFonts w:cs="Times New Roman"/>
          <w:sz w:val="22"/>
          <w:szCs w:val="22"/>
        </w:rPr>
        <w:t>was</w:t>
      </w:r>
      <w:r w:rsidRPr="00D753AC">
        <w:rPr>
          <w:rFonts w:cs="Times New Roman"/>
          <w:spacing w:val="11"/>
          <w:sz w:val="22"/>
          <w:szCs w:val="22"/>
          <w:rPrChange w:id="3268" w:author="Claire Kouba" w:date="2023-09-12T16:52:00Z">
            <w:rPr>
              <w:spacing w:val="7"/>
            </w:rPr>
          </w:rPrChange>
        </w:rPr>
        <w:t xml:space="preserve"> </w:t>
      </w:r>
      <w:r w:rsidRPr="00D753AC">
        <w:rPr>
          <w:rFonts w:cs="Times New Roman"/>
          <w:sz w:val="22"/>
          <w:szCs w:val="22"/>
        </w:rPr>
        <w:t>evaluated</w:t>
      </w:r>
      <w:r w:rsidRPr="00D753AC">
        <w:rPr>
          <w:rFonts w:cs="Times New Roman"/>
          <w:spacing w:val="11"/>
          <w:sz w:val="22"/>
          <w:szCs w:val="22"/>
          <w:rPrChange w:id="3269" w:author="Claire Kouba" w:date="2023-09-12T16:52:00Z">
            <w:rPr>
              <w:spacing w:val="7"/>
            </w:rPr>
          </w:rPrChange>
        </w:rPr>
        <w:t xml:space="preserve"> </w:t>
      </w:r>
      <w:r w:rsidRPr="00D753AC">
        <w:rPr>
          <w:rFonts w:cs="Times New Roman"/>
          <w:sz w:val="22"/>
          <w:szCs w:val="22"/>
        </w:rPr>
        <w:t>using</w:t>
      </w:r>
      <w:r w:rsidRPr="00D753AC">
        <w:rPr>
          <w:rFonts w:cs="Times New Roman"/>
          <w:spacing w:val="11"/>
          <w:sz w:val="22"/>
          <w:szCs w:val="22"/>
          <w:rPrChange w:id="3270" w:author="Claire Kouba" w:date="2023-09-12T16:52:00Z">
            <w:rPr>
              <w:spacing w:val="7"/>
            </w:rPr>
          </w:rPrChange>
        </w:rPr>
        <w:t xml:space="preserve"> </w:t>
      </w:r>
      <w:r w:rsidRPr="00D753AC">
        <w:rPr>
          <w:rFonts w:cs="Times New Roman"/>
          <w:sz w:val="22"/>
          <w:szCs w:val="22"/>
        </w:rPr>
        <w:t>Leave</w:t>
      </w:r>
      <w:r w:rsidRPr="00D753AC">
        <w:rPr>
          <w:rFonts w:cs="Times New Roman"/>
          <w:spacing w:val="11"/>
          <w:sz w:val="22"/>
          <w:szCs w:val="22"/>
          <w:rPrChange w:id="3271" w:author="Claire Kouba" w:date="2023-09-12T16:52:00Z">
            <w:rPr>
              <w:spacing w:val="7"/>
            </w:rPr>
          </w:rPrChange>
        </w:rPr>
        <w:t xml:space="preserve"> </w:t>
      </w:r>
      <w:r w:rsidRPr="00D753AC">
        <w:rPr>
          <w:rFonts w:cs="Times New Roman"/>
          <w:sz w:val="22"/>
          <w:szCs w:val="22"/>
        </w:rPr>
        <w:t>One</w:t>
      </w:r>
      <w:r w:rsidRPr="00D753AC">
        <w:rPr>
          <w:rFonts w:cs="Times New Roman"/>
          <w:spacing w:val="11"/>
          <w:sz w:val="22"/>
          <w:szCs w:val="22"/>
          <w:rPrChange w:id="3272" w:author="Claire Kouba" w:date="2023-09-12T16:52:00Z">
            <w:rPr>
              <w:spacing w:val="7"/>
            </w:rPr>
          </w:rPrChange>
        </w:rPr>
        <w:t xml:space="preserve"> </w:t>
      </w:r>
      <w:r w:rsidRPr="00D753AC">
        <w:rPr>
          <w:rFonts w:cs="Times New Roman"/>
          <w:sz w:val="22"/>
          <w:szCs w:val="22"/>
        </w:rPr>
        <w:t>Out</w:t>
      </w:r>
      <w:r w:rsidRPr="00D753AC">
        <w:rPr>
          <w:rFonts w:cs="Times New Roman"/>
          <w:spacing w:val="11"/>
          <w:sz w:val="22"/>
          <w:szCs w:val="22"/>
          <w:rPrChange w:id="3273" w:author="Claire Kouba" w:date="2023-09-12T16:52:00Z">
            <w:rPr>
              <w:spacing w:val="7"/>
            </w:rPr>
          </w:rPrChange>
        </w:rPr>
        <w:t xml:space="preserve"> </w:t>
      </w:r>
      <w:r w:rsidRPr="00D753AC">
        <w:rPr>
          <w:rFonts w:cs="Times New Roman"/>
          <w:sz w:val="22"/>
          <w:szCs w:val="22"/>
        </w:rPr>
        <w:t>Cross</w:t>
      </w:r>
      <w:r w:rsidRPr="00D753AC">
        <w:rPr>
          <w:rFonts w:cs="Times New Roman"/>
          <w:spacing w:val="11"/>
          <w:sz w:val="22"/>
          <w:szCs w:val="22"/>
          <w:rPrChange w:id="3274" w:author="Claire Kouba" w:date="2023-09-12T16:52:00Z">
            <w:rPr>
              <w:spacing w:val="7"/>
            </w:rPr>
          </w:rPrChange>
        </w:rPr>
        <w:t xml:space="preserve"> </w:t>
      </w:r>
      <w:r w:rsidRPr="00D753AC">
        <w:rPr>
          <w:rFonts w:cs="Times New Roman"/>
          <w:spacing w:val="-3"/>
          <w:sz w:val="22"/>
          <w:szCs w:val="22"/>
        </w:rPr>
        <w:t>Validation</w:t>
      </w:r>
      <w:r w:rsidRPr="00D753AC">
        <w:rPr>
          <w:rFonts w:cs="Times New Roman"/>
          <w:spacing w:val="11"/>
          <w:sz w:val="22"/>
          <w:szCs w:val="22"/>
          <w:rPrChange w:id="3275" w:author="Claire Kouba" w:date="2023-09-12T16:52:00Z">
            <w:rPr>
              <w:spacing w:val="7"/>
            </w:rPr>
          </w:rPrChange>
        </w:rPr>
        <w:t xml:space="preserve"> </w:t>
      </w:r>
      <w:del w:id="3276" w:author="Claire Kouba" w:date="2023-09-12T16:52:00Z">
        <w:r w:rsidR="00505335" w:rsidRPr="00D753AC">
          <w:rPr>
            <w:rFonts w:cs="Times New Roman"/>
            <w:spacing w:val="-3"/>
            <w:sz w:val="22"/>
            <w:szCs w:val="22"/>
          </w:rPr>
          <w:delText>[LOOCV;</w:delText>
        </w:r>
        <w:r w:rsidR="00505335" w:rsidRPr="00D753AC">
          <w:rPr>
            <w:rFonts w:cs="Times New Roman"/>
            <w:spacing w:val="7"/>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"_bookmark25" </w:delInstrText>
        </w:r>
        <w:r w:rsidR="00505335" w:rsidRPr="00D753AC">
          <w:rPr>
            <w:rFonts w:cs="Times New Roman"/>
            <w:sz w:val="22"/>
            <w:szCs w:val="22"/>
          </w:rPr>
          <w:fldChar w:fldCharType="separate"/>
        </w:r>
        <w:r w:rsidR="00505335" w:rsidRPr="00D753AC">
          <w:rPr>
            <w:rFonts w:cs="Times New Roman"/>
            <w:sz w:val="22"/>
            <w:szCs w:val="22"/>
          </w:rPr>
          <w:delText>James</w:delText>
        </w:r>
        <w:r w:rsidR="00505335" w:rsidRPr="00D753AC">
          <w:rPr>
            <w:rFonts w:cs="Times New Roman"/>
            <w:spacing w:val="7"/>
            <w:sz w:val="22"/>
            <w:szCs w:val="22"/>
          </w:rPr>
          <w:delText xml:space="preserve"> </w:delText>
        </w:r>
        <w:r w:rsidR="00505335" w:rsidRPr="00D753AC">
          <w:rPr>
            <w:rFonts w:cs="Times New Roman"/>
            <w:sz w:val="22"/>
            <w:szCs w:val="22"/>
          </w:rPr>
          <w:delText>et</w:delText>
        </w:r>
        <w:r w:rsidR="00505335" w:rsidRPr="00D753AC">
          <w:rPr>
            <w:rFonts w:cs="Times New Roman"/>
            <w:spacing w:val="7"/>
            <w:sz w:val="22"/>
            <w:szCs w:val="22"/>
          </w:rPr>
          <w:delText xml:space="preserve"> </w:delText>
        </w:r>
        <w:r w:rsidR="00505335" w:rsidRPr="00D753AC">
          <w:rPr>
            <w:rFonts w:cs="Times New Roman"/>
            <w:sz w:val="22"/>
            <w:szCs w:val="22"/>
          </w:rPr>
          <w:delText>al.</w:delText>
        </w:r>
        <w:r w:rsidR="00505335" w:rsidRPr="00D753AC">
          <w:rPr>
            <w:rFonts w:cs="Times New Roman"/>
            <w:sz w:val="22"/>
            <w:szCs w:val="22"/>
          </w:rPr>
          <w:fldChar w:fldCharType="end"/>
        </w:r>
        <w:r w:rsidR="00505335" w:rsidRPr="00D753AC">
          <w:rPr>
            <w:rFonts w:cs="Times New Roman"/>
            <w:w w:val="9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"_bookmark25" </w:delInstrText>
        </w:r>
        <w:r w:rsidR="00505335" w:rsidRPr="00D753AC">
          <w:rPr>
            <w:rFonts w:cs="Times New Roman"/>
            <w:sz w:val="22"/>
            <w:szCs w:val="22"/>
          </w:rPr>
          <w:fldChar w:fldCharType="separate"/>
        </w:r>
        <w:r w:rsidR="00505335" w:rsidRPr="00D753AC">
          <w:rPr>
            <w:rFonts w:cs="Times New Roman"/>
            <w:sz w:val="22"/>
            <w:szCs w:val="22"/>
          </w:rPr>
          <w:delText>(2013)]</w:delText>
        </w:r>
        <w:r w:rsidR="00505335" w:rsidRPr="00D753AC">
          <w:rPr>
            <w:rFonts w:cs="Times New Roman"/>
            <w:sz w:val="22"/>
            <w:szCs w:val="22"/>
          </w:rPr>
          <w:fldChar w:fldCharType="end"/>
        </w:r>
        <w:r w:rsidR="00505335" w:rsidRPr="00D753AC">
          <w:rPr>
            <w:rFonts w:cs="Times New Roman"/>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z w:val="22"/>
            <w:szCs w:val="22"/>
          </w:rPr>
          <w:delText xml:space="preserve"> 9).</w:delText>
        </w:r>
      </w:del>
      <w:ins w:id="3277" w:author="Claire Kouba" w:date="2023-09-12T16:52:00Z">
        <w:r w:rsidRPr="00D753AC">
          <w:rPr>
            <w:rFonts w:cs="Times New Roman"/>
            <w:sz w:val="22"/>
            <w:szCs w:val="22"/>
          </w:rPr>
          <w:t>(LOOCV)</w:t>
        </w:r>
        <w:r w:rsidRPr="00D753AC">
          <w:rPr>
            <w:rFonts w:cs="Times New Roman"/>
            <w:spacing w:val="11"/>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"_bookmark39" </w:instrText>
        </w:r>
        <w:r w:rsidRPr="00D753AC">
          <w:rPr>
            <w:rFonts w:cs="Times New Roman"/>
            <w:sz w:val="22"/>
            <w:szCs w:val="22"/>
          </w:rPr>
          <w:fldChar w:fldCharType="separate"/>
        </w:r>
        <w:r w:rsidRPr="00D753AC">
          <w:rPr>
            <w:rFonts w:cs="Times New Roman"/>
            <w:sz w:val="22"/>
            <w:szCs w:val="22"/>
          </w:rPr>
          <w:t>(James</w:t>
        </w:r>
        <w:r w:rsidRPr="00D753AC">
          <w:rPr>
            <w:rFonts w:cs="Times New Roman"/>
            <w:spacing w:val="11"/>
            <w:sz w:val="22"/>
            <w:szCs w:val="22"/>
          </w:rPr>
          <w:t xml:space="preserve"> </w:t>
        </w:r>
        <w:r w:rsidRPr="00D753AC">
          <w:rPr>
            <w:rFonts w:cs="Times New Roman"/>
            <w:sz w:val="22"/>
            <w:szCs w:val="22"/>
          </w:rPr>
          <w:t>et</w:t>
        </w:r>
        <w:r w:rsidRPr="00D753AC">
          <w:rPr>
            <w:rFonts w:cs="Times New Roman"/>
            <w:spacing w:val="11"/>
            <w:sz w:val="22"/>
            <w:szCs w:val="22"/>
          </w:rPr>
          <w:t xml:space="preserve"> </w:t>
        </w:r>
        <w:r w:rsidRPr="00D753AC">
          <w:rPr>
            <w:rFonts w:cs="Times New Roman"/>
            <w:sz w:val="22"/>
            <w:szCs w:val="22"/>
          </w:rPr>
          <w:t>al.,</w:t>
        </w:r>
        <w:r w:rsidRPr="00D753AC">
          <w:rPr>
            <w:rFonts w:cs="Times New Roman"/>
            <w:sz w:val="22"/>
            <w:szCs w:val="22"/>
          </w:rPr>
          <w:fldChar w:fldCharType="end"/>
        </w:r>
        <w:r w:rsidRPr="00D753AC">
          <w:rPr>
            <w:rFonts w:cs="Times New Roman"/>
            <w:spacing w:val="11"/>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"_bookmark39" </w:instrText>
        </w:r>
        <w:r w:rsidRPr="00D753AC">
          <w:rPr>
            <w:rFonts w:cs="Times New Roman"/>
            <w:sz w:val="22"/>
            <w:szCs w:val="22"/>
          </w:rPr>
          <w:fldChar w:fldCharType="separate"/>
        </w:r>
        <w:r w:rsidRPr="00D753AC">
          <w:rPr>
            <w:rFonts w:cs="Times New Roman"/>
            <w:sz w:val="22"/>
            <w:szCs w:val="22"/>
          </w:rPr>
          <w:t>2013)</w:t>
        </w:r>
        <w:r w:rsidRPr="00D753AC">
          <w:rPr>
            <w:rFonts w:cs="Times New Roman"/>
            <w:sz w:val="22"/>
            <w:szCs w:val="22"/>
          </w:rPr>
          <w:fldChar w:fldCharType="end"/>
        </w:r>
        <w:r w:rsidRPr="00D753AC">
          <w:rPr>
            <w:rFonts w:cs="Times New Roman"/>
            <w:spacing w:val="11"/>
            <w:sz w:val="22"/>
            <w:szCs w:val="22"/>
          </w:rPr>
          <w:t xml:space="preserve"> </w:t>
        </w:r>
        <w:r w:rsidRPr="00D753AC">
          <w:rPr>
            <w:rFonts w:cs="Times New Roman"/>
            <w:sz w:val="22"/>
            <w:szCs w:val="22"/>
          </w:rPr>
          <w:t>(see</w:t>
        </w:r>
        <w:r w:rsidRPr="00D753AC">
          <w:rPr>
            <w:rFonts w:cs="Times New Roman"/>
            <w:w w:val="99"/>
            <w:sz w:val="22"/>
            <w:szCs w:val="22"/>
          </w:rPr>
          <w:t xml:space="preserve"> </w:t>
        </w:r>
        <w:r w:rsidRPr="00D753AC">
          <w:rPr>
            <w:rFonts w:cs="Times New Roman"/>
            <w:sz w:val="22"/>
            <w:szCs w:val="22"/>
          </w:rPr>
          <w:t xml:space="preserve">Results, Section 3.3 and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pacing w:val="-4"/>
            <w:sz w:val="22"/>
            <w:szCs w:val="22"/>
          </w:rPr>
          <w:t>Table</w:t>
        </w:r>
        <w:r w:rsidRPr="00D753AC">
          <w:rPr>
            <w:rFonts w:cs="Times New Roman"/>
            <w:spacing w:val="-4"/>
            <w:sz w:val="22"/>
            <w:szCs w:val="22"/>
          </w:rPr>
          <w:fldChar w:fldCharType="end"/>
        </w:r>
        <w:r w:rsidRPr="00D753AC">
          <w:rPr>
            <w:rFonts w:cs="Times New Roman"/>
            <w:spacing w:val="-4"/>
            <w:sz w:val="22"/>
            <w:szCs w:val="22"/>
          </w:rPr>
          <w:t xml:space="preserve"> </w:t>
        </w:r>
        <w:r w:rsidRPr="00D753AC">
          <w:rPr>
            <w:rFonts w:cs="Times New Roman"/>
            <w:sz w:val="22"/>
            <w:szCs w:val="22"/>
          </w:rPr>
          <w:t>A1).</w:t>
        </w:r>
      </w:ins>
      <w:r w:rsidRPr="00D753AC">
        <w:rPr>
          <w:rFonts w:cs="Times New Roman"/>
          <w:sz w:val="22"/>
          <w:szCs w:val="22"/>
        </w:rPr>
        <w:t xml:space="preserve"> For a dataset with </w:t>
      </w:r>
      <w:r w:rsidRPr="00D753AC">
        <w:rPr>
          <w:rFonts w:cs="Times New Roman"/>
          <w:i/>
          <w:sz w:val="22"/>
          <w:szCs w:val="22"/>
        </w:rPr>
        <w:t xml:space="preserve">n </w:t>
      </w:r>
      <w:r w:rsidRPr="00D753AC">
        <w:rPr>
          <w:rFonts w:cs="Times New Roman"/>
          <w:sz w:val="22"/>
          <w:szCs w:val="22"/>
        </w:rPr>
        <w:t>observations, the LOOCV error of a predictive model is obtained</w:t>
      </w:r>
      <w:r w:rsidRPr="00D753AC">
        <w:rPr>
          <w:rFonts w:cs="Times New Roman"/>
          <w:spacing w:val="47"/>
          <w:sz w:val="22"/>
          <w:szCs w:val="22"/>
          <w:rPrChange w:id="3278" w:author="Claire Kouba" w:date="2023-09-12T16:52:00Z">
            <w:rPr/>
          </w:rPrChange>
        </w:rPr>
        <w:t xml:space="preserve"> </w:t>
      </w:r>
      <w:r w:rsidRPr="00D753AC">
        <w:rPr>
          <w:rFonts w:cs="Times New Roman"/>
          <w:sz w:val="22"/>
          <w:szCs w:val="22"/>
        </w:rPr>
        <w:t>by</w:t>
      </w:r>
      <w:r w:rsidRPr="00D753AC">
        <w:rPr>
          <w:rFonts w:cs="Times New Roman"/>
          <w:w w:val="99"/>
          <w:sz w:val="22"/>
          <w:szCs w:val="22"/>
          <w:rPrChange w:id="3279" w:author="Claire Kouba" w:date="2023-09-12T16:52:00Z">
            <w:rPr/>
          </w:rPrChange>
        </w:rPr>
        <w:t xml:space="preserve"> </w:t>
      </w:r>
      <w:r w:rsidRPr="00D753AC">
        <w:rPr>
          <w:rFonts w:cs="Times New Roman"/>
          <w:sz w:val="22"/>
          <w:szCs w:val="22"/>
        </w:rPr>
        <w:t>recalculating</w:t>
      </w:r>
      <w:r w:rsidRPr="00D753AC">
        <w:rPr>
          <w:rFonts w:cs="Times New Roman"/>
          <w:sz w:val="22"/>
          <w:szCs w:val="22"/>
          <w:rPrChange w:id="3280" w:author="Claire Kouba" w:date="2023-09-12T16:52:00Z">
            <w:rPr>
              <w:spacing w:val="-7"/>
            </w:rPr>
          </w:rPrChange>
        </w:rPr>
        <w:t xml:space="preserve"> </w:t>
      </w:r>
      <w:r w:rsidRPr="00D753AC">
        <w:rPr>
          <w:rFonts w:cs="Times New Roman"/>
          <w:sz w:val="22"/>
          <w:szCs w:val="22"/>
        </w:rPr>
        <w:t>the</w:t>
      </w:r>
      <w:r w:rsidRPr="00D753AC">
        <w:rPr>
          <w:rFonts w:cs="Times New Roman"/>
          <w:sz w:val="22"/>
          <w:szCs w:val="22"/>
          <w:rPrChange w:id="3281" w:author="Claire Kouba" w:date="2023-09-12T16:52:00Z">
            <w:rPr>
              <w:w w:val="99"/>
            </w:rPr>
          </w:rPrChange>
        </w:rPr>
        <w:t xml:space="preserve"> </w:t>
      </w:r>
      <w:r w:rsidRPr="00D753AC">
        <w:rPr>
          <w:rFonts w:cs="Times New Roman"/>
          <w:sz w:val="22"/>
          <w:szCs w:val="22"/>
        </w:rPr>
        <w:t>model</w:t>
      </w:r>
      <w:r w:rsidRPr="00D753AC">
        <w:rPr>
          <w:rFonts w:cs="Times New Roman"/>
          <w:sz w:val="22"/>
          <w:szCs w:val="22"/>
          <w:rPrChange w:id="3282" w:author="Claire Kouba" w:date="2023-09-12T16:52:00Z">
            <w:rPr>
              <w:spacing w:val="-6"/>
            </w:rPr>
          </w:rPrChange>
        </w:rPr>
        <w:t xml:space="preserve"> </w:t>
      </w:r>
      <w:r w:rsidRPr="00D753AC">
        <w:rPr>
          <w:rFonts w:cs="Times New Roman"/>
          <w:sz w:val="22"/>
          <w:szCs w:val="22"/>
        </w:rPr>
        <w:t>coefficients</w:t>
      </w:r>
      <w:r w:rsidRPr="00D753AC">
        <w:rPr>
          <w:rFonts w:cs="Times New Roman"/>
          <w:sz w:val="22"/>
          <w:szCs w:val="22"/>
          <w:rPrChange w:id="3283" w:author="Claire Kouba" w:date="2023-09-12T16:52:00Z">
            <w:rPr>
              <w:spacing w:val="-6"/>
            </w:rPr>
          </w:rPrChange>
        </w:rPr>
        <w:t xml:space="preserve"> </w:t>
      </w:r>
      <w:r w:rsidRPr="00D753AC">
        <w:rPr>
          <w:rFonts w:cs="Times New Roman"/>
          <w:i/>
          <w:sz w:val="22"/>
          <w:szCs w:val="22"/>
        </w:rPr>
        <w:t>n</w:t>
      </w:r>
      <w:r w:rsidRPr="00D753AC">
        <w:rPr>
          <w:rFonts w:cs="Times New Roman"/>
          <w:i/>
          <w:sz w:val="22"/>
          <w:szCs w:val="22"/>
          <w:rPrChange w:id="3284" w:author="Claire Kouba" w:date="2023-09-12T16:52:00Z">
            <w:rPr>
              <w:i/>
              <w:spacing w:val="-12"/>
            </w:rPr>
          </w:rPrChange>
        </w:rPr>
        <w:t xml:space="preserve"> </w:t>
      </w:r>
      <w:r w:rsidRPr="00D753AC">
        <w:rPr>
          <w:rFonts w:cs="Times New Roman"/>
          <w:sz w:val="22"/>
          <w:szCs w:val="22"/>
        </w:rPr>
        <w:t>times,</w:t>
      </w:r>
      <w:r w:rsidRPr="00D753AC">
        <w:rPr>
          <w:rFonts w:cs="Times New Roman"/>
          <w:sz w:val="22"/>
          <w:szCs w:val="22"/>
          <w:rPrChange w:id="3285" w:author="Claire Kouba" w:date="2023-09-12T16:52:00Z">
            <w:rPr>
              <w:spacing w:val="-6"/>
            </w:rPr>
          </w:rPrChange>
        </w:rPr>
        <w:t xml:space="preserve"> </w:t>
      </w:r>
      <w:r w:rsidRPr="00D753AC">
        <w:rPr>
          <w:rFonts w:cs="Times New Roman"/>
          <w:sz w:val="22"/>
          <w:szCs w:val="22"/>
        </w:rPr>
        <w:t>each</w:t>
      </w:r>
      <w:r w:rsidRPr="00D753AC">
        <w:rPr>
          <w:rFonts w:cs="Times New Roman"/>
          <w:sz w:val="22"/>
          <w:szCs w:val="22"/>
          <w:rPrChange w:id="3286" w:author="Claire Kouba" w:date="2023-09-12T16:52:00Z">
            <w:rPr>
              <w:spacing w:val="-6"/>
            </w:rPr>
          </w:rPrChange>
        </w:rPr>
        <w:t xml:space="preserve"> </w:t>
      </w:r>
      <w:r w:rsidRPr="00D753AC">
        <w:rPr>
          <w:rFonts w:cs="Times New Roman"/>
          <w:sz w:val="22"/>
          <w:szCs w:val="22"/>
        </w:rPr>
        <w:t>time</w:t>
      </w:r>
      <w:r w:rsidRPr="00D753AC">
        <w:rPr>
          <w:rFonts w:cs="Times New Roman"/>
          <w:sz w:val="22"/>
          <w:szCs w:val="22"/>
          <w:rPrChange w:id="3287" w:author="Claire Kouba" w:date="2023-09-12T16:52:00Z">
            <w:rPr>
              <w:spacing w:val="-6"/>
            </w:rPr>
          </w:rPrChange>
        </w:rPr>
        <w:t xml:space="preserve"> </w:t>
      </w:r>
      <w:r w:rsidRPr="00D753AC">
        <w:rPr>
          <w:rFonts w:cs="Times New Roman"/>
          <w:sz w:val="22"/>
          <w:szCs w:val="22"/>
        </w:rPr>
        <w:t>leaving</w:t>
      </w:r>
      <w:r w:rsidRPr="00D753AC">
        <w:rPr>
          <w:rFonts w:cs="Times New Roman"/>
          <w:sz w:val="22"/>
          <w:szCs w:val="22"/>
          <w:rPrChange w:id="3288" w:author="Claire Kouba" w:date="2023-09-12T16:52:00Z">
            <w:rPr>
              <w:spacing w:val="-6"/>
            </w:rPr>
          </w:rPrChange>
        </w:rPr>
        <w:t xml:space="preserve"> </w:t>
      </w:r>
      <w:r w:rsidRPr="00D753AC">
        <w:rPr>
          <w:rFonts w:cs="Times New Roman"/>
          <w:sz w:val="22"/>
          <w:szCs w:val="22"/>
        </w:rPr>
        <w:t>out</w:t>
      </w:r>
      <w:r w:rsidRPr="00D753AC">
        <w:rPr>
          <w:rFonts w:cs="Times New Roman"/>
          <w:sz w:val="22"/>
          <w:szCs w:val="22"/>
          <w:rPrChange w:id="3289" w:author="Claire Kouba" w:date="2023-09-12T16:52:00Z">
            <w:rPr>
              <w:spacing w:val="-6"/>
            </w:rPr>
          </w:rPrChange>
        </w:rPr>
        <w:t xml:space="preserve"> </w:t>
      </w:r>
      <w:r w:rsidRPr="00D753AC">
        <w:rPr>
          <w:rFonts w:cs="Times New Roman"/>
          <w:sz w:val="22"/>
          <w:szCs w:val="22"/>
        </w:rPr>
        <w:t>one</w:t>
      </w:r>
      <w:r w:rsidRPr="00D753AC">
        <w:rPr>
          <w:rFonts w:cs="Times New Roman"/>
          <w:sz w:val="22"/>
          <w:szCs w:val="22"/>
          <w:rPrChange w:id="3290" w:author="Claire Kouba" w:date="2023-09-12T16:52:00Z">
            <w:rPr>
              <w:spacing w:val="-6"/>
            </w:rPr>
          </w:rPrChange>
        </w:rPr>
        <w:t xml:space="preserve"> </w:t>
      </w:r>
      <w:r w:rsidRPr="00D753AC">
        <w:rPr>
          <w:rFonts w:cs="Times New Roman"/>
          <w:sz w:val="22"/>
          <w:szCs w:val="22"/>
        </w:rPr>
        <w:t>observation,</w:t>
      </w:r>
      <w:r w:rsidRPr="00D753AC">
        <w:rPr>
          <w:rFonts w:cs="Times New Roman"/>
          <w:sz w:val="22"/>
          <w:szCs w:val="22"/>
          <w:rPrChange w:id="3291"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3292" w:author="Claire Kouba" w:date="2023-09-12T16:52:00Z">
            <w:rPr>
              <w:spacing w:val="-6"/>
            </w:rPr>
          </w:rPrChange>
        </w:rPr>
        <w:t xml:space="preserve"> </w:t>
      </w:r>
      <w:r w:rsidRPr="00D753AC">
        <w:rPr>
          <w:rFonts w:cs="Times New Roman"/>
          <w:sz w:val="22"/>
          <w:szCs w:val="22"/>
        </w:rPr>
        <w:t>comparing</w:t>
      </w:r>
      <w:r w:rsidRPr="00D753AC">
        <w:rPr>
          <w:rFonts w:cs="Times New Roman"/>
          <w:sz w:val="22"/>
          <w:szCs w:val="22"/>
          <w:rPrChange w:id="3293"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3294" w:author="Claire Kouba" w:date="2023-09-12T16:52:00Z">
            <w:rPr>
              <w:spacing w:val="-6"/>
            </w:rPr>
          </w:rPrChange>
        </w:rPr>
        <w:t xml:space="preserve"> </w:t>
      </w:r>
      <w:r w:rsidRPr="00D753AC">
        <w:rPr>
          <w:rFonts w:cs="Times New Roman"/>
          <w:sz w:val="22"/>
          <w:szCs w:val="22"/>
        </w:rPr>
        <w:t>resulting</w:t>
      </w:r>
      <w:r w:rsidRPr="00D753AC">
        <w:rPr>
          <w:rFonts w:cs="Times New Roman"/>
          <w:sz w:val="22"/>
          <w:szCs w:val="22"/>
          <w:rPrChange w:id="3295" w:author="Claire Kouba" w:date="2023-09-12T16:52:00Z">
            <w:rPr>
              <w:spacing w:val="-6"/>
            </w:rPr>
          </w:rPrChange>
        </w:rPr>
        <w:t xml:space="preserve"> </w:t>
      </w:r>
      <w:r w:rsidRPr="00D753AC">
        <w:rPr>
          <w:rFonts w:cs="Times New Roman"/>
          <w:sz w:val="22"/>
          <w:szCs w:val="22"/>
        </w:rPr>
        <w:t>prediction</w:t>
      </w:r>
      <w:r w:rsidRPr="00D753AC">
        <w:rPr>
          <w:rFonts w:cs="Times New Roman"/>
          <w:spacing w:val="-21"/>
          <w:sz w:val="22"/>
          <w:szCs w:val="22"/>
          <w:rPrChange w:id="3296" w:author="Claire Kouba" w:date="2023-09-12T16:52:00Z">
            <w:rPr>
              <w:spacing w:val="-6"/>
            </w:rPr>
          </w:rPrChange>
        </w:rPr>
        <w:t xml:space="preserve"> </w:t>
      </w:r>
      <w:r w:rsidRPr="00D753AC">
        <w:rPr>
          <w:rFonts w:cs="Times New Roman"/>
          <w:sz w:val="22"/>
          <w:szCs w:val="22"/>
        </w:rPr>
        <w:t>to</w:t>
      </w:r>
      <w:r w:rsidRPr="00D753AC">
        <w:rPr>
          <w:rFonts w:cs="Times New Roman"/>
          <w:w w:val="99"/>
          <w:sz w:val="22"/>
          <w:szCs w:val="22"/>
          <w:rPrChange w:id="3297" w:author="Claire Kouba" w:date="2023-09-12T16:52:00Z">
            <w:rPr>
              <w:spacing w:val="-6"/>
            </w:rPr>
          </w:rPrChange>
        </w:rPr>
        <w:t xml:space="preserve"> </w:t>
      </w:r>
      <w:r w:rsidRPr="00D753AC">
        <w:rPr>
          <w:rFonts w:cs="Times New Roman"/>
          <w:sz w:val="22"/>
          <w:szCs w:val="22"/>
        </w:rPr>
        <w:t>the</w:t>
      </w:r>
      <w:r w:rsidRPr="00D753AC">
        <w:rPr>
          <w:rFonts w:cs="Times New Roman"/>
          <w:spacing w:val="-8"/>
          <w:sz w:val="22"/>
          <w:szCs w:val="22"/>
          <w:rPrChange w:id="3298" w:author="Claire Kouba" w:date="2023-09-12T16:52:00Z">
            <w:rPr>
              <w:spacing w:val="-6"/>
            </w:rPr>
          </w:rPrChange>
        </w:rPr>
        <w:t xml:space="preserve"> </w:t>
      </w:r>
      <w:r w:rsidRPr="00D753AC">
        <w:rPr>
          <w:rFonts w:cs="Times New Roman"/>
          <w:sz w:val="22"/>
          <w:szCs w:val="22"/>
        </w:rPr>
        <w:t>single</w:t>
      </w:r>
      <w:r w:rsidRPr="00D753AC">
        <w:rPr>
          <w:rFonts w:cs="Times New Roman"/>
          <w:spacing w:val="-8"/>
          <w:sz w:val="22"/>
          <w:szCs w:val="22"/>
          <w:rPrChange w:id="3299" w:author="Claire Kouba" w:date="2023-09-12T16:52:00Z">
            <w:rPr>
              <w:spacing w:val="-6"/>
            </w:rPr>
          </w:rPrChange>
        </w:rPr>
        <w:t xml:space="preserve"> </w:t>
      </w:r>
      <w:r w:rsidRPr="00D753AC">
        <w:rPr>
          <w:rFonts w:cs="Times New Roman"/>
          <w:sz w:val="22"/>
          <w:szCs w:val="22"/>
        </w:rPr>
        <w:t>left-out</w:t>
      </w:r>
      <w:r w:rsidRPr="00D753AC">
        <w:rPr>
          <w:rFonts w:cs="Times New Roman"/>
          <w:spacing w:val="-8"/>
          <w:sz w:val="22"/>
          <w:szCs w:val="22"/>
          <w:rPrChange w:id="3300" w:author="Claire Kouba" w:date="2023-09-12T16:52:00Z">
            <w:rPr>
              <w:w w:val="99"/>
            </w:rPr>
          </w:rPrChange>
        </w:rPr>
        <w:t xml:space="preserve"> </w:t>
      </w:r>
      <w:r w:rsidRPr="00D753AC">
        <w:rPr>
          <w:rFonts w:cs="Times New Roman"/>
          <w:sz w:val="22"/>
          <w:szCs w:val="22"/>
        </w:rPr>
        <w:t>observation.</w:t>
      </w:r>
      <w:r w:rsidRPr="00D753AC">
        <w:rPr>
          <w:rFonts w:cs="Times New Roman"/>
          <w:spacing w:val="-8"/>
          <w:sz w:val="22"/>
          <w:szCs w:val="22"/>
          <w:rPrChange w:id="3301" w:author="Claire Kouba" w:date="2023-09-12T16:52:00Z">
            <w:rPr>
              <w:spacing w:val="-3"/>
            </w:rPr>
          </w:rPrChange>
        </w:rPr>
        <w:t xml:space="preserve"> </w:t>
      </w:r>
      <w:r w:rsidRPr="00D753AC">
        <w:rPr>
          <w:rFonts w:cs="Times New Roman"/>
          <w:sz w:val="22"/>
          <w:szCs w:val="22"/>
        </w:rPr>
        <w:t>The</w:t>
      </w:r>
      <w:r w:rsidRPr="00D753AC">
        <w:rPr>
          <w:rFonts w:cs="Times New Roman"/>
          <w:spacing w:val="-8"/>
          <w:sz w:val="22"/>
          <w:szCs w:val="22"/>
          <w:rPrChange w:id="3302" w:author="Claire Kouba" w:date="2023-09-12T16:52:00Z">
            <w:rPr>
              <w:spacing w:val="-3"/>
            </w:rPr>
          </w:rPrChange>
        </w:rPr>
        <w:t xml:space="preserve"> </w:t>
      </w:r>
      <w:r w:rsidRPr="00D753AC">
        <w:rPr>
          <w:rFonts w:cs="Times New Roman"/>
          <w:sz w:val="22"/>
          <w:szCs w:val="22"/>
        </w:rPr>
        <w:t>root</w:t>
      </w:r>
      <w:r w:rsidRPr="00D753AC">
        <w:rPr>
          <w:rFonts w:cs="Times New Roman"/>
          <w:spacing w:val="-8"/>
          <w:sz w:val="22"/>
          <w:szCs w:val="22"/>
          <w:rPrChange w:id="3303" w:author="Claire Kouba" w:date="2023-09-12T16:52:00Z">
            <w:rPr>
              <w:spacing w:val="-3"/>
            </w:rPr>
          </w:rPrChange>
        </w:rPr>
        <w:t xml:space="preserve"> </w:t>
      </w:r>
      <w:r w:rsidRPr="00D753AC">
        <w:rPr>
          <w:rFonts w:cs="Times New Roman"/>
          <w:sz w:val="22"/>
          <w:szCs w:val="22"/>
        </w:rPr>
        <w:t>mean</w:t>
      </w:r>
      <w:r w:rsidRPr="00D753AC">
        <w:rPr>
          <w:rFonts w:cs="Times New Roman"/>
          <w:spacing w:val="-8"/>
          <w:sz w:val="22"/>
          <w:szCs w:val="22"/>
          <w:rPrChange w:id="3304" w:author="Claire Kouba" w:date="2023-09-12T16:52:00Z">
            <w:rPr>
              <w:spacing w:val="-3"/>
            </w:rPr>
          </w:rPrChange>
        </w:rPr>
        <w:t xml:space="preserve"> </w:t>
      </w:r>
      <w:r w:rsidRPr="00D753AC">
        <w:rPr>
          <w:rFonts w:cs="Times New Roman"/>
          <w:sz w:val="22"/>
          <w:szCs w:val="22"/>
        </w:rPr>
        <w:t>square</w:t>
      </w:r>
      <w:r w:rsidRPr="00D753AC">
        <w:rPr>
          <w:rFonts w:cs="Times New Roman"/>
          <w:spacing w:val="-8"/>
          <w:sz w:val="22"/>
          <w:szCs w:val="22"/>
          <w:rPrChange w:id="3305" w:author="Claire Kouba" w:date="2023-09-12T16:52:00Z">
            <w:rPr>
              <w:spacing w:val="-3"/>
            </w:rPr>
          </w:rPrChange>
        </w:rPr>
        <w:t xml:space="preserve"> </w:t>
      </w:r>
      <w:r w:rsidRPr="00D753AC">
        <w:rPr>
          <w:rFonts w:cs="Times New Roman"/>
          <w:sz w:val="22"/>
          <w:szCs w:val="22"/>
        </w:rPr>
        <w:t>of</w:t>
      </w:r>
      <w:r w:rsidRPr="00D753AC">
        <w:rPr>
          <w:rFonts w:cs="Times New Roman"/>
          <w:spacing w:val="-8"/>
          <w:sz w:val="22"/>
          <w:szCs w:val="22"/>
          <w:rPrChange w:id="3306" w:author="Claire Kouba" w:date="2023-09-12T16:52:00Z">
            <w:rPr>
              <w:spacing w:val="-3"/>
            </w:rPr>
          </w:rPrChange>
        </w:rPr>
        <w:t xml:space="preserve"> </w:t>
      </w:r>
      <w:r w:rsidRPr="00D753AC">
        <w:rPr>
          <w:rFonts w:cs="Times New Roman"/>
          <w:sz w:val="22"/>
          <w:szCs w:val="22"/>
        </w:rPr>
        <w:t>these</w:t>
      </w:r>
      <w:r w:rsidRPr="00D753AC">
        <w:rPr>
          <w:rFonts w:cs="Times New Roman"/>
          <w:spacing w:val="-9"/>
          <w:sz w:val="22"/>
          <w:szCs w:val="22"/>
          <w:rPrChange w:id="3307" w:author="Claire Kouba" w:date="2023-09-12T16:52:00Z">
            <w:rPr>
              <w:spacing w:val="-3"/>
            </w:rPr>
          </w:rPrChange>
        </w:rPr>
        <w:t xml:space="preserve"> </w:t>
      </w:r>
      <w:r w:rsidRPr="00D753AC">
        <w:rPr>
          <w:rFonts w:cs="Times New Roman"/>
          <w:i/>
          <w:sz w:val="22"/>
          <w:szCs w:val="22"/>
        </w:rPr>
        <w:t>n</w:t>
      </w:r>
      <w:r w:rsidRPr="00D753AC">
        <w:rPr>
          <w:rFonts w:cs="Times New Roman"/>
          <w:i/>
          <w:spacing w:val="-14"/>
          <w:sz w:val="22"/>
          <w:szCs w:val="22"/>
          <w:rPrChange w:id="3308" w:author="Claire Kouba" w:date="2023-09-12T16:52:00Z">
            <w:rPr>
              <w:i/>
              <w:spacing w:val="-9"/>
            </w:rPr>
          </w:rPrChange>
        </w:rPr>
        <w:t xml:space="preserve"> </w:t>
      </w:r>
      <w:r w:rsidRPr="00D753AC">
        <w:rPr>
          <w:rFonts w:cs="Times New Roman"/>
          <w:sz w:val="22"/>
          <w:szCs w:val="22"/>
        </w:rPr>
        <w:t>errors</w:t>
      </w:r>
      <w:r w:rsidRPr="00D753AC">
        <w:rPr>
          <w:rFonts w:cs="Times New Roman"/>
          <w:spacing w:val="-8"/>
          <w:sz w:val="22"/>
          <w:szCs w:val="22"/>
          <w:rPrChange w:id="3309" w:author="Claire Kouba" w:date="2023-09-12T16:52:00Z">
            <w:rPr>
              <w:spacing w:val="-3"/>
            </w:rPr>
          </w:rPrChange>
        </w:rPr>
        <w:t xml:space="preserve"> </w:t>
      </w:r>
      <w:r w:rsidRPr="00D753AC">
        <w:rPr>
          <w:rFonts w:cs="Times New Roman"/>
          <w:sz w:val="22"/>
          <w:szCs w:val="22"/>
        </w:rPr>
        <w:t>is</w:t>
      </w:r>
      <w:r w:rsidRPr="00D753AC">
        <w:rPr>
          <w:rFonts w:cs="Times New Roman"/>
          <w:spacing w:val="-8"/>
          <w:sz w:val="22"/>
          <w:szCs w:val="22"/>
          <w:rPrChange w:id="3310" w:author="Claire Kouba" w:date="2023-09-12T16:52:00Z">
            <w:rPr>
              <w:spacing w:val="-3"/>
            </w:rPr>
          </w:rPrChange>
        </w:rPr>
        <w:t xml:space="preserve"> </w:t>
      </w:r>
      <w:r w:rsidRPr="00D753AC">
        <w:rPr>
          <w:rFonts w:cs="Times New Roman"/>
          <w:sz w:val="22"/>
          <w:szCs w:val="22"/>
        </w:rPr>
        <w:t>the</w:t>
      </w:r>
      <w:r w:rsidRPr="00D753AC">
        <w:rPr>
          <w:rFonts w:cs="Times New Roman"/>
          <w:spacing w:val="-8"/>
          <w:sz w:val="22"/>
          <w:szCs w:val="22"/>
          <w:rPrChange w:id="3311" w:author="Claire Kouba" w:date="2023-09-12T16:52:00Z">
            <w:rPr>
              <w:spacing w:val="-3"/>
            </w:rPr>
          </w:rPrChange>
        </w:rPr>
        <w:t xml:space="preserve"> </w:t>
      </w:r>
      <w:r w:rsidRPr="00D753AC">
        <w:rPr>
          <w:rFonts w:cs="Times New Roman"/>
          <w:sz w:val="22"/>
          <w:szCs w:val="22"/>
        </w:rPr>
        <w:t>LOOCV</w:t>
      </w:r>
      <w:r w:rsidRPr="00D753AC">
        <w:rPr>
          <w:rFonts w:cs="Times New Roman"/>
          <w:spacing w:val="-8"/>
          <w:sz w:val="22"/>
          <w:szCs w:val="22"/>
          <w:rPrChange w:id="3312" w:author="Claire Kouba" w:date="2023-09-12T16:52:00Z">
            <w:rPr>
              <w:spacing w:val="-3"/>
            </w:rPr>
          </w:rPrChange>
        </w:rPr>
        <w:t xml:space="preserve"> </w:t>
      </w:r>
      <w:r w:rsidRPr="00D753AC">
        <w:rPr>
          <w:rFonts w:cs="Times New Roman"/>
          <w:sz w:val="22"/>
          <w:szCs w:val="22"/>
        </w:rPr>
        <w:t>error</w:t>
      </w:r>
      <w:r w:rsidRPr="00D753AC">
        <w:rPr>
          <w:rFonts w:cs="Times New Roman"/>
          <w:spacing w:val="-8"/>
          <w:sz w:val="22"/>
          <w:szCs w:val="22"/>
          <w:rPrChange w:id="3313" w:author="Claire Kouba" w:date="2023-09-12T16:52:00Z">
            <w:rPr>
              <w:spacing w:val="-3"/>
            </w:rPr>
          </w:rPrChange>
        </w:rPr>
        <w:t xml:space="preserve"> </w:t>
      </w:r>
      <w:r w:rsidRPr="00D753AC">
        <w:rPr>
          <w:rFonts w:cs="Times New Roman"/>
          <w:sz w:val="22"/>
          <w:szCs w:val="22"/>
        </w:rPr>
        <w:t>used</w:t>
      </w:r>
      <w:r w:rsidRPr="00D753AC">
        <w:rPr>
          <w:rFonts w:cs="Times New Roman"/>
          <w:spacing w:val="-8"/>
          <w:sz w:val="22"/>
          <w:szCs w:val="22"/>
          <w:rPrChange w:id="3314" w:author="Claire Kouba" w:date="2023-09-12T16:52:00Z">
            <w:rPr>
              <w:spacing w:val="-3"/>
            </w:rPr>
          </w:rPrChange>
        </w:rPr>
        <w:t xml:space="preserve"> </w:t>
      </w:r>
      <w:r w:rsidRPr="00D753AC">
        <w:rPr>
          <w:rFonts w:cs="Times New Roman"/>
          <w:sz w:val="22"/>
          <w:szCs w:val="22"/>
        </w:rPr>
        <w:t>to</w:t>
      </w:r>
      <w:r w:rsidRPr="00D753AC">
        <w:rPr>
          <w:rFonts w:cs="Times New Roman"/>
          <w:spacing w:val="-8"/>
          <w:sz w:val="22"/>
          <w:szCs w:val="22"/>
          <w:rPrChange w:id="3315" w:author="Claire Kouba" w:date="2023-09-12T16:52:00Z">
            <w:rPr>
              <w:spacing w:val="-3"/>
            </w:rPr>
          </w:rPrChange>
        </w:rPr>
        <w:t xml:space="preserve"> </w:t>
      </w:r>
      <w:r w:rsidRPr="00D753AC">
        <w:rPr>
          <w:rFonts w:cs="Times New Roman"/>
          <w:sz w:val="22"/>
          <w:szCs w:val="22"/>
        </w:rPr>
        <w:t>evaluate</w:t>
      </w:r>
      <w:r w:rsidRPr="00D753AC">
        <w:rPr>
          <w:rFonts w:cs="Times New Roman"/>
          <w:spacing w:val="-8"/>
          <w:sz w:val="22"/>
          <w:szCs w:val="22"/>
          <w:rPrChange w:id="3316" w:author="Claire Kouba" w:date="2023-09-12T16:52:00Z">
            <w:rPr>
              <w:spacing w:val="-3"/>
            </w:rPr>
          </w:rPrChange>
        </w:rPr>
        <w:t xml:space="preserve"> </w:t>
      </w:r>
      <w:r w:rsidRPr="00D753AC">
        <w:rPr>
          <w:rFonts w:cs="Times New Roman"/>
          <w:sz w:val="22"/>
          <w:szCs w:val="22"/>
        </w:rPr>
        <w:t>model</w:t>
      </w:r>
      <w:r w:rsidRPr="00D753AC">
        <w:rPr>
          <w:rFonts w:cs="Times New Roman"/>
          <w:spacing w:val="-8"/>
          <w:sz w:val="22"/>
          <w:szCs w:val="22"/>
          <w:rPrChange w:id="3317" w:author="Claire Kouba" w:date="2023-09-12T16:52:00Z">
            <w:rPr>
              <w:spacing w:val="-3"/>
            </w:rPr>
          </w:rPrChange>
        </w:rPr>
        <w:t xml:space="preserve"> </w:t>
      </w:r>
      <w:r w:rsidRPr="00D753AC">
        <w:rPr>
          <w:rFonts w:cs="Times New Roman"/>
          <w:sz w:val="22"/>
          <w:szCs w:val="22"/>
        </w:rPr>
        <w:t>performance</w:t>
      </w:r>
      <w:r w:rsidRPr="00D753AC">
        <w:rPr>
          <w:rFonts w:cs="Times New Roman"/>
          <w:w w:val="99"/>
          <w:sz w:val="22"/>
          <w:szCs w:val="22"/>
          <w:rPrChange w:id="3318" w:author="Claire Kouba" w:date="2023-09-12T16:52:00Z">
            <w:rPr>
              <w:spacing w:val="-3"/>
            </w:rPr>
          </w:rPrChange>
        </w:rPr>
        <w:t xml:space="preserve"> </w:t>
      </w:r>
      <w:r w:rsidRPr="00D753AC">
        <w:rPr>
          <w:rFonts w:cs="Times New Roman"/>
          <w:sz w:val="22"/>
          <w:szCs w:val="22"/>
        </w:rPr>
        <w:t>in</w:t>
      </w:r>
      <w:r w:rsidRPr="00D753AC">
        <w:rPr>
          <w:rFonts w:cs="Times New Roman"/>
          <w:spacing w:val="-4"/>
          <w:sz w:val="22"/>
          <w:szCs w:val="22"/>
          <w:rPrChange w:id="3319" w:author="Claire Kouba" w:date="2023-09-12T16:52:00Z">
            <w:rPr>
              <w:spacing w:val="-3"/>
            </w:rPr>
          </w:rPrChange>
        </w:rPr>
        <w:t xml:space="preserve"> </w:t>
      </w:r>
      <w:r w:rsidRPr="00D753AC">
        <w:rPr>
          <w:rFonts w:cs="Times New Roman"/>
          <w:sz w:val="22"/>
          <w:szCs w:val="22"/>
        </w:rPr>
        <w:t>Results.</w:t>
      </w:r>
    </w:p>
    <w:p w:rsidR="002153D1" w:rsidRPr="00D753AC" w:rsidRDefault="002573FA">
      <w:pPr>
        <w:pStyle w:val="BodyText"/>
        <w:spacing w:before="8"/>
        <w:ind w:left="173" w:right="98" w:firstLine="199"/>
        <w:rPr>
          <w:rFonts w:cs="Times New Roman"/>
          <w:sz w:val="22"/>
          <w:szCs w:val="22"/>
        </w:rPr>
        <w:pPrChange w:id="3320" w:author="Claire Kouba" w:date="2023-09-12T16:52:00Z">
          <w:pPr>
            <w:pStyle w:val="BodyText"/>
            <w:spacing w:line="340" w:lineRule="auto"/>
            <w:ind w:left="173" w:right="258" w:firstLine="168"/>
          </w:pPr>
        </w:pPrChange>
      </w:pPr>
      <w:r w:rsidRPr="00D753AC">
        <w:rPr>
          <w:rFonts w:cs="Times New Roman"/>
          <w:sz w:val="22"/>
          <w:szCs w:val="22"/>
        </w:rPr>
        <w:t>The single predictors with the lowest LOOCV error (</w:t>
      </w:r>
      <w:del w:id="3321" w:author="Claire Kouba" w:date="2023-09-12T16:52:00Z">
        <w:r w:rsidR="00505335" w:rsidRPr="00D753AC">
          <w:rPr>
            <w:rFonts w:cs="Times New Roman"/>
            <w:sz w:val="22"/>
            <w:szCs w:val="22"/>
          </w:rPr>
          <w:delText xml:space="preserve">excluding Reference </w:delText>
        </w:r>
        <w:r w:rsidR="00505335" w:rsidRPr="00D753AC">
          <w:rPr>
            <w:rFonts w:cs="Times New Roman"/>
            <w:spacing w:val="-6"/>
            <w:sz w:val="22"/>
            <w:szCs w:val="22"/>
          </w:rPr>
          <w:delText>ET,</w:delText>
        </w:r>
      </w:del>
      <w:ins w:id="3322" w:author="Claire Kouba" w:date="2023-09-12T16:52:00Z">
        <w:r w:rsidRPr="00D753AC">
          <w:rPr>
            <w:rFonts w:cs="Times New Roman"/>
            <w:sz w:val="22"/>
            <w:szCs w:val="22"/>
          </w:rPr>
          <w:t>other than evapotranspiration of a reference crop, [</w:t>
        </w:r>
        <w:r w:rsidRPr="00D753AC">
          <w:rPr>
            <w:rFonts w:cs="Times New Roman"/>
            <w:i/>
            <w:sz w:val="22"/>
            <w:szCs w:val="22"/>
          </w:rPr>
          <w:t>ET</w:t>
        </w:r>
        <w:r w:rsidRPr="00D753AC">
          <w:rPr>
            <w:rFonts w:cs="Times New Roman"/>
            <w:i/>
            <w:position w:val="-2"/>
            <w:sz w:val="22"/>
            <w:szCs w:val="22"/>
          </w:rPr>
          <w:t xml:space="preserve">ref </w:t>
        </w:r>
        <w:r w:rsidRPr="00D753AC">
          <w:rPr>
            <w:rFonts w:cs="Times New Roman"/>
            <w:sz w:val="22"/>
            <w:szCs w:val="22"/>
          </w:rPr>
          <w:t>], which</w:t>
        </w:r>
        <w:r w:rsidRPr="00D753AC">
          <w:rPr>
            <w:rFonts w:cs="Times New Roman"/>
            <w:spacing w:val="31"/>
            <w:sz w:val="22"/>
            <w:szCs w:val="22"/>
          </w:rPr>
          <w:t xml:space="preserve"> </w:t>
        </w:r>
        <w:r w:rsidRPr="00D753AC">
          <w:rPr>
            <w:rFonts w:cs="Times New Roman"/>
            <w:sz w:val="22"/>
            <w:szCs w:val="22"/>
          </w:rPr>
          <w:t>was</w:t>
        </w:r>
        <w:r w:rsidRPr="00D753AC">
          <w:rPr>
            <w:rFonts w:cs="Times New Roman"/>
            <w:w w:val="99"/>
            <w:sz w:val="22"/>
            <w:szCs w:val="22"/>
          </w:rPr>
          <w:t xml:space="preserve"> </w:t>
        </w:r>
        <w:r w:rsidRPr="00D753AC">
          <w:rPr>
            <w:rFonts w:cs="Times New Roman"/>
            <w:sz w:val="22"/>
            <w:szCs w:val="22"/>
          </w:rPr>
          <w:t>excluded</w:t>
        </w:r>
      </w:ins>
      <w:r w:rsidRPr="00D753AC">
        <w:rPr>
          <w:rFonts w:cs="Times New Roman"/>
          <w:sz w:val="22"/>
          <w:szCs w:val="22"/>
          <w:rPrChange w:id="3323" w:author="Claire Kouba" w:date="2023-09-12T16:52:00Z">
            <w:rPr>
              <w:spacing w:val="-6"/>
            </w:rPr>
          </w:rPrChange>
        </w:rPr>
        <w:t xml:space="preserve"> </w:t>
      </w:r>
      <w:r w:rsidRPr="00D753AC">
        <w:rPr>
          <w:rFonts w:cs="Times New Roman"/>
          <w:sz w:val="22"/>
          <w:szCs w:val="22"/>
        </w:rPr>
        <w:t>due to insufficient observation record</w:t>
      </w:r>
      <w:r w:rsidRPr="00D753AC">
        <w:rPr>
          <w:rFonts w:cs="Times New Roman"/>
          <w:sz w:val="22"/>
          <w:szCs w:val="22"/>
          <w:rPrChange w:id="3324" w:author="Claire Kouba" w:date="2023-09-12T16:52:00Z">
            <w:rPr>
              <w:spacing w:val="-33"/>
            </w:rPr>
          </w:rPrChange>
        </w:rPr>
        <w:t xml:space="preserve"> </w:t>
      </w:r>
      <w:r w:rsidRPr="00D753AC">
        <w:rPr>
          <w:rFonts w:cs="Times New Roman"/>
          <w:sz w:val="22"/>
          <w:szCs w:val="22"/>
        </w:rPr>
        <w:t>length)</w:t>
      </w:r>
      <w:r w:rsidRPr="00D753AC">
        <w:rPr>
          <w:rFonts w:cs="Times New Roman"/>
          <w:sz w:val="22"/>
          <w:szCs w:val="22"/>
          <w:rPrChange w:id="3325" w:author="Claire Kouba" w:date="2023-09-12T16:52:00Z">
            <w:rPr>
              <w:w w:val="99"/>
            </w:rPr>
          </w:rPrChange>
        </w:rPr>
        <w:t xml:space="preserve"> </w:t>
      </w:r>
      <w:r w:rsidRPr="00D753AC">
        <w:rPr>
          <w:rFonts w:cs="Times New Roman"/>
          <w:sz w:val="22"/>
          <w:szCs w:val="22"/>
        </w:rPr>
        <w:t xml:space="preserve">were used to produce a set of four two-predictor models </w:t>
      </w:r>
      <w:del w:id="332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 10)</w:delText>
        </w:r>
        <w:r w:rsidR="00505335" w:rsidRPr="00D753AC">
          <w:rPr>
            <w:rFonts w:cs="Times New Roman"/>
            <w:sz w:val="22"/>
            <w:szCs w:val="22"/>
          </w:rPr>
          <w:fldChar w:fldCharType="end"/>
        </w:r>
      </w:del>
      <w:ins w:id="3327" w:author="Claire Kouba" w:date="2023-09-12T16:52:00Z">
        <w:r w:rsidRPr="00D753AC">
          <w:rPr>
            <w:rFonts w:cs="Times New Roman"/>
            <w:sz w:val="22"/>
            <w:szCs w:val="22"/>
          </w:rPr>
          <w:t>(see</w:t>
        </w:r>
        <w:r w:rsidRPr="00D753AC">
          <w:rPr>
            <w:rFonts w:cs="Times New Roman"/>
            <w:spacing w:val="48"/>
            <w:sz w:val="22"/>
            <w:szCs w:val="22"/>
          </w:rPr>
          <w:t xml:space="preserve"> </w:t>
        </w:r>
        <w:r w:rsidRPr="00D753AC">
          <w:rPr>
            <w:rFonts w:cs="Times New Roman"/>
            <w:sz w:val="22"/>
            <w:szCs w:val="22"/>
          </w:rPr>
          <w:t>Results,</w:t>
        </w:r>
        <w:r w:rsidR="00B6105C" w:rsidRPr="00D753AC">
          <w:rPr>
            <w:rFonts w:cs="Times New Roman"/>
            <w:sz w:val="22"/>
            <w:szCs w:val="22"/>
          </w:rPr>
          <w:t xml:space="preserve"> </w:t>
        </w:r>
        <w:r w:rsidRPr="00D753AC">
          <w:rPr>
            <w:rFonts w:cs="Times New Roman"/>
            <w:sz w:val="22"/>
            <w:szCs w:val="22"/>
          </w:rPr>
          <w:t xml:space="preserve">Section 3.4 and </w:t>
        </w:r>
        <w:r w:rsidRPr="00D753AC">
          <w:rPr>
            <w:rFonts w:cs="Times New Roman"/>
            <w:sz w:val="22"/>
            <w:szCs w:val="22"/>
          </w:rPr>
          <w:fldChar w:fldCharType="begin"/>
        </w:r>
        <w:r w:rsidRPr="00D753AC">
          <w:rPr>
            <w:rFonts w:cs="Times New Roman"/>
            <w:sz w:val="22"/>
            <w:szCs w:val="22"/>
          </w:rPr>
          <w:instrText xml:space="preserve"> HYPERLINK \l "_bookmark13"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A2)</w:t>
        </w:r>
        <w:r w:rsidRPr="00D753AC">
          <w:rPr>
            <w:rFonts w:cs="Times New Roman"/>
            <w:sz w:val="22"/>
            <w:szCs w:val="22"/>
          </w:rPr>
          <w:fldChar w:fldCharType="end"/>
        </w:r>
      </w:ins>
      <w:r w:rsidRPr="00D753AC">
        <w:rPr>
          <w:rFonts w:cs="Times New Roman"/>
          <w:sz w:val="22"/>
          <w:szCs w:val="22"/>
        </w:rPr>
        <w:t xml:space="preserve"> for </w:t>
      </w:r>
      <w:r w:rsidRPr="00D753AC">
        <w:rPr>
          <w:rFonts w:cs="Times New Roman"/>
          <w:i/>
          <w:sz w:val="22"/>
          <w:szCs w:val="22"/>
        </w:rPr>
        <w:t>V</w:t>
      </w:r>
      <w:r w:rsidRPr="00D753AC">
        <w:rPr>
          <w:rFonts w:cs="Times New Roman"/>
          <w:i/>
          <w:position w:val="-2"/>
          <w:sz w:val="22"/>
          <w:szCs w:val="22"/>
        </w:rPr>
        <w:t>min</w:t>
      </w:r>
      <w:r w:rsidRPr="00D753AC">
        <w:rPr>
          <w:rFonts w:cs="Times New Roman"/>
          <w:sz w:val="22"/>
          <w:szCs w:val="22"/>
          <w:rPrChange w:id="3328" w:author="Claire Kouba" w:date="2023-09-12T16:52:00Z">
            <w:rPr>
              <w:i/>
              <w:position w:val="-2"/>
            </w:rPr>
          </w:rPrChange>
        </w:rPr>
        <w:t xml:space="preserve">, </w:t>
      </w:r>
      <w:del w:id="3329" w:author="Claire Kouba" w:date="2023-09-12T16:52:00Z">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r w:rsidR="00505335" w:rsidRPr="00D753AC">
          <w:rPr>
            <w:rFonts w:cs="Times New Roman"/>
            <w:sz w:val="22"/>
            <w:szCs w:val="22"/>
          </w:rPr>
          <w:delText xml:space="preserve">, </w:delText>
        </w:r>
      </w:del>
      <w:r w:rsidRPr="00D753AC">
        <w:rPr>
          <w:rFonts w:cs="Times New Roman"/>
          <w:sz w:val="22"/>
          <w:szCs w:val="22"/>
        </w:rPr>
        <w:t xml:space="preserve">including two that incorporate </w:t>
      </w:r>
      <w:del w:id="3330" w:author="Claire Kouba" w:date="2023-09-12T16:52:00Z">
        <w:r w:rsidR="00505335" w:rsidRPr="00D753AC">
          <w:rPr>
            <w:rFonts w:cs="Times New Roman"/>
            <w:sz w:val="22"/>
            <w:szCs w:val="22"/>
          </w:rPr>
          <w:delText>a</w:delText>
        </w:r>
        <w:r w:rsidR="00505335" w:rsidRPr="00D753AC">
          <w:rPr>
            <w:rFonts w:cs="Times New Roman"/>
            <w:spacing w:val="1"/>
            <w:sz w:val="22"/>
            <w:szCs w:val="22"/>
          </w:rPr>
          <w:delText xml:space="preserve"> </w:delText>
        </w:r>
        <w:r w:rsidR="00505335" w:rsidRPr="00D753AC">
          <w:rPr>
            <w:rFonts w:cs="Times New Roman"/>
            <w:sz w:val="22"/>
            <w:szCs w:val="22"/>
          </w:rPr>
          <w:delText>partial</w:delText>
        </w:r>
        <w:r w:rsidR="00505335" w:rsidRPr="00D753AC">
          <w:rPr>
            <w:rFonts w:cs="Times New Roman"/>
            <w:w w:val="99"/>
            <w:sz w:val="22"/>
            <w:szCs w:val="22"/>
          </w:rPr>
          <w:delText xml:space="preserve"> </w:delText>
        </w:r>
        <w:r w:rsidR="00505335" w:rsidRPr="00D753AC">
          <w:rPr>
            <w:rFonts w:cs="Times New Roman"/>
            <w:sz w:val="22"/>
            <w:szCs w:val="22"/>
          </w:rPr>
          <w:delText>one-</w:delText>
        </w:r>
      </w:del>
      <w:ins w:id="3331" w:author="Claire Kouba" w:date="2023-09-12T16:52:00Z">
        <w:r w:rsidRPr="00D753AC">
          <w:rPr>
            <w:rFonts w:cs="Times New Roman"/>
            <w:sz w:val="22"/>
            <w:szCs w:val="22"/>
          </w:rPr>
          <w:t xml:space="preserve">data from a full calendar </w:t>
        </w:r>
      </w:ins>
      <w:r w:rsidRPr="00D753AC">
        <w:rPr>
          <w:rFonts w:cs="Times New Roman"/>
          <w:sz w:val="22"/>
          <w:szCs w:val="22"/>
        </w:rPr>
        <w:t>year</w:t>
      </w:r>
      <w:r w:rsidRPr="00D753AC">
        <w:rPr>
          <w:rFonts w:cs="Times New Roman"/>
          <w:sz w:val="22"/>
          <w:szCs w:val="22"/>
          <w:rPrChange w:id="3332" w:author="Claire Kouba" w:date="2023-09-12T16:52:00Z">
            <w:rPr>
              <w:spacing w:val="-6"/>
            </w:rPr>
          </w:rPrChange>
        </w:rPr>
        <w:t xml:space="preserve"> </w:t>
      </w:r>
      <w:del w:id="3333" w:author="Claire Kouba" w:date="2023-09-12T16:52:00Z">
        <w:r w:rsidR="00505335" w:rsidRPr="00D753AC">
          <w:rPr>
            <w:rFonts w:cs="Times New Roman"/>
            <w:sz w:val="22"/>
            <w:szCs w:val="22"/>
          </w:rPr>
          <w:delText>holdover</w:delText>
        </w:r>
        <w:r w:rsidR="00505335" w:rsidRPr="00D753AC">
          <w:rPr>
            <w:rFonts w:cs="Times New Roman"/>
            <w:spacing w:val="-7"/>
            <w:sz w:val="22"/>
            <w:szCs w:val="22"/>
          </w:rPr>
          <w:delText xml:space="preserve"> </w:delText>
        </w:r>
        <w:r w:rsidR="00505335" w:rsidRPr="00D753AC">
          <w:rPr>
            <w:rFonts w:cs="Times New Roman"/>
            <w:sz w:val="22"/>
            <w:szCs w:val="22"/>
          </w:rPr>
          <w:delText>term</w:delText>
        </w:r>
      </w:del>
      <w:ins w:id="3334" w:author="Claire Kouba" w:date="2023-09-12T16:52:00Z">
        <w:r w:rsidRPr="00D753AC">
          <w:rPr>
            <w:rFonts w:cs="Times New Roman"/>
            <w:sz w:val="22"/>
            <w:szCs w:val="22"/>
          </w:rPr>
          <w:t>prior</w:t>
        </w:r>
      </w:ins>
      <w:del w:id="3335" w:author="Claire Kouba" w:date="2023-09-26T15:46:00Z">
        <w:r w:rsidRPr="005E6E9A" w:rsidDel="005E6E9A">
          <w:rPr>
            <w:rFonts w:cs="Times New Roman"/>
            <w:sz w:val="22"/>
            <w:szCs w:val="22"/>
          </w:rPr>
          <w:delText>,</w:delText>
        </w:r>
        <w:r w:rsidRPr="005E6E9A" w:rsidDel="005E6E9A">
          <w:rPr>
            <w:rFonts w:cs="Times New Roman"/>
            <w:sz w:val="22"/>
            <w:szCs w:val="22"/>
            <w:rPrChange w:id="3336" w:author="Claire Kouba" w:date="2023-09-12T16:52:00Z">
              <w:rPr>
                <w:spacing w:val="-6"/>
              </w:rPr>
            </w:rPrChange>
          </w:rPr>
          <w:delText xml:space="preserve"> </w:delText>
        </w:r>
        <w:r w:rsidRPr="005E6E9A" w:rsidDel="005E6E9A">
          <w:rPr>
            <w:rFonts w:cs="Times New Roman"/>
            <w:sz w:val="22"/>
            <w:szCs w:val="22"/>
            <w:rPrChange w:id="3337" w:author="Claire Kouba" w:date="2023-09-23T11:25:00Z">
              <w:rPr>
                <w:rFonts w:cs="Times New Roman"/>
                <w:sz w:val="22"/>
                <w:szCs w:val="22"/>
              </w:rPr>
            </w:rPrChange>
          </w:rPr>
          <w:delText>to</w:delText>
        </w:r>
        <w:r w:rsidRPr="005E6E9A" w:rsidDel="005E6E9A">
          <w:rPr>
            <w:rFonts w:cs="Times New Roman"/>
            <w:sz w:val="22"/>
            <w:szCs w:val="22"/>
            <w:rPrChange w:id="3338" w:author="Claire Kouba" w:date="2023-09-23T11:25:00Z">
              <w:rPr>
                <w:spacing w:val="-7"/>
              </w:rPr>
            </w:rPrChange>
          </w:rPr>
          <w:delText xml:space="preserve"> </w:delText>
        </w:r>
        <w:r w:rsidRPr="005E6E9A" w:rsidDel="005E6E9A">
          <w:rPr>
            <w:rFonts w:cs="Times New Roman"/>
            <w:sz w:val="22"/>
            <w:szCs w:val="22"/>
            <w:rPrChange w:id="3339" w:author="Claire Kouba" w:date="2023-09-23T11:25:00Z">
              <w:rPr>
                <w:rFonts w:cs="Times New Roman"/>
                <w:sz w:val="22"/>
                <w:szCs w:val="22"/>
              </w:rPr>
            </w:rPrChange>
          </w:rPr>
          <w:delText>test</w:delText>
        </w:r>
        <w:r w:rsidRPr="005E6E9A" w:rsidDel="005E6E9A">
          <w:rPr>
            <w:rFonts w:cs="Times New Roman"/>
            <w:sz w:val="22"/>
            <w:szCs w:val="22"/>
            <w:rPrChange w:id="3340" w:author="Claire Kouba" w:date="2023-09-23T11:25:00Z">
              <w:rPr>
                <w:spacing w:val="-6"/>
              </w:rPr>
            </w:rPrChange>
          </w:rPr>
          <w:delText xml:space="preserve"> </w:delText>
        </w:r>
        <w:r w:rsidRPr="005E6E9A" w:rsidDel="005E6E9A">
          <w:rPr>
            <w:rFonts w:cs="Times New Roman"/>
            <w:sz w:val="22"/>
            <w:szCs w:val="22"/>
            <w:rPrChange w:id="3341" w:author="Claire Kouba" w:date="2023-09-23T11:25:00Z">
              <w:rPr>
                <w:rFonts w:cs="Times New Roman"/>
                <w:sz w:val="22"/>
                <w:szCs w:val="22"/>
              </w:rPr>
            </w:rPrChange>
          </w:rPr>
          <w:delText>the</w:delText>
        </w:r>
        <w:r w:rsidRPr="005E6E9A" w:rsidDel="005E6E9A">
          <w:rPr>
            <w:rFonts w:cs="Times New Roman"/>
            <w:sz w:val="22"/>
            <w:szCs w:val="22"/>
            <w:rPrChange w:id="3342" w:author="Claire Kouba" w:date="2023-09-23T11:25:00Z">
              <w:rPr>
                <w:spacing w:val="-7"/>
              </w:rPr>
            </w:rPrChange>
          </w:rPr>
          <w:delText xml:space="preserve"> </w:delText>
        </w:r>
        <w:r w:rsidRPr="005E6E9A" w:rsidDel="005E6E9A">
          <w:rPr>
            <w:rFonts w:cs="Times New Roman"/>
            <w:sz w:val="22"/>
            <w:szCs w:val="22"/>
            <w:rPrChange w:id="3343" w:author="Claire Kouba" w:date="2023-09-23T11:25:00Z">
              <w:rPr>
                <w:rFonts w:cs="Times New Roman"/>
                <w:sz w:val="22"/>
                <w:szCs w:val="22"/>
              </w:rPr>
            </w:rPrChange>
          </w:rPr>
          <w:delText>validity</w:delText>
        </w:r>
        <w:r w:rsidRPr="005E6E9A" w:rsidDel="005E6E9A">
          <w:rPr>
            <w:rFonts w:cs="Times New Roman"/>
            <w:spacing w:val="33"/>
            <w:sz w:val="22"/>
            <w:szCs w:val="22"/>
            <w:rPrChange w:id="3344" w:author="Claire Kouba" w:date="2023-09-23T11:25:00Z">
              <w:rPr>
                <w:spacing w:val="-6"/>
              </w:rPr>
            </w:rPrChange>
          </w:rPr>
          <w:delText xml:space="preserve"> </w:delText>
        </w:r>
        <w:r w:rsidRPr="005E6E9A" w:rsidDel="005E6E9A">
          <w:rPr>
            <w:rFonts w:cs="Times New Roman"/>
            <w:sz w:val="22"/>
            <w:szCs w:val="22"/>
            <w:rPrChange w:id="3345" w:author="Claire Kouba" w:date="2023-09-23T11:25:00Z">
              <w:rPr>
                <w:rFonts w:cs="Times New Roman"/>
                <w:sz w:val="22"/>
                <w:szCs w:val="22"/>
              </w:rPr>
            </w:rPrChange>
          </w:rPr>
          <w:delText>of</w:delText>
        </w:r>
        <w:r w:rsidRPr="005E6E9A" w:rsidDel="005E6E9A">
          <w:rPr>
            <w:rFonts w:cs="Times New Roman"/>
            <w:w w:val="99"/>
            <w:sz w:val="22"/>
            <w:szCs w:val="22"/>
            <w:rPrChange w:id="3346" w:author="Claire Kouba" w:date="2023-09-23T11:25:00Z">
              <w:rPr>
                <w:spacing w:val="-7"/>
              </w:rPr>
            </w:rPrChange>
          </w:rPr>
          <w:delText xml:space="preserve"> </w:delText>
        </w:r>
        <w:r w:rsidRPr="005E6E9A" w:rsidDel="005E6E9A">
          <w:rPr>
            <w:rFonts w:cs="Times New Roman"/>
            <w:sz w:val="22"/>
            <w:szCs w:val="22"/>
            <w:rPrChange w:id="3347" w:author="Claire Kouba" w:date="2023-09-23T11:25:00Z">
              <w:rPr>
                <w:rFonts w:cs="Times New Roman"/>
                <w:sz w:val="22"/>
                <w:szCs w:val="22"/>
              </w:rPr>
            </w:rPrChange>
          </w:rPr>
          <w:delText>the</w:delText>
        </w:r>
        <w:r w:rsidRPr="005E6E9A" w:rsidDel="005E6E9A">
          <w:rPr>
            <w:rFonts w:cs="Times New Roman"/>
            <w:sz w:val="22"/>
            <w:szCs w:val="22"/>
            <w:rPrChange w:id="3348" w:author="Claire Kouba" w:date="2023-09-23T11:25:00Z">
              <w:rPr>
                <w:spacing w:val="-6"/>
              </w:rPr>
            </w:rPrChange>
          </w:rPr>
          <w:delText xml:space="preserve"> </w:delText>
        </w:r>
        <w:r w:rsidRPr="005E6E9A" w:rsidDel="005E6E9A">
          <w:rPr>
            <w:rFonts w:cs="Times New Roman"/>
            <w:sz w:val="22"/>
            <w:szCs w:val="22"/>
            <w:rPrChange w:id="3349" w:author="Claire Kouba" w:date="2023-09-23T11:25:00Z">
              <w:rPr>
                <w:rFonts w:cs="Times New Roman"/>
                <w:sz w:val="22"/>
                <w:szCs w:val="22"/>
              </w:rPr>
            </w:rPrChange>
          </w:rPr>
          <w:delText>DWR</w:delText>
        </w:r>
        <w:r w:rsidRPr="005E6E9A" w:rsidDel="005E6E9A">
          <w:rPr>
            <w:rFonts w:cs="Times New Roman"/>
            <w:sz w:val="22"/>
            <w:szCs w:val="22"/>
            <w:rPrChange w:id="3350" w:author="Claire Kouba" w:date="2023-09-23T11:25:00Z">
              <w:rPr>
                <w:spacing w:val="-7"/>
              </w:rPr>
            </w:rPrChange>
          </w:rPr>
          <w:delText xml:space="preserve"> </w:delText>
        </w:r>
        <w:r w:rsidRPr="005E6E9A" w:rsidDel="005E6E9A">
          <w:rPr>
            <w:rFonts w:cs="Times New Roman"/>
            <w:spacing w:val="-4"/>
            <w:sz w:val="22"/>
            <w:szCs w:val="22"/>
            <w:rPrChange w:id="3351" w:author="Claire Kouba" w:date="2023-09-23T11:25:00Z">
              <w:rPr>
                <w:rFonts w:cs="Times New Roman"/>
                <w:spacing w:val="-4"/>
                <w:sz w:val="22"/>
                <w:szCs w:val="22"/>
              </w:rPr>
            </w:rPrChange>
          </w:rPr>
          <w:delText>Water</w:delText>
        </w:r>
        <w:r w:rsidRPr="005E6E9A" w:rsidDel="005E6E9A">
          <w:rPr>
            <w:rFonts w:cs="Times New Roman"/>
            <w:spacing w:val="-4"/>
            <w:sz w:val="22"/>
            <w:szCs w:val="22"/>
            <w:rPrChange w:id="3352" w:author="Claire Kouba" w:date="2023-09-23T11:25:00Z">
              <w:rPr>
                <w:spacing w:val="-6"/>
              </w:rPr>
            </w:rPrChange>
          </w:rPr>
          <w:delText xml:space="preserve"> </w:delText>
        </w:r>
        <w:r w:rsidRPr="005E6E9A" w:rsidDel="005E6E9A">
          <w:rPr>
            <w:rFonts w:cs="Times New Roman"/>
            <w:spacing w:val="-6"/>
            <w:sz w:val="22"/>
            <w:szCs w:val="22"/>
            <w:rPrChange w:id="3353" w:author="Claire Kouba" w:date="2023-09-23T11:25:00Z">
              <w:rPr>
                <w:rFonts w:cs="Times New Roman"/>
                <w:spacing w:val="-6"/>
                <w:sz w:val="22"/>
                <w:szCs w:val="22"/>
              </w:rPr>
            </w:rPrChange>
          </w:rPr>
          <w:delText>Year</w:delText>
        </w:r>
        <w:r w:rsidRPr="005E6E9A" w:rsidDel="005E6E9A">
          <w:rPr>
            <w:rFonts w:cs="Times New Roman"/>
            <w:spacing w:val="-6"/>
            <w:sz w:val="22"/>
            <w:szCs w:val="22"/>
            <w:rPrChange w:id="3354" w:author="Claire Kouba" w:date="2023-09-23T11:25:00Z">
              <w:rPr>
                <w:spacing w:val="-7"/>
              </w:rPr>
            </w:rPrChange>
          </w:rPr>
          <w:delText xml:space="preserve"> </w:delText>
        </w:r>
        <w:r w:rsidRPr="005E6E9A" w:rsidDel="005E6E9A">
          <w:rPr>
            <w:rFonts w:cs="Times New Roman"/>
            <w:spacing w:val="-5"/>
            <w:sz w:val="22"/>
            <w:szCs w:val="22"/>
            <w:rPrChange w:id="3355" w:author="Claire Kouba" w:date="2023-09-23T11:25:00Z">
              <w:rPr>
                <w:rFonts w:cs="Times New Roman"/>
                <w:spacing w:val="-5"/>
                <w:sz w:val="22"/>
                <w:szCs w:val="22"/>
              </w:rPr>
            </w:rPrChange>
          </w:rPr>
          <w:delText>Type</w:delText>
        </w:r>
        <w:r w:rsidRPr="005E6E9A" w:rsidDel="005E6E9A">
          <w:rPr>
            <w:rFonts w:cs="Times New Roman"/>
            <w:spacing w:val="-5"/>
            <w:sz w:val="22"/>
            <w:szCs w:val="22"/>
            <w:rPrChange w:id="3356" w:author="Claire Kouba" w:date="2023-09-23T11:25:00Z">
              <w:rPr>
                <w:spacing w:val="-6"/>
              </w:rPr>
            </w:rPrChange>
          </w:rPr>
          <w:delText xml:space="preserve"> </w:delText>
        </w:r>
        <w:r w:rsidRPr="005E6E9A" w:rsidDel="005E6E9A">
          <w:rPr>
            <w:rFonts w:cs="Times New Roman"/>
            <w:sz w:val="22"/>
            <w:szCs w:val="22"/>
            <w:rPrChange w:id="3357" w:author="Claire Kouba" w:date="2023-09-23T11:25:00Z">
              <w:rPr>
                <w:rFonts w:cs="Times New Roman"/>
                <w:sz w:val="22"/>
                <w:szCs w:val="22"/>
              </w:rPr>
            </w:rPrChange>
          </w:rPr>
          <w:delText>index</w:delText>
        </w:r>
        <w:r w:rsidRPr="005E6E9A" w:rsidDel="005E6E9A">
          <w:rPr>
            <w:rFonts w:cs="Times New Roman"/>
            <w:sz w:val="22"/>
            <w:szCs w:val="22"/>
            <w:rPrChange w:id="3358" w:author="Claire Kouba" w:date="2023-09-23T11:25:00Z">
              <w:rPr>
                <w:spacing w:val="-7"/>
              </w:rPr>
            </w:rPrChange>
          </w:rPr>
          <w:delText xml:space="preserve"> </w:delText>
        </w:r>
        <w:r w:rsidRPr="005E6E9A" w:rsidDel="005E6E9A">
          <w:rPr>
            <w:rFonts w:cs="Times New Roman"/>
            <w:sz w:val="22"/>
            <w:szCs w:val="22"/>
            <w:rPrChange w:id="3359" w:author="Claire Kouba" w:date="2023-09-23T11:25:00Z">
              <w:rPr>
                <w:rFonts w:cs="Times New Roman"/>
                <w:sz w:val="22"/>
                <w:szCs w:val="22"/>
              </w:rPr>
            </w:rPrChange>
          </w:rPr>
          <w:delText>method</w:delText>
        </w:r>
        <w:r w:rsidRPr="005E6E9A" w:rsidDel="005E6E9A">
          <w:rPr>
            <w:rFonts w:cs="Times New Roman"/>
            <w:sz w:val="22"/>
            <w:szCs w:val="22"/>
            <w:rPrChange w:id="3360" w:author="Claire Kouba" w:date="2023-09-12T16:52:00Z">
              <w:rPr>
                <w:spacing w:val="-6"/>
              </w:rPr>
            </w:rPrChange>
          </w:rPr>
          <w:delText xml:space="preserve"> </w:delText>
        </w:r>
        <w:r w:rsidRPr="005E6E9A" w:rsidDel="005E6E9A">
          <w:rPr>
            <w:rFonts w:cs="Times New Roman"/>
            <w:sz w:val="22"/>
            <w:szCs w:val="22"/>
          </w:rPr>
          <w:delText>in</w:delText>
        </w:r>
        <w:r w:rsidRPr="005E6E9A" w:rsidDel="005E6E9A">
          <w:rPr>
            <w:rFonts w:cs="Times New Roman"/>
            <w:sz w:val="22"/>
            <w:szCs w:val="22"/>
            <w:rPrChange w:id="3361" w:author="Claire Kouba" w:date="2023-09-12T16:52:00Z">
              <w:rPr>
                <w:spacing w:val="-7"/>
              </w:rPr>
            </w:rPrChange>
          </w:rPr>
          <w:delText xml:space="preserve"> </w:delText>
        </w:r>
        <w:r w:rsidRPr="005E6E9A" w:rsidDel="005E6E9A">
          <w:rPr>
            <w:rFonts w:cs="Times New Roman"/>
            <w:sz w:val="22"/>
            <w:szCs w:val="22"/>
          </w:rPr>
          <w:delText>this</w:delText>
        </w:r>
        <w:r w:rsidRPr="005E6E9A" w:rsidDel="005E6E9A">
          <w:rPr>
            <w:rFonts w:cs="Times New Roman"/>
            <w:sz w:val="22"/>
            <w:szCs w:val="22"/>
            <w:rPrChange w:id="3362" w:author="Claire Kouba" w:date="2023-09-12T16:52:00Z">
              <w:rPr>
                <w:spacing w:val="-6"/>
              </w:rPr>
            </w:rPrChange>
          </w:rPr>
          <w:delText xml:space="preserve"> </w:delText>
        </w:r>
        <w:r w:rsidRPr="005E6E9A" w:rsidDel="005E6E9A">
          <w:rPr>
            <w:rFonts w:cs="Times New Roman"/>
            <w:sz w:val="22"/>
            <w:szCs w:val="22"/>
          </w:rPr>
          <w:delText>local</w:delText>
        </w:r>
        <w:r w:rsidRPr="005E6E9A" w:rsidDel="005E6E9A">
          <w:rPr>
            <w:rFonts w:cs="Times New Roman"/>
            <w:sz w:val="22"/>
            <w:szCs w:val="22"/>
            <w:rPrChange w:id="3363" w:author="Claire Kouba" w:date="2023-09-12T16:52:00Z">
              <w:rPr>
                <w:spacing w:val="-7"/>
              </w:rPr>
            </w:rPrChange>
          </w:rPr>
          <w:delText xml:space="preserve"> </w:delText>
        </w:r>
        <w:r w:rsidRPr="005E6E9A" w:rsidDel="005E6E9A">
          <w:rPr>
            <w:rFonts w:cs="Times New Roman"/>
            <w:sz w:val="22"/>
            <w:szCs w:val="22"/>
          </w:rPr>
          <w:delText>setting</w:delText>
        </w:r>
      </w:del>
      <w:r w:rsidRPr="005E6E9A">
        <w:rPr>
          <w:rFonts w:cs="Times New Roman"/>
          <w:sz w:val="22"/>
          <w:szCs w:val="22"/>
        </w:rPr>
        <w:t>.</w:t>
      </w:r>
      <w:r w:rsidRPr="005E6E9A">
        <w:rPr>
          <w:rFonts w:cs="Times New Roman"/>
          <w:sz w:val="22"/>
          <w:szCs w:val="22"/>
          <w:rPrChange w:id="3364" w:author="Claire Kouba" w:date="2023-09-12T16:52:00Z">
            <w:rPr>
              <w:spacing w:val="-6"/>
            </w:rPr>
          </w:rPrChange>
        </w:rPr>
        <w:t xml:space="preserve"> </w:t>
      </w:r>
      <w:r w:rsidRPr="005E6E9A">
        <w:rPr>
          <w:rFonts w:cs="Times New Roman"/>
          <w:sz w:val="22"/>
          <w:szCs w:val="22"/>
        </w:rPr>
        <w:t>A</w:t>
      </w:r>
      <w:r w:rsidRPr="005E6E9A">
        <w:rPr>
          <w:rFonts w:cs="Times New Roman"/>
          <w:sz w:val="22"/>
          <w:szCs w:val="22"/>
          <w:rPrChange w:id="3365" w:author="Claire Kouba" w:date="2023-09-12T16:52:00Z">
            <w:rPr>
              <w:spacing w:val="-7"/>
            </w:rPr>
          </w:rPrChange>
        </w:rPr>
        <w:t xml:space="preserve"> </w:t>
      </w:r>
      <w:r w:rsidRPr="005E6E9A">
        <w:rPr>
          <w:rFonts w:cs="Times New Roman"/>
          <w:sz w:val="22"/>
          <w:szCs w:val="22"/>
        </w:rPr>
        <w:t>similar</w:t>
      </w:r>
      <w:r w:rsidRPr="005E6E9A">
        <w:rPr>
          <w:rFonts w:cs="Times New Roman"/>
          <w:sz w:val="22"/>
          <w:szCs w:val="22"/>
          <w:rPrChange w:id="3366" w:author="Claire Kouba" w:date="2023-09-12T16:52:00Z">
            <w:rPr>
              <w:spacing w:val="-6"/>
            </w:rPr>
          </w:rPrChange>
        </w:rPr>
        <w:t xml:space="preserve"> </w:t>
      </w:r>
      <w:r w:rsidRPr="005E6E9A">
        <w:rPr>
          <w:rFonts w:cs="Times New Roman"/>
          <w:sz w:val="22"/>
          <w:szCs w:val="22"/>
        </w:rPr>
        <w:t>approach</w:t>
      </w:r>
      <w:r w:rsidRPr="005E6E9A">
        <w:rPr>
          <w:rFonts w:cs="Times New Roman"/>
          <w:sz w:val="22"/>
          <w:szCs w:val="22"/>
          <w:rPrChange w:id="3367" w:author="Claire Kouba" w:date="2023-09-12T16:52:00Z">
            <w:rPr>
              <w:w w:val="99"/>
            </w:rPr>
          </w:rPrChange>
        </w:rPr>
        <w:t xml:space="preserve"> </w:t>
      </w:r>
      <w:r w:rsidRPr="005E6E9A">
        <w:rPr>
          <w:rFonts w:cs="Times New Roman"/>
          <w:sz w:val="22"/>
          <w:szCs w:val="22"/>
        </w:rPr>
        <w:t>was used to</w:t>
      </w:r>
      <w:r w:rsidRPr="00D753AC">
        <w:rPr>
          <w:rFonts w:cs="Times New Roman"/>
          <w:sz w:val="22"/>
          <w:szCs w:val="22"/>
        </w:rPr>
        <w:t xml:space="preserve"> assess two-predictor models</w:t>
      </w:r>
      <w:r w:rsidRPr="00D753AC">
        <w:rPr>
          <w:rFonts w:cs="Times New Roman"/>
          <w:spacing w:val="-8"/>
          <w:sz w:val="22"/>
          <w:szCs w:val="22"/>
          <w:rPrChange w:id="3368" w:author="Claire Kouba" w:date="2023-09-12T16:52:00Z">
            <w:rPr/>
          </w:rPrChange>
        </w:rPr>
        <w:t xml:space="preserve"> </w:t>
      </w:r>
      <w:r w:rsidRPr="00D753AC">
        <w:rPr>
          <w:rFonts w:cs="Times New Roman"/>
          <w:sz w:val="22"/>
          <w:szCs w:val="22"/>
        </w:rPr>
        <w:t>for</w:t>
      </w:r>
      <w:r w:rsidRPr="00D753AC">
        <w:rPr>
          <w:rFonts w:cs="Times New Roman"/>
          <w:w w:val="99"/>
          <w:sz w:val="22"/>
          <w:szCs w:val="22"/>
          <w:rPrChange w:id="3369" w:author="Claire Kouba" w:date="2023-09-12T16:52:00Z">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8"/>
          <w:sz w:val="22"/>
          <w:szCs w:val="22"/>
          <w:rPrChange w:id="3370" w:author="Claire Kouba" w:date="2023-09-12T16:52:00Z">
            <w:rPr/>
          </w:rPrChange>
        </w:rPr>
        <w:t xml:space="preserve"> </w:t>
      </w:r>
      <w:r w:rsidRPr="00D753AC">
        <w:rPr>
          <w:rFonts w:cs="Times New Roman"/>
          <w:sz w:val="22"/>
          <w:szCs w:val="22"/>
        </w:rPr>
        <w:t>though</w:t>
      </w:r>
      <w:r w:rsidRPr="00D753AC">
        <w:rPr>
          <w:rFonts w:cs="Times New Roman"/>
          <w:spacing w:val="-8"/>
          <w:sz w:val="22"/>
          <w:szCs w:val="22"/>
          <w:rPrChange w:id="3371" w:author="Claire Kouba" w:date="2023-09-12T16:52:00Z">
            <w:rPr/>
          </w:rPrChange>
        </w:rPr>
        <w:t xml:space="preserve"> </w:t>
      </w:r>
      <w:r w:rsidRPr="00D753AC">
        <w:rPr>
          <w:rFonts w:cs="Times New Roman"/>
          <w:sz w:val="22"/>
          <w:szCs w:val="22"/>
        </w:rPr>
        <w:t>no</w:t>
      </w:r>
      <w:r w:rsidRPr="00D753AC">
        <w:rPr>
          <w:rFonts w:cs="Times New Roman"/>
          <w:spacing w:val="-8"/>
          <w:sz w:val="22"/>
          <w:szCs w:val="22"/>
          <w:rPrChange w:id="3372" w:author="Claire Kouba" w:date="2023-09-12T16:52:00Z">
            <w:rPr/>
          </w:rPrChange>
        </w:rPr>
        <w:t xml:space="preserve"> </w:t>
      </w:r>
      <w:del w:id="3373" w:author="Claire Kouba" w:date="2023-09-12T16:52:00Z">
        <w:r w:rsidR="00505335" w:rsidRPr="00D753AC">
          <w:rPr>
            <w:rFonts w:cs="Times New Roman"/>
            <w:sz w:val="22"/>
            <w:szCs w:val="22"/>
          </w:rPr>
          <w:delText>one-</w:delText>
        </w:r>
      </w:del>
      <w:ins w:id="3374" w:author="Claire Kouba" w:date="2023-09-12T16:52:00Z">
        <w:r w:rsidRPr="00D753AC">
          <w:rPr>
            <w:rFonts w:cs="Times New Roman"/>
            <w:sz w:val="22"/>
            <w:szCs w:val="22"/>
          </w:rPr>
          <w:t>predictors</w:t>
        </w:r>
        <w:r w:rsidRPr="00D753AC">
          <w:rPr>
            <w:rFonts w:cs="Times New Roman"/>
            <w:spacing w:val="-8"/>
            <w:sz w:val="22"/>
            <w:szCs w:val="22"/>
          </w:rPr>
          <w:t xml:space="preserve"> </w:t>
        </w:r>
        <w:r w:rsidRPr="00D753AC">
          <w:rPr>
            <w:rFonts w:cs="Times New Roman"/>
            <w:sz w:val="22"/>
            <w:szCs w:val="22"/>
          </w:rPr>
          <w:t>from</w:t>
        </w:r>
        <w:r w:rsidRPr="00D753AC">
          <w:rPr>
            <w:rFonts w:cs="Times New Roman"/>
            <w:spacing w:val="-8"/>
            <w:sz w:val="22"/>
            <w:szCs w:val="22"/>
          </w:rPr>
          <w:t xml:space="preserve"> </w:t>
        </w:r>
        <w:r w:rsidRPr="00D753AC">
          <w:rPr>
            <w:rFonts w:cs="Times New Roman"/>
            <w:sz w:val="22"/>
            <w:szCs w:val="22"/>
          </w:rPr>
          <w:t>a</w:t>
        </w:r>
        <w:r w:rsidRPr="00D753AC">
          <w:rPr>
            <w:rFonts w:cs="Times New Roman"/>
            <w:spacing w:val="-8"/>
            <w:sz w:val="22"/>
            <w:szCs w:val="22"/>
          </w:rPr>
          <w:t xml:space="preserve"> </w:t>
        </w:r>
        <w:r w:rsidRPr="00D753AC">
          <w:rPr>
            <w:rFonts w:cs="Times New Roman"/>
            <w:sz w:val="22"/>
            <w:szCs w:val="22"/>
          </w:rPr>
          <w:t>prior</w:t>
        </w:r>
        <w:r w:rsidRPr="00D753AC">
          <w:rPr>
            <w:rFonts w:cs="Times New Roman"/>
            <w:spacing w:val="-8"/>
            <w:sz w:val="22"/>
            <w:szCs w:val="22"/>
          </w:rPr>
          <w:t xml:space="preserve"> </w:t>
        </w:r>
      </w:ins>
      <w:r w:rsidRPr="00D753AC">
        <w:rPr>
          <w:rFonts w:cs="Times New Roman"/>
          <w:sz w:val="22"/>
          <w:szCs w:val="22"/>
        </w:rPr>
        <w:t>year</w:t>
      </w:r>
      <w:r w:rsidRPr="00D753AC">
        <w:rPr>
          <w:rFonts w:cs="Times New Roman"/>
          <w:spacing w:val="-8"/>
          <w:sz w:val="22"/>
          <w:szCs w:val="22"/>
          <w:rPrChange w:id="3375" w:author="Claire Kouba" w:date="2023-09-12T16:52:00Z">
            <w:rPr/>
          </w:rPrChange>
        </w:rPr>
        <w:t xml:space="preserve"> </w:t>
      </w:r>
      <w:del w:id="3376" w:author="Claire Kouba" w:date="2023-09-12T16:52:00Z">
        <w:r w:rsidR="00505335" w:rsidRPr="00D753AC">
          <w:rPr>
            <w:rFonts w:cs="Times New Roman"/>
            <w:sz w:val="22"/>
            <w:szCs w:val="22"/>
          </w:rPr>
          <w:delText xml:space="preserve">holdovers </w:delText>
        </w:r>
      </w:del>
      <w:r w:rsidRPr="00D753AC">
        <w:rPr>
          <w:rFonts w:cs="Times New Roman"/>
          <w:sz w:val="22"/>
          <w:szCs w:val="22"/>
        </w:rPr>
        <w:t>were</w:t>
      </w:r>
      <w:r w:rsidRPr="00D753AC">
        <w:rPr>
          <w:rFonts w:cs="Times New Roman"/>
          <w:spacing w:val="-8"/>
          <w:sz w:val="22"/>
          <w:szCs w:val="22"/>
          <w:rPrChange w:id="3377" w:author="Claire Kouba" w:date="2023-09-12T16:52:00Z">
            <w:rPr/>
          </w:rPrChange>
        </w:rPr>
        <w:t xml:space="preserve"> </w:t>
      </w:r>
      <w:r w:rsidRPr="00D753AC">
        <w:rPr>
          <w:rFonts w:cs="Times New Roman"/>
          <w:sz w:val="22"/>
          <w:szCs w:val="22"/>
        </w:rPr>
        <w:t>included,</w:t>
      </w:r>
      <w:r w:rsidRPr="00D753AC">
        <w:rPr>
          <w:rFonts w:cs="Times New Roman"/>
          <w:spacing w:val="-8"/>
          <w:sz w:val="22"/>
          <w:szCs w:val="22"/>
          <w:rPrChange w:id="3378" w:author="Claire Kouba" w:date="2023-09-12T16:52:00Z">
            <w:rPr/>
          </w:rPrChange>
        </w:rPr>
        <w:t xml:space="preserve"> </w:t>
      </w:r>
      <w:r w:rsidRPr="00D753AC">
        <w:rPr>
          <w:rFonts w:cs="Times New Roman"/>
          <w:sz w:val="22"/>
          <w:szCs w:val="22"/>
        </w:rPr>
        <w:t>and</w:t>
      </w:r>
      <w:r w:rsidRPr="00D753AC">
        <w:rPr>
          <w:rFonts w:cs="Times New Roman"/>
          <w:spacing w:val="-8"/>
          <w:sz w:val="22"/>
          <w:szCs w:val="22"/>
          <w:rPrChange w:id="3379" w:author="Claire Kouba" w:date="2023-09-12T16:52:00Z">
            <w:rPr/>
          </w:rPrChange>
        </w:rPr>
        <w:t xml:space="preserve"> </w:t>
      </w:r>
      <w:r w:rsidRPr="00D753AC">
        <w:rPr>
          <w:rFonts w:cs="Times New Roman"/>
          <w:sz w:val="22"/>
          <w:szCs w:val="22"/>
        </w:rPr>
        <w:t>several</w:t>
      </w:r>
      <w:r w:rsidRPr="00D753AC">
        <w:rPr>
          <w:rFonts w:cs="Times New Roman"/>
          <w:spacing w:val="-8"/>
          <w:sz w:val="22"/>
          <w:szCs w:val="22"/>
          <w:rPrChange w:id="3380" w:author="Claire Kouba" w:date="2023-09-12T16:52:00Z">
            <w:rPr/>
          </w:rPrChange>
        </w:rPr>
        <w:t xml:space="preserve"> </w:t>
      </w:r>
      <w:r w:rsidRPr="00D753AC">
        <w:rPr>
          <w:rFonts w:cs="Times New Roman"/>
          <w:sz w:val="22"/>
          <w:szCs w:val="22"/>
        </w:rPr>
        <w:t>additional</w:t>
      </w:r>
      <w:r w:rsidRPr="00D753AC">
        <w:rPr>
          <w:rFonts w:cs="Times New Roman"/>
          <w:spacing w:val="-8"/>
          <w:sz w:val="22"/>
          <w:szCs w:val="22"/>
          <w:rPrChange w:id="3381" w:author="Claire Kouba" w:date="2023-09-12T16:52:00Z">
            <w:rPr>
              <w:spacing w:val="40"/>
            </w:rPr>
          </w:rPrChange>
        </w:rPr>
        <w:t xml:space="preserve"> </w:t>
      </w:r>
      <w:r w:rsidRPr="00D753AC">
        <w:rPr>
          <w:rFonts w:cs="Times New Roman"/>
          <w:sz w:val="22"/>
          <w:szCs w:val="22"/>
        </w:rPr>
        <w:t>two-</w:t>
      </w:r>
      <w:del w:id="3382" w:author="Claire Kouba" w:date="2023-09-12T16:52:00Z">
        <w:r w:rsidR="00505335" w:rsidRPr="00D753AC">
          <w:rPr>
            <w:rFonts w:cs="Times New Roman"/>
            <w:w w:val="99"/>
            <w:sz w:val="22"/>
            <w:szCs w:val="22"/>
          </w:rPr>
          <w:delText xml:space="preserve"> </w:delText>
        </w:r>
      </w:del>
      <w:r w:rsidRPr="00D753AC">
        <w:rPr>
          <w:rFonts w:cs="Times New Roman"/>
          <w:sz w:val="22"/>
          <w:szCs w:val="22"/>
        </w:rPr>
        <w:t>predictor</w:t>
      </w:r>
      <w:r w:rsidRPr="00D753AC">
        <w:rPr>
          <w:rFonts w:cs="Times New Roman"/>
          <w:spacing w:val="-8"/>
          <w:sz w:val="22"/>
          <w:szCs w:val="22"/>
          <w:rPrChange w:id="3383" w:author="Claire Kouba" w:date="2023-09-12T16:52:00Z">
            <w:rPr>
              <w:spacing w:val="-5"/>
            </w:rPr>
          </w:rPrChange>
        </w:rPr>
        <w:t xml:space="preserve"> </w:t>
      </w:r>
      <w:r w:rsidRPr="00D753AC">
        <w:rPr>
          <w:rFonts w:cs="Times New Roman"/>
          <w:sz w:val="22"/>
          <w:szCs w:val="22"/>
        </w:rPr>
        <w:t>combinations</w:t>
      </w:r>
      <w:r w:rsidRPr="00D753AC">
        <w:rPr>
          <w:rFonts w:cs="Times New Roman"/>
          <w:spacing w:val="-8"/>
          <w:sz w:val="22"/>
          <w:szCs w:val="22"/>
          <w:rPrChange w:id="3384" w:author="Claire Kouba" w:date="2023-09-12T16:52:00Z">
            <w:rPr>
              <w:spacing w:val="-5"/>
            </w:rPr>
          </w:rPrChange>
        </w:rPr>
        <w:t xml:space="preserve"> </w:t>
      </w:r>
      <w:r w:rsidRPr="00D753AC">
        <w:rPr>
          <w:rFonts w:cs="Times New Roman"/>
          <w:sz w:val="22"/>
          <w:szCs w:val="22"/>
        </w:rPr>
        <w:t>were</w:t>
      </w:r>
      <w:r w:rsidRPr="00D753AC">
        <w:rPr>
          <w:rFonts w:cs="Times New Roman"/>
          <w:spacing w:val="-8"/>
          <w:sz w:val="22"/>
          <w:szCs w:val="22"/>
          <w:rPrChange w:id="3385" w:author="Claire Kouba" w:date="2023-09-12T16:52:00Z">
            <w:rPr>
              <w:spacing w:val="-5"/>
            </w:rPr>
          </w:rPrChange>
        </w:rPr>
        <w:t xml:space="preserve"> </w:t>
      </w:r>
      <w:r w:rsidRPr="00D753AC">
        <w:rPr>
          <w:rFonts w:cs="Times New Roman"/>
          <w:sz w:val="22"/>
          <w:szCs w:val="22"/>
        </w:rPr>
        <w:t>evaluated.</w:t>
      </w:r>
      <w:r w:rsidRPr="00D753AC">
        <w:rPr>
          <w:rFonts w:cs="Times New Roman"/>
          <w:w w:val="99"/>
          <w:sz w:val="22"/>
          <w:szCs w:val="22"/>
          <w:rPrChange w:id="3386" w:author="Claire Kouba" w:date="2023-09-12T16:52:00Z">
            <w:rPr>
              <w:spacing w:val="-5"/>
            </w:rPr>
          </w:rPrChange>
        </w:rPr>
        <w:t xml:space="preserve"> </w:t>
      </w:r>
      <w:r w:rsidRPr="00D753AC">
        <w:rPr>
          <w:rFonts w:cs="Times New Roman"/>
          <w:sz w:val="22"/>
          <w:szCs w:val="22"/>
        </w:rPr>
        <w:t>In</w:t>
      </w:r>
      <w:r w:rsidRPr="00D753AC">
        <w:rPr>
          <w:rFonts w:cs="Times New Roman"/>
          <w:sz w:val="22"/>
          <w:szCs w:val="22"/>
          <w:rPrChange w:id="3387" w:author="Claire Kouba" w:date="2023-09-12T16:52:00Z">
            <w:rPr>
              <w:spacing w:val="-5"/>
            </w:rPr>
          </w:rPrChange>
        </w:rPr>
        <w:t xml:space="preserve"> </w:t>
      </w:r>
      <w:r w:rsidRPr="00D753AC">
        <w:rPr>
          <w:rFonts w:cs="Times New Roman"/>
          <w:sz w:val="22"/>
          <w:szCs w:val="22"/>
        </w:rPr>
        <w:t>both</w:t>
      </w:r>
      <w:r w:rsidRPr="00D753AC">
        <w:rPr>
          <w:rFonts w:cs="Times New Roman"/>
          <w:sz w:val="22"/>
          <w:szCs w:val="22"/>
          <w:rPrChange w:id="3388" w:author="Claire Kouba" w:date="2023-09-12T16:52:00Z">
            <w:rPr>
              <w:spacing w:val="-5"/>
            </w:rPr>
          </w:rPrChange>
        </w:rPr>
        <w:t xml:space="preserve"> </w:t>
      </w:r>
      <w:r w:rsidRPr="00D753AC">
        <w:rPr>
          <w:rFonts w:cs="Times New Roman"/>
          <w:sz w:val="22"/>
          <w:szCs w:val="22"/>
        </w:rPr>
        <w:t>cases,</w:t>
      </w:r>
      <w:r w:rsidRPr="00D753AC">
        <w:rPr>
          <w:rFonts w:cs="Times New Roman"/>
          <w:sz w:val="22"/>
          <w:szCs w:val="22"/>
          <w:rPrChange w:id="3389" w:author="Claire Kouba" w:date="2023-09-12T16:52:00Z">
            <w:rPr>
              <w:spacing w:val="-5"/>
            </w:rPr>
          </w:rPrChange>
        </w:rPr>
        <w:t xml:space="preserve"> </w:t>
      </w:r>
      <w:r w:rsidRPr="00D753AC">
        <w:rPr>
          <w:rFonts w:cs="Times New Roman"/>
          <w:sz w:val="22"/>
          <w:szCs w:val="22"/>
        </w:rPr>
        <w:t>the</w:t>
      </w:r>
      <w:r w:rsidRPr="00D753AC">
        <w:rPr>
          <w:rFonts w:cs="Times New Roman"/>
          <w:sz w:val="22"/>
          <w:szCs w:val="22"/>
          <w:rPrChange w:id="3390" w:author="Claire Kouba" w:date="2023-09-12T16:52:00Z">
            <w:rPr>
              <w:spacing w:val="-5"/>
            </w:rPr>
          </w:rPrChange>
        </w:rPr>
        <w:t xml:space="preserve"> </w:t>
      </w:r>
      <w:r w:rsidRPr="00D753AC">
        <w:rPr>
          <w:rFonts w:cs="Times New Roman"/>
          <w:sz w:val="22"/>
          <w:szCs w:val="22"/>
        </w:rPr>
        <w:t>best-performing</w:t>
      </w:r>
      <w:r w:rsidRPr="00D753AC">
        <w:rPr>
          <w:rFonts w:cs="Times New Roman"/>
          <w:sz w:val="22"/>
          <w:szCs w:val="22"/>
          <w:rPrChange w:id="3391" w:author="Claire Kouba" w:date="2023-09-12T16:52:00Z">
            <w:rPr>
              <w:spacing w:val="-5"/>
            </w:rPr>
          </w:rPrChange>
        </w:rPr>
        <w:t xml:space="preserve"> </w:t>
      </w:r>
      <w:r w:rsidRPr="00D753AC">
        <w:rPr>
          <w:rFonts w:cs="Times New Roman"/>
          <w:sz w:val="22"/>
          <w:szCs w:val="22"/>
        </w:rPr>
        <w:t>model</w:t>
      </w:r>
      <w:r w:rsidRPr="00D753AC">
        <w:rPr>
          <w:rFonts w:cs="Times New Roman"/>
          <w:sz w:val="22"/>
          <w:szCs w:val="22"/>
          <w:rPrChange w:id="3392" w:author="Claire Kouba" w:date="2023-09-12T16:52:00Z">
            <w:rPr>
              <w:spacing w:val="-5"/>
            </w:rPr>
          </w:rPrChange>
        </w:rPr>
        <w:t xml:space="preserve"> </w:t>
      </w:r>
      <w:r w:rsidRPr="00D753AC">
        <w:rPr>
          <w:rFonts w:cs="Times New Roman"/>
          <w:sz w:val="22"/>
          <w:szCs w:val="22"/>
        </w:rPr>
        <w:t>took</w:t>
      </w:r>
      <w:r w:rsidRPr="00D753AC">
        <w:rPr>
          <w:rFonts w:cs="Times New Roman"/>
          <w:sz w:val="22"/>
          <w:szCs w:val="22"/>
          <w:rPrChange w:id="3393" w:author="Claire Kouba" w:date="2023-09-12T16:52:00Z">
            <w:rPr>
              <w:spacing w:val="-5"/>
            </w:rPr>
          </w:rPrChange>
        </w:rPr>
        <w:t xml:space="preserve"> </w:t>
      </w:r>
      <w:r w:rsidRPr="00D753AC">
        <w:rPr>
          <w:rFonts w:cs="Times New Roman"/>
          <w:sz w:val="22"/>
          <w:szCs w:val="22"/>
        </w:rPr>
        <w:t>the</w:t>
      </w:r>
      <w:r w:rsidRPr="00D753AC">
        <w:rPr>
          <w:rFonts w:cs="Times New Roman"/>
          <w:sz w:val="22"/>
          <w:szCs w:val="22"/>
          <w:rPrChange w:id="3394" w:author="Claire Kouba" w:date="2023-09-12T16:52:00Z">
            <w:rPr>
              <w:spacing w:val="-5"/>
            </w:rPr>
          </w:rPrChange>
        </w:rPr>
        <w:t xml:space="preserve"> </w:t>
      </w:r>
      <w:r w:rsidRPr="00D753AC">
        <w:rPr>
          <w:rFonts w:cs="Times New Roman"/>
          <w:sz w:val="22"/>
          <w:szCs w:val="22"/>
        </w:rPr>
        <w:t>following</w:t>
      </w:r>
      <w:r w:rsidRPr="00D753AC">
        <w:rPr>
          <w:rFonts w:cs="Times New Roman"/>
          <w:spacing w:val="-32"/>
          <w:sz w:val="22"/>
          <w:szCs w:val="22"/>
          <w:rPrChange w:id="3395" w:author="Claire Kouba" w:date="2023-09-12T16:52:00Z">
            <w:rPr>
              <w:spacing w:val="-5"/>
            </w:rPr>
          </w:rPrChange>
        </w:rPr>
        <w:t xml:space="preserve"> </w:t>
      </w:r>
      <w:r w:rsidRPr="00D753AC">
        <w:rPr>
          <w:rFonts w:cs="Times New Roman"/>
          <w:sz w:val="22"/>
          <w:szCs w:val="22"/>
        </w:rPr>
        <w:t>form:</w:t>
      </w: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Change w:id="3396" w:author="Claire Kouba" w:date="2023-09-12T16:52:00Z">
          <w:pPr>
            <w:spacing w:before="2"/>
            <w:ind w:left="173"/>
          </w:pPr>
        </w:pPrChange>
      </w:pPr>
    </w:p>
    <w:p w:rsidR="002153D1" w:rsidRPr="00D753AC" w:rsidRDefault="002573FA">
      <w:pPr>
        <w:tabs>
          <w:tab w:val="left" w:pos="9972"/>
        </w:tabs>
        <w:ind w:left="173"/>
        <w:rPr>
          <w:rFonts w:ascii="Times New Roman" w:eastAsia="Times New Roman" w:hAnsi="Times New Roman" w:cs="Times New Roman"/>
        </w:rPr>
        <w:pPrChange w:id="3397" w:author="Claire Kouba" w:date="2023-09-12T16:52:00Z">
          <w:pPr>
            <w:ind w:left="173" w:right="52"/>
          </w:pPr>
        </w:pPrChange>
      </w:pPr>
      <w:r w:rsidRPr="00D753AC">
        <w:rPr>
          <w:rFonts w:ascii="Times New Roman" w:hAnsi="Times New Roman" w:cs="Times New Roman"/>
          <w:i/>
          <w:spacing w:val="2"/>
          <w:w w:val="110"/>
          <w:rPrChange w:id="3398" w:author="Claire Kouba" w:date="2023-09-12T16:52:00Z">
            <w:rPr>
              <w:rFonts w:ascii="Times New Roman" w:hAnsi="Times New Roman"/>
              <w:i/>
              <w:spacing w:val="2"/>
              <w:w w:val="115"/>
              <w:sz w:val="20"/>
            </w:rPr>
          </w:rPrChange>
        </w:rPr>
        <w:t>Predicted</w:t>
      </w:r>
      <w:r w:rsidRPr="00D753AC">
        <w:rPr>
          <w:rFonts w:ascii="Times New Roman" w:hAnsi="Times New Roman" w:cs="Times New Roman"/>
          <w:i/>
          <w:spacing w:val="2"/>
          <w:w w:val="110"/>
          <w:position w:val="-2"/>
          <w:rPrChange w:id="3399" w:author="Claire Kouba" w:date="2023-09-12T16:52:00Z">
            <w:rPr>
              <w:rFonts w:ascii="Times New Roman" w:hAnsi="Times New Roman"/>
              <w:i/>
              <w:spacing w:val="2"/>
              <w:w w:val="115"/>
              <w:position w:val="-2"/>
              <w:sz w:val="20"/>
            </w:rPr>
          </w:rPrChange>
        </w:rPr>
        <w:t>i</w:t>
      </w:r>
      <w:r w:rsidRPr="00D753AC">
        <w:rPr>
          <w:rFonts w:ascii="Times New Roman" w:hAnsi="Times New Roman" w:cs="Times New Roman"/>
          <w:i/>
          <w:spacing w:val="-12"/>
          <w:w w:val="110"/>
          <w:position w:val="-2"/>
          <w:rPrChange w:id="3400" w:author="Claire Kouba" w:date="2023-09-12T16:52:00Z">
            <w:rPr>
              <w:rFonts w:ascii="Times New Roman" w:hAnsi="Times New Roman"/>
              <w:i/>
              <w:spacing w:val="-27"/>
              <w:w w:val="115"/>
              <w:position w:val="-2"/>
              <w:sz w:val="20"/>
            </w:rPr>
          </w:rPrChange>
        </w:rPr>
        <w:t xml:space="preserve"> </w:t>
      </w:r>
      <w:r w:rsidRPr="00D753AC">
        <w:rPr>
          <w:rFonts w:ascii="Times New Roman" w:hAnsi="Times New Roman" w:cs="Times New Roman"/>
          <w:w w:val="110"/>
          <w:rPrChange w:id="3401" w:author="Claire Kouba" w:date="2023-09-12T16:52:00Z">
            <w:rPr>
              <w:rFonts w:ascii="Times New Roman" w:hAnsi="Times New Roman"/>
              <w:w w:val="115"/>
              <w:sz w:val="20"/>
            </w:rPr>
          </w:rPrChange>
        </w:rPr>
        <w:t>=</w:t>
      </w:r>
      <w:r w:rsidRPr="00D753AC">
        <w:rPr>
          <w:rFonts w:ascii="Times New Roman" w:hAnsi="Times New Roman" w:cs="Times New Roman"/>
          <w:spacing w:val="-44"/>
          <w:w w:val="110"/>
          <w:rPrChange w:id="3402" w:author="Claire Kouba" w:date="2023-09-12T16:52:00Z">
            <w:rPr>
              <w:rFonts w:ascii="Times New Roman" w:hAnsi="Times New Roman"/>
              <w:spacing w:val="-43"/>
              <w:w w:val="115"/>
              <w:sz w:val="20"/>
            </w:rPr>
          </w:rPrChange>
        </w:rPr>
        <w:t xml:space="preserve"> </w:t>
      </w:r>
      <w:r w:rsidRPr="00D753AC">
        <w:rPr>
          <w:rFonts w:ascii="Times New Roman" w:hAnsi="Times New Roman" w:cs="Times New Roman"/>
          <w:i/>
          <w:spacing w:val="2"/>
          <w:w w:val="110"/>
          <w:rPrChange w:id="3403" w:author="Claire Kouba" w:date="2023-09-12T16:52:00Z">
            <w:rPr>
              <w:rFonts w:ascii="Times New Roman" w:hAnsi="Times New Roman"/>
              <w:i/>
              <w:spacing w:val="2"/>
              <w:w w:val="115"/>
              <w:sz w:val="20"/>
            </w:rPr>
          </w:rPrChange>
        </w:rPr>
        <w:t>Int.</w:t>
      </w:r>
      <w:r w:rsidRPr="00D753AC">
        <w:rPr>
          <w:rFonts w:ascii="Times New Roman" w:hAnsi="Times New Roman" w:cs="Times New Roman"/>
          <w:i/>
          <w:spacing w:val="-43"/>
          <w:w w:val="110"/>
          <w:rPrChange w:id="3404" w:author="Claire Kouba" w:date="2023-09-12T16:52:00Z">
            <w:rPr>
              <w:rFonts w:ascii="Times New Roman" w:hAnsi="Times New Roman"/>
              <w:i/>
              <w:spacing w:val="-53"/>
              <w:w w:val="115"/>
              <w:sz w:val="20"/>
            </w:rPr>
          </w:rPrChange>
        </w:rPr>
        <w:t xml:space="preserve"> </w:t>
      </w:r>
      <w:r w:rsidRPr="00D753AC">
        <w:rPr>
          <w:rFonts w:ascii="Times New Roman" w:hAnsi="Times New Roman" w:cs="Times New Roman"/>
          <w:w w:val="110"/>
          <w:rPrChange w:id="3405" w:author="Claire Kouba" w:date="2023-09-12T16:52:00Z">
            <w:rPr>
              <w:rFonts w:ascii="Times New Roman" w:hAnsi="Times New Roman"/>
              <w:w w:val="115"/>
              <w:sz w:val="20"/>
            </w:rPr>
          </w:rPrChange>
        </w:rPr>
        <w:t>+</w:t>
      </w:r>
      <w:r w:rsidRPr="00D753AC">
        <w:rPr>
          <w:rFonts w:ascii="Times New Roman" w:hAnsi="Times New Roman" w:cs="Times New Roman"/>
          <w:spacing w:val="-50"/>
          <w:w w:val="110"/>
          <w:rPrChange w:id="3406" w:author="Claire Kouba" w:date="2023-09-12T16:52:00Z">
            <w:rPr>
              <w:rFonts w:ascii="Times New Roman" w:hAnsi="Times New Roman"/>
              <w:spacing w:val="-47"/>
              <w:w w:val="115"/>
              <w:sz w:val="20"/>
            </w:rPr>
          </w:rPrChange>
        </w:rPr>
        <w:t xml:space="preserve"> </w:t>
      </w:r>
      <w:r w:rsidRPr="00D753AC">
        <w:rPr>
          <w:rFonts w:ascii="Times New Roman" w:hAnsi="Times New Roman" w:cs="Times New Roman"/>
          <w:i/>
          <w:w w:val="110"/>
          <w:rPrChange w:id="3407" w:author="Claire Kouba" w:date="2023-09-12T16:52:00Z">
            <w:rPr>
              <w:rFonts w:ascii="Times New Roman" w:hAnsi="Times New Roman"/>
              <w:i/>
              <w:w w:val="115"/>
              <w:sz w:val="20"/>
            </w:rPr>
          </w:rPrChange>
        </w:rPr>
        <w:t>m</w:t>
      </w:r>
      <w:r w:rsidRPr="00D753AC">
        <w:rPr>
          <w:rFonts w:ascii="Times New Roman" w:hAnsi="Times New Roman" w:cs="Times New Roman"/>
          <w:i/>
          <w:w w:val="110"/>
          <w:position w:val="-2"/>
          <w:rPrChange w:id="3408" w:author="Claire Kouba" w:date="2023-09-12T16:52:00Z">
            <w:rPr>
              <w:rFonts w:ascii="Times New Roman" w:hAnsi="Times New Roman"/>
              <w:i/>
              <w:w w:val="115"/>
              <w:position w:val="-2"/>
              <w:sz w:val="20"/>
            </w:rPr>
          </w:rPrChange>
        </w:rPr>
        <w:t>A</w:t>
      </w:r>
      <w:r w:rsidRPr="00D753AC">
        <w:rPr>
          <w:rFonts w:ascii="Times New Roman" w:hAnsi="Times New Roman" w:cs="Times New Roman"/>
          <w:i/>
          <w:spacing w:val="-18"/>
          <w:w w:val="110"/>
          <w:position w:val="-2"/>
          <w:rPrChange w:id="3409" w:author="Claire Kouba" w:date="2023-09-12T16:52:00Z">
            <w:rPr>
              <w:rFonts w:ascii="Times New Roman" w:hAnsi="Times New Roman"/>
              <w:i/>
              <w:spacing w:val="-31"/>
              <w:w w:val="115"/>
              <w:position w:val="-2"/>
              <w:sz w:val="20"/>
            </w:rPr>
          </w:rPrChange>
        </w:rPr>
        <w:t xml:space="preserve"> </w:t>
      </w:r>
      <w:r w:rsidRPr="00D753AC">
        <w:rPr>
          <w:rFonts w:ascii="Cambria Math" w:eastAsia="Lucida Sans Unicode" w:hAnsi="Cambria Math" w:cs="Cambria Math"/>
        </w:rPr>
        <w:t>∗</w:t>
      </w:r>
      <w:r w:rsidRPr="00D753AC">
        <w:rPr>
          <w:rFonts w:ascii="Times New Roman" w:hAnsi="Times New Roman" w:cs="Times New Roman"/>
          <w:spacing w:val="-44"/>
          <w:rPrChange w:id="3410" w:author="Claire Kouba" w:date="2023-09-12T16:52:00Z">
            <w:rPr>
              <w:rFonts w:ascii="Times New Roman" w:hAnsi="Times New Roman"/>
              <w:spacing w:val="-53"/>
              <w:sz w:val="20"/>
            </w:rPr>
          </w:rPrChange>
        </w:rPr>
        <w:t xml:space="preserve"> </w:t>
      </w:r>
      <w:r w:rsidRPr="00D753AC">
        <w:rPr>
          <w:rFonts w:ascii="Times New Roman" w:hAnsi="Times New Roman" w:cs="Times New Roman"/>
          <w:i/>
          <w:w w:val="110"/>
          <w:rPrChange w:id="3411" w:author="Claire Kouba" w:date="2023-09-12T16:52:00Z">
            <w:rPr>
              <w:rFonts w:ascii="Times New Roman" w:hAnsi="Times New Roman"/>
              <w:i/>
              <w:w w:val="115"/>
              <w:sz w:val="20"/>
            </w:rPr>
          </w:rPrChange>
        </w:rPr>
        <w:t>obs</w:t>
      </w:r>
      <w:r w:rsidRPr="00D753AC">
        <w:rPr>
          <w:rFonts w:ascii="Times New Roman" w:hAnsi="Times New Roman" w:cs="Times New Roman"/>
          <w:i/>
          <w:w w:val="110"/>
          <w:position w:val="-2"/>
          <w:rPrChange w:id="3412" w:author="Claire Kouba" w:date="2023-09-12T16:52:00Z">
            <w:rPr>
              <w:rFonts w:ascii="Times New Roman" w:hAnsi="Times New Roman"/>
              <w:i/>
              <w:w w:val="115"/>
              <w:position w:val="-2"/>
              <w:sz w:val="20"/>
            </w:rPr>
          </w:rPrChange>
        </w:rPr>
        <w:t>A,</w:t>
      </w:r>
      <w:r w:rsidRPr="00D753AC">
        <w:rPr>
          <w:rFonts w:ascii="Times New Roman" w:hAnsi="Times New Roman" w:cs="Times New Roman"/>
          <w:i/>
          <w:spacing w:val="-15"/>
          <w:w w:val="110"/>
          <w:position w:val="-2"/>
          <w:rPrChange w:id="3413" w:author="Claire Kouba" w:date="2023-09-12T16:52:00Z">
            <w:rPr>
              <w:rFonts w:ascii="Times New Roman" w:hAnsi="Times New Roman"/>
              <w:i/>
              <w:spacing w:val="-29"/>
              <w:w w:val="115"/>
              <w:position w:val="-2"/>
              <w:sz w:val="20"/>
            </w:rPr>
          </w:rPrChange>
        </w:rPr>
        <w:t xml:space="preserve"> </w:t>
      </w:r>
      <w:r w:rsidRPr="00D753AC">
        <w:rPr>
          <w:rFonts w:ascii="Times New Roman" w:hAnsi="Times New Roman" w:cs="Times New Roman"/>
          <w:i/>
          <w:w w:val="110"/>
          <w:position w:val="-2"/>
          <w:rPrChange w:id="3414" w:author="Claire Kouba" w:date="2023-09-12T16:52:00Z">
            <w:rPr>
              <w:rFonts w:ascii="Times New Roman" w:hAnsi="Times New Roman"/>
              <w:i/>
              <w:w w:val="135"/>
              <w:position w:val="-2"/>
              <w:sz w:val="20"/>
            </w:rPr>
          </w:rPrChange>
        </w:rPr>
        <w:t>i</w:t>
      </w:r>
      <w:r w:rsidRPr="00D753AC">
        <w:rPr>
          <w:rFonts w:ascii="Times New Roman" w:hAnsi="Times New Roman" w:cs="Times New Roman"/>
          <w:i/>
          <w:spacing w:val="-18"/>
          <w:w w:val="110"/>
          <w:position w:val="-2"/>
          <w:rPrChange w:id="3415" w:author="Claire Kouba" w:date="2023-09-12T16:52:00Z">
            <w:rPr>
              <w:rFonts w:ascii="Times New Roman" w:hAnsi="Times New Roman"/>
              <w:i/>
              <w:spacing w:val="-39"/>
              <w:w w:val="135"/>
              <w:position w:val="-2"/>
              <w:sz w:val="20"/>
            </w:rPr>
          </w:rPrChange>
        </w:rPr>
        <w:t xml:space="preserve"> </w:t>
      </w:r>
      <w:r w:rsidRPr="00D753AC">
        <w:rPr>
          <w:rFonts w:ascii="Times New Roman" w:hAnsi="Times New Roman" w:cs="Times New Roman"/>
          <w:w w:val="110"/>
          <w:rPrChange w:id="3416" w:author="Claire Kouba" w:date="2023-09-12T16:52:00Z">
            <w:rPr>
              <w:rFonts w:ascii="Times New Roman" w:hAnsi="Times New Roman"/>
              <w:w w:val="115"/>
              <w:sz w:val="20"/>
            </w:rPr>
          </w:rPrChange>
        </w:rPr>
        <w:t>+</w:t>
      </w:r>
      <w:r w:rsidRPr="00D753AC">
        <w:rPr>
          <w:rFonts w:ascii="Times New Roman" w:hAnsi="Times New Roman" w:cs="Times New Roman"/>
          <w:spacing w:val="-50"/>
          <w:w w:val="110"/>
          <w:rPrChange w:id="3417" w:author="Claire Kouba" w:date="2023-09-12T16:52:00Z">
            <w:rPr>
              <w:rFonts w:ascii="Times New Roman" w:hAnsi="Times New Roman"/>
              <w:spacing w:val="-47"/>
              <w:w w:val="115"/>
              <w:sz w:val="20"/>
            </w:rPr>
          </w:rPrChange>
        </w:rPr>
        <w:t xml:space="preserve"> </w:t>
      </w:r>
      <w:r w:rsidRPr="00D753AC">
        <w:rPr>
          <w:rFonts w:ascii="Times New Roman" w:hAnsi="Times New Roman" w:cs="Times New Roman"/>
          <w:i/>
          <w:w w:val="110"/>
          <w:rPrChange w:id="3418" w:author="Claire Kouba" w:date="2023-09-12T16:52:00Z">
            <w:rPr>
              <w:rFonts w:ascii="Times New Roman" w:hAnsi="Times New Roman"/>
              <w:i/>
              <w:w w:val="115"/>
              <w:sz w:val="20"/>
            </w:rPr>
          </w:rPrChange>
        </w:rPr>
        <w:t>m</w:t>
      </w:r>
      <w:r w:rsidRPr="00D753AC">
        <w:rPr>
          <w:rFonts w:ascii="Times New Roman" w:hAnsi="Times New Roman" w:cs="Times New Roman"/>
          <w:i/>
          <w:w w:val="110"/>
          <w:position w:val="-2"/>
          <w:rPrChange w:id="3419" w:author="Claire Kouba" w:date="2023-09-12T16:52:00Z">
            <w:rPr>
              <w:rFonts w:ascii="Times New Roman" w:hAnsi="Times New Roman"/>
              <w:i/>
              <w:w w:val="115"/>
              <w:position w:val="-2"/>
              <w:sz w:val="20"/>
            </w:rPr>
          </w:rPrChange>
        </w:rPr>
        <w:t>B</w:t>
      </w:r>
      <w:r w:rsidRPr="00D753AC">
        <w:rPr>
          <w:rFonts w:ascii="Times New Roman" w:hAnsi="Times New Roman" w:cs="Times New Roman"/>
          <w:i/>
          <w:spacing w:val="-14"/>
          <w:w w:val="110"/>
          <w:position w:val="-2"/>
          <w:rPrChange w:id="3420" w:author="Claire Kouba" w:date="2023-09-12T16:52:00Z">
            <w:rPr>
              <w:rFonts w:ascii="Times New Roman" w:hAnsi="Times New Roman"/>
              <w:i/>
              <w:spacing w:val="-28"/>
              <w:w w:val="115"/>
              <w:position w:val="-2"/>
              <w:sz w:val="20"/>
            </w:rPr>
          </w:rPrChange>
        </w:rPr>
        <w:t xml:space="preserve"> </w:t>
      </w:r>
      <w:r w:rsidRPr="00D753AC">
        <w:rPr>
          <w:rFonts w:ascii="Cambria Math" w:eastAsia="Lucida Sans Unicode" w:hAnsi="Cambria Math" w:cs="Cambria Math"/>
        </w:rPr>
        <w:t>∗</w:t>
      </w:r>
      <w:r w:rsidRPr="00D753AC">
        <w:rPr>
          <w:rFonts w:ascii="Times New Roman" w:hAnsi="Times New Roman" w:cs="Times New Roman"/>
          <w:spacing w:val="-44"/>
          <w:rPrChange w:id="3421" w:author="Claire Kouba" w:date="2023-09-12T16:52:00Z">
            <w:rPr>
              <w:rFonts w:ascii="Times New Roman" w:hAnsi="Times New Roman"/>
              <w:spacing w:val="-53"/>
              <w:sz w:val="20"/>
            </w:rPr>
          </w:rPrChange>
        </w:rPr>
        <w:t xml:space="preserve"> </w:t>
      </w:r>
      <w:r w:rsidRPr="00D753AC">
        <w:rPr>
          <w:rFonts w:ascii="Times New Roman" w:hAnsi="Times New Roman" w:cs="Times New Roman"/>
          <w:i/>
          <w:w w:val="110"/>
          <w:rPrChange w:id="3422" w:author="Claire Kouba" w:date="2023-09-12T16:52:00Z">
            <w:rPr>
              <w:rFonts w:ascii="Times New Roman" w:hAnsi="Times New Roman"/>
              <w:i/>
              <w:w w:val="115"/>
              <w:sz w:val="20"/>
            </w:rPr>
          </w:rPrChange>
        </w:rPr>
        <w:t>obs</w:t>
      </w:r>
      <w:r w:rsidRPr="00D753AC">
        <w:rPr>
          <w:rFonts w:ascii="Times New Roman" w:hAnsi="Times New Roman" w:cs="Times New Roman"/>
          <w:i/>
          <w:w w:val="110"/>
          <w:position w:val="-2"/>
          <w:rPrChange w:id="3423" w:author="Claire Kouba" w:date="2023-09-12T16:52:00Z">
            <w:rPr>
              <w:rFonts w:ascii="Times New Roman" w:hAnsi="Times New Roman"/>
              <w:i/>
              <w:w w:val="115"/>
              <w:position w:val="-2"/>
              <w:sz w:val="20"/>
            </w:rPr>
          </w:rPrChange>
        </w:rPr>
        <w:t>B,</w:t>
      </w:r>
      <w:r w:rsidRPr="00D753AC">
        <w:rPr>
          <w:rFonts w:ascii="Times New Roman" w:hAnsi="Times New Roman" w:cs="Times New Roman"/>
          <w:i/>
          <w:spacing w:val="-15"/>
          <w:w w:val="110"/>
          <w:position w:val="-2"/>
          <w:rPrChange w:id="3424" w:author="Claire Kouba" w:date="2023-09-12T16:52:00Z">
            <w:rPr>
              <w:rFonts w:ascii="Times New Roman" w:hAnsi="Times New Roman"/>
              <w:i/>
              <w:spacing w:val="-29"/>
              <w:w w:val="115"/>
              <w:position w:val="-2"/>
              <w:sz w:val="20"/>
            </w:rPr>
          </w:rPrChange>
        </w:rPr>
        <w:t xml:space="preserve"> </w:t>
      </w:r>
      <w:r w:rsidRPr="00D753AC">
        <w:rPr>
          <w:rFonts w:ascii="Times New Roman" w:hAnsi="Times New Roman" w:cs="Times New Roman"/>
          <w:i/>
          <w:w w:val="110"/>
          <w:position w:val="-2"/>
          <w:rPrChange w:id="3425" w:author="Claire Kouba" w:date="2023-09-12T16:52:00Z">
            <w:rPr>
              <w:rFonts w:ascii="Times New Roman" w:hAnsi="Times New Roman"/>
              <w:i/>
              <w:w w:val="135"/>
              <w:position w:val="-2"/>
              <w:sz w:val="20"/>
            </w:rPr>
          </w:rPrChange>
        </w:rPr>
        <w:t>i</w:t>
      </w:r>
      <w:ins w:id="3426" w:author="Claire Kouba" w:date="2023-09-12T16:52:00Z">
        <w:r w:rsidRPr="00D753AC">
          <w:rPr>
            <w:rFonts w:ascii="Times New Roman" w:eastAsia="Arial" w:hAnsi="Times New Roman" w:cs="Times New Roman"/>
            <w:i/>
            <w:w w:val="110"/>
            <w:position w:val="-2"/>
          </w:rPr>
          <w:tab/>
        </w:r>
        <w:r w:rsidRPr="00D753AC">
          <w:rPr>
            <w:rFonts w:ascii="Times New Roman" w:eastAsia="Times New Roman" w:hAnsi="Times New Roman" w:cs="Times New Roman"/>
            <w:w w:val="115"/>
          </w:rPr>
          <w:t>(1)</w:t>
        </w:r>
      </w:ins>
    </w:p>
    <w:p w:rsidR="002153D1" w:rsidRPr="00D753AC" w:rsidRDefault="002573FA">
      <w:pPr>
        <w:pStyle w:val="BodyText"/>
        <w:spacing w:before="199"/>
        <w:ind w:left="173"/>
        <w:rPr>
          <w:rFonts w:cs="Times New Roman"/>
          <w:sz w:val="22"/>
          <w:szCs w:val="22"/>
        </w:rPr>
        <w:pPrChange w:id="3427" w:author="Claire Kouba" w:date="2023-09-12T16:52:00Z">
          <w:pPr>
            <w:pStyle w:val="BodyText"/>
            <w:spacing w:before="174"/>
            <w:ind w:left="173" w:right="52"/>
          </w:pPr>
        </w:pPrChange>
      </w:pPr>
      <w:r w:rsidRPr="00D753AC">
        <w:rPr>
          <w:rFonts w:cs="Times New Roman"/>
          <w:sz w:val="22"/>
          <w:szCs w:val="22"/>
        </w:rPr>
        <w:t>Where:</w:t>
      </w:r>
    </w:p>
    <w:p w:rsidR="002153D1" w:rsidRPr="00D753AC" w:rsidRDefault="002153D1">
      <w:pPr>
        <w:spacing w:before="2"/>
        <w:ind w:left="173"/>
        <w:rPr>
          <w:rFonts w:ascii="Times New Roman" w:eastAsia="Times New Roman" w:hAnsi="Times New Roman" w:cs="Times New Roman"/>
        </w:rPr>
        <w:pPrChange w:id="3428" w:author="Claire Kouba" w:date="2023-09-12T16:52:00Z">
          <w:pPr>
            <w:spacing w:before="11"/>
            <w:ind w:left="173"/>
          </w:pPr>
        </w:pPrChange>
      </w:pPr>
    </w:p>
    <w:p w:rsidR="002153D1" w:rsidRPr="00D753AC" w:rsidRDefault="002573FA">
      <w:pPr>
        <w:pStyle w:val="ListParagraph"/>
        <w:numPr>
          <w:ilvl w:val="0"/>
          <w:numId w:val="6"/>
        </w:numPr>
        <w:tabs>
          <w:tab w:val="left" w:pos="668"/>
        </w:tabs>
        <w:ind w:left="173" w:hanging="199"/>
        <w:rPr>
          <w:rFonts w:ascii="Times New Roman" w:eastAsia="Times New Roman" w:hAnsi="Times New Roman" w:cs="Times New Roman"/>
        </w:rPr>
        <w:pPrChange w:id="3429" w:author="Claire Kouba" w:date="2023-09-12T16:52:00Z">
          <w:pPr>
            <w:pStyle w:val="ListParagraph"/>
            <w:numPr>
              <w:numId w:val="15"/>
            </w:numPr>
            <w:tabs>
              <w:tab w:val="left" w:pos="768"/>
            </w:tabs>
            <w:ind w:left="173" w:right="52" w:hanging="199"/>
          </w:pPr>
        </w:pPrChange>
      </w:pPr>
      <w:r w:rsidRPr="00D753AC">
        <w:rPr>
          <w:rFonts w:ascii="Times New Roman" w:hAnsi="Times New Roman" w:cs="Times New Roman"/>
          <w:i/>
          <w:spacing w:val="2"/>
          <w:w w:val="105"/>
        </w:rPr>
        <w:t>Predicted</w:t>
      </w:r>
      <w:r w:rsidRPr="00D753AC">
        <w:rPr>
          <w:rFonts w:ascii="Times New Roman" w:hAnsi="Times New Roman" w:cs="Times New Roman"/>
          <w:i/>
          <w:spacing w:val="2"/>
          <w:w w:val="105"/>
          <w:position w:val="-2"/>
        </w:rPr>
        <w:t>i</w:t>
      </w:r>
      <w:r w:rsidRPr="00D753AC">
        <w:rPr>
          <w:rFonts w:ascii="Times New Roman" w:hAnsi="Times New Roman" w:cs="Times New Roman"/>
          <w:i/>
          <w:spacing w:val="12"/>
          <w:w w:val="105"/>
          <w:position w:val="-2"/>
        </w:rPr>
        <w:t xml:space="preserve"> </w:t>
      </w:r>
      <w:r w:rsidRPr="00D753AC">
        <w:rPr>
          <w:rFonts w:ascii="Times New Roman" w:hAnsi="Times New Roman" w:cs="Times New Roman"/>
          <w:w w:val="105"/>
        </w:rPr>
        <w:t>is</w:t>
      </w:r>
      <w:r w:rsidRPr="00D753AC">
        <w:rPr>
          <w:rFonts w:ascii="Times New Roman" w:hAnsi="Times New Roman" w:cs="Times New Roman"/>
          <w:spacing w:val="-8"/>
          <w:w w:val="105"/>
          <w:rPrChange w:id="3430"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8"/>
          <w:w w:val="105"/>
          <w:rPrChange w:id="3431"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predicted</w:t>
      </w:r>
      <w:r w:rsidRPr="00D753AC">
        <w:rPr>
          <w:rFonts w:ascii="Times New Roman" w:hAnsi="Times New Roman" w:cs="Times New Roman"/>
          <w:spacing w:val="-8"/>
          <w:w w:val="105"/>
          <w:rPrChange w:id="3432"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value</w:t>
      </w:r>
      <w:r w:rsidRPr="00D753AC">
        <w:rPr>
          <w:rFonts w:ascii="Times New Roman" w:hAnsi="Times New Roman" w:cs="Times New Roman"/>
          <w:spacing w:val="-8"/>
          <w:w w:val="105"/>
          <w:rPrChange w:id="3433"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(either</w:t>
      </w:r>
      <w:r w:rsidRPr="00D753AC">
        <w:rPr>
          <w:rFonts w:ascii="Times New Roman" w:hAnsi="Times New Roman" w:cs="Times New Roman"/>
          <w:spacing w:val="-8"/>
          <w:w w:val="105"/>
          <w:rPrChange w:id="3434"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05"/>
        </w:rPr>
        <w:t>V</w:t>
      </w:r>
      <w:r w:rsidRPr="00D753AC">
        <w:rPr>
          <w:rFonts w:ascii="Times New Roman" w:hAnsi="Times New Roman" w:cs="Times New Roman"/>
          <w:i/>
          <w:w w:val="105"/>
          <w:position w:val="-2"/>
        </w:rPr>
        <w:t>min</w:t>
      </w:r>
      <w:del w:id="3435"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3"/>
            <w:w w:val="105"/>
            <w:position w:val="-2"/>
          </w:rPr>
          <w:delText xml:space="preserve"> </w:delText>
        </w:r>
        <w:r w:rsidR="00505335" w:rsidRPr="00D753AC">
          <w:rPr>
            <w:rFonts w:ascii="Times New Roman" w:hAnsi="Times New Roman" w:cs="Times New Roman"/>
            <w:w w:val="105"/>
            <w:position w:val="-2"/>
          </w:rPr>
          <w:delText>30</w:delText>
        </w:r>
        <w:r w:rsidR="00505335" w:rsidRPr="00D753AC">
          <w:rPr>
            <w:rFonts w:ascii="Times New Roman" w:hAnsi="Times New Roman" w:cs="Times New Roman"/>
            <w:spacing w:val="7"/>
            <w:w w:val="105"/>
            <w:position w:val="-2"/>
          </w:rPr>
          <w:delText xml:space="preserve"> </w:delText>
        </w:r>
        <w:r w:rsidR="00505335" w:rsidRPr="00D753AC">
          <w:rPr>
            <w:rFonts w:ascii="Times New Roman" w:hAnsi="Times New Roman" w:cs="Times New Roman"/>
            <w:i/>
            <w:w w:val="105"/>
            <w:position w:val="-2"/>
          </w:rPr>
          <w:delText>days</w:delText>
        </w:r>
      </w:del>
      <w:r w:rsidRPr="00D753AC">
        <w:rPr>
          <w:rFonts w:ascii="Times New Roman" w:hAnsi="Times New Roman" w:cs="Times New Roman"/>
          <w:i/>
          <w:spacing w:val="12"/>
          <w:w w:val="105"/>
          <w:position w:val="-2"/>
        </w:rPr>
        <w:t xml:space="preserve"> </w:t>
      </w:r>
      <w:r w:rsidRPr="00D753AC">
        <w:rPr>
          <w:rFonts w:ascii="Times New Roman" w:hAnsi="Times New Roman" w:cs="Times New Roman"/>
          <w:w w:val="105"/>
        </w:rPr>
        <w:t>or</w:t>
      </w:r>
      <w:r w:rsidRPr="00D753AC">
        <w:rPr>
          <w:rFonts w:ascii="Times New Roman" w:hAnsi="Times New Roman" w:cs="Times New Roman"/>
          <w:spacing w:val="-8"/>
          <w:w w:val="105"/>
          <w:rPrChange w:id="3436"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05"/>
        </w:rPr>
        <w:t>P</w:t>
      </w:r>
      <w:r w:rsidRPr="00D753AC">
        <w:rPr>
          <w:rFonts w:ascii="Times New Roman" w:hAnsi="Times New Roman" w:cs="Times New Roman"/>
          <w:i/>
          <w:w w:val="105"/>
          <w:position w:val="-2"/>
        </w:rPr>
        <w:t>spill</w:t>
      </w:r>
      <w:r w:rsidRPr="00D753AC">
        <w:rPr>
          <w:rFonts w:ascii="Times New Roman" w:hAnsi="Times New Roman" w:cs="Times New Roman"/>
          <w:w w:val="105"/>
        </w:rPr>
        <w:t>)</w:t>
      </w:r>
      <w:r w:rsidRPr="00D753AC">
        <w:rPr>
          <w:rFonts w:ascii="Times New Roman" w:hAnsi="Times New Roman" w:cs="Times New Roman"/>
          <w:spacing w:val="-8"/>
          <w:w w:val="105"/>
          <w:rPrChange w:id="3437"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in</w:t>
      </w:r>
      <w:r w:rsidRPr="00D753AC">
        <w:rPr>
          <w:rFonts w:ascii="Times New Roman" w:hAnsi="Times New Roman" w:cs="Times New Roman"/>
          <w:spacing w:val="-8"/>
          <w:w w:val="105"/>
          <w:rPrChange w:id="3438"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calendar</w:t>
      </w:r>
      <w:r w:rsidRPr="00D753AC">
        <w:rPr>
          <w:rFonts w:ascii="Times New Roman" w:hAnsi="Times New Roman" w:cs="Times New Roman"/>
          <w:spacing w:val="-8"/>
          <w:w w:val="105"/>
          <w:rPrChange w:id="3439"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year</w:t>
      </w:r>
      <w:r w:rsidRPr="00D753AC">
        <w:rPr>
          <w:rFonts w:ascii="Times New Roman" w:hAnsi="Times New Roman" w:cs="Times New Roman"/>
          <w:spacing w:val="-8"/>
          <w:w w:val="105"/>
          <w:rPrChange w:id="3440"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25"/>
        </w:rPr>
        <w:t>i</w:t>
      </w:r>
      <w:r w:rsidRPr="00D753AC">
        <w:rPr>
          <w:rFonts w:ascii="Times New Roman" w:hAnsi="Times New Roman" w:cs="Times New Roman"/>
          <w:i/>
          <w:spacing w:val="-25"/>
          <w:w w:val="125"/>
        </w:rPr>
        <w:t xml:space="preserve"> </w:t>
      </w:r>
      <w:r w:rsidRPr="00D753AC">
        <w:rPr>
          <w:rFonts w:ascii="Times New Roman" w:hAnsi="Times New Roman" w:cs="Times New Roman"/>
          <w:w w:val="105"/>
        </w:rPr>
        <w:t>(i.e.,</w:t>
      </w:r>
      <w:r w:rsidRPr="00D753AC">
        <w:rPr>
          <w:rFonts w:ascii="Times New Roman" w:hAnsi="Times New Roman" w:cs="Times New Roman"/>
          <w:spacing w:val="-8"/>
          <w:w w:val="105"/>
          <w:rPrChange w:id="3441"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at</w:t>
      </w:r>
      <w:r w:rsidRPr="00D753AC">
        <w:rPr>
          <w:rFonts w:ascii="Times New Roman" w:hAnsi="Times New Roman" w:cs="Times New Roman"/>
          <w:spacing w:val="-8"/>
          <w:w w:val="105"/>
          <w:rPrChange w:id="3442"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8"/>
          <w:w w:val="105"/>
          <w:rPrChange w:id="3443"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end</w:t>
      </w:r>
      <w:r w:rsidRPr="00D753AC">
        <w:rPr>
          <w:rFonts w:ascii="Times New Roman" w:hAnsi="Times New Roman" w:cs="Times New Roman"/>
          <w:spacing w:val="-8"/>
          <w:w w:val="105"/>
          <w:rPrChange w:id="3444"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of</w:t>
      </w:r>
      <w:r w:rsidRPr="00D753AC">
        <w:rPr>
          <w:rFonts w:ascii="Times New Roman" w:hAnsi="Times New Roman" w:cs="Times New Roman"/>
          <w:spacing w:val="-8"/>
          <w:w w:val="105"/>
          <w:rPrChange w:id="3445"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water</w:t>
      </w:r>
      <w:r w:rsidRPr="00D753AC">
        <w:rPr>
          <w:rFonts w:ascii="Times New Roman" w:hAnsi="Times New Roman" w:cs="Times New Roman"/>
          <w:spacing w:val="-8"/>
          <w:w w:val="105"/>
          <w:rPrChange w:id="3446"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w w:val="105"/>
        </w:rPr>
        <w:t>year</w:t>
      </w:r>
      <w:r w:rsidRPr="00D753AC">
        <w:rPr>
          <w:rFonts w:ascii="Times New Roman" w:hAnsi="Times New Roman" w:cs="Times New Roman"/>
          <w:spacing w:val="-8"/>
          <w:w w:val="105"/>
          <w:rPrChange w:id="3447" w:author="Claire Kouba" w:date="2023-09-12T16:52:00Z">
            <w:rPr>
              <w:rFonts w:ascii="Times New Roman" w:hAnsi="Times New Roman"/>
              <w:spacing w:val="-9"/>
              <w:w w:val="105"/>
              <w:sz w:val="20"/>
            </w:rPr>
          </w:rPrChange>
        </w:rPr>
        <w:t xml:space="preserve"> </w:t>
      </w:r>
      <w:r w:rsidRPr="00D753AC">
        <w:rPr>
          <w:rFonts w:ascii="Times New Roman" w:hAnsi="Times New Roman" w:cs="Times New Roman"/>
          <w:i/>
          <w:w w:val="105"/>
        </w:rPr>
        <w:t>i</w:t>
      </w:r>
      <w:r w:rsidRPr="00D753AC">
        <w:rPr>
          <w:rFonts w:ascii="Times New Roman" w:hAnsi="Times New Roman" w:cs="Times New Roman"/>
          <w:w w:val="105"/>
        </w:rPr>
        <w:t>).</w:t>
      </w:r>
    </w:p>
    <w:p w:rsidR="002153D1" w:rsidRPr="00D753AC" w:rsidRDefault="002573FA">
      <w:pPr>
        <w:pStyle w:val="ListParagraph"/>
        <w:numPr>
          <w:ilvl w:val="0"/>
          <w:numId w:val="6"/>
        </w:numPr>
        <w:tabs>
          <w:tab w:val="left" w:pos="668"/>
        </w:tabs>
        <w:spacing w:before="87"/>
        <w:ind w:left="173" w:hanging="199"/>
        <w:rPr>
          <w:rFonts w:ascii="Times New Roman" w:eastAsia="Times New Roman" w:hAnsi="Times New Roman" w:cs="Times New Roman"/>
        </w:rPr>
        <w:pPrChange w:id="3448" w:author="Claire Kouba" w:date="2023-09-12T16:52:00Z">
          <w:pPr>
            <w:pStyle w:val="ListParagraph"/>
            <w:numPr>
              <w:numId w:val="15"/>
            </w:numPr>
            <w:tabs>
              <w:tab w:val="left" w:pos="768"/>
            </w:tabs>
            <w:spacing w:before="84"/>
            <w:ind w:left="173" w:right="52" w:hanging="199"/>
          </w:pPr>
        </w:pPrChange>
      </w:pPr>
      <w:r w:rsidRPr="00D753AC">
        <w:rPr>
          <w:rFonts w:ascii="Times New Roman" w:hAnsi="Times New Roman" w:cs="Times New Roman"/>
          <w:i/>
          <w:w w:val="110"/>
        </w:rPr>
        <w:t>obs</w:t>
      </w:r>
      <w:r w:rsidRPr="00D753AC">
        <w:rPr>
          <w:rFonts w:ascii="Times New Roman" w:hAnsi="Times New Roman" w:cs="Times New Roman"/>
          <w:i/>
          <w:w w:val="110"/>
          <w:position w:val="-2"/>
        </w:rPr>
        <w:t>A,</w:t>
      </w:r>
      <w:r w:rsidRPr="00D753AC">
        <w:rPr>
          <w:rFonts w:ascii="Times New Roman" w:hAnsi="Times New Roman" w:cs="Times New Roman"/>
          <w:i/>
          <w:spacing w:val="-2"/>
          <w:w w:val="110"/>
          <w:position w:val="-2"/>
          <w:rPrChange w:id="3449" w:author="Claire Kouba" w:date="2023-09-12T16:52:00Z">
            <w:rPr>
              <w:rFonts w:ascii="Times New Roman" w:hAnsi="Times New Roman"/>
              <w:i/>
              <w:spacing w:val="-6"/>
              <w:w w:val="110"/>
              <w:position w:val="-2"/>
              <w:sz w:val="20"/>
            </w:rPr>
          </w:rPrChange>
        </w:rPr>
        <w:t xml:space="preserve"> </w:t>
      </w:r>
      <w:r w:rsidRPr="00D753AC">
        <w:rPr>
          <w:rFonts w:ascii="Times New Roman" w:hAnsi="Times New Roman" w:cs="Times New Roman"/>
          <w:i/>
          <w:spacing w:val="2"/>
          <w:w w:val="150"/>
          <w:position w:val="-2"/>
        </w:rPr>
        <w:t>i</w:t>
      </w:r>
      <w:r w:rsidRPr="00D753AC">
        <w:rPr>
          <w:rFonts w:ascii="Times New Roman" w:hAnsi="Times New Roman" w:cs="Times New Roman"/>
          <w:i/>
          <w:spacing w:val="2"/>
          <w:w w:val="150"/>
        </w:rPr>
        <w:t>,</w:t>
      </w:r>
      <w:r w:rsidRPr="00D753AC">
        <w:rPr>
          <w:rFonts w:ascii="Times New Roman" w:hAnsi="Times New Roman" w:cs="Times New Roman"/>
          <w:i/>
          <w:spacing w:val="-24"/>
          <w:w w:val="150"/>
          <w:rPrChange w:id="3450" w:author="Claire Kouba" w:date="2023-09-12T16:52:00Z">
            <w:rPr>
              <w:rFonts w:ascii="Times New Roman" w:hAnsi="Times New Roman"/>
              <w:i/>
              <w:spacing w:val="-30"/>
              <w:w w:val="150"/>
              <w:sz w:val="20"/>
            </w:rPr>
          </w:rPrChange>
        </w:rPr>
        <w:t xml:space="preserve"> </w:t>
      </w:r>
      <w:r w:rsidRPr="00D753AC">
        <w:rPr>
          <w:rFonts w:ascii="Times New Roman" w:hAnsi="Times New Roman" w:cs="Times New Roman"/>
          <w:i/>
          <w:w w:val="110"/>
        </w:rPr>
        <w:t>obs</w:t>
      </w:r>
      <w:r w:rsidRPr="00D753AC">
        <w:rPr>
          <w:rFonts w:ascii="Times New Roman" w:hAnsi="Times New Roman" w:cs="Times New Roman"/>
          <w:i/>
          <w:w w:val="110"/>
          <w:position w:val="-2"/>
        </w:rPr>
        <w:t>B,</w:t>
      </w:r>
      <w:r w:rsidRPr="00D753AC">
        <w:rPr>
          <w:rFonts w:ascii="Times New Roman" w:hAnsi="Times New Roman" w:cs="Times New Roman"/>
          <w:i/>
          <w:spacing w:val="-2"/>
          <w:w w:val="110"/>
          <w:position w:val="-2"/>
          <w:rPrChange w:id="3451" w:author="Claire Kouba" w:date="2023-09-12T16:52:00Z">
            <w:rPr>
              <w:rFonts w:ascii="Times New Roman" w:hAnsi="Times New Roman"/>
              <w:i/>
              <w:spacing w:val="-6"/>
              <w:w w:val="110"/>
              <w:position w:val="-2"/>
              <w:sz w:val="20"/>
            </w:rPr>
          </w:rPrChange>
        </w:rPr>
        <w:t xml:space="preserve"> </w:t>
      </w:r>
      <w:r w:rsidRPr="00D753AC">
        <w:rPr>
          <w:rFonts w:ascii="Times New Roman" w:hAnsi="Times New Roman" w:cs="Times New Roman"/>
          <w:i/>
          <w:w w:val="150"/>
          <w:position w:val="-2"/>
        </w:rPr>
        <w:t>i</w:t>
      </w:r>
      <w:r w:rsidRPr="00D753AC">
        <w:rPr>
          <w:rFonts w:ascii="Times New Roman" w:hAnsi="Times New Roman" w:cs="Times New Roman"/>
          <w:i/>
          <w:spacing w:val="-10"/>
          <w:w w:val="150"/>
          <w:position w:val="-2"/>
          <w:rPrChange w:id="3452" w:author="Claire Kouba" w:date="2023-09-12T16:52:00Z">
            <w:rPr>
              <w:rFonts w:ascii="Times New Roman" w:hAnsi="Times New Roman"/>
              <w:i/>
              <w:spacing w:val="-15"/>
              <w:w w:val="150"/>
              <w:position w:val="-2"/>
              <w:sz w:val="20"/>
            </w:rPr>
          </w:rPrChange>
        </w:rPr>
        <w:t xml:space="preserve"> </w:t>
      </w:r>
      <w:r w:rsidRPr="00D753AC">
        <w:rPr>
          <w:rFonts w:ascii="Times New Roman" w:hAnsi="Times New Roman" w:cs="Times New Roman"/>
          <w:w w:val="110"/>
        </w:rPr>
        <w:t>are</w:t>
      </w:r>
      <w:r w:rsidRPr="00D753AC">
        <w:rPr>
          <w:rFonts w:ascii="Times New Roman" w:hAnsi="Times New Roman" w:cs="Times New Roman"/>
          <w:spacing w:val="-14"/>
          <w:w w:val="110"/>
          <w:rPrChange w:id="3453"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the</w:t>
      </w:r>
      <w:r w:rsidRPr="00D753AC">
        <w:rPr>
          <w:rFonts w:ascii="Times New Roman" w:hAnsi="Times New Roman" w:cs="Times New Roman"/>
          <w:spacing w:val="-14"/>
          <w:w w:val="110"/>
          <w:rPrChange w:id="3454"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observed</w:t>
      </w:r>
      <w:r w:rsidRPr="00D753AC">
        <w:rPr>
          <w:rFonts w:ascii="Times New Roman" w:hAnsi="Times New Roman" w:cs="Times New Roman"/>
          <w:spacing w:val="-14"/>
          <w:w w:val="110"/>
          <w:rPrChange w:id="3455"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predictor</w:t>
      </w:r>
      <w:r w:rsidRPr="00D753AC">
        <w:rPr>
          <w:rFonts w:ascii="Times New Roman" w:hAnsi="Times New Roman" w:cs="Times New Roman"/>
          <w:spacing w:val="-14"/>
          <w:w w:val="110"/>
          <w:rPrChange w:id="3456"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values</w:t>
      </w:r>
      <w:r w:rsidRPr="00D753AC">
        <w:rPr>
          <w:rFonts w:ascii="Times New Roman" w:hAnsi="Times New Roman" w:cs="Times New Roman"/>
          <w:spacing w:val="-14"/>
          <w:w w:val="110"/>
          <w:rPrChange w:id="3457"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in</w:t>
      </w:r>
      <w:r w:rsidRPr="00D753AC">
        <w:rPr>
          <w:rFonts w:ascii="Times New Roman" w:hAnsi="Times New Roman" w:cs="Times New Roman"/>
          <w:spacing w:val="-14"/>
          <w:w w:val="110"/>
          <w:rPrChange w:id="3458"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October-April</w:t>
      </w:r>
      <w:r w:rsidRPr="00D753AC">
        <w:rPr>
          <w:rFonts w:ascii="Times New Roman" w:hAnsi="Times New Roman" w:cs="Times New Roman"/>
          <w:spacing w:val="-14"/>
          <w:w w:val="110"/>
          <w:rPrChange w:id="3459"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in</w:t>
      </w:r>
      <w:r w:rsidRPr="00D753AC">
        <w:rPr>
          <w:rFonts w:ascii="Times New Roman" w:hAnsi="Times New Roman" w:cs="Times New Roman"/>
          <w:spacing w:val="-14"/>
          <w:w w:val="110"/>
          <w:rPrChange w:id="3460"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water</w:t>
      </w:r>
      <w:r w:rsidRPr="00D753AC">
        <w:rPr>
          <w:rFonts w:ascii="Times New Roman" w:hAnsi="Times New Roman" w:cs="Times New Roman"/>
          <w:spacing w:val="-14"/>
          <w:w w:val="110"/>
          <w:rPrChange w:id="3461"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w w:val="110"/>
        </w:rPr>
        <w:t>year</w:t>
      </w:r>
      <w:r w:rsidRPr="00D753AC">
        <w:rPr>
          <w:rFonts w:ascii="Times New Roman" w:hAnsi="Times New Roman" w:cs="Times New Roman"/>
          <w:spacing w:val="-14"/>
          <w:w w:val="110"/>
          <w:rPrChange w:id="3462" w:author="Claire Kouba" w:date="2023-09-12T16:52:00Z">
            <w:rPr>
              <w:rFonts w:ascii="Times New Roman" w:hAnsi="Times New Roman"/>
              <w:spacing w:val="-19"/>
              <w:w w:val="110"/>
              <w:sz w:val="20"/>
            </w:rPr>
          </w:rPrChange>
        </w:rPr>
        <w:t xml:space="preserve"> </w:t>
      </w:r>
      <w:r w:rsidRPr="00D753AC">
        <w:rPr>
          <w:rFonts w:ascii="Times New Roman" w:hAnsi="Times New Roman" w:cs="Times New Roman"/>
          <w:i/>
          <w:w w:val="150"/>
        </w:rPr>
        <w:t>i</w:t>
      </w:r>
      <w:del w:id="3463" w:author="Claire Kouba" w:date="2023-09-12T16:52:00Z">
        <w:r w:rsidR="00505335" w:rsidRPr="00D753AC">
          <w:rPr>
            <w:rFonts w:ascii="Times New Roman" w:hAnsi="Times New Roman" w:cs="Times New Roman"/>
            <w:i/>
            <w:spacing w:val="-47"/>
            <w:w w:val="150"/>
          </w:rPr>
          <w:delText xml:space="preserve"> </w:delText>
        </w:r>
        <w:r w:rsidR="00505335" w:rsidRPr="00D753AC">
          <w:rPr>
            <w:rFonts w:ascii="Times New Roman" w:hAnsi="Times New Roman" w:cs="Times New Roman"/>
            <w:w w:val="110"/>
          </w:rPr>
          <w:delText>(millimeters).</w:delText>
        </w:r>
      </w:del>
      <w:ins w:id="3464" w:author="Claire Kouba" w:date="2023-09-12T16:52:00Z">
        <w:r w:rsidRPr="00D753AC">
          <w:rPr>
            <w:rFonts w:ascii="Times New Roman" w:hAnsi="Times New Roman" w:cs="Times New Roman"/>
            <w:w w:val="150"/>
          </w:rPr>
          <w:t>.</w:t>
        </w:r>
      </w:ins>
    </w:p>
    <w:p w:rsidR="002153D1" w:rsidRPr="00D753AC" w:rsidRDefault="002573FA">
      <w:pPr>
        <w:pStyle w:val="ListParagraph"/>
        <w:numPr>
          <w:ilvl w:val="0"/>
          <w:numId w:val="6"/>
        </w:numPr>
        <w:tabs>
          <w:tab w:val="left" w:pos="668"/>
        </w:tabs>
        <w:spacing w:before="87"/>
        <w:ind w:left="173" w:hanging="199"/>
        <w:rPr>
          <w:rFonts w:ascii="Times New Roman" w:eastAsia="Times New Roman" w:hAnsi="Times New Roman" w:cs="Times New Roman"/>
        </w:rPr>
        <w:pPrChange w:id="3465" w:author="Claire Kouba" w:date="2023-09-12T16:52:00Z">
          <w:pPr>
            <w:pStyle w:val="ListParagraph"/>
            <w:numPr>
              <w:numId w:val="15"/>
            </w:numPr>
            <w:tabs>
              <w:tab w:val="left" w:pos="768"/>
            </w:tabs>
            <w:spacing w:before="87"/>
            <w:ind w:left="173" w:right="52" w:hanging="199"/>
          </w:pPr>
        </w:pPrChange>
      </w:pPr>
      <w:r w:rsidRPr="00D753AC">
        <w:rPr>
          <w:rFonts w:ascii="Times New Roman" w:hAnsi="Times New Roman" w:cs="Times New Roman"/>
          <w:i/>
          <w:w w:val="105"/>
        </w:rPr>
        <w:t>Int., m</w:t>
      </w:r>
      <w:r w:rsidRPr="00D753AC">
        <w:rPr>
          <w:rFonts w:ascii="Times New Roman" w:hAnsi="Times New Roman" w:cs="Times New Roman"/>
          <w:i/>
          <w:w w:val="105"/>
          <w:position w:val="-2"/>
        </w:rPr>
        <w:t>A</w:t>
      </w:r>
      <w:r w:rsidRPr="00D753AC">
        <w:rPr>
          <w:rFonts w:ascii="Times New Roman" w:hAnsi="Times New Roman" w:cs="Times New Roman"/>
          <w:i/>
          <w:w w:val="105"/>
        </w:rPr>
        <w:t>, m</w:t>
      </w:r>
      <w:r w:rsidRPr="00D753AC">
        <w:rPr>
          <w:rFonts w:ascii="Times New Roman" w:hAnsi="Times New Roman" w:cs="Times New Roman"/>
          <w:i/>
          <w:w w:val="105"/>
          <w:position w:val="-2"/>
        </w:rPr>
        <w:t xml:space="preserve">B </w:t>
      </w:r>
      <w:r w:rsidRPr="00D753AC">
        <w:rPr>
          <w:rFonts w:ascii="Times New Roman" w:hAnsi="Times New Roman" w:cs="Times New Roman"/>
          <w:w w:val="105"/>
        </w:rPr>
        <w:t>are the coefficients of the selected linear</w:t>
      </w:r>
      <w:r w:rsidRPr="00D753AC">
        <w:rPr>
          <w:rFonts w:ascii="Times New Roman" w:hAnsi="Times New Roman" w:cs="Times New Roman"/>
          <w:spacing w:val="-25"/>
          <w:w w:val="105"/>
        </w:rPr>
        <w:t xml:space="preserve"> </w:t>
      </w:r>
      <w:r w:rsidRPr="00D753AC">
        <w:rPr>
          <w:rFonts w:ascii="Times New Roman" w:hAnsi="Times New Roman" w:cs="Times New Roman"/>
          <w:w w:val="105"/>
        </w:rPr>
        <w:t>model.</w:t>
      </w:r>
    </w:p>
    <w:p w:rsidR="002153D1" w:rsidRPr="00D753AC" w:rsidRDefault="002153D1">
      <w:pPr>
        <w:ind w:left="173"/>
        <w:rPr>
          <w:rFonts w:ascii="Times New Roman" w:eastAsia="Times New Roman" w:hAnsi="Times New Roman" w:cs="Times New Roman"/>
        </w:rPr>
      </w:pPr>
    </w:p>
    <w:p w:rsidR="002153D1" w:rsidRPr="00D753AC" w:rsidRDefault="002153D1">
      <w:pPr>
        <w:spacing w:before="11"/>
        <w:ind w:left="173"/>
        <w:rPr>
          <w:rFonts w:ascii="Times New Roman" w:eastAsia="Times New Roman" w:hAnsi="Times New Roman" w:cs="Times New Roman"/>
        </w:rPr>
        <w:pPrChange w:id="3466" w:author="Claire Kouba" w:date="2023-09-12T16:52:00Z">
          <w:pPr>
            <w:ind w:left="173"/>
          </w:pPr>
        </w:pPrChange>
      </w:pPr>
    </w:p>
    <w:p w:rsidR="002153D1" w:rsidRPr="00D753AC" w:rsidRDefault="002573FA">
      <w:pPr>
        <w:pStyle w:val="Heading2"/>
        <w:numPr>
          <w:ilvl w:val="0"/>
          <w:numId w:val="9"/>
        </w:numPr>
        <w:tabs>
          <w:tab w:val="left" w:pos="464"/>
        </w:tabs>
        <w:ind w:left="173"/>
        <w:rPr>
          <w:rFonts w:cs="Times New Roman"/>
          <w:sz w:val="22"/>
          <w:szCs w:val="22"/>
        </w:rPr>
        <w:pPrChange w:id="3467" w:author="Claire Kouba" w:date="2023-09-12T16:52:00Z">
          <w:pPr>
            <w:pStyle w:val="Heading1"/>
            <w:numPr>
              <w:numId w:val="14"/>
            </w:numPr>
            <w:tabs>
              <w:tab w:val="left" w:pos="569"/>
            </w:tabs>
            <w:ind w:left="173" w:right="52" w:hanging="299"/>
          </w:pPr>
        </w:pPrChange>
      </w:pPr>
      <w:r w:rsidRPr="00D753AC">
        <w:rPr>
          <w:rFonts w:cs="Times New Roman"/>
          <w:sz w:val="22"/>
          <w:szCs w:val="22"/>
        </w:rPr>
        <w:t>Results</w:t>
      </w:r>
    </w:p>
    <w:p w:rsidR="002153D1" w:rsidRPr="00D753AC" w:rsidRDefault="002153D1">
      <w:pPr>
        <w:spacing w:before="3"/>
        <w:ind w:left="173"/>
        <w:rPr>
          <w:rFonts w:ascii="Times New Roman" w:eastAsia="Times New Roman" w:hAnsi="Times New Roman" w:cs="Times New Roman"/>
          <w:b/>
          <w:bCs/>
        </w:rPr>
        <w:pPrChange w:id="3468" w:author="Claire Kouba" w:date="2023-09-12T16:52:00Z">
          <w:pPr>
            <w:spacing w:before="5"/>
            <w:ind w:left="173"/>
          </w:pPr>
        </w:pPrChange>
      </w:pPr>
    </w:p>
    <w:p w:rsidR="002153D1" w:rsidRPr="00D753AC" w:rsidRDefault="00AF16BB">
      <w:pPr>
        <w:pStyle w:val="Heading2"/>
        <w:pPrChange w:id="3469" w:author="Claire Kouba" w:date="2023-09-25T11:51:00Z">
          <w:pPr>
            <w:pStyle w:val="ListParagraph"/>
            <w:numPr>
              <w:ilvl w:val="1"/>
              <w:numId w:val="14"/>
            </w:numPr>
            <w:tabs>
              <w:tab w:val="left" w:pos="550"/>
            </w:tabs>
            <w:ind w:left="173" w:right="52" w:hanging="448"/>
            <w:jc w:val="right"/>
          </w:pPr>
        </w:pPrChange>
      </w:pPr>
      <w:ins w:id="3470" w:author="Claire Kouba" w:date="2023-09-25T11:51:00Z">
        <w:r>
          <w:t xml:space="preserve">3.1 </w:t>
        </w:r>
      </w:ins>
      <w:r w:rsidR="002573FA" w:rsidRPr="00D753AC">
        <w:t>Scott River precipitation-runoff</w:t>
      </w:r>
      <w:r w:rsidR="002573FA" w:rsidRPr="00D753AC">
        <w:rPr>
          <w:spacing w:val="-4"/>
        </w:rPr>
        <w:t xml:space="preserve"> </w:t>
      </w:r>
      <w:r w:rsidR="002573FA" w:rsidRPr="00D753AC">
        <w:t>behavior</w:t>
      </w:r>
    </w:p>
    <w:p w:rsidR="002153D1" w:rsidRPr="001E219C" w:rsidRDefault="002153D1">
      <w:pPr>
        <w:spacing w:before="9"/>
        <w:ind w:left="173"/>
        <w:rPr>
          <w:ins w:id="3471" w:author="Claire Kouba" w:date="2023-09-26T15:39:00Z"/>
          <w:rFonts w:ascii="Times New Roman" w:eastAsia="Times New Roman" w:hAnsi="Times New Roman" w:cs="Times New Roman"/>
          <w:b/>
          <w:bCs/>
          <w:rPrChange w:id="3472" w:author="Claire Kouba" w:date="2023-09-26T15:40:00Z">
            <w:rPr>
              <w:ins w:id="3473" w:author="Claire Kouba" w:date="2023-09-26T15:39:00Z"/>
              <w:rFonts w:ascii="Times New Roman" w:eastAsia="Times New Roman" w:hAnsi="Times New Roman" w:cs="Times New Roman"/>
              <w:b/>
              <w:bCs/>
            </w:rPr>
          </w:rPrChange>
        </w:rPr>
      </w:pPr>
    </w:p>
    <w:p w:rsidR="00AA7750" w:rsidRPr="001E219C" w:rsidRDefault="00AA7750">
      <w:pPr>
        <w:spacing w:before="9"/>
        <w:ind w:left="173"/>
        <w:rPr>
          <w:ins w:id="3474" w:author="Claire Kouba" w:date="2023-09-26T15:39:00Z"/>
          <w:rFonts w:ascii="Times New Roman" w:hAnsi="Times New Roman" w:cs="Times New Roman"/>
          <w:w w:val="105"/>
          <w:rPrChange w:id="3475" w:author="Claire Kouba" w:date="2023-09-26T15:40:00Z">
            <w:rPr>
              <w:ins w:id="3476" w:author="Claire Kouba" w:date="2023-09-26T15:39:00Z"/>
              <w:rFonts w:cs="Times New Roman"/>
              <w:w w:val="105"/>
            </w:rPr>
          </w:rPrChange>
        </w:rPr>
      </w:pPr>
      <w:ins w:id="3477" w:author="Claire Kouba" w:date="2023-09-26T15:39:00Z">
        <w:r w:rsidRPr="001E219C">
          <w:rPr>
            <w:rFonts w:ascii="Times New Roman" w:hAnsi="Times New Roman" w:cs="Times New Roman"/>
            <w:w w:val="105"/>
            <w:rPrChange w:id="3478" w:author="Claire Kouba" w:date="2023-09-26T15:40:00Z">
              <w:rPr>
                <w:rFonts w:cs="Times New Roman"/>
                <w:w w:val="105"/>
                <w:highlight w:val="yellow"/>
              </w:rPr>
            </w:rPrChange>
          </w:rPr>
          <w:t>The</w:t>
        </w:r>
        <w:r w:rsidRPr="001E219C">
          <w:rPr>
            <w:rFonts w:ascii="Times New Roman" w:hAnsi="Times New Roman" w:cs="Times New Roman"/>
            <w:spacing w:val="-21"/>
            <w:w w:val="105"/>
            <w:rPrChange w:id="3479" w:author="Claire Kouba" w:date="2023-09-26T15:40:00Z">
              <w:rPr>
                <w:rFonts w:cs="Times New Roman"/>
                <w:spacing w:val="-21"/>
                <w:w w:val="105"/>
                <w:highlight w:val="yellow"/>
              </w:rPr>
            </w:rPrChange>
          </w:rPr>
          <w:t xml:space="preserve"> </w:t>
        </w:r>
        <w:r w:rsidRPr="001E219C">
          <w:rPr>
            <w:rFonts w:ascii="Times New Roman" w:hAnsi="Times New Roman" w:cs="Times New Roman"/>
            <w:w w:val="105"/>
            <w:rPrChange w:id="3480" w:author="Claire Kouba" w:date="2023-09-26T15:40:00Z">
              <w:rPr>
                <w:rFonts w:cs="Times New Roman"/>
                <w:w w:val="105"/>
                <w:highlight w:val="yellow"/>
              </w:rPr>
            </w:rPrChange>
          </w:rPr>
          <w:t>quantity</w:t>
        </w:r>
        <w:r w:rsidRPr="001E219C">
          <w:rPr>
            <w:rFonts w:ascii="Times New Roman" w:hAnsi="Times New Roman" w:cs="Times New Roman"/>
            <w:spacing w:val="-21"/>
            <w:w w:val="105"/>
            <w:rPrChange w:id="3481" w:author="Claire Kouba" w:date="2023-09-26T15:40:00Z">
              <w:rPr>
                <w:rFonts w:cs="Times New Roman"/>
                <w:spacing w:val="-21"/>
                <w:w w:val="105"/>
                <w:highlight w:val="yellow"/>
              </w:rPr>
            </w:rPrChange>
          </w:rPr>
          <w:t xml:space="preserve"> </w:t>
        </w:r>
        <w:r w:rsidRPr="001E219C">
          <w:rPr>
            <w:rFonts w:ascii="Times New Roman" w:hAnsi="Times New Roman" w:cs="Times New Roman"/>
            <w:i/>
            <w:w w:val="105"/>
            <w:rPrChange w:id="3482" w:author="Claire Kouba" w:date="2023-09-26T15:40:00Z">
              <w:rPr>
                <w:rFonts w:cs="Times New Roman"/>
                <w:i/>
                <w:w w:val="105"/>
                <w:highlight w:val="yellow"/>
              </w:rPr>
            </w:rPrChange>
          </w:rPr>
          <w:t>P</w:t>
        </w:r>
        <w:r w:rsidRPr="001E219C">
          <w:rPr>
            <w:rFonts w:ascii="Times New Roman" w:hAnsi="Times New Roman" w:cs="Times New Roman"/>
            <w:i/>
            <w:w w:val="105"/>
            <w:position w:val="-2"/>
            <w:rPrChange w:id="3483" w:author="Claire Kouba" w:date="2023-09-26T15:40:00Z">
              <w:rPr>
                <w:rFonts w:cs="Times New Roman"/>
                <w:i/>
                <w:w w:val="105"/>
                <w:position w:val="-2"/>
                <w:highlight w:val="yellow"/>
              </w:rPr>
            </w:rPrChange>
          </w:rPr>
          <w:t>spill</w:t>
        </w:r>
        <w:r w:rsidRPr="001E219C">
          <w:rPr>
            <w:rFonts w:ascii="Times New Roman" w:hAnsi="Times New Roman" w:cs="Times New Roman"/>
            <w:i/>
            <w:spacing w:val="-4"/>
            <w:w w:val="105"/>
            <w:position w:val="-2"/>
            <w:rPrChange w:id="3484" w:author="Claire Kouba" w:date="2023-09-26T15:40:00Z">
              <w:rPr>
                <w:rFonts w:cs="Times New Roman"/>
                <w:i/>
                <w:spacing w:val="-4"/>
                <w:w w:val="105"/>
                <w:position w:val="-2"/>
                <w:highlight w:val="yellow"/>
              </w:rPr>
            </w:rPrChange>
          </w:rPr>
          <w:t xml:space="preserve"> </w:t>
        </w:r>
        <w:r w:rsidRPr="001E219C">
          <w:rPr>
            <w:rFonts w:ascii="Times New Roman" w:hAnsi="Times New Roman" w:cs="Times New Roman"/>
            <w:w w:val="105"/>
            <w:rPrChange w:id="3485" w:author="Claire Kouba" w:date="2023-09-26T15:40:00Z">
              <w:rPr>
                <w:rFonts w:cs="Times New Roman"/>
                <w:w w:val="105"/>
                <w:highlight w:val="yellow"/>
              </w:rPr>
            </w:rPrChange>
          </w:rPr>
          <w:t>is</w:t>
        </w:r>
        <w:r w:rsidRPr="001E219C">
          <w:rPr>
            <w:rFonts w:ascii="Times New Roman" w:hAnsi="Times New Roman" w:cs="Times New Roman"/>
            <w:spacing w:val="-21"/>
            <w:w w:val="105"/>
            <w:rPrChange w:id="3486" w:author="Claire Kouba" w:date="2023-09-26T15:40:00Z">
              <w:rPr>
                <w:rFonts w:cs="Times New Roman"/>
                <w:spacing w:val="-21"/>
                <w:w w:val="105"/>
                <w:highlight w:val="yellow"/>
              </w:rPr>
            </w:rPrChange>
          </w:rPr>
          <w:t xml:space="preserve"> </w:t>
        </w:r>
        <w:r w:rsidRPr="001E219C">
          <w:rPr>
            <w:rFonts w:ascii="Times New Roman" w:hAnsi="Times New Roman" w:cs="Times New Roman"/>
            <w:w w:val="105"/>
            <w:rPrChange w:id="3487" w:author="Claire Kouba" w:date="2023-09-26T15:40:00Z">
              <w:rPr>
                <w:rFonts w:cs="Times New Roman"/>
                <w:w w:val="105"/>
                <w:highlight w:val="yellow"/>
              </w:rPr>
            </w:rPrChange>
          </w:rPr>
          <w:t>correlated</w:t>
        </w:r>
        <w:r w:rsidRPr="001E219C">
          <w:rPr>
            <w:rFonts w:ascii="Times New Roman" w:hAnsi="Times New Roman" w:cs="Times New Roman"/>
            <w:w w:val="99"/>
            <w:rPrChange w:id="3488" w:author="Claire Kouba" w:date="2023-09-26T15:40:00Z">
              <w:rPr>
                <w:rFonts w:cs="Times New Roman"/>
                <w:w w:val="99"/>
                <w:highlight w:val="yellow"/>
              </w:rPr>
            </w:rPrChange>
          </w:rPr>
          <w:t xml:space="preserve"> </w:t>
        </w:r>
        <w:r w:rsidRPr="001E219C">
          <w:rPr>
            <w:rFonts w:ascii="Times New Roman" w:hAnsi="Times New Roman" w:cs="Times New Roman"/>
            <w:w w:val="105"/>
            <w:rPrChange w:id="3489" w:author="Claire Kouba" w:date="2023-09-26T15:40:00Z">
              <w:rPr>
                <w:rFonts w:cs="Times New Roman"/>
                <w:w w:val="105"/>
                <w:highlight w:val="yellow"/>
              </w:rPr>
            </w:rPrChange>
          </w:rPr>
          <w:t>with</w:t>
        </w:r>
        <w:r w:rsidRPr="001E219C">
          <w:rPr>
            <w:rFonts w:ascii="Times New Roman" w:hAnsi="Times New Roman" w:cs="Times New Roman"/>
            <w:spacing w:val="-25"/>
            <w:w w:val="105"/>
            <w:rPrChange w:id="3490"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91" w:author="Claire Kouba" w:date="2023-09-26T15:40:00Z">
              <w:rPr>
                <w:rFonts w:cs="Times New Roman"/>
                <w:w w:val="105"/>
                <w:highlight w:val="yellow"/>
              </w:rPr>
            </w:rPrChange>
          </w:rPr>
          <w:t>both</w:t>
        </w:r>
        <w:r w:rsidRPr="001E219C">
          <w:rPr>
            <w:rFonts w:ascii="Times New Roman" w:hAnsi="Times New Roman" w:cs="Times New Roman"/>
            <w:spacing w:val="-25"/>
            <w:w w:val="105"/>
            <w:rPrChange w:id="3492"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93" w:author="Claire Kouba" w:date="2023-09-26T15:40:00Z">
              <w:rPr>
                <w:rFonts w:cs="Times New Roman"/>
                <w:w w:val="105"/>
                <w:highlight w:val="yellow"/>
              </w:rPr>
            </w:rPrChange>
          </w:rPr>
          <w:t>a</w:t>
        </w:r>
        <w:r w:rsidRPr="001E219C">
          <w:rPr>
            <w:rFonts w:ascii="Times New Roman" w:hAnsi="Times New Roman" w:cs="Times New Roman"/>
            <w:spacing w:val="-25"/>
            <w:w w:val="105"/>
            <w:rPrChange w:id="3494"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95" w:author="Claire Kouba" w:date="2023-09-26T15:40:00Z">
              <w:rPr>
                <w:rFonts w:cs="Times New Roman"/>
                <w:w w:val="105"/>
                <w:highlight w:val="yellow"/>
              </w:rPr>
            </w:rPrChange>
          </w:rPr>
          <w:t>lower</w:t>
        </w:r>
        <w:r w:rsidRPr="001E219C">
          <w:rPr>
            <w:rFonts w:ascii="Times New Roman" w:hAnsi="Times New Roman" w:cs="Times New Roman"/>
            <w:spacing w:val="-25"/>
            <w:w w:val="105"/>
            <w:rPrChange w:id="3496"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97" w:author="Claire Kouba" w:date="2023-09-26T15:40:00Z">
              <w:rPr>
                <w:rFonts w:cs="Times New Roman"/>
                <w:w w:val="105"/>
                <w:highlight w:val="yellow"/>
              </w:rPr>
            </w:rPrChange>
          </w:rPr>
          <w:t>minimum</w:t>
        </w:r>
        <w:r w:rsidRPr="001E219C">
          <w:rPr>
            <w:rFonts w:ascii="Times New Roman" w:hAnsi="Times New Roman" w:cs="Times New Roman"/>
            <w:spacing w:val="-25"/>
            <w:w w:val="105"/>
            <w:rPrChange w:id="3498"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499" w:author="Claire Kouba" w:date="2023-09-26T15:40:00Z">
              <w:rPr>
                <w:rFonts w:cs="Times New Roman"/>
                <w:w w:val="105"/>
                <w:highlight w:val="yellow"/>
              </w:rPr>
            </w:rPrChange>
          </w:rPr>
          <w:t>flow</w:t>
        </w:r>
        <w:r w:rsidRPr="001E219C">
          <w:rPr>
            <w:rFonts w:ascii="Times New Roman" w:hAnsi="Times New Roman" w:cs="Times New Roman"/>
            <w:spacing w:val="-25"/>
            <w:w w:val="105"/>
            <w:rPrChange w:id="3500"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501" w:author="Claire Kouba" w:date="2023-09-26T15:40:00Z">
              <w:rPr>
                <w:rFonts w:cs="Times New Roman"/>
                <w:w w:val="105"/>
                <w:highlight w:val="yellow"/>
              </w:rPr>
            </w:rPrChange>
          </w:rPr>
          <w:t>volume</w:t>
        </w:r>
        <w:r w:rsidRPr="001E219C">
          <w:rPr>
            <w:rFonts w:ascii="Times New Roman" w:hAnsi="Times New Roman" w:cs="Times New Roman"/>
            <w:spacing w:val="-25"/>
            <w:w w:val="105"/>
            <w:rPrChange w:id="3502"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503" w:author="Claire Kouba" w:date="2023-09-26T15:40:00Z">
              <w:rPr>
                <w:rFonts w:cs="Times New Roman"/>
                <w:w w:val="105"/>
                <w:highlight w:val="yellow"/>
              </w:rPr>
            </w:rPrChange>
          </w:rPr>
          <w:t>and</w:t>
        </w:r>
        <w:r w:rsidRPr="001E219C">
          <w:rPr>
            <w:rFonts w:ascii="Times New Roman" w:hAnsi="Times New Roman" w:cs="Times New Roman"/>
            <w:spacing w:val="-25"/>
            <w:w w:val="105"/>
            <w:rPrChange w:id="3504"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505" w:author="Claire Kouba" w:date="2023-09-26T15:40:00Z">
              <w:rPr>
                <w:rFonts w:cs="Times New Roman"/>
                <w:w w:val="105"/>
                <w:highlight w:val="yellow"/>
              </w:rPr>
            </w:rPrChange>
          </w:rPr>
          <w:t>a</w:t>
        </w:r>
        <w:r w:rsidRPr="001E219C">
          <w:rPr>
            <w:rFonts w:ascii="Times New Roman" w:hAnsi="Times New Roman" w:cs="Times New Roman"/>
            <w:spacing w:val="-25"/>
            <w:w w:val="105"/>
            <w:rPrChange w:id="3506"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507" w:author="Claire Kouba" w:date="2023-09-26T15:40:00Z">
              <w:rPr>
                <w:rFonts w:cs="Times New Roman"/>
                <w:w w:val="105"/>
                <w:highlight w:val="yellow"/>
              </w:rPr>
            </w:rPrChange>
          </w:rPr>
          <w:t>later</w:t>
        </w:r>
        <w:r w:rsidRPr="001E219C">
          <w:rPr>
            <w:rFonts w:ascii="Times New Roman" w:hAnsi="Times New Roman" w:cs="Times New Roman"/>
            <w:spacing w:val="-25"/>
            <w:w w:val="105"/>
            <w:rPrChange w:id="3508" w:author="Claire Kouba" w:date="2023-09-26T15:40:00Z">
              <w:rPr>
                <w:rFonts w:cs="Times New Roman"/>
                <w:spacing w:val="-25"/>
                <w:w w:val="105"/>
                <w:highlight w:val="yellow"/>
              </w:rPr>
            </w:rPrChange>
          </w:rPr>
          <w:t xml:space="preserve"> </w:t>
        </w:r>
        <w:r w:rsidRPr="001E219C">
          <w:rPr>
            <w:rFonts w:ascii="Times New Roman" w:hAnsi="Times New Roman" w:cs="Times New Roman"/>
            <w:w w:val="105"/>
            <w:rPrChange w:id="3509" w:author="Claire Kouba" w:date="2023-09-26T15:40:00Z">
              <w:rPr>
                <w:rFonts w:cs="Times New Roman"/>
                <w:w w:val="105"/>
                <w:highlight w:val="yellow"/>
              </w:rPr>
            </w:rPrChange>
          </w:rPr>
          <w:t>river</w:t>
        </w:r>
        <w:r w:rsidRPr="001E219C">
          <w:rPr>
            <w:rFonts w:ascii="Times New Roman" w:hAnsi="Times New Roman" w:cs="Times New Roman"/>
            <w:spacing w:val="-25"/>
            <w:w w:val="105"/>
            <w:rPrChange w:id="3510" w:author="Claire Kouba" w:date="2023-09-26T15:40:00Z">
              <w:rPr>
                <w:rFonts w:cs="Times New Roman"/>
                <w:spacing w:val="-25"/>
                <w:w w:val="105"/>
              </w:rPr>
            </w:rPrChange>
          </w:rPr>
          <w:t xml:space="preserve"> </w:t>
        </w:r>
        <w:r w:rsidRPr="001E219C">
          <w:rPr>
            <w:rFonts w:ascii="Times New Roman" w:hAnsi="Times New Roman" w:cs="Times New Roman"/>
            <w:w w:val="105"/>
            <w:rPrChange w:id="3511" w:author="Claire Kouba" w:date="2023-09-26T15:40:00Z">
              <w:rPr>
                <w:rFonts w:cs="Times New Roman"/>
                <w:w w:val="105"/>
              </w:rPr>
            </w:rPrChange>
          </w:rPr>
          <w:t>reconnection</w:t>
        </w:r>
        <w:r w:rsidRPr="001E219C">
          <w:rPr>
            <w:rFonts w:ascii="Times New Roman" w:hAnsi="Times New Roman" w:cs="Times New Roman"/>
            <w:spacing w:val="-25"/>
            <w:w w:val="105"/>
            <w:rPrChange w:id="3512" w:author="Claire Kouba" w:date="2023-09-26T15:40:00Z">
              <w:rPr>
                <w:rFonts w:cs="Times New Roman"/>
                <w:spacing w:val="-25"/>
                <w:w w:val="105"/>
              </w:rPr>
            </w:rPrChange>
          </w:rPr>
          <w:t xml:space="preserve"> </w:t>
        </w:r>
        <w:r w:rsidRPr="001E219C">
          <w:rPr>
            <w:rFonts w:ascii="Times New Roman" w:hAnsi="Times New Roman" w:cs="Times New Roman"/>
            <w:rPrChange w:id="3513" w:author="Claire Kouba" w:date="2023-09-26T15:40:00Z">
              <w:rPr>
                <w:rFonts w:cs="Times New Roman"/>
              </w:rPr>
            </w:rPrChange>
          </w:rPr>
          <w:fldChar w:fldCharType="begin"/>
        </w:r>
        <w:r w:rsidRPr="001E219C">
          <w:rPr>
            <w:rFonts w:ascii="Times New Roman" w:hAnsi="Times New Roman" w:cs="Times New Roman"/>
            <w:rPrChange w:id="3514" w:author="Claire Kouba" w:date="2023-09-26T15:40:00Z">
              <w:rPr>
                <w:rFonts w:cs="Times New Roman"/>
              </w:rPr>
            </w:rPrChange>
          </w:rPr>
          <w:instrText xml:space="preserve"> HYPERLINK \l "_bookmark4" </w:instrText>
        </w:r>
        <w:r w:rsidRPr="001E219C">
          <w:rPr>
            <w:rFonts w:ascii="Times New Roman" w:hAnsi="Times New Roman" w:cs="Times New Roman"/>
            <w:rPrChange w:id="3515" w:author="Claire Kouba" w:date="2023-09-26T15:40:00Z">
              <w:rPr>
                <w:rFonts w:cs="Times New Roman"/>
              </w:rPr>
            </w:rPrChange>
          </w:rPr>
          <w:fldChar w:fldCharType="separate"/>
        </w:r>
        <w:r w:rsidRPr="001E219C">
          <w:rPr>
            <w:rFonts w:ascii="Times New Roman" w:hAnsi="Times New Roman" w:cs="Times New Roman"/>
            <w:w w:val="105"/>
            <w:rPrChange w:id="3516" w:author="Claire Kouba" w:date="2023-09-26T15:40:00Z">
              <w:rPr>
                <w:rFonts w:cs="Times New Roman"/>
                <w:w w:val="105"/>
              </w:rPr>
            </w:rPrChange>
          </w:rPr>
          <w:t>(Figure</w:t>
        </w:r>
        <w:r w:rsidRPr="001E219C">
          <w:rPr>
            <w:rFonts w:ascii="Times New Roman" w:hAnsi="Times New Roman" w:cs="Times New Roman"/>
            <w:w w:val="105"/>
            <w:rPrChange w:id="3517" w:author="Claire Kouba" w:date="2023-09-26T15:40:00Z">
              <w:rPr>
                <w:rFonts w:cs="Times New Roman"/>
                <w:w w:val="105"/>
              </w:rPr>
            </w:rPrChange>
          </w:rPr>
          <w:fldChar w:fldCharType="end"/>
        </w:r>
        <w:r w:rsidRPr="001E219C">
          <w:rPr>
            <w:rFonts w:ascii="Times New Roman" w:hAnsi="Times New Roman" w:cs="Times New Roman"/>
            <w:spacing w:val="-25"/>
            <w:w w:val="105"/>
            <w:rPrChange w:id="3518" w:author="Claire Kouba" w:date="2023-09-26T15:40:00Z">
              <w:rPr>
                <w:rFonts w:cs="Times New Roman"/>
                <w:spacing w:val="-25"/>
                <w:w w:val="105"/>
              </w:rPr>
            </w:rPrChange>
          </w:rPr>
          <w:t xml:space="preserve"> </w:t>
        </w:r>
        <w:r w:rsidRPr="001E219C">
          <w:rPr>
            <w:rFonts w:ascii="Times New Roman" w:hAnsi="Times New Roman" w:cs="Times New Roman"/>
            <w:w w:val="105"/>
            <w:rPrChange w:id="3519" w:author="Claire Kouba" w:date="2023-09-26T15:40:00Z">
              <w:rPr>
                <w:rFonts w:cs="Times New Roman"/>
                <w:w w:val="105"/>
              </w:rPr>
            </w:rPrChange>
          </w:rPr>
          <w:t xml:space="preserve">4). This corroborates the hypothesis that </w:t>
        </w:r>
        <w:r w:rsidRPr="001E219C">
          <w:rPr>
            <w:rFonts w:ascii="Times New Roman" w:hAnsi="Times New Roman" w:cs="Times New Roman"/>
            <w:i/>
            <w:w w:val="105"/>
            <w:rPrChange w:id="3520" w:author="Claire Kouba" w:date="2023-09-26T15:40:00Z">
              <w:rPr>
                <w:rFonts w:cs="Times New Roman"/>
                <w:w w:val="105"/>
              </w:rPr>
            </w:rPrChange>
          </w:rPr>
          <w:t>Pspill</w:t>
        </w:r>
        <w:r w:rsidRPr="001E219C">
          <w:rPr>
            <w:rFonts w:ascii="Times New Roman" w:hAnsi="Times New Roman" w:cs="Times New Roman"/>
            <w:w w:val="105"/>
            <w:rPrChange w:id="3521" w:author="Claire Kouba" w:date="2023-09-26T15:40:00Z">
              <w:rPr>
                <w:rFonts w:cs="Times New Roman"/>
                <w:w w:val="105"/>
              </w:rPr>
            </w:rPrChange>
          </w:rPr>
          <w:t>, predicted in advance, could be an indicator of the risk of a severe dry season.</w:t>
        </w:r>
      </w:ins>
    </w:p>
    <w:p w:rsidR="00AA7750" w:rsidRPr="001E219C" w:rsidRDefault="00AA7750">
      <w:pPr>
        <w:spacing w:before="9"/>
        <w:ind w:left="173"/>
        <w:rPr>
          <w:rFonts w:ascii="Times New Roman" w:eastAsia="Times New Roman" w:hAnsi="Times New Roman" w:cs="Times New Roman"/>
          <w:b/>
          <w:bCs/>
          <w:rPrChange w:id="3522" w:author="Claire Kouba" w:date="2023-09-26T15:40:00Z">
            <w:rPr>
              <w:rFonts w:ascii="Times New Roman" w:eastAsia="Times New Roman" w:hAnsi="Times New Roman" w:cs="Times New Roman"/>
              <w:b/>
              <w:bCs/>
            </w:rPr>
          </w:rPrChange>
        </w:rPr>
        <w:pPrChange w:id="3523" w:author="Claire Kouba" w:date="2023-09-12T16:52:00Z">
          <w:pPr>
            <w:spacing w:before="5"/>
            <w:ind w:left="173"/>
          </w:pPr>
        </w:pPrChange>
      </w:pPr>
    </w:p>
    <w:p w:rsidR="002153D1" w:rsidRPr="00D753AC" w:rsidRDefault="002573FA">
      <w:pPr>
        <w:pStyle w:val="BodyText"/>
        <w:ind w:left="173"/>
        <w:rPr>
          <w:rFonts w:cs="Times New Roman"/>
          <w:sz w:val="22"/>
          <w:szCs w:val="22"/>
        </w:rPr>
        <w:pPrChange w:id="3524" w:author="Claire Kouba" w:date="2023-09-12T16:52:00Z">
          <w:pPr>
            <w:pStyle w:val="BodyText"/>
            <w:spacing w:line="340" w:lineRule="auto"/>
            <w:ind w:left="173" w:right="52" w:firstLine="52"/>
          </w:pPr>
        </w:pPrChange>
      </w:pPr>
      <w:r w:rsidRPr="00D753AC">
        <w:rPr>
          <w:rFonts w:cs="Times New Roman"/>
          <w:sz w:val="22"/>
          <w:szCs w:val="22"/>
          <w:rPrChange w:id="3525" w:author="Claire Kouba" w:date="2023-09-12T16:52:00Z">
            <w:rPr>
              <w:spacing w:val="-3"/>
            </w:rPr>
          </w:rPrChange>
        </w:rPr>
        <w:t>Visual</w:t>
      </w:r>
      <w:r w:rsidRPr="00D753AC">
        <w:rPr>
          <w:rFonts w:cs="Times New Roman"/>
          <w:sz w:val="22"/>
          <w:szCs w:val="22"/>
          <w:rPrChange w:id="3526" w:author="Claire Kouba" w:date="2023-09-12T16:52:00Z">
            <w:rPr>
              <w:spacing w:val="33"/>
            </w:rPr>
          </w:rPrChange>
        </w:rPr>
        <w:t xml:space="preserve"> </w:t>
      </w:r>
      <w:r w:rsidRPr="00D753AC">
        <w:rPr>
          <w:rFonts w:cs="Times New Roman"/>
          <w:sz w:val="22"/>
          <w:szCs w:val="22"/>
        </w:rPr>
        <w:t>inspection</w:t>
      </w:r>
      <w:r w:rsidRPr="00D753AC">
        <w:rPr>
          <w:rFonts w:cs="Times New Roman"/>
          <w:sz w:val="22"/>
          <w:szCs w:val="22"/>
          <w:rPrChange w:id="3527" w:author="Claire Kouba" w:date="2023-09-12T16:52:00Z">
            <w:rPr>
              <w:spacing w:val="33"/>
            </w:rPr>
          </w:rPrChange>
        </w:rPr>
        <w:t xml:space="preserve"> </w:t>
      </w:r>
      <w:r w:rsidRPr="00D753AC">
        <w:rPr>
          <w:rFonts w:cs="Times New Roman"/>
          <w:sz w:val="22"/>
          <w:szCs w:val="22"/>
        </w:rPr>
        <w:t>of</w:t>
      </w:r>
      <w:r w:rsidRPr="00D753AC">
        <w:rPr>
          <w:rFonts w:cs="Times New Roman"/>
          <w:sz w:val="22"/>
          <w:szCs w:val="22"/>
          <w:rPrChange w:id="3528" w:author="Claire Kouba" w:date="2023-09-12T16:52:00Z">
            <w:rPr>
              <w:spacing w:val="33"/>
            </w:rPr>
          </w:rPrChange>
        </w:rPr>
        <w:t xml:space="preserve"> </w:t>
      </w:r>
      <w:r w:rsidRPr="00D753AC">
        <w:rPr>
          <w:rFonts w:cs="Times New Roman"/>
          <w:sz w:val="22"/>
          <w:szCs w:val="22"/>
        </w:rPr>
        <w:t>80</w:t>
      </w:r>
      <w:r w:rsidRPr="00D753AC">
        <w:rPr>
          <w:rFonts w:cs="Times New Roman"/>
          <w:sz w:val="22"/>
          <w:szCs w:val="22"/>
          <w:rPrChange w:id="3529" w:author="Claire Kouba" w:date="2023-09-12T16:52:00Z">
            <w:rPr>
              <w:spacing w:val="33"/>
            </w:rPr>
          </w:rPrChange>
        </w:rPr>
        <w:t xml:space="preserve"> </w:t>
      </w:r>
      <w:r w:rsidRPr="00D753AC">
        <w:rPr>
          <w:rFonts w:cs="Times New Roman"/>
          <w:sz w:val="22"/>
          <w:szCs w:val="22"/>
        </w:rPr>
        <w:t>years</w:t>
      </w:r>
      <w:r w:rsidRPr="00D753AC">
        <w:rPr>
          <w:rFonts w:cs="Times New Roman"/>
          <w:sz w:val="22"/>
          <w:szCs w:val="22"/>
          <w:rPrChange w:id="3530" w:author="Claire Kouba" w:date="2023-09-12T16:52:00Z">
            <w:rPr>
              <w:spacing w:val="33"/>
            </w:rPr>
          </w:rPrChange>
        </w:rPr>
        <w:t xml:space="preserve"> </w:t>
      </w:r>
      <w:r w:rsidRPr="00D753AC">
        <w:rPr>
          <w:rFonts w:cs="Times New Roman"/>
          <w:sz w:val="22"/>
          <w:szCs w:val="22"/>
        </w:rPr>
        <w:t>of</w:t>
      </w:r>
      <w:r w:rsidRPr="00D753AC">
        <w:rPr>
          <w:rFonts w:cs="Times New Roman"/>
          <w:sz w:val="22"/>
          <w:szCs w:val="22"/>
          <w:rPrChange w:id="3531" w:author="Claire Kouba" w:date="2023-09-12T16:52:00Z">
            <w:rPr>
              <w:spacing w:val="33"/>
            </w:rPr>
          </w:rPrChange>
        </w:rPr>
        <w:t xml:space="preserve"> </w:t>
      </w:r>
      <w:r w:rsidRPr="00D753AC">
        <w:rPr>
          <w:rFonts w:cs="Times New Roman"/>
          <w:sz w:val="22"/>
          <w:szCs w:val="22"/>
        </w:rPr>
        <w:t>Fort</w:t>
      </w:r>
      <w:r w:rsidRPr="00D753AC">
        <w:rPr>
          <w:rFonts w:cs="Times New Roman"/>
          <w:sz w:val="22"/>
          <w:szCs w:val="22"/>
          <w:rPrChange w:id="3532" w:author="Claire Kouba" w:date="2023-09-12T16:52:00Z">
            <w:rPr>
              <w:spacing w:val="33"/>
            </w:rPr>
          </w:rPrChange>
        </w:rPr>
        <w:t xml:space="preserve"> </w:t>
      </w:r>
      <w:r w:rsidRPr="00D753AC">
        <w:rPr>
          <w:rFonts w:cs="Times New Roman"/>
          <w:sz w:val="22"/>
          <w:szCs w:val="22"/>
        </w:rPr>
        <w:t>Jones</w:t>
      </w:r>
      <w:r w:rsidRPr="00D753AC">
        <w:rPr>
          <w:rFonts w:cs="Times New Roman"/>
          <w:sz w:val="22"/>
          <w:szCs w:val="22"/>
          <w:rPrChange w:id="3533" w:author="Claire Kouba" w:date="2023-09-12T16:52:00Z">
            <w:rPr>
              <w:spacing w:val="33"/>
            </w:rPr>
          </w:rPrChange>
        </w:rPr>
        <w:t xml:space="preserve"> </w:t>
      </w:r>
      <w:r w:rsidRPr="00D753AC">
        <w:rPr>
          <w:rFonts w:cs="Times New Roman"/>
          <w:sz w:val="22"/>
          <w:szCs w:val="22"/>
        </w:rPr>
        <w:t>hydrograph</w:t>
      </w:r>
      <w:r w:rsidRPr="00D753AC">
        <w:rPr>
          <w:rFonts w:cs="Times New Roman"/>
          <w:sz w:val="22"/>
          <w:szCs w:val="22"/>
          <w:rPrChange w:id="3534" w:author="Claire Kouba" w:date="2023-09-12T16:52:00Z">
            <w:rPr>
              <w:spacing w:val="33"/>
            </w:rPr>
          </w:rPrChange>
        </w:rPr>
        <w:t xml:space="preserve"> </w:t>
      </w:r>
      <w:r w:rsidRPr="00D753AC">
        <w:rPr>
          <w:rFonts w:cs="Times New Roman"/>
          <w:sz w:val="22"/>
          <w:szCs w:val="22"/>
        </w:rPr>
        <w:t>behavior</w:t>
      </w:r>
      <w:r w:rsidRPr="00D753AC">
        <w:rPr>
          <w:rFonts w:cs="Times New Roman"/>
          <w:sz w:val="22"/>
          <w:szCs w:val="22"/>
          <w:rPrChange w:id="3535" w:author="Claire Kouba" w:date="2023-09-12T16:52:00Z">
            <w:rPr>
              <w:spacing w:val="33"/>
            </w:rPr>
          </w:rPrChange>
        </w:rPr>
        <w:t xml:space="preserve"> </w:t>
      </w:r>
      <w:r w:rsidRPr="00D753AC">
        <w:rPr>
          <w:rFonts w:cs="Times New Roman"/>
          <w:sz w:val="22"/>
          <w:szCs w:val="22"/>
        </w:rPr>
        <w:t>during</w:t>
      </w:r>
      <w:r w:rsidRPr="00D753AC">
        <w:rPr>
          <w:rFonts w:cs="Times New Roman"/>
          <w:sz w:val="22"/>
          <w:szCs w:val="22"/>
          <w:rPrChange w:id="3536" w:author="Claire Kouba" w:date="2023-09-12T16:52:00Z">
            <w:rPr>
              <w:spacing w:val="33"/>
            </w:rPr>
          </w:rPrChange>
        </w:rPr>
        <w:t xml:space="preserve"> </w:t>
      </w:r>
      <w:r w:rsidRPr="00D753AC">
        <w:rPr>
          <w:rFonts w:cs="Times New Roman"/>
          <w:sz w:val="22"/>
          <w:szCs w:val="22"/>
        </w:rPr>
        <w:t>the</w:t>
      </w:r>
      <w:r w:rsidRPr="00D753AC">
        <w:rPr>
          <w:rFonts w:cs="Times New Roman"/>
          <w:sz w:val="22"/>
          <w:szCs w:val="22"/>
          <w:rPrChange w:id="3537" w:author="Claire Kouba" w:date="2023-09-12T16:52:00Z">
            <w:rPr>
              <w:spacing w:val="33"/>
            </w:rPr>
          </w:rPrChange>
        </w:rPr>
        <w:t xml:space="preserve"> </w:t>
      </w:r>
      <w:r w:rsidRPr="00D753AC">
        <w:rPr>
          <w:rFonts w:cs="Times New Roman"/>
          <w:sz w:val="22"/>
          <w:szCs w:val="22"/>
        </w:rPr>
        <w:t>transition</w:t>
      </w:r>
      <w:r w:rsidRPr="00D753AC">
        <w:rPr>
          <w:rFonts w:cs="Times New Roman"/>
          <w:sz w:val="22"/>
          <w:szCs w:val="22"/>
          <w:rPrChange w:id="3538" w:author="Claire Kouba" w:date="2023-09-12T16:52:00Z">
            <w:rPr>
              <w:spacing w:val="33"/>
            </w:rPr>
          </w:rPrChange>
        </w:rPr>
        <w:t xml:space="preserve"> </w:t>
      </w:r>
      <w:r w:rsidRPr="00D753AC">
        <w:rPr>
          <w:rFonts w:cs="Times New Roman"/>
          <w:sz w:val="22"/>
          <w:szCs w:val="22"/>
        </w:rPr>
        <w:t>from</w:t>
      </w:r>
      <w:r w:rsidRPr="00D753AC">
        <w:rPr>
          <w:rFonts w:cs="Times New Roman"/>
          <w:sz w:val="22"/>
          <w:szCs w:val="22"/>
          <w:rPrChange w:id="3539" w:author="Claire Kouba" w:date="2023-09-12T16:52:00Z">
            <w:rPr>
              <w:spacing w:val="33"/>
            </w:rPr>
          </w:rPrChange>
        </w:rPr>
        <w:t xml:space="preserve"> </w:t>
      </w:r>
      <w:r w:rsidRPr="00D753AC">
        <w:rPr>
          <w:rFonts w:cs="Times New Roman"/>
          <w:sz w:val="22"/>
          <w:szCs w:val="22"/>
        </w:rPr>
        <w:t>the</w:t>
      </w:r>
      <w:r w:rsidRPr="00D753AC">
        <w:rPr>
          <w:rFonts w:cs="Times New Roman"/>
          <w:sz w:val="22"/>
          <w:szCs w:val="22"/>
          <w:rPrChange w:id="3540" w:author="Claire Kouba" w:date="2023-09-12T16:52:00Z">
            <w:rPr>
              <w:spacing w:val="33"/>
            </w:rPr>
          </w:rPrChange>
        </w:rPr>
        <w:t xml:space="preserve"> </w:t>
      </w:r>
      <w:r w:rsidRPr="00D753AC">
        <w:rPr>
          <w:rFonts w:cs="Times New Roman"/>
          <w:sz w:val="22"/>
          <w:szCs w:val="22"/>
        </w:rPr>
        <w:t>dry</w:t>
      </w:r>
      <w:r w:rsidRPr="00D753AC">
        <w:rPr>
          <w:rFonts w:cs="Times New Roman"/>
          <w:sz w:val="22"/>
          <w:szCs w:val="22"/>
          <w:rPrChange w:id="3541" w:author="Claire Kouba" w:date="2023-09-12T16:52:00Z">
            <w:rPr>
              <w:spacing w:val="33"/>
            </w:rPr>
          </w:rPrChange>
        </w:rPr>
        <w:t xml:space="preserve"> </w:t>
      </w:r>
      <w:r w:rsidRPr="00D753AC">
        <w:rPr>
          <w:rFonts w:cs="Times New Roman"/>
          <w:sz w:val="22"/>
          <w:szCs w:val="22"/>
        </w:rPr>
        <w:t>season</w:t>
      </w:r>
      <w:r w:rsidRPr="00D753AC">
        <w:rPr>
          <w:rFonts w:cs="Times New Roman"/>
          <w:sz w:val="22"/>
          <w:szCs w:val="22"/>
          <w:rPrChange w:id="3542" w:author="Claire Kouba" w:date="2023-09-12T16:52:00Z">
            <w:rPr>
              <w:spacing w:val="33"/>
            </w:rPr>
          </w:rPrChange>
        </w:rPr>
        <w:t xml:space="preserve"> </w:t>
      </w:r>
      <w:r w:rsidRPr="00D753AC">
        <w:rPr>
          <w:rFonts w:cs="Times New Roman"/>
          <w:sz w:val="22"/>
          <w:szCs w:val="22"/>
        </w:rPr>
        <w:t>to</w:t>
      </w:r>
      <w:r w:rsidRPr="00D753AC">
        <w:rPr>
          <w:rFonts w:cs="Times New Roman"/>
          <w:sz w:val="22"/>
          <w:szCs w:val="22"/>
          <w:rPrChange w:id="3543" w:author="Claire Kouba" w:date="2023-09-12T16:52:00Z">
            <w:rPr>
              <w:spacing w:val="33"/>
            </w:rPr>
          </w:rPrChange>
        </w:rPr>
        <w:t xml:space="preserve"> </w:t>
      </w:r>
      <w:r w:rsidRPr="00D753AC">
        <w:rPr>
          <w:rFonts w:cs="Times New Roman"/>
          <w:sz w:val="22"/>
          <w:szCs w:val="22"/>
        </w:rPr>
        <w:t>the</w:t>
      </w:r>
      <w:r w:rsidRPr="00D753AC">
        <w:rPr>
          <w:rFonts w:cs="Times New Roman"/>
          <w:sz w:val="22"/>
          <w:szCs w:val="22"/>
          <w:rPrChange w:id="3544" w:author="Claire Kouba" w:date="2023-09-12T16:52:00Z">
            <w:rPr>
              <w:spacing w:val="33"/>
            </w:rPr>
          </w:rPrChange>
        </w:rPr>
        <w:t xml:space="preserve"> </w:t>
      </w:r>
      <w:r w:rsidRPr="00D753AC">
        <w:rPr>
          <w:rFonts w:cs="Times New Roman"/>
          <w:sz w:val="22"/>
          <w:szCs w:val="22"/>
        </w:rPr>
        <w:t>rainy</w:t>
      </w:r>
      <w:r w:rsidRPr="00D753AC">
        <w:rPr>
          <w:rFonts w:cs="Times New Roman"/>
          <w:spacing w:val="46"/>
          <w:sz w:val="22"/>
          <w:szCs w:val="22"/>
          <w:rPrChange w:id="3545" w:author="Claire Kouba" w:date="2023-09-12T16:52:00Z">
            <w:rPr>
              <w:w w:val="99"/>
            </w:rPr>
          </w:rPrChange>
        </w:rPr>
        <w:t xml:space="preserve"> </w:t>
      </w:r>
      <w:r w:rsidRPr="00D753AC">
        <w:rPr>
          <w:rFonts w:cs="Times New Roman"/>
          <w:sz w:val="22"/>
          <w:szCs w:val="22"/>
        </w:rPr>
        <w:t>season</w:t>
      </w:r>
      <w:del w:id="3546" w:author="Claire Kouba" w:date="2023-09-12T16:52:00Z">
        <w:r w:rsidR="00505335" w:rsidRPr="00D753AC">
          <w:rPr>
            <w:rFonts w:cs="Times New Roman"/>
            <w:spacing w:val="16"/>
            <w:sz w:val="22"/>
            <w:szCs w:val="22"/>
          </w:rPr>
          <w:delText xml:space="preserve"> </w:delText>
        </w:r>
        <w:r w:rsidR="00505335" w:rsidRPr="00D753AC">
          <w:rPr>
            <w:rFonts w:cs="Times New Roman"/>
            <w:sz w:val="22"/>
            <w:szCs w:val="22"/>
          </w:rPr>
          <w:delText>indicate</w:delText>
        </w:r>
      </w:del>
      <w:r w:rsidR="001E1FEF" w:rsidRPr="00D753AC">
        <w:rPr>
          <w:rFonts w:cs="Times New Roman"/>
          <w:sz w:val="22"/>
          <w:szCs w:val="22"/>
        </w:rPr>
        <w:t xml:space="preserve"> </w:t>
      </w:r>
      <w:ins w:id="3547"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6"/>
            <w:sz w:val="22"/>
            <w:szCs w:val="22"/>
          </w:rPr>
          <w:t xml:space="preserve"> </w:t>
        </w:r>
        <w:r w:rsidRPr="00D753AC">
          <w:rPr>
            <w:rFonts w:cs="Times New Roman"/>
            <w:sz w:val="22"/>
            <w:szCs w:val="22"/>
          </w:rPr>
          <w:t>5,</w:t>
        </w:r>
        <w:r w:rsidRPr="00D753AC">
          <w:rPr>
            <w:rFonts w:cs="Times New Roman"/>
            <w:sz w:val="22"/>
            <w:szCs w:val="22"/>
          </w:rPr>
          <w:fldChar w:fldCharType="end"/>
        </w:r>
        <w:r w:rsidRPr="00D753AC">
          <w:rPr>
            <w:rFonts w:cs="Times New Roman"/>
            <w:spacing w:val="16"/>
            <w:sz w:val="22"/>
            <w:szCs w:val="22"/>
          </w:rPr>
          <w:t xml:space="preserve"> </w:t>
        </w:r>
        <w:r w:rsidRPr="00D753AC">
          <w:rPr>
            <w:rFonts w:cs="Times New Roman"/>
            <w:sz w:val="22"/>
            <w:szCs w:val="22"/>
          </w:rPr>
          <w:t>panel</w:t>
        </w:r>
        <w:r w:rsidRPr="00D753AC">
          <w:rPr>
            <w:rFonts w:cs="Times New Roman"/>
            <w:spacing w:val="16"/>
            <w:sz w:val="22"/>
            <w:szCs w:val="22"/>
          </w:rPr>
          <w:t xml:space="preserve"> </w:t>
        </w:r>
        <w:r w:rsidRPr="00D753AC">
          <w:rPr>
            <w:rFonts w:cs="Times New Roman"/>
            <w:sz w:val="22"/>
            <w:szCs w:val="22"/>
          </w:rPr>
          <w:t>A)</w:t>
        </w:r>
        <w:r w:rsidRPr="00D753AC">
          <w:rPr>
            <w:rFonts w:cs="Times New Roman"/>
            <w:spacing w:val="16"/>
            <w:sz w:val="22"/>
            <w:szCs w:val="22"/>
          </w:rPr>
          <w:t xml:space="preserve"> </w:t>
        </w:r>
        <w:r w:rsidRPr="00D753AC">
          <w:rPr>
            <w:rFonts w:cs="Times New Roman"/>
            <w:sz w:val="22"/>
            <w:szCs w:val="22"/>
          </w:rPr>
          <w:t>indicated</w:t>
        </w:r>
      </w:ins>
      <w:r w:rsidRPr="00D753AC">
        <w:rPr>
          <w:rFonts w:cs="Times New Roman"/>
          <w:spacing w:val="16"/>
          <w:sz w:val="22"/>
          <w:szCs w:val="22"/>
          <w:rPrChange w:id="3548" w:author="Claire Kouba" w:date="2023-09-12T16:52:00Z">
            <w:rPr>
              <w:spacing w:val="15"/>
            </w:rPr>
          </w:rPrChange>
        </w:rPr>
        <w:t xml:space="preserve"> </w:t>
      </w:r>
      <w:r w:rsidRPr="00D753AC">
        <w:rPr>
          <w:rFonts w:cs="Times New Roman"/>
          <w:sz w:val="22"/>
          <w:szCs w:val="22"/>
        </w:rPr>
        <w:t>that</w:t>
      </w:r>
      <w:r w:rsidRPr="00D753AC">
        <w:rPr>
          <w:rFonts w:cs="Times New Roman"/>
          <w:spacing w:val="16"/>
          <w:sz w:val="22"/>
          <w:szCs w:val="22"/>
        </w:rPr>
        <w:t xml:space="preserve"> </w:t>
      </w:r>
      <w:r w:rsidRPr="00D753AC">
        <w:rPr>
          <w:rFonts w:cs="Times New Roman"/>
          <w:sz w:val="22"/>
          <w:szCs w:val="22"/>
        </w:rPr>
        <w:t>there</w:t>
      </w:r>
      <w:r w:rsidRPr="00D753AC">
        <w:rPr>
          <w:rFonts w:cs="Times New Roman"/>
          <w:spacing w:val="16"/>
          <w:sz w:val="22"/>
          <w:szCs w:val="22"/>
          <w:rPrChange w:id="3549" w:author="Claire Kouba" w:date="2023-09-12T16:52:00Z">
            <w:rPr>
              <w:spacing w:val="15"/>
            </w:rPr>
          </w:rPrChange>
        </w:rPr>
        <w:t xml:space="preserve"> </w:t>
      </w:r>
      <w:del w:id="3550" w:author="Claire Kouba" w:date="2023-09-12T16:52:00Z">
        <w:r w:rsidR="00505335" w:rsidRPr="00D753AC">
          <w:rPr>
            <w:rFonts w:cs="Times New Roman"/>
            <w:sz w:val="22"/>
            <w:szCs w:val="22"/>
          </w:rPr>
          <w:delText>are</w:delText>
        </w:r>
      </w:del>
      <w:ins w:id="3551" w:author="Claire Kouba" w:date="2023-09-12T16:52:00Z">
        <w:r w:rsidRPr="00D753AC">
          <w:rPr>
            <w:rFonts w:cs="Times New Roman"/>
            <w:sz w:val="22"/>
            <w:szCs w:val="22"/>
          </w:rPr>
          <w:t>were</w:t>
        </w:r>
      </w:ins>
      <w:r w:rsidRPr="00D753AC">
        <w:rPr>
          <w:rFonts w:cs="Times New Roman"/>
          <w:spacing w:val="16"/>
          <w:sz w:val="22"/>
          <w:szCs w:val="22"/>
        </w:rPr>
        <w:t xml:space="preserve"> </w:t>
      </w:r>
      <w:r w:rsidRPr="00D753AC">
        <w:rPr>
          <w:rFonts w:cs="Times New Roman"/>
          <w:sz w:val="22"/>
          <w:szCs w:val="22"/>
        </w:rPr>
        <w:t>two</w:t>
      </w:r>
      <w:r w:rsidRPr="00D753AC">
        <w:rPr>
          <w:rFonts w:cs="Times New Roman"/>
          <w:spacing w:val="16"/>
          <w:sz w:val="22"/>
          <w:szCs w:val="22"/>
          <w:rPrChange w:id="3552" w:author="Claire Kouba" w:date="2023-09-12T16:52:00Z">
            <w:rPr>
              <w:spacing w:val="15"/>
            </w:rPr>
          </w:rPrChange>
        </w:rPr>
        <w:t xml:space="preserve"> </w:t>
      </w:r>
      <w:r w:rsidRPr="00D753AC">
        <w:rPr>
          <w:rFonts w:cs="Times New Roman"/>
          <w:sz w:val="22"/>
          <w:szCs w:val="22"/>
        </w:rPr>
        <w:t>distinct</w:t>
      </w:r>
      <w:r w:rsidRPr="00D753AC">
        <w:rPr>
          <w:rFonts w:cs="Times New Roman"/>
          <w:spacing w:val="16"/>
          <w:sz w:val="22"/>
          <w:szCs w:val="22"/>
        </w:rPr>
        <w:t xml:space="preserve"> </w:t>
      </w:r>
      <w:r w:rsidRPr="00D753AC">
        <w:rPr>
          <w:rFonts w:cs="Times New Roman"/>
          <w:sz w:val="22"/>
          <w:szCs w:val="22"/>
        </w:rPr>
        <w:t>domains</w:t>
      </w:r>
      <w:r w:rsidRPr="00D753AC">
        <w:rPr>
          <w:rFonts w:cs="Times New Roman"/>
          <w:spacing w:val="16"/>
          <w:sz w:val="22"/>
          <w:szCs w:val="22"/>
        </w:rPr>
        <w:t xml:space="preserve"> </w:t>
      </w:r>
      <w:r w:rsidRPr="00D753AC">
        <w:rPr>
          <w:rFonts w:cs="Times New Roman"/>
          <w:sz w:val="22"/>
          <w:szCs w:val="22"/>
        </w:rPr>
        <w:t>of</w:t>
      </w:r>
      <w:r w:rsidRPr="00D753AC">
        <w:rPr>
          <w:rFonts w:cs="Times New Roman"/>
          <w:spacing w:val="16"/>
          <w:sz w:val="22"/>
          <w:szCs w:val="22"/>
          <w:rPrChange w:id="3553" w:author="Claire Kouba" w:date="2023-09-12T16:52:00Z">
            <w:rPr>
              <w:spacing w:val="15"/>
            </w:rPr>
          </w:rPrChange>
        </w:rPr>
        <w:t xml:space="preserve"> </w:t>
      </w:r>
      <w:r w:rsidRPr="00D753AC">
        <w:rPr>
          <w:rFonts w:cs="Times New Roman"/>
          <w:sz w:val="22"/>
          <w:szCs w:val="22"/>
        </w:rPr>
        <w:t>flow:</w:t>
      </w:r>
      <w:r w:rsidRPr="00D753AC">
        <w:rPr>
          <w:rFonts w:cs="Times New Roman"/>
          <w:spacing w:val="16"/>
          <w:sz w:val="22"/>
          <w:szCs w:val="22"/>
        </w:rPr>
        <w:t xml:space="preserve"> </w:t>
      </w:r>
      <w:r w:rsidRPr="00D753AC">
        <w:rPr>
          <w:rFonts w:cs="Times New Roman"/>
          <w:sz w:val="22"/>
          <w:szCs w:val="22"/>
        </w:rPr>
        <w:t>one</w:t>
      </w:r>
      <w:r w:rsidRPr="00D753AC">
        <w:rPr>
          <w:rFonts w:cs="Times New Roman"/>
          <w:spacing w:val="16"/>
          <w:sz w:val="22"/>
          <w:szCs w:val="22"/>
          <w:rPrChange w:id="3554" w:author="Claire Kouba" w:date="2023-09-12T16:52:00Z">
            <w:rPr>
              <w:spacing w:val="15"/>
            </w:rPr>
          </w:rPrChange>
        </w:rPr>
        <w:t xml:space="preserve"> </w:t>
      </w:r>
      <w:r w:rsidRPr="00D753AC">
        <w:rPr>
          <w:rFonts w:cs="Times New Roman"/>
          <w:sz w:val="22"/>
          <w:szCs w:val="22"/>
        </w:rPr>
        <w:t>in</w:t>
      </w:r>
      <w:r w:rsidRPr="00D753AC">
        <w:rPr>
          <w:rFonts w:cs="Times New Roman"/>
          <w:spacing w:val="16"/>
          <w:sz w:val="22"/>
          <w:szCs w:val="22"/>
        </w:rPr>
        <w:t xml:space="preserve"> </w:t>
      </w:r>
      <w:r w:rsidRPr="00D753AC">
        <w:rPr>
          <w:rFonts w:cs="Times New Roman"/>
          <w:sz w:val="22"/>
          <w:szCs w:val="22"/>
        </w:rPr>
        <w:t>which</w:t>
      </w:r>
      <w:r w:rsidRPr="00D753AC">
        <w:rPr>
          <w:rFonts w:cs="Times New Roman"/>
          <w:spacing w:val="16"/>
          <w:sz w:val="22"/>
          <w:szCs w:val="22"/>
        </w:rPr>
        <w:t xml:space="preserve"> </w:t>
      </w:r>
      <w:r w:rsidRPr="00D753AC">
        <w:rPr>
          <w:rFonts w:cs="Times New Roman"/>
          <w:sz w:val="22"/>
          <w:szCs w:val="22"/>
        </w:rPr>
        <w:t>flow</w:t>
      </w:r>
      <w:r w:rsidRPr="00D753AC">
        <w:rPr>
          <w:rFonts w:cs="Times New Roman"/>
          <w:spacing w:val="16"/>
          <w:sz w:val="22"/>
          <w:szCs w:val="22"/>
          <w:rPrChange w:id="3555" w:author="Claire Kouba" w:date="2023-09-12T16:52:00Z">
            <w:rPr>
              <w:spacing w:val="15"/>
            </w:rPr>
          </w:rPrChange>
        </w:rPr>
        <w:t xml:space="preserve"> </w:t>
      </w:r>
      <w:r w:rsidRPr="00D753AC">
        <w:rPr>
          <w:rFonts w:cs="Times New Roman"/>
          <w:sz w:val="22"/>
          <w:szCs w:val="22"/>
        </w:rPr>
        <w:t>is</w:t>
      </w:r>
      <w:r w:rsidRPr="00D753AC">
        <w:rPr>
          <w:rFonts w:cs="Times New Roman"/>
          <w:spacing w:val="16"/>
          <w:sz w:val="22"/>
          <w:szCs w:val="22"/>
        </w:rPr>
        <w:t xml:space="preserve"> </w:t>
      </w:r>
      <w:r w:rsidRPr="00D753AC">
        <w:rPr>
          <w:rFonts w:cs="Times New Roman"/>
          <w:sz w:val="22"/>
          <w:szCs w:val="22"/>
        </w:rPr>
        <w:t>relatively</w:t>
      </w:r>
      <w:r w:rsidRPr="00D753AC">
        <w:rPr>
          <w:rFonts w:cs="Times New Roman"/>
          <w:spacing w:val="16"/>
          <w:sz w:val="22"/>
          <w:szCs w:val="22"/>
          <w:rPrChange w:id="3556" w:author="Claire Kouba" w:date="2023-09-12T16:52:00Z">
            <w:rPr>
              <w:spacing w:val="15"/>
            </w:rPr>
          </w:rPrChange>
        </w:rPr>
        <w:t xml:space="preserve"> </w:t>
      </w:r>
      <w:r w:rsidRPr="00D753AC">
        <w:rPr>
          <w:rFonts w:cs="Times New Roman"/>
          <w:sz w:val="22"/>
          <w:szCs w:val="22"/>
        </w:rPr>
        <w:t>flat</w:t>
      </w:r>
      <w:r w:rsidRPr="00D753AC">
        <w:rPr>
          <w:rFonts w:cs="Times New Roman"/>
          <w:spacing w:val="16"/>
          <w:sz w:val="22"/>
          <w:szCs w:val="22"/>
        </w:rPr>
        <w:t xml:space="preserve"> </w:t>
      </w:r>
      <w:r w:rsidRPr="00D753AC">
        <w:rPr>
          <w:rFonts w:cs="Times New Roman"/>
          <w:sz w:val="22"/>
          <w:szCs w:val="22"/>
        </w:rPr>
        <w:t>(dry</w:t>
      </w:r>
      <w:r w:rsidRPr="00D753AC">
        <w:rPr>
          <w:rFonts w:cs="Times New Roman"/>
          <w:spacing w:val="16"/>
          <w:sz w:val="22"/>
          <w:szCs w:val="22"/>
          <w:rPrChange w:id="3557" w:author="Claire Kouba" w:date="2023-09-12T16:52:00Z">
            <w:rPr>
              <w:spacing w:val="15"/>
            </w:rPr>
          </w:rPrChange>
        </w:rPr>
        <w:t xml:space="preserve"> </w:t>
      </w:r>
      <w:r w:rsidRPr="00D753AC">
        <w:rPr>
          <w:rFonts w:cs="Times New Roman"/>
          <w:sz w:val="22"/>
          <w:szCs w:val="22"/>
        </w:rPr>
        <w:t>season</w:t>
      </w:r>
      <w:r w:rsidRPr="00D753AC">
        <w:rPr>
          <w:rFonts w:cs="Times New Roman"/>
          <w:w w:val="99"/>
          <w:sz w:val="22"/>
          <w:szCs w:val="22"/>
          <w:rPrChange w:id="3558" w:author="Claire Kouba" w:date="2023-09-12T16:52:00Z">
            <w:rPr>
              <w:spacing w:val="16"/>
            </w:rPr>
          </w:rPrChange>
        </w:rPr>
        <w:t xml:space="preserve"> </w:t>
      </w:r>
      <w:r w:rsidRPr="00D753AC">
        <w:rPr>
          <w:rFonts w:cs="Times New Roman"/>
          <w:sz w:val="22"/>
          <w:szCs w:val="22"/>
        </w:rPr>
        <w:t>baseflow),</w:t>
      </w:r>
      <w:r w:rsidRPr="00D753AC">
        <w:rPr>
          <w:rFonts w:cs="Times New Roman"/>
          <w:spacing w:val="21"/>
          <w:sz w:val="22"/>
          <w:szCs w:val="22"/>
          <w:rPrChange w:id="3559" w:author="Claire Kouba" w:date="2023-09-12T16:52:00Z">
            <w:rPr>
              <w:spacing w:val="16"/>
            </w:rPr>
          </w:rPrChange>
        </w:rPr>
        <w:t xml:space="preserve"> </w:t>
      </w:r>
      <w:r w:rsidRPr="00D753AC">
        <w:rPr>
          <w:rFonts w:cs="Times New Roman"/>
          <w:sz w:val="22"/>
          <w:szCs w:val="22"/>
        </w:rPr>
        <w:t>and</w:t>
      </w:r>
      <w:r w:rsidRPr="00D753AC">
        <w:rPr>
          <w:rFonts w:cs="Times New Roman"/>
          <w:spacing w:val="22"/>
          <w:sz w:val="22"/>
          <w:szCs w:val="22"/>
          <w:rPrChange w:id="3560" w:author="Claire Kouba" w:date="2023-09-12T16:52:00Z">
            <w:rPr>
              <w:w w:val="99"/>
            </w:rPr>
          </w:rPrChange>
        </w:rPr>
        <w:t xml:space="preserve"> </w:t>
      </w:r>
      <w:r w:rsidRPr="00D753AC">
        <w:rPr>
          <w:rFonts w:cs="Times New Roman"/>
          <w:sz w:val="22"/>
          <w:szCs w:val="22"/>
        </w:rPr>
        <w:t>one</w:t>
      </w:r>
      <w:r w:rsidRPr="00D753AC">
        <w:rPr>
          <w:rFonts w:cs="Times New Roman"/>
          <w:spacing w:val="21"/>
          <w:sz w:val="22"/>
          <w:szCs w:val="22"/>
          <w:rPrChange w:id="3561" w:author="Claire Kouba" w:date="2023-09-12T16:52:00Z">
            <w:rPr>
              <w:spacing w:val="16"/>
            </w:rPr>
          </w:rPrChange>
        </w:rPr>
        <w:t xml:space="preserve"> </w:t>
      </w:r>
      <w:r w:rsidRPr="00D753AC">
        <w:rPr>
          <w:rFonts w:cs="Times New Roman"/>
          <w:sz w:val="22"/>
          <w:szCs w:val="22"/>
        </w:rPr>
        <w:t>in</w:t>
      </w:r>
      <w:r w:rsidRPr="00D753AC">
        <w:rPr>
          <w:rFonts w:cs="Times New Roman"/>
          <w:spacing w:val="22"/>
          <w:sz w:val="22"/>
          <w:szCs w:val="22"/>
          <w:rPrChange w:id="3562" w:author="Claire Kouba" w:date="2023-09-12T16:52:00Z">
            <w:rPr>
              <w:spacing w:val="16"/>
            </w:rPr>
          </w:rPrChange>
        </w:rPr>
        <w:t xml:space="preserve"> </w:t>
      </w:r>
      <w:r w:rsidRPr="00D753AC">
        <w:rPr>
          <w:rFonts w:cs="Times New Roman"/>
          <w:sz w:val="22"/>
          <w:szCs w:val="22"/>
        </w:rPr>
        <w:t>which</w:t>
      </w:r>
      <w:r w:rsidRPr="00D753AC">
        <w:rPr>
          <w:rFonts w:cs="Times New Roman"/>
          <w:spacing w:val="21"/>
          <w:sz w:val="22"/>
          <w:szCs w:val="22"/>
          <w:rPrChange w:id="3563" w:author="Claire Kouba" w:date="2023-09-12T16:52:00Z">
            <w:rPr>
              <w:spacing w:val="16"/>
            </w:rPr>
          </w:rPrChange>
        </w:rPr>
        <w:t xml:space="preserve"> </w:t>
      </w:r>
      <w:r w:rsidRPr="00D753AC">
        <w:rPr>
          <w:rFonts w:cs="Times New Roman"/>
          <w:sz w:val="22"/>
          <w:szCs w:val="22"/>
        </w:rPr>
        <w:t>the</w:t>
      </w:r>
      <w:r w:rsidRPr="00D753AC">
        <w:rPr>
          <w:rFonts w:cs="Times New Roman"/>
          <w:spacing w:val="22"/>
          <w:sz w:val="22"/>
          <w:szCs w:val="22"/>
          <w:rPrChange w:id="3564" w:author="Claire Kouba" w:date="2023-09-12T16:52:00Z">
            <w:rPr>
              <w:spacing w:val="16"/>
            </w:rPr>
          </w:rPrChange>
        </w:rPr>
        <w:t xml:space="preserve"> </w:t>
      </w:r>
      <w:r w:rsidRPr="00D753AC">
        <w:rPr>
          <w:rFonts w:cs="Times New Roman"/>
          <w:sz w:val="22"/>
          <w:szCs w:val="22"/>
        </w:rPr>
        <w:t>flowrate</w:t>
      </w:r>
      <w:r w:rsidRPr="00D753AC">
        <w:rPr>
          <w:rFonts w:cs="Times New Roman"/>
          <w:spacing w:val="21"/>
          <w:sz w:val="22"/>
          <w:szCs w:val="22"/>
          <w:rPrChange w:id="3565" w:author="Claire Kouba" w:date="2023-09-12T16:52:00Z">
            <w:rPr>
              <w:spacing w:val="16"/>
            </w:rPr>
          </w:rPrChange>
        </w:rPr>
        <w:t xml:space="preserve"> </w:t>
      </w:r>
      <w:r w:rsidRPr="00D753AC">
        <w:rPr>
          <w:rFonts w:cs="Times New Roman"/>
          <w:sz w:val="22"/>
          <w:szCs w:val="22"/>
        </w:rPr>
        <w:t>is</w:t>
      </w:r>
      <w:r w:rsidRPr="00D753AC">
        <w:rPr>
          <w:rFonts w:cs="Times New Roman"/>
          <w:spacing w:val="22"/>
          <w:sz w:val="22"/>
          <w:szCs w:val="22"/>
          <w:rPrChange w:id="3566" w:author="Claire Kouba" w:date="2023-09-12T16:52:00Z">
            <w:rPr>
              <w:spacing w:val="16"/>
            </w:rPr>
          </w:rPrChange>
        </w:rPr>
        <w:t xml:space="preserve"> </w:t>
      </w:r>
      <w:r w:rsidRPr="00D753AC">
        <w:rPr>
          <w:rFonts w:cs="Times New Roman"/>
          <w:sz w:val="22"/>
          <w:szCs w:val="22"/>
        </w:rPr>
        <w:t>an</w:t>
      </w:r>
      <w:r w:rsidRPr="00D753AC">
        <w:rPr>
          <w:rFonts w:cs="Times New Roman"/>
          <w:spacing w:val="21"/>
          <w:sz w:val="22"/>
          <w:szCs w:val="22"/>
          <w:rPrChange w:id="3567" w:author="Claire Kouba" w:date="2023-09-12T16:52:00Z">
            <w:rPr>
              <w:spacing w:val="16"/>
            </w:rPr>
          </w:rPrChange>
        </w:rPr>
        <w:t xml:space="preserve"> </w:t>
      </w:r>
      <w:r w:rsidRPr="00D753AC">
        <w:rPr>
          <w:rFonts w:cs="Times New Roman"/>
          <w:sz w:val="22"/>
          <w:szCs w:val="22"/>
        </w:rPr>
        <w:t>order</w:t>
      </w:r>
      <w:r w:rsidRPr="00D753AC">
        <w:rPr>
          <w:rFonts w:cs="Times New Roman"/>
          <w:spacing w:val="22"/>
          <w:sz w:val="22"/>
          <w:szCs w:val="22"/>
          <w:rPrChange w:id="3568" w:author="Claire Kouba" w:date="2023-09-12T16:52:00Z">
            <w:rPr>
              <w:spacing w:val="16"/>
            </w:rPr>
          </w:rPrChange>
        </w:rPr>
        <w:t xml:space="preserve"> </w:t>
      </w:r>
      <w:r w:rsidRPr="00D753AC">
        <w:rPr>
          <w:rFonts w:cs="Times New Roman"/>
          <w:sz w:val="22"/>
          <w:szCs w:val="22"/>
        </w:rPr>
        <w:t>of</w:t>
      </w:r>
      <w:r w:rsidRPr="00D753AC">
        <w:rPr>
          <w:rFonts w:cs="Times New Roman"/>
          <w:spacing w:val="21"/>
          <w:sz w:val="22"/>
          <w:szCs w:val="22"/>
          <w:rPrChange w:id="3569" w:author="Claire Kouba" w:date="2023-09-12T16:52:00Z">
            <w:rPr>
              <w:spacing w:val="16"/>
            </w:rPr>
          </w:rPrChange>
        </w:rPr>
        <w:t xml:space="preserve"> </w:t>
      </w:r>
      <w:r w:rsidRPr="00D753AC">
        <w:rPr>
          <w:rFonts w:cs="Times New Roman"/>
          <w:sz w:val="22"/>
          <w:szCs w:val="22"/>
        </w:rPr>
        <w:t>magnitude</w:t>
      </w:r>
      <w:r w:rsidRPr="00D753AC">
        <w:rPr>
          <w:rFonts w:cs="Times New Roman"/>
          <w:spacing w:val="21"/>
          <w:sz w:val="22"/>
          <w:szCs w:val="22"/>
          <w:rPrChange w:id="3570" w:author="Claire Kouba" w:date="2023-09-12T16:52:00Z">
            <w:rPr>
              <w:spacing w:val="16"/>
            </w:rPr>
          </w:rPrChange>
        </w:rPr>
        <w:t xml:space="preserve"> </w:t>
      </w:r>
      <w:r w:rsidRPr="00D753AC">
        <w:rPr>
          <w:rFonts w:cs="Times New Roman"/>
          <w:sz w:val="22"/>
          <w:szCs w:val="22"/>
        </w:rPr>
        <w:t>higher,</w:t>
      </w:r>
      <w:r w:rsidRPr="00D753AC">
        <w:rPr>
          <w:rFonts w:cs="Times New Roman"/>
          <w:spacing w:val="22"/>
          <w:sz w:val="22"/>
          <w:szCs w:val="22"/>
          <w:rPrChange w:id="3571" w:author="Claire Kouba" w:date="2023-09-12T16:52:00Z">
            <w:rPr>
              <w:spacing w:val="16"/>
            </w:rPr>
          </w:rPrChange>
        </w:rPr>
        <w:t xml:space="preserve"> </w:t>
      </w:r>
      <w:r w:rsidRPr="00D753AC">
        <w:rPr>
          <w:rFonts w:cs="Times New Roman"/>
          <w:sz w:val="22"/>
          <w:szCs w:val="22"/>
        </w:rPr>
        <w:t>and</w:t>
      </w:r>
      <w:r w:rsidRPr="00D753AC">
        <w:rPr>
          <w:rFonts w:cs="Times New Roman"/>
          <w:spacing w:val="21"/>
          <w:sz w:val="22"/>
          <w:szCs w:val="22"/>
          <w:rPrChange w:id="3572" w:author="Claire Kouba" w:date="2023-09-12T16:52:00Z">
            <w:rPr>
              <w:spacing w:val="16"/>
            </w:rPr>
          </w:rPrChange>
        </w:rPr>
        <w:t xml:space="preserve"> </w:t>
      </w:r>
      <w:r w:rsidRPr="00D753AC">
        <w:rPr>
          <w:rFonts w:cs="Times New Roman"/>
          <w:sz w:val="22"/>
          <w:szCs w:val="22"/>
        </w:rPr>
        <w:t>it</w:t>
      </w:r>
      <w:r w:rsidRPr="00D753AC">
        <w:rPr>
          <w:rFonts w:cs="Times New Roman"/>
          <w:spacing w:val="22"/>
          <w:sz w:val="22"/>
          <w:szCs w:val="22"/>
          <w:rPrChange w:id="3573" w:author="Claire Kouba" w:date="2023-09-12T16:52:00Z">
            <w:rPr>
              <w:spacing w:val="16"/>
            </w:rPr>
          </w:rPrChange>
        </w:rPr>
        <w:t xml:space="preserve"> </w:t>
      </w:r>
      <w:r w:rsidRPr="00D753AC">
        <w:rPr>
          <w:rFonts w:cs="Times New Roman"/>
          <w:sz w:val="22"/>
          <w:szCs w:val="22"/>
        </w:rPr>
        <w:t>is</w:t>
      </w:r>
      <w:r w:rsidRPr="00D753AC">
        <w:rPr>
          <w:rFonts w:cs="Times New Roman"/>
          <w:spacing w:val="21"/>
          <w:sz w:val="22"/>
          <w:szCs w:val="22"/>
          <w:rPrChange w:id="3574" w:author="Claire Kouba" w:date="2023-09-12T16:52:00Z">
            <w:rPr>
              <w:spacing w:val="16"/>
            </w:rPr>
          </w:rPrChange>
        </w:rPr>
        <w:t xml:space="preserve"> </w:t>
      </w:r>
      <w:r w:rsidRPr="00D753AC">
        <w:rPr>
          <w:rFonts w:cs="Times New Roman"/>
          <w:sz w:val="22"/>
          <w:szCs w:val="22"/>
        </w:rPr>
        <w:t>highly</w:t>
      </w:r>
      <w:r w:rsidRPr="00D753AC">
        <w:rPr>
          <w:rFonts w:cs="Times New Roman"/>
          <w:spacing w:val="22"/>
          <w:sz w:val="22"/>
          <w:szCs w:val="22"/>
          <w:rPrChange w:id="3575" w:author="Claire Kouba" w:date="2023-09-12T16:52:00Z">
            <w:rPr>
              <w:spacing w:val="16"/>
            </w:rPr>
          </w:rPrChange>
        </w:rPr>
        <w:t xml:space="preserve"> </w:t>
      </w:r>
      <w:r w:rsidRPr="00D753AC">
        <w:rPr>
          <w:rFonts w:cs="Times New Roman"/>
          <w:sz w:val="22"/>
          <w:szCs w:val="22"/>
        </w:rPr>
        <w:t>responsive</w:t>
      </w:r>
      <w:r w:rsidRPr="00D753AC">
        <w:rPr>
          <w:rFonts w:cs="Times New Roman"/>
          <w:spacing w:val="21"/>
          <w:sz w:val="22"/>
          <w:szCs w:val="22"/>
          <w:rPrChange w:id="3576" w:author="Claire Kouba" w:date="2023-09-12T16:52:00Z">
            <w:rPr>
              <w:spacing w:val="16"/>
            </w:rPr>
          </w:rPrChange>
        </w:rPr>
        <w:t xml:space="preserve"> </w:t>
      </w:r>
      <w:r w:rsidRPr="00D753AC">
        <w:rPr>
          <w:rFonts w:cs="Times New Roman"/>
          <w:sz w:val="22"/>
          <w:szCs w:val="22"/>
        </w:rPr>
        <w:t>to</w:t>
      </w:r>
      <w:r w:rsidRPr="00D753AC">
        <w:rPr>
          <w:rFonts w:cs="Times New Roman"/>
          <w:spacing w:val="22"/>
          <w:sz w:val="22"/>
          <w:szCs w:val="22"/>
          <w:rPrChange w:id="3577" w:author="Claire Kouba" w:date="2023-09-12T16:52:00Z">
            <w:rPr>
              <w:spacing w:val="16"/>
            </w:rPr>
          </w:rPrChange>
        </w:rPr>
        <w:t xml:space="preserve"> </w:t>
      </w:r>
      <w:r w:rsidRPr="00D753AC">
        <w:rPr>
          <w:rFonts w:cs="Times New Roman"/>
          <w:sz w:val="22"/>
          <w:szCs w:val="22"/>
        </w:rPr>
        <w:t>rain</w:t>
      </w:r>
      <w:r w:rsidRPr="00D753AC">
        <w:rPr>
          <w:rFonts w:cs="Times New Roman"/>
          <w:spacing w:val="21"/>
          <w:sz w:val="22"/>
          <w:szCs w:val="22"/>
          <w:rPrChange w:id="3578" w:author="Claire Kouba" w:date="2023-09-12T16:52:00Z">
            <w:rPr>
              <w:spacing w:val="16"/>
            </w:rPr>
          </w:rPrChange>
        </w:rPr>
        <w:t xml:space="preserve"> </w:t>
      </w:r>
      <w:r w:rsidRPr="00D753AC">
        <w:rPr>
          <w:rFonts w:cs="Times New Roman"/>
          <w:sz w:val="22"/>
          <w:szCs w:val="22"/>
        </w:rPr>
        <w:t>events</w:t>
      </w:r>
      <w:del w:id="3579" w:author="Claire Kouba" w:date="2023-09-12T16:52:00Z">
        <w:r w:rsidR="00505335" w:rsidRPr="00D753AC">
          <w:rPr>
            <w:rFonts w:cs="Times New Roman"/>
            <w:spacing w:val="16"/>
            <w:sz w:val="22"/>
            <w:szCs w:val="22"/>
          </w:rPr>
          <w:delText xml:space="preserve"> </w:delText>
        </w:r>
        <w:r w:rsidR="00505335" w:rsidRPr="00D753AC">
          <w:rPr>
            <w:rFonts w:cs="Times New Roman"/>
            <w:sz w:val="22"/>
            <w:szCs w:val="22"/>
          </w:rPr>
          <w:delText>(wet</w:delText>
        </w:r>
        <w:r w:rsidR="00505335" w:rsidRPr="00D753AC">
          <w:rPr>
            <w:rFonts w:cs="Times New Roman"/>
            <w:spacing w:val="16"/>
            <w:sz w:val="22"/>
            <w:szCs w:val="22"/>
          </w:rPr>
          <w:delText xml:space="preserve"> </w:delText>
        </w:r>
        <w:r w:rsidR="00505335" w:rsidRPr="00D753AC">
          <w:rPr>
            <w:rFonts w:cs="Times New Roman"/>
            <w:sz w:val="22"/>
            <w:szCs w:val="22"/>
          </w:rPr>
          <w:delText>season</w:delText>
        </w:r>
        <w:r w:rsidR="00505335" w:rsidRPr="00D753AC">
          <w:rPr>
            <w:rFonts w:cs="Times New Roman"/>
            <w:spacing w:val="16"/>
            <w:sz w:val="22"/>
            <w:szCs w:val="22"/>
          </w:rPr>
          <w:delText xml:space="preserve"> </w:delText>
        </w:r>
        <w:r w:rsidR="00505335" w:rsidRPr="00D753AC">
          <w:rPr>
            <w:rFonts w:cs="Times New Roman"/>
            <w:sz w:val="22"/>
            <w:szCs w:val="22"/>
          </w:rPr>
          <w:delText>baseflow</w:delText>
        </w:r>
        <w:r w:rsidR="00505335" w:rsidRPr="00D753AC">
          <w:rPr>
            <w:rFonts w:cs="Times New Roman"/>
            <w:w w:val="99"/>
            <w:sz w:val="22"/>
            <w:szCs w:val="22"/>
          </w:rPr>
          <w:delText xml:space="preserve"> </w:delText>
        </w:r>
        <w:r w:rsidR="00505335" w:rsidRPr="00D753AC">
          <w:rPr>
            <w:rFonts w:cs="Times New Roman"/>
            <w:sz w:val="22"/>
            <w:szCs w:val="22"/>
          </w:rPr>
          <w:delText>and</w:delText>
        </w:r>
        <w:r w:rsidR="00505335" w:rsidRPr="00D753AC">
          <w:rPr>
            <w:rFonts w:cs="Times New Roman"/>
            <w:spacing w:val="20"/>
            <w:sz w:val="22"/>
            <w:szCs w:val="22"/>
          </w:rPr>
          <w:delText xml:space="preserve"> </w:delText>
        </w:r>
        <w:r w:rsidR="00505335" w:rsidRPr="00D753AC">
          <w:rPr>
            <w:rFonts w:cs="Times New Roman"/>
            <w:sz w:val="22"/>
            <w:szCs w:val="22"/>
          </w:rPr>
          <w:delText>stormflow;</w:delText>
        </w:r>
        <w:r w:rsidR="00505335" w:rsidRPr="00D753AC">
          <w:rPr>
            <w:rFonts w:cs="Times New Roman"/>
            <w:spacing w:val="20"/>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0"/>
            <w:sz w:val="22"/>
            <w:szCs w:val="22"/>
          </w:rPr>
          <w:delText xml:space="preserve"> </w:delText>
        </w:r>
        <w:r w:rsidR="00505335" w:rsidRPr="00D753AC">
          <w:rPr>
            <w:rFonts w:cs="Times New Roman"/>
            <w:sz w:val="22"/>
            <w:szCs w:val="22"/>
          </w:rPr>
          <w:delText>4,</w:delText>
        </w:r>
        <w:r w:rsidR="00505335" w:rsidRPr="00D753AC">
          <w:rPr>
            <w:rFonts w:cs="Times New Roman"/>
            <w:sz w:val="22"/>
            <w:szCs w:val="22"/>
          </w:rPr>
          <w:fldChar w:fldCharType="end"/>
        </w:r>
        <w:r w:rsidR="00505335" w:rsidRPr="00D753AC">
          <w:rPr>
            <w:rFonts w:cs="Times New Roman"/>
            <w:spacing w:val="20"/>
            <w:sz w:val="22"/>
            <w:szCs w:val="22"/>
          </w:rPr>
          <w:delText xml:space="preserve"> </w:delText>
        </w:r>
        <w:r w:rsidR="00505335" w:rsidRPr="00D753AC">
          <w:rPr>
            <w:rFonts w:cs="Times New Roman"/>
            <w:sz w:val="22"/>
            <w:szCs w:val="22"/>
          </w:rPr>
          <w:delText>panel</w:delText>
        </w:r>
        <w:r w:rsidR="00505335" w:rsidRPr="00D753AC">
          <w:rPr>
            <w:rFonts w:cs="Times New Roman"/>
            <w:spacing w:val="20"/>
            <w:sz w:val="22"/>
            <w:szCs w:val="22"/>
          </w:rPr>
          <w:delText xml:space="preserve"> </w:delText>
        </w:r>
        <w:r w:rsidR="00505335" w:rsidRPr="00D753AC">
          <w:rPr>
            <w:rFonts w:cs="Times New Roman"/>
            <w:sz w:val="22"/>
            <w:szCs w:val="22"/>
          </w:rPr>
          <w:delText>A).</w:delText>
        </w:r>
        <w:r w:rsidR="00505335" w:rsidRPr="00D753AC">
          <w:rPr>
            <w:rFonts w:cs="Times New Roman"/>
            <w:spacing w:val="20"/>
            <w:sz w:val="22"/>
            <w:szCs w:val="22"/>
          </w:rPr>
          <w:delText xml:space="preserve"> </w:delText>
        </w:r>
        <w:r w:rsidR="00505335" w:rsidRPr="00D753AC">
          <w:rPr>
            <w:rFonts w:cs="Times New Roman"/>
            <w:sz w:val="22"/>
            <w:szCs w:val="22"/>
          </w:rPr>
          <w:delText>By</w:delText>
        </w:r>
        <w:r w:rsidR="00505335" w:rsidRPr="00D753AC">
          <w:rPr>
            <w:rFonts w:cs="Times New Roman"/>
            <w:spacing w:val="20"/>
            <w:sz w:val="22"/>
            <w:szCs w:val="22"/>
          </w:rPr>
          <w:delText xml:space="preserve"> </w:delText>
        </w:r>
        <w:r w:rsidR="00505335" w:rsidRPr="00D753AC">
          <w:rPr>
            <w:rFonts w:cs="Times New Roman"/>
            <w:sz w:val="22"/>
            <w:szCs w:val="22"/>
          </w:rPr>
          <w:delText>visual</w:delText>
        </w:r>
        <w:r w:rsidR="00505335" w:rsidRPr="00D753AC">
          <w:rPr>
            <w:rFonts w:cs="Times New Roman"/>
            <w:spacing w:val="20"/>
            <w:sz w:val="22"/>
            <w:szCs w:val="22"/>
          </w:rPr>
          <w:delText xml:space="preserve"> </w:delText>
        </w:r>
        <w:r w:rsidR="00505335" w:rsidRPr="00D753AC">
          <w:rPr>
            <w:rFonts w:cs="Times New Roman"/>
            <w:sz w:val="22"/>
            <w:szCs w:val="22"/>
          </w:rPr>
          <w:delText>inspection,</w:delText>
        </w:r>
        <w:r w:rsidR="00505335" w:rsidRPr="00D753AC">
          <w:rPr>
            <w:rFonts w:cs="Times New Roman"/>
            <w:spacing w:val="20"/>
            <w:sz w:val="22"/>
            <w:szCs w:val="22"/>
          </w:rPr>
          <w:delText xml:space="preserve"> </w:delText>
        </w:r>
        <w:r w:rsidR="00505335" w:rsidRPr="00D753AC">
          <w:rPr>
            <w:rFonts w:cs="Times New Roman"/>
            <w:sz w:val="22"/>
            <w:szCs w:val="22"/>
          </w:rPr>
          <w:delText>and</w:delText>
        </w:r>
        <w:r w:rsidR="00505335" w:rsidRPr="00D753AC">
          <w:rPr>
            <w:rFonts w:cs="Times New Roman"/>
            <w:spacing w:val="20"/>
            <w:sz w:val="22"/>
            <w:szCs w:val="22"/>
          </w:rPr>
          <w:delText xml:space="preserve"> </w:delText>
        </w:r>
        <w:r w:rsidR="00505335" w:rsidRPr="00D753AC">
          <w:rPr>
            <w:rFonts w:cs="Times New Roman"/>
            <w:sz w:val="22"/>
            <w:szCs w:val="22"/>
          </w:rPr>
          <w:delText>corroborating</w:delText>
        </w:r>
        <w:r w:rsidR="00505335" w:rsidRPr="00D753AC">
          <w:rPr>
            <w:rFonts w:cs="Times New Roman"/>
            <w:spacing w:val="20"/>
            <w:sz w:val="22"/>
            <w:szCs w:val="22"/>
          </w:rPr>
          <w:delText xml:space="preserve"> </w:delText>
        </w:r>
        <w:r w:rsidR="00505335" w:rsidRPr="00D753AC">
          <w:rPr>
            <w:rFonts w:cs="Times New Roman"/>
            <w:sz w:val="22"/>
            <w:szCs w:val="22"/>
          </w:rPr>
          <w:delText>local</w:delText>
        </w:r>
        <w:r w:rsidR="00505335" w:rsidRPr="00D753AC">
          <w:rPr>
            <w:rFonts w:cs="Times New Roman"/>
            <w:spacing w:val="20"/>
            <w:sz w:val="22"/>
            <w:szCs w:val="22"/>
          </w:rPr>
          <w:delText xml:space="preserve"> </w:delText>
        </w:r>
        <w:r w:rsidR="00505335" w:rsidRPr="00D753AC">
          <w:rPr>
            <w:rFonts w:cs="Times New Roman"/>
            <w:sz w:val="22"/>
            <w:szCs w:val="22"/>
          </w:rPr>
          <w:delText>observations</w:delText>
        </w:r>
        <w:r w:rsidR="00505335" w:rsidRPr="00D753AC">
          <w:rPr>
            <w:rFonts w:cs="Times New Roman"/>
            <w:spacing w:val="20"/>
            <w:sz w:val="22"/>
            <w:szCs w:val="22"/>
          </w:rPr>
          <w:delText xml:space="preserve"> </w:delText>
        </w:r>
        <w:r w:rsidR="00505335" w:rsidRPr="00D753AC">
          <w:rPr>
            <w:rFonts w:cs="Times New Roman"/>
            <w:sz w:val="22"/>
            <w:szCs w:val="22"/>
          </w:rPr>
          <w:delText>(see</w:delText>
        </w:r>
        <w:r w:rsidR="00505335" w:rsidRPr="00D753AC">
          <w:rPr>
            <w:rFonts w:cs="Times New Roman"/>
            <w:spacing w:val="20"/>
            <w:sz w:val="22"/>
            <w:szCs w:val="22"/>
          </w:rPr>
          <w:delText xml:space="preserve"> </w:delText>
        </w:r>
        <w:r w:rsidR="00505335" w:rsidRPr="00D753AC">
          <w:rPr>
            <w:rFonts w:cs="Times New Roman"/>
            <w:sz w:val="22"/>
            <w:szCs w:val="22"/>
          </w:rPr>
          <w:delText>discussion</w:delText>
        </w:r>
        <w:r w:rsidR="00505335" w:rsidRPr="00D753AC">
          <w:rPr>
            <w:rFonts w:cs="Times New Roman"/>
            <w:spacing w:val="20"/>
            <w:sz w:val="22"/>
            <w:szCs w:val="22"/>
          </w:rPr>
          <w:delText xml:space="preserve"> </w:delText>
        </w:r>
        <w:r w:rsidR="00505335" w:rsidRPr="00D753AC">
          <w:rPr>
            <w:rFonts w:cs="Times New Roman"/>
            <w:sz w:val="22"/>
            <w:szCs w:val="22"/>
          </w:rPr>
          <w:delText>below),</w:delText>
        </w:r>
        <w:r w:rsidR="00505335" w:rsidRPr="00D753AC">
          <w:rPr>
            <w:rFonts w:cs="Times New Roman"/>
            <w:spacing w:val="20"/>
            <w:sz w:val="22"/>
            <w:szCs w:val="22"/>
          </w:rPr>
          <w:delText xml:space="preserve"> </w:delText>
        </w:r>
        <w:r w:rsidR="00505335" w:rsidRPr="00D753AC">
          <w:rPr>
            <w:rFonts w:cs="Times New Roman"/>
            <w:sz w:val="22"/>
            <w:szCs w:val="22"/>
          </w:rPr>
          <w:delText>the</w:delText>
        </w:r>
        <w:r w:rsidR="00505335" w:rsidRPr="00D753AC">
          <w:rPr>
            <w:rFonts w:cs="Times New Roman"/>
            <w:w w:val="99"/>
            <w:sz w:val="22"/>
            <w:szCs w:val="22"/>
          </w:rPr>
          <w:delText xml:space="preserve"> </w:delText>
        </w:r>
        <w:r w:rsidR="00505335" w:rsidRPr="00D753AC">
          <w:rPr>
            <w:rFonts w:cs="Times New Roman"/>
            <w:sz w:val="22"/>
            <w:szCs w:val="22"/>
          </w:rPr>
          <w:delText>approximate</w:delText>
        </w:r>
        <w:r w:rsidR="00505335" w:rsidRPr="00D753AC">
          <w:rPr>
            <w:rFonts w:cs="Times New Roman"/>
            <w:spacing w:val="-11"/>
            <w:sz w:val="22"/>
            <w:szCs w:val="22"/>
          </w:rPr>
          <w:delText xml:space="preserve"> </w:delText>
        </w:r>
        <w:r w:rsidR="00505335" w:rsidRPr="00D753AC">
          <w:rPr>
            <w:rFonts w:cs="Times New Roman"/>
            <w:sz w:val="22"/>
            <w:szCs w:val="22"/>
          </w:rPr>
          <w:delText>boundary</w:delText>
        </w:r>
        <w:r w:rsidR="00505335" w:rsidRPr="00D753AC">
          <w:rPr>
            <w:rFonts w:cs="Times New Roman"/>
            <w:spacing w:val="-11"/>
            <w:sz w:val="22"/>
            <w:szCs w:val="22"/>
          </w:rPr>
          <w:delText xml:space="preserve"> </w:delText>
        </w:r>
        <w:r w:rsidR="00505335" w:rsidRPr="00D753AC">
          <w:rPr>
            <w:rFonts w:cs="Times New Roman"/>
            <w:sz w:val="22"/>
            <w:szCs w:val="22"/>
          </w:rPr>
          <w:delText>between</w:delText>
        </w:r>
        <w:r w:rsidR="00505335" w:rsidRPr="00D753AC">
          <w:rPr>
            <w:rFonts w:cs="Times New Roman"/>
            <w:spacing w:val="-11"/>
            <w:sz w:val="22"/>
            <w:szCs w:val="22"/>
          </w:rPr>
          <w:delText xml:space="preserve"> </w:delText>
        </w:r>
        <w:r w:rsidR="00505335" w:rsidRPr="00D753AC">
          <w:rPr>
            <w:rFonts w:cs="Times New Roman"/>
            <w:sz w:val="22"/>
            <w:szCs w:val="22"/>
          </w:rPr>
          <w:delText>these</w:delText>
        </w:r>
        <w:r w:rsidR="00505335" w:rsidRPr="00D753AC">
          <w:rPr>
            <w:rFonts w:cs="Times New Roman"/>
            <w:spacing w:val="-11"/>
            <w:sz w:val="22"/>
            <w:szCs w:val="22"/>
          </w:rPr>
          <w:delText xml:space="preserve"> </w:delText>
        </w:r>
        <w:r w:rsidR="00505335" w:rsidRPr="00D753AC">
          <w:rPr>
            <w:rFonts w:cs="Times New Roman"/>
            <w:sz w:val="22"/>
            <w:szCs w:val="22"/>
          </w:rPr>
          <w:delText>domains,</w:delText>
        </w:r>
        <w:r w:rsidR="00505335" w:rsidRPr="00D753AC">
          <w:rPr>
            <w:rFonts w:cs="Times New Roman"/>
            <w:spacing w:val="-11"/>
            <w:sz w:val="22"/>
            <w:szCs w:val="22"/>
          </w:rPr>
          <w:delText xml:space="preserve"> </w:delText>
        </w:r>
        <w:r w:rsidR="00505335" w:rsidRPr="00D753AC">
          <w:rPr>
            <w:rFonts w:cs="Times New Roman"/>
            <w:sz w:val="22"/>
            <w:szCs w:val="22"/>
          </w:rPr>
          <w:delText>denoted</w:delText>
        </w:r>
        <w:r w:rsidR="00505335" w:rsidRPr="00D753AC">
          <w:rPr>
            <w:rFonts w:cs="Times New Roman"/>
            <w:spacing w:val="-11"/>
            <w:sz w:val="22"/>
            <w:szCs w:val="22"/>
          </w:rPr>
          <w:delText xml:space="preserve"> </w:delText>
        </w:r>
        <w:r w:rsidR="00505335" w:rsidRPr="00D753AC">
          <w:rPr>
            <w:rFonts w:cs="Times New Roman"/>
            <w:sz w:val="22"/>
            <w:szCs w:val="22"/>
          </w:rPr>
          <w:delText>as</w:delText>
        </w:r>
        <w:r w:rsidR="00505335" w:rsidRPr="00D753AC">
          <w:rPr>
            <w:rFonts w:cs="Times New Roman"/>
            <w:spacing w:val="-11"/>
            <w:sz w:val="22"/>
            <w:szCs w:val="22"/>
          </w:rPr>
          <w:delText xml:space="preserve"> </w:delText>
        </w:r>
        <w:r w:rsidR="00505335" w:rsidRPr="00D753AC">
          <w:rPr>
            <w:rFonts w:eastAsia="Arial" w:cs="Times New Roman"/>
            <w:i/>
            <w:sz w:val="22"/>
            <w:szCs w:val="22"/>
          </w:rPr>
          <w:delText>Q</w:delText>
        </w:r>
        <w:r w:rsidR="00505335" w:rsidRPr="00D753AC">
          <w:rPr>
            <w:rFonts w:eastAsia="Arial" w:cs="Times New Roman"/>
            <w:i/>
            <w:position w:val="-2"/>
            <w:sz w:val="22"/>
            <w:szCs w:val="22"/>
          </w:rPr>
          <w:delText>spill</w:delText>
        </w:r>
        <w:r w:rsidR="00505335" w:rsidRPr="00D753AC">
          <w:rPr>
            <w:rFonts w:cs="Times New Roman"/>
            <w:sz w:val="22"/>
            <w:szCs w:val="22"/>
          </w:rPr>
          <w:delText>,</w:delText>
        </w:r>
        <w:r w:rsidR="00505335" w:rsidRPr="00D753AC">
          <w:rPr>
            <w:rFonts w:cs="Times New Roman"/>
            <w:spacing w:val="-11"/>
            <w:sz w:val="22"/>
            <w:szCs w:val="22"/>
          </w:rPr>
          <w:delText xml:space="preserve"> </w:delText>
        </w:r>
        <w:r w:rsidR="00505335" w:rsidRPr="00D753AC">
          <w:rPr>
            <w:rFonts w:cs="Times New Roman"/>
            <w:sz w:val="22"/>
            <w:szCs w:val="22"/>
          </w:rPr>
          <w:delText>is</w:delText>
        </w:r>
        <w:r w:rsidR="00505335" w:rsidRPr="00D753AC">
          <w:rPr>
            <w:rFonts w:cs="Times New Roman"/>
            <w:spacing w:val="-11"/>
            <w:sz w:val="22"/>
            <w:szCs w:val="22"/>
          </w:rPr>
          <w:delText xml:space="preserve"> </w:delText>
        </w:r>
        <w:r w:rsidR="00505335" w:rsidRPr="00D753AC">
          <w:rPr>
            <w:rFonts w:cs="Times New Roman"/>
            <w:sz w:val="22"/>
            <w:szCs w:val="22"/>
          </w:rPr>
          <w:delText>100</w:delText>
        </w:r>
        <w:r w:rsidR="00505335" w:rsidRPr="00D753AC">
          <w:rPr>
            <w:rFonts w:cs="Times New Roman"/>
            <w:spacing w:val="-11"/>
            <w:sz w:val="22"/>
            <w:szCs w:val="22"/>
          </w:rPr>
          <w:delText xml:space="preserve"> </w:delText>
        </w:r>
        <w:r w:rsidR="00505335" w:rsidRPr="00D753AC">
          <w:rPr>
            <w:rFonts w:cs="Times New Roman"/>
            <w:sz w:val="22"/>
            <w:szCs w:val="22"/>
          </w:rPr>
          <w:delText>cfs</w:delText>
        </w:r>
        <w:r w:rsidR="00505335" w:rsidRPr="00D753AC">
          <w:rPr>
            <w:rFonts w:cs="Times New Roman"/>
            <w:spacing w:val="-11"/>
            <w:sz w:val="22"/>
            <w:szCs w:val="22"/>
          </w:rPr>
          <w:delText xml:space="preserve"> </w:delText>
        </w:r>
        <w:r w:rsidR="00505335" w:rsidRPr="00D753AC">
          <w:rPr>
            <w:rFonts w:cs="Times New Roman"/>
            <w:sz w:val="22"/>
            <w:szCs w:val="22"/>
          </w:rPr>
          <w:delText>(approximately</w:delText>
        </w:r>
        <w:r w:rsidR="00505335" w:rsidRPr="00D753AC">
          <w:rPr>
            <w:rFonts w:cs="Times New Roman"/>
            <w:spacing w:val="-11"/>
            <w:sz w:val="22"/>
            <w:szCs w:val="22"/>
          </w:rPr>
          <w:delText xml:space="preserve"> </w:delText>
        </w:r>
        <w:r w:rsidR="00505335" w:rsidRPr="00D753AC">
          <w:rPr>
            <w:rFonts w:cs="Times New Roman"/>
            <w:sz w:val="22"/>
            <w:szCs w:val="22"/>
          </w:rPr>
          <w:delText>7.5</w:delText>
        </w:r>
        <w:r w:rsidR="00505335" w:rsidRPr="00D753AC">
          <w:rPr>
            <w:rFonts w:cs="Times New Roman"/>
            <w:spacing w:val="-11"/>
            <w:sz w:val="22"/>
            <w:szCs w:val="22"/>
          </w:rPr>
          <w:delText xml:space="preserve"> </w:delText>
        </w:r>
        <w:r w:rsidR="00505335" w:rsidRPr="00D753AC">
          <w:rPr>
            <w:rFonts w:cs="Times New Roman"/>
            <w:sz w:val="22"/>
            <w:szCs w:val="22"/>
          </w:rPr>
          <w:delText>Mm</w:delText>
        </w:r>
        <w:r w:rsidR="00505335" w:rsidRPr="00D753AC">
          <w:rPr>
            <w:rFonts w:cs="Times New Roman"/>
            <w:position w:val="7"/>
            <w:sz w:val="22"/>
            <w:szCs w:val="22"/>
          </w:rPr>
          <w:delText>3</w:delText>
        </w:r>
        <w:r w:rsidR="00505335" w:rsidRPr="00D753AC">
          <w:rPr>
            <w:rFonts w:cs="Times New Roman"/>
            <w:spacing w:val="14"/>
            <w:position w:val="7"/>
            <w:sz w:val="22"/>
            <w:szCs w:val="22"/>
          </w:rPr>
          <w:delText xml:space="preserve"> </w:delText>
        </w:r>
        <w:r w:rsidR="00505335" w:rsidRPr="00D753AC">
          <w:rPr>
            <w:rFonts w:cs="Times New Roman"/>
            <w:sz w:val="22"/>
            <w:szCs w:val="22"/>
          </w:rPr>
          <w:delText>per</w:delText>
        </w:r>
        <w:r w:rsidR="00505335" w:rsidRPr="00D753AC">
          <w:rPr>
            <w:rFonts w:cs="Times New Roman"/>
            <w:spacing w:val="-11"/>
            <w:sz w:val="22"/>
            <w:szCs w:val="22"/>
          </w:rPr>
          <w:delText xml:space="preserve"> </w:delText>
        </w:r>
        <w:r w:rsidR="00505335" w:rsidRPr="00D753AC">
          <w:rPr>
            <w:rFonts w:cs="Times New Roman"/>
            <w:sz w:val="22"/>
            <w:szCs w:val="22"/>
          </w:rPr>
          <w:delText>month).</w:delText>
        </w:r>
      </w:del>
      <w:ins w:id="3580" w:author="Claire Kouba" w:date="2023-09-12T16:52:00Z">
        <w:r w:rsidRPr="00D753AC">
          <w:rPr>
            <w:rFonts w:cs="Times New Roman"/>
            <w:sz w:val="22"/>
            <w:szCs w:val="22"/>
          </w:rPr>
          <w:t>.</w:t>
        </w:r>
      </w:ins>
      <w:r w:rsidRPr="00D753AC">
        <w:rPr>
          <w:rFonts w:cs="Times New Roman"/>
          <w:spacing w:val="22"/>
          <w:sz w:val="22"/>
          <w:szCs w:val="22"/>
          <w:rPrChange w:id="3581" w:author="Claire Kouba" w:date="2023-09-12T16:52:00Z">
            <w:rPr>
              <w:spacing w:val="-11"/>
            </w:rPr>
          </w:rPrChange>
        </w:rPr>
        <w:t xml:space="preserve"> </w:t>
      </w:r>
      <w:r w:rsidRPr="00D753AC">
        <w:rPr>
          <w:rFonts w:cs="Times New Roman"/>
          <w:sz w:val="22"/>
          <w:szCs w:val="22"/>
        </w:rPr>
        <w:t>The</w:t>
      </w:r>
      <w:r w:rsidRPr="00D753AC">
        <w:rPr>
          <w:rFonts w:cs="Times New Roman"/>
          <w:w w:val="99"/>
          <w:sz w:val="22"/>
          <w:szCs w:val="22"/>
          <w:rPrChange w:id="3582" w:author="Claire Kouba" w:date="2023-09-12T16:52:00Z">
            <w:rPr>
              <w:spacing w:val="-11"/>
            </w:rPr>
          </w:rPrChange>
        </w:rPr>
        <w:t xml:space="preserve"> </w:t>
      </w:r>
      <w:r w:rsidRPr="00D753AC">
        <w:rPr>
          <w:rFonts w:cs="Times New Roman"/>
          <w:sz w:val="22"/>
          <w:szCs w:val="22"/>
        </w:rPr>
        <w:t>intermediate</w:t>
      </w:r>
      <w:r w:rsidRPr="00D753AC">
        <w:rPr>
          <w:rFonts w:cs="Times New Roman"/>
          <w:spacing w:val="18"/>
          <w:sz w:val="22"/>
          <w:szCs w:val="22"/>
          <w:rPrChange w:id="3583" w:author="Claire Kouba" w:date="2023-09-12T16:52:00Z">
            <w:rPr>
              <w:w w:val="99"/>
            </w:rPr>
          </w:rPrChange>
        </w:rPr>
        <w:t xml:space="preserve"> </w:t>
      </w:r>
      <w:r w:rsidRPr="00D753AC">
        <w:rPr>
          <w:rFonts w:cs="Times New Roman"/>
          <w:sz w:val="22"/>
          <w:szCs w:val="22"/>
        </w:rPr>
        <w:t>hydrologic</w:t>
      </w:r>
      <w:r w:rsidRPr="00D753AC">
        <w:rPr>
          <w:rFonts w:cs="Times New Roman"/>
          <w:spacing w:val="18"/>
          <w:sz w:val="22"/>
          <w:szCs w:val="22"/>
          <w:rPrChange w:id="3584" w:author="Claire Kouba" w:date="2023-09-12T16:52:00Z">
            <w:rPr/>
          </w:rPrChange>
        </w:rPr>
        <w:t xml:space="preserve"> </w:t>
      </w:r>
      <w:r w:rsidRPr="00D753AC">
        <w:rPr>
          <w:rFonts w:cs="Times New Roman"/>
          <w:sz w:val="22"/>
          <w:szCs w:val="22"/>
        </w:rPr>
        <w:t>state,</w:t>
      </w:r>
      <w:r w:rsidRPr="00D753AC">
        <w:rPr>
          <w:rFonts w:cs="Times New Roman"/>
          <w:spacing w:val="18"/>
          <w:sz w:val="22"/>
          <w:szCs w:val="22"/>
          <w:rPrChange w:id="3585" w:author="Claire Kouba" w:date="2023-09-12T16:52:00Z">
            <w:rPr/>
          </w:rPrChange>
        </w:rPr>
        <w:t xml:space="preserve"> </w:t>
      </w:r>
      <w:r w:rsidRPr="00D753AC">
        <w:rPr>
          <w:rFonts w:cs="Times New Roman"/>
          <w:sz w:val="22"/>
          <w:szCs w:val="22"/>
        </w:rPr>
        <w:t>“filling</w:t>
      </w:r>
      <w:r w:rsidRPr="00D753AC">
        <w:rPr>
          <w:rFonts w:cs="Times New Roman"/>
          <w:spacing w:val="18"/>
          <w:sz w:val="22"/>
          <w:szCs w:val="22"/>
          <w:rPrChange w:id="3586" w:author="Claire Kouba" w:date="2023-09-12T16:52:00Z">
            <w:rPr/>
          </w:rPrChange>
        </w:rPr>
        <w:t xml:space="preserve"> </w:t>
      </w:r>
      <w:r w:rsidRPr="00D753AC">
        <w:rPr>
          <w:rFonts w:cs="Times New Roman"/>
          <w:sz w:val="22"/>
          <w:szCs w:val="22"/>
        </w:rPr>
        <w:t>from</w:t>
      </w:r>
      <w:r w:rsidRPr="00D753AC">
        <w:rPr>
          <w:rFonts w:cs="Times New Roman"/>
          <w:spacing w:val="18"/>
          <w:sz w:val="22"/>
          <w:szCs w:val="22"/>
          <w:rPrChange w:id="3587" w:author="Claire Kouba" w:date="2023-09-12T16:52:00Z">
            <w:rPr/>
          </w:rPrChange>
        </w:rPr>
        <w:t xml:space="preserve"> </w:t>
      </w:r>
      <w:r w:rsidRPr="00D753AC">
        <w:rPr>
          <w:rFonts w:cs="Times New Roman"/>
          <w:sz w:val="22"/>
          <w:szCs w:val="22"/>
        </w:rPr>
        <w:t>low</w:t>
      </w:r>
      <w:r w:rsidRPr="00D753AC">
        <w:rPr>
          <w:rFonts w:cs="Times New Roman"/>
          <w:spacing w:val="18"/>
          <w:sz w:val="22"/>
          <w:szCs w:val="22"/>
          <w:rPrChange w:id="3588" w:author="Claire Kouba" w:date="2023-09-12T16:52:00Z">
            <w:rPr/>
          </w:rPrChange>
        </w:rPr>
        <w:t xml:space="preserve"> </w:t>
      </w:r>
      <w:r w:rsidRPr="00D753AC">
        <w:rPr>
          <w:rFonts w:cs="Times New Roman"/>
          <w:sz w:val="22"/>
          <w:szCs w:val="22"/>
        </w:rPr>
        <w:t>storage”,</w:t>
      </w:r>
      <w:r w:rsidRPr="00D753AC">
        <w:rPr>
          <w:rFonts w:cs="Times New Roman"/>
          <w:spacing w:val="18"/>
          <w:sz w:val="22"/>
          <w:szCs w:val="22"/>
          <w:rPrChange w:id="3589" w:author="Claire Kouba" w:date="2023-09-12T16:52:00Z">
            <w:rPr/>
          </w:rPrChange>
        </w:rPr>
        <w:t xml:space="preserve"> </w:t>
      </w:r>
      <w:del w:id="3590" w:author="Claire Kouba" w:date="2023-09-12T16:52:00Z">
        <w:r w:rsidR="00505335" w:rsidRPr="00D753AC">
          <w:rPr>
            <w:rFonts w:cs="Times New Roman"/>
            <w:sz w:val="22"/>
            <w:szCs w:val="22"/>
          </w:rPr>
          <w:delText>is</w:delText>
        </w:r>
      </w:del>
      <w:ins w:id="3591" w:author="Claire Kouba" w:date="2023-09-12T16:52:00Z">
        <w:r w:rsidRPr="00D753AC">
          <w:rPr>
            <w:rFonts w:cs="Times New Roman"/>
            <w:sz w:val="22"/>
            <w:szCs w:val="22"/>
          </w:rPr>
          <w:t>was</w:t>
        </w:r>
      </w:ins>
      <w:r w:rsidRPr="00D753AC">
        <w:rPr>
          <w:rFonts w:cs="Times New Roman"/>
          <w:spacing w:val="18"/>
          <w:sz w:val="22"/>
          <w:szCs w:val="22"/>
          <w:rPrChange w:id="3592" w:author="Claire Kouba" w:date="2023-09-12T16:52:00Z">
            <w:rPr/>
          </w:rPrChange>
        </w:rPr>
        <w:t xml:space="preserve"> </w:t>
      </w:r>
      <w:r w:rsidRPr="00D753AC">
        <w:rPr>
          <w:rFonts w:cs="Times New Roman"/>
          <w:sz w:val="22"/>
          <w:szCs w:val="22"/>
        </w:rPr>
        <w:t>visible</w:t>
      </w:r>
      <w:r w:rsidRPr="00D753AC">
        <w:rPr>
          <w:rFonts w:cs="Times New Roman"/>
          <w:spacing w:val="18"/>
          <w:sz w:val="22"/>
          <w:szCs w:val="22"/>
          <w:rPrChange w:id="3593" w:author="Claire Kouba" w:date="2023-09-12T16:52:00Z">
            <w:rPr/>
          </w:rPrChange>
        </w:rPr>
        <w:t xml:space="preserve"> </w:t>
      </w:r>
      <w:r w:rsidRPr="00D753AC">
        <w:rPr>
          <w:rFonts w:cs="Times New Roman"/>
          <w:sz w:val="22"/>
          <w:szCs w:val="22"/>
        </w:rPr>
        <w:t>in</w:t>
      </w:r>
      <w:r w:rsidRPr="00D753AC">
        <w:rPr>
          <w:rFonts w:cs="Times New Roman"/>
          <w:spacing w:val="18"/>
          <w:sz w:val="22"/>
          <w:szCs w:val="22"/>
          <w:rPrChange w:id="3594" w:author="Claire Kouba" w:date="2023-09-12T16:52:00Z">
            <w:rPr/>
          </w:rPrChange>
        </w:rPr>
        <w:t xml:space="preserve"> </w:t>
      </w:r>
      <w:r w:rsidRPr="00D753AC">
        <w:rPr>
          <w:rFonts w:cs="Times New Roman"/>
          <w:sz w:val="22"/>
          <w:szCs w:val="22"/>
        </w:rPr>
        <w:t>some</w:t>
      </w:r>
      <w:r w:rsidRPr="00D753AC">
        <w:rPr>
          <w:rFonts w:cs="Times New Roman"/>
          <w:spacing w:val="18"/>
          <w:sz w:val="22"/>
          <w:szCs w:val="22"/>
          <w:rPrChange w:id="3595" w:author="Claire Kouba" w:date="2023-09-12T16:52:00Z">
            <w:rPr/>
          </w:rPrChange>
        </w:rPr>
        <w:t xml:space="preserve"> </w:t>
      </w:r>
      <w:r w:rsidRPr="00D753AC">
        <w:rPr>
          <w:rFonts w:cs="Times New Roman"/>
          <w:sz w:val="22"/>
          <w:szCs w:val="22"/>
        </w:rPr>
        <w:t>fall-winter</w:t>
      </w:r>
      <w:r w:rsidRPr="00D753AC">
        <w:rPr>
          <w:rFonts w:cs="Times New Roman"/>
          <w:spacing w:val="18"/>
          <w:sz w:val="22"/>
          <w:szCs w:val="22"/>
          <w:rPrChange w:id="3596" w:author="Claire Kouba" w:date="2023-09-12T16:52:00Z">
            <w:rPr/>
          </w:rPrChange>
        </w:rPr>
        <w:t xml:space="preserve"> </w:t>
      </w:r>
      <w:r w:rsidRPr="00D753AC">
        <w:rPr>
          <w:rFonts w:cs="Times New Roman"/>
          <w:sz w:val="22"/>
          <w:szCs w:val="22"/>
        </w:rPr>
        <w:t>hydrographs</w:t>
      </w:r>
      <w:r w:rsidRPr="00D753AC">
        <w:rPr>
          <w:rFonts w:cs="Times New Roman"/>
          <w:spacing w:val="18"/>
          <w:sz w:val="22"/>
          <w:szCs w:val="22"/>
          <w:rPrChange w:id="3597" w:author="Claire Kouba" w:date="2023-09-12T16:52:00Z">
            <w:rPr/>
          </w:rPrChange>
        </w:rPr>
        <w:t xml:space="preserve"> </w:t>
      </w:r>
      <w:del w:id="3598" w:author="Claire Kouba" w:date="2023-09-12T16:52:00Z">
        <w:r w:rsidR="00505335" w:rsidRPr="00D753AC">
          <w:rPr>
            <w:rFonts w:cs="Times New Roman"/>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sz w:val="22"/>
            <w:szCs w:val="22"/>
          </w:rPr>
          <w:delText>Figure 4,</w:delText>
        </w:r>
        <w:r w:rsidR="00505335" w:rsidRPr="00D753AC">
          <w:rPr>
            <w:rFonts w:cs="Times New Roman"/>
            <w:sz w:val="22"/>
            <w:szCs w:val="22"/>
          </w:rPr>
          <w:fldChar w:fldCharType="end"/>
        </w:r>
        <w:r w:rsidR="00505335" w:rsidRPr="00D753AC">
          <w:rPr>
            <w:rFonts w:cs="Times New Roman"/>
            <w:sz w:val="22"/>
            <w:szCs w:val="22"/>
          </w:rPr>
          <w:delText xml:space="preserve"> panel A</w:delText>
        </w:r>
      </w:del>
      <w:ins w:id="3599" w:author="Claire Kouba" w:date="2023-09-12T16:52:00Z">
        <w:r w:rsidRPr="00D753AC">
          <w:rPr>
            <w:rFonts w:cs="Times New Roman"/>
            <w:sz w:val="22"/>
            <w:szCs w:val="22"/>
          </w:rPr>
          <w:t>(e.g.,</w:t>
        </w:r>
        <w:r w:rsidRPr="00D753AC">
          <w:rPr>
            <w:rFonts w:cs="Times New Roman"/>
            <w:spacing w:val="18"/>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18"/>
            <w:sz w:val="22"/>
            <w:szCs w:val="22"/>
          </w:rPr>
          <w:t xml:space="preserve"> </w:t>
        </w:r>
        <w:r w:rsidRPr="00D753AC">
          <w:rPr>
            <w:rFonts w:cs="Times New Roman"/>
            <w:sz w:val="22"/>
            <w:szCs w:val="22"/>
          </w:rPr>
          <w:t>2</w:t>
        </w:r>
      </w:ins>
      <w:r w:rsidRPr="00D753AC">
        <w:rPr>
          <w:rFonts w:cs="Times New Roman"/>
          <w:sz w:val="22"/>
          <w:szCs w:val="22"/>
        </w:rPr>
        <w:t>),</w:t>
      </w:r>
      <w:r w:rsidRPr="00D753AC">
        <w:rPr>
          <w:rFonts w:cs="Times New Roman"/>
          <w:spacing w:val="18"/>
          <w:sz w:val="22"/>
          <w:szCs w:val="22"/>
          <w:rPrChange w:id="3600" w:author="Claire Kouba" w:date="2023-09-12T16:52:00Z">
            <w:rPr/>
          </w:rPrChange>
        </w:rPr>
        <w:t xml:space="preserve"> </w:t>
      </w:r>
      <w:r w:rsidRPr="00D753AC">
        <w:rPr>
          <w:rFonts w:cs="Times New Roman"/>
          <w:sz w:val="22"/>
          <w:szCs w:val="22"/>
        </w:rPr>
        <w:t>but</w:t>
      </w:r>
      <w:r w:rsidRPr="00D753AC">
        <w:rPr>
          <w:rFonts w:cs="Times New Roman"/>
          <w:w w:val="99"/>
          <w:sz w:val="22"/>
          <w:szCs w:val="22"/>
          <w:rPrChange w:id="3601" w:author="Claire Kouba" w:date="2023-09-12T16:52:00Z">
            <w:rPr/>
          </w:rPrChange>
        </w:rPr>
        <w:t xml:space="preserve"> </w:t>
      </w:r>
      <w:del w:id="3602" w:author="Claire Kouba" w:date="2023-09-12T16:52:00Z">
        <w:r w:rsidR="00505335" w:rsidRPr="00D753AC">
          <w:rPr>
            <w:rFonts w:cs="Times New Roman"/>
            <w:sz w:val="22"/>
            <w:szCs w:val="22"/>
          </w:rPr>
          <w:delText>tends</w:delText>
        </w:r>
      </w:del>
      <w:ins w:id="3603" w:author="Claire Kouba" w:date="2023-09-12T16:52:00Z">
        <w:r w:rsidRPr="00D753AC">
          <w:rPr>
            <w:rFonts w:cs="Times New Roman"/>
            <w:sz w:val="22"/>
            <w:szCs w:val="22"/>
          </w:rPr>
          <w:t>tended</w:t>
        </w:r>
      </w:ins>
      <w:r w:rsidRPr="00D753AC">
        <w:rPr>
          <w:rFonts w:cs="Times New Roman"/>
          <w:spacing w:val="-5"/>
          <w:sz w:val="22"/>
          <w:szCs w:val="22"/>
          <w:rPrChange w:id="3604" w:author="Claire Kouba" w:date="2023-09-12T16:52:00Z">
            <w:rPr/>
          </w:rPrChange>
        </w:rPr>
        <w:t xml:space="preserve"> </w:t>
      </w:r>
      <w:r w:rsidRPr="00D753AC">
        <w:rPr>
          <w:rFonts w:cs="Times New Roman"/>
          <w:sz w:val="22"/>
          <w:szCs w:val="22"/>
        </w:rPr>
        <w:t>to</w:t>
      </w:r>
      <w:r w:rsidRPr="00D753AC">
        <w:rPr>
          <w:rFonts w:cs="Times New Roman"/>
          <w:spacing w:val="-5"/>
          <w:sz w:val="22"/>
          <w:szCs w:val="22"/>
          <w:rPrChange w:id="3605" w:author="Claire Kouba" w:date="2023-09-12T16:52:00Z">
            <w:rPr/>
          </w:rPrChange>
        </w:rPr>
        <w:t xml:space="preserve"> </w:t>
      </w:r>
      <w:r w:rsidRPr="00D753AC">
        <w:rPr>
          <w:rFonts w:cs="Times New Roman"/>
          <w:sz w:val="22"/>
          <w:szCs w:val="22"/>
        </w:rPr>
        <w:t>last</w:t>
      </w:r>
      <w:r w:rsidRPr="00D753AC">
        <w:rPr>
          <w:rFonts w:cs="Times New Roman"/>
          <w:spacing w:val="-5"/>
          <w:sz w:val="22"/>
          <w:szCs w:val="22"/>
          <w:rPrChange w:id="3606" w:author="Claire Kouba" w:date="2023-09-12T16:52:00Z">
            <w:rPr>
              <w:spacing w:val="40"/>
            </w:rPr>
          </w:rPrChange>
        </w:rPr>
        <w:t xml:space="preserve"> </w:t>
      </w:r>
      <w:r w:rsidRPr="00D753AC">
        <w:rPr>
          <w:rFonts w:cs="Times New Roman"/>
          <w:sz w:val="22"/>
          <w:szCs w:val="22"/>
        </w:rPr>
        <w:t>a</w:t>
      </w:r>
      <w:ins w:id="3607" w:author="Claire Kouba" w:date="2023-09-12T16:52:00Z">
        <w:r w:rsidRPr="00D753AC">
          <w:rPr>
            <w:rFonts w:cs="Times New Roman"/>
            <w:spacing w:val="-5"/>
            <w:sz w:val="22"/>
            <w:szCs w:val="22"/>
          </w:rPr>
          <w:t xml:space="preserve"> </w:t>
        </w:r>
        <w:r w:rsidRPr="00D753AC">
          <w:rPr>
            <w:rFonts w:cs="Times New Roman"/>
            <w:sz w:val="22"/>
            <w:szCs w:val="22"/>
          </w:rPr>
          <w:t>relatively</w:t>
        </w:r>
        <w:r w:rsidRPr="00D753AC">
          <w:rPr>
            <w:rFonts w:cs="Times New Roman"/>
            <w:spacing w:val="-5"/>
            <w:sz w:val="22"/>
            <w:szCs w:val="22"/>
          </w:rPr>
          <w:t xml:space="preserve"> </w:t>
        </w:r>
        <w:r w:rsidRPr="00D753AC">
          <w:rPr>
            <w:rFonts w:cs="Times New Roman"/>
            <w:sz w:val="22"/>
            <w:szCs w:val="22"/>
          </w:rPr>
          <w:t>short</w:t>
        </w:r>
        <w:r w:rsidRPr="00D753AC">
          <w:rPr>
            <w:rFonts w:cs="Times New Roman"/>
            <w:spacing w:val="-5"/>
            <w:sz w:val="22"/>
            <w:szCs w:val="22"/>
          </w:rPr>
          <w:t xml:space="preserve"> </w:t>
        </w:r>
        <w:r w:rsidRPr="00D753AC">
          <w:rPr>
            <w:rFonts w:cs="Times New Roman"/>
            <w:sz w:val="22"/>
            <w:szCs w:val="22"/>
          </w:rPr>
          <w:t>time</w:t>
        </w:r>
        <w:r w:rsidRPr="00D753AC">
          <w:rPr>
            <w:rFonts w:cs="Times New Roman"/>
            <w:spacing w:val="-5"/>
            <w:sz w:val="22"/>
            <w:szCs w:val="22"/>
          </w:rPr>
          <w:t xml:space="preserve"> </w:t>
        </w:r>
        <w:r w:rsidRPr="00D753AC">
          <w:rPr>
            <w:rFonts w:cs="Times New Roman"/>
            <w:sz w:val="22"/>
            <w:szCs w:val="22"/>
          </w:rPr>
          <w:t>before</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filling</w:t>
        </w:r>
        <w:r w:rsidRPr="00D753AC">
          <w:rPr>
            <w:rFonts w:cs="Times New Roman"/>
            <w:spacing w:val="-5"/>
            <w:sz w:val="22"/>
            <w:szCs w:val="22"/>
          </w:rPr>
          <w:t xml:space="preserve"> </w:t>
        </w:r>
        <w:r w:rsidRPr="00D753AC">
          <w:rPr>
            <w:rFonts w:cs="Times New Roman"/>
            <w:sz w:val="22"/>
            <w:szCs w:val="22"/>
          </w:rPr>
          <w:t>rate</w:t>
        </w:r>
        <w:r w:rsidRPr="00D753AC">
          <w:rPr>
            <w:rFonts w:cs="Times New Roman"/>
            <w:spacing w:val="-5"/>
            <w:sz w:val="22"/>
            <w:szCs w:val="22"/>
          </w:rPr>
          <w:t xml:space="preserve"> </w:t>
        </w:r>
        <w:r w:rsidRPr="00D753AC">
          <w:rPr>
            <w:rFonts w:cs="Times New Roman"/>
            <w:sz w:val="22"/>
            <w:szCs w:val="22"/>
          </w:rPr>
          <w:t>overwhelmed</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draining</w:t>
        </w:r>
        <w:r w:rsidRPr="00D753AC">
          <w:rPr>
            <w:rFonts w:cs="Times New Roman"/>
            <w:spacing w:val="-5"/>
            <w:sz w:val="22"/>
            <w:szCs w:val="22"/>
          </w:rPr>
          <w:t xml:space="preserve"> </w:t>
        </w:r>
        <w:r w:rsidRPr="00D753AC">
          <w:rPr>
            <w:rFonts w:cs="Times New Roman"/>
            <w:sz w:val="22"/>
            <w:szCs w:val="22"/>
          </w:rPr>
          <w:t>rate</w:t>
        </w:r>
        <w:r w:rsidRPr="00D753AC">
          <w:rPr>
            <w:rFonts w:cs="Times New Roman"/>
            <w:spacing w:val="-5"/>
            <w:sz w:val="22"/>
            <w:szCs w:val="22"/>
          </w:rPr>
          <w:t xml:space="preserve"> </w:t>
        </w:r>
        <w:r w:rsidRPr="00D753AC">
          <w:rPr>
            <w:rFonts w:cs="Times New Roman"/>
            <w:sz w:val="22"/>
            <w:szCs w:val="22"/>
          </w:rPr>
          <w:t>and</w:t>
        </w:r>
        <w:r w:rsidRPr="00D753AC">
          <w:rPr>
            <w:rFonts w:cs="Times New Roman"/>
            <w:spacing w:val="-5"/>
            <w:sz w:val="22"/>
            <w:szCs w:val="22"/>
          </w:rPr>
          <w:t xml:space="preserve"> </w:t>
        </w:r>
        <w:r w:rsidRPr="00D753AC">
          <w:rPr>
            <w:rFonts w:cs="Times New Roman"/>
            <w:sz w:val="22"/>
            <w:szCs w:val="22"/>
          </w:rPr>
          <w:t>produced</w:t>
        </w:r>
        <w:r w:rsidRPr="00D753AC">
          <w:rPr>
            <w:rFonts w:cs="Times New Roman"/>
            <w:spacing w:val="-5"/>
            <w:sz w:val="22"/>
            <w:szCs w:val="22"/>
          </w:rPr>
          <w:t xml:space="preserve"> </w:t>
        </w:r>
        <w:r w:rsidRPr="00D753AC">
          <w:rPr>
            <w:rFonts w:cs="Times New Roman"/>
            <w:sz w:val="22"/>
            <w:szCs w:val="22"/>
          </w:rPr>
          <w:t>a</w:t>
        </w:r>
        <w:r w:rsidRPr="00D753AC">
          <w:rPr>
            <w:rFonts w:cs="Times New Roman"/>
            <w:spacing w:val="-5"/>
            <w:sz w:val="22"/>
            <w:szCs w:val="22"/>
          </w:rPr>
          <w:t xml:space="preserve"> </w:t>
        </w:r>
        <w:r w:rsidRPr="00D753AC">
          <w:rPr>
            <w:rFonts w:cs="Times New Roman"/>
            <w:sz w:val="22"/>
            <w:szCs w:val="22"/>
          </w:rPr>
          <w:t>responsive</w:t>
        </w:r>
        <w:r w:rsidRPr="00D753AC">
          <w:rPr>
            <w:rFonts w:cs="Times New Roman"/>
            <w:spacing w:val="-5"/>
            <w:sz w:val="22"/>
            <w:szCs w:val="22"/>
          </w:rPr>
          <w:t xml:space="preserve"> </w:t>
        </w:r>
        <w:r w:rsidRPr="00D753AC">
          <w:rPr>
            <w:rFonts w:cs="Times New Roman"/>
            <w:sz w:val="22"/>
            <w:szCs w:val="22"/>
          </w:rPr>
          <w:t>“spilling”</w:t>
        </w:r>
        <w:r w:rsidRPr="00D753AC">
          <w:rPr>
            <w:rFonts w:cs="Times New Roman"/>
            <w:w w:val="99"/>
            <w:sz w:val="22"/>
            <w:szCs w:val="22"/>
          </w:rPr>
          <w:t xml:space="preserve"> </w:t>
        </w:r>
        <w:r w:rsidRPr="00D753AC">
          <w:rPr>
            <w:rFonts w:cs="Times New Roman"/>
            <w:sz w:val="22"/>
            <w:szCs w:val="22"/>
          </w:rPr>
          <w:t>condition.</w:t>
        </w:r>
      </w:ins>
    </w:p>
    <w:p w:rsidR="00A7616E" w:rsidRPr="00D753AC" w:rsidRDefault="00505335" w:rsidP="00D753AC">
      <w:pPr>
        <w:pStyle w:val="BodyText"/>
        <w:spacing w:before="11"/>
        <w:ind w:left="173" w:right="52"/>
        <w:rPr>
          <w:del w:id="3608" w:author="Claire Kouba" w:date="2023-09-12T16:52:00Z"/>
          <w:rFonts w:cs="Times New Roman"/>
          <w:sz w:val="22"/>
          <w:szCs w:val="22"/>
        </w:rPr>
      </w:pPr>
      <w:del w:id="3609" w:author="Claire Kouba" w:date="2023-09-12T16:52:00Z">
        <w:r w:rsidRPr="00D753AC">
          <w:rPr>
            <w:rFonts w:cs="Times New Roman"/>
            <w:sz w:val="22"/>
            <w:szCs w:val="22"/>
          </w:rPr>
          <w:delText>relatively</w:delText>
        </w:r>
        <w:r w:rsidRPr="00D753AC">
          <w:rPr>
            <w:rFonts w:cs="Times New Roman"/>
            <w:spacing w:val="-5"/>
            <w:sz w:val="22"/>
            <w:szCs w:val="22"/>
          </w:rPr>
          <w:delText xml:space="preserve"> </w:delText>
        </w:r>
        <w:r w:rsidRPr="00D753AC">
          <w:rPr>
            <w:rFonts w:cs="Times New Roman"/>
            <w:sz w:val="22"/>
            <w:szCs w:val="22"/>
          </w:rPr>
          <w:delText>short</w:delText>
        </w:r>
        <w:r w:rsidRPr="00D753AC">
          <w:rPr>
            <w:rFonts w:cs="Times New Roman"/>
            <w:spacing w:val="-5"/>
            <w:sz w:val="22"/>
            <w:szCs w:val="22"/>
          </w:rPr>
          <w:delText xml:space="preserve"> </w:delText>
        </w:r>
        <w:r w:rsidRPr="00D753AC">
          <w:rPr>
            <w:rFonts w:cs="Times New Roman"/>
            <w:sz w:val="22"/>
            <w:szCs w:val="22"/>
          </w:rPr>
          <w:delText>time</w:delText>
        </w:r>
        <w:r w:rsidRPr="00D753AC">
          <w:rPr>
            <w:rFonts w:cs="Times New Roman"/>
            <w:spacing w:val="-5"/>
            <w:sz w:val="22"/>
            <w:szCs w:val="22"/>
          </w:rPr>
          <w:delText xml:space="preserve"> </w:delText>
        </w:r>
        <w:r w:rsidRPr="00D753AC">
          <w:rPr>
            <w:rFonts w:cs="Times New Roman"/>
            <w:sz w:val="22"/>
            <w:szCs w:val="22"/>
          </w:rPr>
          <w:delText>before</w:delText>
        </w:r>
        <w:r w:rsidRPr="00D753AC">
          <w:rPr>
            <w:rFonts w:cs="Times New Roman"/>
            <w:spacing w:val="-5"/>
            <w:sz w:val="22"/>
            <w:szCs w:val="22"/>
          </w:rPr>
          <w:delText xml:space="preserve"> </w:delText>
        </w:r>
        <w:r w:rsidRPr="00D753AC">
          <w:rPr>
            <w:rFonts w:cs="Times New Roman"/>
            <w:sz w:val="22"/>
            <w:szCs w:val="22"/>
          </w:rPr>
          <w:delText>the</w:delText>
        </w:r>
        <w:r w:rsidRPr="00D753AC">
          <w:rPr>
            <w:rFonts w:cs="Times New Roman"/>
            <w:spacing w:val="-5"/>
            <w:sz w:val="22"/>
            <w:szCs w:val="22"/>
          </w:rPr>
          <w:delText xml:space="preserve"> </w:delText>
        </w:r>
        <w:r w:rsidRPr="00D753AC">
          <w:rPr>
            <w:rFonts w:cs="Times New Roman"/>
            <w:sz w:val="22"/>
            <w:szCs w:val="22"/>
          </w:rPr>
          <w:delText>filling</w:delText>
        </w:r>
        <w:r w:rsidRPr="00D753AC">
          <w:rPr>
            <w:rFonts w:cs="Times New Roman"/>
            <w:spacing w:val="-5"/>
            <w:sz w:val="22"/>
            <w:szCs w:val="22"/>
          </w:rPr>
          <w:delText xml:space="preserve"> </w:delText>
        </w:r>
        <w:r w:rsidRPr="00D753AC">
          <w:rPr>
            <w:rFonts w:cs="Times New Roman"/>
            <w:sz w:val="22"/>
            <w:szCs w:val="22"/>
          </w:rPr>
          <w:delText>rate</w:delText>
        </w:r>
        <w:r w:rsidRPr="00D753AC">
          <w:rPr>
            <w:rFonts w:cs="Times New Roman"/>
            <w:spacing w:val="-5"/>
            <w:sz w:val="22"/>
            <w:szCs w:val="22"/>
          </w:rPr>
          <w:delText xml:space="preserve"> </w:delText>
        </w:r>
        <w:r w:rsidRPr="00D753AC">
          <w:rPr>
            <w:rFonts w:cs="Times New Roman"/>
            <w:sz w:val="22"/>
            <w:szCs w:val="22"/>
          </w:rPr>
          <w:delText>overwhelms</w:delText>
        </w:r>
        <w:r w:rsidRPr="00D753AC">
          <w:rPr>
            <w:rFonts w:cs="Times New Roman"/>
            <w:spacing w:val="-5"/>
            <w:sz w:val="22"/>
            <w:szCs w:val="22"/>
          </w:rPr>
          <w:delText xml:space="preserve"> </w:delText>
        </w:r>
        <w:r w:rsidRPr="00D753AC">
          <w:rPr>
            <w:rFonts w:cs="Times New Roman"/>
            <w:sz w:val="22"/>
            <w:szCs w:val="22"/>
          </w:rPr>
          <w:delText>the</w:delText>
        </w:r>
        <w:r w:rsidRPr="00D753AC">
          <w:rPr>
            <w:rFonts w:cs="Times New Roman"/>
            <w:spacing w:val="-5"/>
            <w:sz w:val="22"/>
            <w:szCs w:val="22"/>
          </w:rPr>
          <w:delText xml:space="preserve"> </w:delText>
        </w:r>
        <w:r w:rsidRPr="00D753AC">
          <w:rPr>
            <w:rFonts w:cs="Times New Roman"/>
            <w:sz w:val="22"/>
            <w:szCs w:val="22"/>
          </w:rPr>
          <w:delText>draining</w:delText>
        </w:r>
        <w:r w:rsidRPr="00D753AC">
          <w:rPr>
            <w:rFonts w:cs="Times New Roman"/>
            <w:spacing w:val="-5"/>
            <w:sz w:val="22"/>
            <w:szCs w:val="22"/>
          </w:rPr>
          <w:delText xml:space="preserve"> </w:delText>
        </w:r>
        <w:r w:rsidRPr="00D753AC">
          <w:rPr>
            <w:rFonts w:cs="Times New Roman"/>
            <w:sz w:val="22"/>
            <w:szCs w:val="22"/>
          </w:rPr>
          <w:delText>rate</w:delText>
        </w:r>
        <w:r w:rsidRPr="00D753AC">
          <w:rPr>
            <w:rFonts w:cs="Times New Roman"/>
            <w:spacing w:val="-5"/>
            <w:sz w:val="22"/>
            <w:szCs w:val="22"/>
          </w:rPr>
          <w:delText xml:space="preserve"> </w:delText>
        </w:r>
        <w:r w:rsidRPr="00D753AC">
          <w:rPr>
            <w:rFonts w:cs="Times New Roman"/>
            <w:sz w:val="22"/>
            <w:szCs w:val="22"/>
          </w:rPr>
          <w:delText>and</w:delText>
        </w:r>
        <w:r w:rsidRPr="00D753AC">
          <w:rPr>
            <w:rFonts w:cs="Times New Roman"/>
            <w:spacing w:val="-5"/>
            <w:sz w:val="22"/>
            <w:szCs w:val="22"/>
          </w:rPr>
          <w:delText xml:space="preserve"> </w:delText>
        </w:r>
        <w:r w:rsidRPr="00D753AC">
          <w:rPr>
            <w:rFonts w:cs="Times New Roman"/>
            <w:sz w:val="22"/>
            <w:szCs w:val="22"/>
          </w:rPr>
          <w:delText>produces</w:delText>
        </w:r>
        <w:r w:rsidRPr="00D753AC">
          <w:rPr>
            <w:rFonts w:cs="Times New Roman"/>
            <w:spacing w:val="-5"/>
            <w:sz w:val="22"/>
            <w:szCs w:val="22"/>
          </w:rPr>
          <w:delText xml:space="preserve"> </w:delText>
        </w:r>
        <w:r w:rsidRPr="00D753AC">
          <w:rPr>
            <w:rFonts w:cs="Times New Roman"/>
            <w:sz w:val="22"/>
            <w:szCs w:val="22"/>
          </w:rPr>
          <w:delText>a</w:delText>
        </w:r>
        <w:r w:rsidRPr="00D753AC">
          <w:rPr>
            <w:rFonts w:cs="Times New Roman"/>
            <w:spacing w:val="-5"/>
            <w:sz w:val="22"/>
            <w:szCs w:val="22"/>
          </w:rPr>
          <w:delText xml:space="preserve"> </w:delText>
        </w:r>
        <w:r w:rsidRPr="00D753AC">
          <w:rPr>
            <w:rFonts w:cs="Times New Roman"/>
            <w:sz w:val="22"/>
            <w:szCs w:val="22"/>
          </w:rPr>
          <w:delText>responsive</w:delText>
        </w:r>
        <w:r w:rsidRPr="00D753AC">
          <w:rPr>
            <w:rFonts w:cs="Times New Roman"/>
            <w:spacing w:val="-5"/>
            <w:sz w:val="22"/>
            <w:szCs w:val="22"/>
          </w:rPr>
          <w:delText xml:space="preserve"> </w:delText>
        </w:r>
        <w:r w:rsidRPr="00D753AC">
          <w:rPr>
            <w:rFonts w:cs="Times New Roman"/>
            <w:sz w:val="22"/>
            <w:szCs w:val="22"/>
          </w:rPr>
          <w:delText>“full”</w:delText>
        </w:r>
        <w:r w:rsidRPr="00D753AC">
          <w:rPr>
            <w:rFonts w:cs="Times New Roman"/>
            <w:spacing w:val="-5"/>
            <w:sz w:val="22"/>
            <w:szCs w:val="22"/>
          </w:rPr>
          <w:delText xml:space="preserve"> </w:delText>
        </w:r>
        <w:r w:rsidRPr="00D753AC">
          <w:rPr>
            <w:rFonts w:cs="Times New Roman"/>
            <w:sz w:val="22"/>
            <w:szCs w:val="22"/>
          </w:rPr>
          <w:delText>condition.</w:delText>
        </w:r>
      </w:del>
    </w:p>
    <w:p w:rsidR="00A7616E" w:rsidRPr="00D753AC" w:rsidRDefault="00505335" w:rsidP="00D753AC">
      <w:pPr>
        <w:pStyle w:val="BodyText"/>
        <w:spacing w:before="104"/>
        <w:ind w:left="173" w:right="258" w:firstLine="235"/>
        <w:rPr>
          <w:del w:id="3610" w:author="Claire Kouba" w:date="2023-09-12T16:52:00Z"/>
          <w:rFonts w:cs="Times New Roman"/>
          <w:sz w:val="22"/>
          <w:szCs w:val="22"/>
        </w:rPr>
      </w:pPr>
      <w:del w:id="3611" w:author="Claire Kouba" w:date="2023-09-12T16:52:00Z">
        <w:r w:rsidRPr="00D753AC">
          <w:rPr>
            <w:rFonts w:cs="Times New Roman"/>
            <w:sz w:val="22"/>
            <w:szCs w:val="22"/>
          </w:rPr>
          <w:delText>Monthly</w:delText>
        </w:r>
        <w:r w:rsidRPr="00D753AC">
          <w:rPr>
            <w:rFonts w:cs="Times New Roman"/>
            <w:spacing w:val="-10"/>
            <w:sz w:val="22"/>
            <w:szCs w:val="22"/>
          </w:rPr>
          <w:delText xml:space="preserve"> </w:delText>
        </w:r>
        <w:r w:rsidRPr="00D753AC">
          <w:rPr>
            <w:rFonts w:cs="Times New Roman"/>
            <w:sz w:val="22"/>
            <w:szCs w:val="22"/>
          </w:rPr>
          <w:delText>volume</w:delText>
        </w:r>
        <w:r w:rsidRPr="00D753AC">
          <w:rPr>
            <w:rFonts w:cs="Times New Roman"/>
            <w:spacing w:val="-10"/>
            <w:sz w:val="22"/>
            <w:szCs w:val="22"/>
          </w:rPr>
          <w:delText xml:space="preserve"> </w:delText>
        </w:r>
        <w:r w:rsidRPr="00D753AC">
          <w:rPr>
            <w:rFonts w:cs="Times New Roman"/>
            <w:sz w:val="22"/>
            <w:szCs w:val="22"/>
          </w:rPr>
          <w:delText>of</w:delText>
        </w:r>
        <w:r w:rsidRPr="00D753AC">
          <w:rPr>
            <w:rFonts w:cs="Times New Roman"/>
            <w:spacing w:val="-10"/>
            <w:sz w:val="22"/>
            <w:szCs w:val="22"/>
          </w:rPr>
          <w:delText xml:space="preserve"> </w:delText>
        </w:r>
        <w:r w:rsidRPr="00D753AC">
          <w:rPr>
            <w:rFonts w:cs="Times New Roman"/>
            <w:sz w:val="22"/>
            <w:szCs w:val="22"/>
          </w:rPr>
          <w:delText>stream-aquifer</w:delText>
        </w:r>
        <w:r w:rsidRPr="00D753AC">
          <w:rPr>
            <w:rFonts w:cs="Times New Roman"/>
            <w:spacing w:val="-10"/>
            <w:sz w:val="22"/>
            <w:szCs w:val="22"/>
          </w:rPr>
          <w:delText xml:space="preserve"> </w:delText>
        </w:r>
        <w:r w:rsidRPr="00D753AC">
          <w:rPr>
            <w:rFonts w:cs="Times New Roman"/>
            <w:sz w:val="22"/>
            <w:szCs w:val="22"/>
          </w:rPr>
          <w:delText>exchange,</w:delText>
        </w:r>
        <w:r w:rsidRPr="00D753AC">
          <w:rPr>
            <w:rFonts w:cs="Times New Roman"/>
            <w:spacing w:val="-10"/>
            <w:sz w:val="22"/>
            <w:szCs w:val="22"/>
          </w:rPr>
          <w:delText xml:space="preserve"> </w:delText>
        </w:r>
        <w:r w:rsidRPr="00D753AC">
          <w:rPr>
            <w:rFonts w:cs="Times New Roman"/>
            <w:sz w:val="22"/>
            <w:szCs w:val="22"/>
          </w:rPr>
          <w:delText>estimated</w:delText>
        </w:r>
        <w:r w:rsidRPr="00D753AC">
          <w:rPr>
            <w:rFonts w:cs="Times New Roman"/>
            <w:spacing w:val="-10"/>
            <w:sz w:val="22"/>
            <w:szCs w:val="22"/>
          </w:rPr>
          <w:delText xml:space="preserve"> </w:delText>
        </w:r>
        <w:r w:rsidRPr="00D753AC">
          <w:rPr>
            <w:rFonts w:cs="Times New Roman"/>
            <w:sz w:val="22"/>
            <w:szCs w:val="22"/>
          </w:rPr>
          <w:delText>using</w:delText>
        </w:r>
        <w:r w:rsidRPr="00D753AC">
          <w:rPr>
            <w:rFonts w:cs="Times New Roman"/>
            <w:spacing w:val="-10"/>
            <w:sz w:val="22"/>
            <w:szCs w:val="22"/>
          </w:rPr>
          <w:delText xml:space="preserve"> </w:delText>
        </w:r>
        <w:r w:rsidRPr="00D753AC">
          <w:rPr>
            <w:rFonts w:cs="Times New Roman"/>
            <w:sz w:val="22"/>
            <w:szCs w:val="22"/>
          </w:rPr>
          <w:delText>SVIHM</w:delText>
        </w:r>
        <w:r w:rsidRPr="00D753AC">
          <w:rPr>
            <w:rFonts w:cs="Times New Roman"/>
            <w:spacing w:val="-10"/>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"_bookmark38" </w:delInstrText>
        </w:r>
        <w:r w:rsidRPr="00D753AC">
          <w:rPr>
            <w:rFonts w:cs="Times New Roman"/>
          </w:rPr>
          <w:fldChar w:fldCharType="separate"/>
        </w:r>
        <w:r w:rsidRPr="00D753AC">
          <w:rPr>
            <w:rFonts w:cs="Times New Roman"/>
            <w:spacing w:val="-3"/>
            <w:sz w:val="22"/>
            <w:szCs w:val="22"/>
          </w:rPr>
          <w:delText>(Tolley</w:delText>
        </w:r>
        <w:r w:rsidRPr="00D753AC">
          <w:rPr>
            <w:rFonts w:cs="Times New Roman"/>
            <w:spacing w:val="-10"/>
            <w:sz w:val="22"/>
            <w:szCs w:val="22"/>
          </w:rPr>
          <w:delText xml:space="preserve"> </w:delText>
        </w:r>
        <w:r w:rsidRPr="00D753AC">
          <w:rPr>
            <w:rFonts w:cs="Times New Roman"/>
            <w:sz w:val="22"/>
            <w:szCs w:val="22"/>
          </w:rPr>
          <w:delText>et</w:delText>
        </w:r>
        <w:r w:rsidRPr="00D753AC">
          <w:rPr>
            <w:rFonts w:cs="Times New Roman"/>
            <w:spacing w:val="-10"/>
            <w:sz w:val="22"/>
            <w:szCs w:val="22"/>
          </w:rPr>
          <w:delText xml:space="preserve"> </w:delText>
        </w:r>
        <w:r w:rsidRPr="00D753AC">
          <w:rPr>
            <w:rFonts w:cs="Times New Roman"/>
            <w:sz w:val="22"/>
            <w:szCs w:val="22"/>
          </w:rPr>
          <w:delText>al.,</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"_bookmark38" </w:delInstrText>
        </w:r>
        <w:r w:rsidRPr="00D753AC">
          <w:rPr>
            <w:rFonts w:cs="Times New Roman"/>
          </w:rPr>
          <w:fldChar w:fldCharType="separate"/>
        </w:r>
        <w:r w:rsidRPr="00D753AC">
          <w:rPr>
            <w:rFonts w:cs="Times New Roman"/>
            <w:sz w:val="22"/>
            <w:szCs w:val="22"/>
          </w:rPr>
          <w:delText>2019),</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sz w:val="22"/>
            <w:szCs w:val="22"/>
          </w:rPr>
          <w:delText>can</w:delText>
        </w:r>
        <w:r w:rsidRPr="00D753AC">
          <w:rPr>
            <w:rFonts w:cs="Times New Roman"/>
            <w:spacing w:val="-10"/>
            <w:sz w:val="22"/>
            <w:szCs w:val="22"/>
          </w:rPr>
          <w:delText xml:space="preserve"> </w:delText>
        </w:r>
        <w:r w:rsidRPr="00D753AC">
          <w:rPr>
            <w:rFonts w:cs="Times New Roman"/>
            <w:sz w:val="22"/>
            <w:szCs w:val="22"/>
          </w:rPr>
          <w:delText>be</w:delText>
        </w:r>
        <w:r w:rsidRPr="00D753AC">
          <w:rPr>
            <w:rFonts w:cs="Times New Roman"/>
            <w:spacing w:val="-10"/>
            <w:sz w:val="22"/>
            <w:szCs w:val="22"/>
          </w:rPr>
          <w:delText xml:space="preserve"> </w:delText>
        </w:r>
        <w:r w:rsidRPr="00D753AC">
          <w:rPr>
            <w:rFonts w:cs="Times New Roman"/>
            <w:sz w:val="22"/>
            <w:szCs w:val="22"/>
          </w:rPr>
          <w:delText>used</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further</w:delText>
        </w:r>
        <w:r w:rsidRPr="00D753AC">
          <w:rPr>
            <w:rFonts w:cs="Times New Roman"/>
            <w:spacing w:val="-10"/>
            <w:sz w:val="22"/>
            <w:szCs w:val="22"/>
          </w:rPr>
          <w:delText xml:space="preserve"> </w:delText>
        </w:r>
        <w:r w:rsidRPr="00D753AC">
          <w:rPr>
            <w:rFonts w:cs="Times New Roman"/>
            <w:sz w:val="22"/>
            <w:szCs w:val="22"/>
          </w:rPr>
          <w:delText>investigate</w:delText>
        </w:r>
        <w:r w:rsidRPr="00D753AC">
          <w:rPr>
            <w:rFonts w:cs="Times New Roman"/>
            <w:w w:val="99"/>
            <w:sz w:val="22"/>
            <w:szCs w:val="22"/>
          </w:rPr>
          <w:delText xml:space="preserve"> </w:delText>
        </w:r>
        <w:r w:rsidRPr="00D753AC">
          <w:rPr>
            <w:rFonts w:cs="Times New Roman"/>
            <w:sz w:val="22"/>
            <w:szCs w:val="22"/>
          </w:rPr>
          <w:delText>baseflow</w:delText>
        </w:r>
        <w:r w:rsidRPr="00D753AC">
          <w:rPr>
            <w:rFonts w:cs="Times New Roman"/>
            <w:spacing w:val="-6"/>
            <w:sz w:val="22"/>
            <w:szCs w:val="22"/>
          </w:rPr>
          <w:delText xml:space="preserve"> </w:delText>
        </w:r>
        <w:r w:rsidRPr="00D753AC">
          <w:rPr>
            <w:rFonts w:cs="Times New Roman"/>
            <w:sz w:val="22"/>
            <w:szCs w:val="22"/>
          </w:rPr>
          <w:delText>generation</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boundaries</w:delText>
        </w:r>
        <w:r w:rsidRPr="00D753AC">
          <w:rPr>
            <w:rFonts w:cs="Times New Roman"/>
            <w:spacing w:val="-6"/>
            <w:sz w:val="22"/>
            <w:szCs w:val="22"/>
          </w:rPr>
          <w:delText xml:space="preserve"> </w:delText>
        </w:r>
        <w:r w:rsidRPr="00D753AC">
          <w:rPr>
            <w:rFonts w:cs="Times New Roman"/>
            <w:sz w:val="22"/>
            <w:szCs w:val="22"/>
          </w:rPr>
          <w:delText>between</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draining</w:delText>
        </w:r>
        <w:r w:rsidRPr="00D753AC">
          <w:rPr>
            <w:rFonts w:cs="Times New Roman"/>
            <w:spacing w:val="-6"/>
            <w:sz w:val="22"/>
            <w:szCs w:val="22"/>
          </w:rPr>
          <w:delText xml:space="preserve"> </w:delText>
        </w:r>
        <w:r w:rsidRPr="00D753AC">
          <w:rPr>
            <w:rFonts w:cs="Times New Roman"/>
            <w:sz w:val="22"/>
            <w:szCs w:val="22"/>
          </w:rPr>
          <w:delText>and</w:delText>
        </w:r>
        <w:r w:rsidRPr="00D753AC">
          <w:rPr>
            <w:rFonts w:cs="Times New Roman"/>
            <w:spacing w:val="-6"/>
            <w:sz w:val="22"/>
            <w:szCs w:val="22"/>
          </w:rPr>
          <w:delText xml:space="preserve"> </w:delText>
        </w:r>
        <w:r w:rsidRPr="00D753AC">
          <w:rPr>
            <w:rFonts w:cs="Times New Roman"/>
            <w:sz w:val="22"/>
            <w:szCs w:val="22"/>
          </w:rPr>
          <w:delText>spilling</w:delText>
        </w:r>
        <w:r w:rsidRPr="00D753AC">
          <w:rPr>
            <w:rFonts w:cs="Times New Roman"/>
            <w:spacing w:val="-6"/>
            <w:sz w:val="22"/>
            <w:szCs w:val="22"/>
          </w:rPr>
          <w:delText xml:space="preserve"> </w:delText>
        </w:r>
        <w:r w:rsidRPr="00D753AC">
          <w:rPr>
            <w:rFonts w:cs="Times New Roman"/>
            <w:sz w:val="22"/>
            <w:szCs w:val="22"/>
          </w:rPr>
          <w:delText>flow</w:delText>
        </w:r>
        <w:r w:rsidRPr="00D753AC">
          <w:rPr>
            <w:rFonts w:cs="Times New Roman"/>
            <w:spacing w:val="-6"/>
            <w:sz w:val="22"/>
            <w:szCs w:val="22"/>
          </w:rPr>
          <w:delText xml:space="preserve"> </w:delText>
        </w:r>
        <w:r w:rsidRPr="00D753AC">
          <w:rPr>
            <w:rFonts w:cs="Times New Roman"/>
            <w:sz w:val="22"/>
            <w:szCs w:val="22"/>
          </w:rPr>
          <w:delText>domains.</w:delText>
        </w:r>
        <w:r w:rsidRPr="00D753AC">
          <w:rPr>
            <w:rFonts w:cs="Times New Roman"/>
            <w:spacing w:val="-6"/>
            <w:sz w:val="22"/>
            <w:szCs w:val="22"/>
          </w:rPr>
          <w:delText xml:space="preserve"> </w:delText>
        </w:r>
        <w:r w:rsidRPr="00D753AC">
          <w:rPr>
            <w:rFonts w:cs="Times New Roman"/>
            <w:sz w:val="22"/>
            <w:szCs w:val="22"/>
          </w:rPr>
          <w:delText>In</w:delText>
        </w:r>
        <w:r w:rsidRPr="00D753AC">
          <w:rPr>
            <w:rFonts w:cs="Times New Roman"/>
            <w:spacing w:val="-6"/>
            <w:sz w:val="22"/>
            <w:szCs w:val="22"/>
          </w:rPr>
          <w:delText xml:space="preserve"> </w:delText>
        </w:r>
        <w:r w:rsidRPr="00D753AC">
          <w:rPr>
            <w:rFonts w:cs="Times New Roman"/>
            <w:sz w:val="22"/>
            <w:szCs w:val="22"/>
          </w:rPr>
          <w:delText>most</w:delText>
        </w:r>
        <w:r w:rsidRPr="00D753AC">
          <w:rPr>
            <w:rFonts w:cs="Times New Roman"/>
            <w:spacing w:val="-6"/>
            <w:sz w:val="22"/>
            <w:szCs w:val="22"/>
          </w:rPr>
          <w:delText xml:space="preserve"> </w:delText>
        </w:r>
        <w:r w:rsidRPr="00D753AC">
          <w:rPr>
            <w:rFonts w:cs="Times New Roman"/>
            <w:sz w:val="22"/>
            <w:szCs w:val="22"/>
          </w:rPr>
          <w:delText>months,</w:delText>
        </w:r>
        <w:r w:rsidRPr="00D753AC">
          <w:rPr>
            <w:rFonts w:cs="Times New Roman"/>
            <w:spacing w:val="-6"/>
            <w:sz w:val="22"/>
            <w:szCs w:val="22"/>
          </w:rPr>
          <w:delText xml:space="preserve"> </w:delText>
        </w:r>
        <w:r w:rsidRPr="00D753AC">
          <w:rPr>
            <w:rFonts w:cs="Times New Roman"/>
            <w:sz w:val="22"/>
            <w:szCs w:val="22"/>
          </w:rPr>
          <w:delText>the</w:delText>
        </w:r>
        <w:r w:rsidRPr="00D753AC">
          <w:rPr>
            <w:rFonts w:cs="Times New Roman"/>
            <w:spacing w:val="-6"/>
            <w:sz w:val="22"/>
            <w:szCs w:val="22"/>
          </w:rPr>
          <w:delText xml:space="preserve"> </w:delText>
        </w:r>
        <w:r w:rsidRPr="00D753AC">
          <w:rPr>
            <w:rFonts w:cs="Times New Roman"/>
            <w:sz w:val="22"/>
            <w:szCs w:val="22"/>
          </w:rPr>
          <w:delText>aquifer</w:delText>
        </w:r>
        <w:r w:rsidRPr="00D753AC">
          <w:rPr>
            <w:rFonts w:cs="Times New Roman"/>
            <w:spacing w:val="-6"/>
            <w:sz w:val="22"/>
            <w:szCs w:val="22"/>
          </w:rPr>
          <w:delText xml:space="preserve"> </w:delText>
        </w:r>
        <w:r w:rsidRPr="00D753AC">
          <w:rPr>
            <w:rFonts w:cs="Times New Roman"/>
            <w:sz w:val="22"/>
            <w:szCs w:val="22"/>
          </w:rPr>
          <w:delText>discharge</w:delText>
        </w:r>
        <w:r w:rsidRPr="00D753AC">
          <w:rPr>
            <w:rFonts w:cs="Times New Roman"/>
            <w:w w:val="99"/>
            <w:sz w:val="22"/>
            <w:szCs w:val="22"/>
          </w:rPr>
          <w:delText xml:space="preserve"> </w:delText>
        </w:r>
        <w:r w:rsidRPr="00D753AC">
          <w:rPr>
            <w:rFonts w:cs="Times New Roman"/>
            <w:sz w:val="22"/>
            <w:szCs w:val="22"/>
          </w:rPr>
          <w:delText>and</w:delText>
        </w:r>
        <w:r w:rsidRPr="00D753AC">
          <w:rPr>
            <w:rFonts w:cs="Times New Roman"/>
            <w:spacing w:val="19"/>
            <w:sz w:val="22"/>
            <w:szCs w:val="22"/>
          </w:rPr>
          <w:delText xml:space="preserve"> </w:delText>
        </w:r>
        <w:r w:rsidRPr="00D753AC">
          <w:rPr>
            <w:rFonts w:cs="Times New Roman"/>
            <w:sz w:val="22"/>
            <w:szCs w:val="22"/>
          </w:rPr>
          <w:delText>stream</w:delText>
        </w:r>
        <w:r w:rsidRPr="00D753AC">
          <w:rPr>
            <w:rFonts w:cs="Times New Roman"/>
            <w:spacing w:val="19"/>
            <w:sz w:val="22"/>
            <w:szCs w:val="22"/>
          </w:rPr>
          <w:delText xml:space="preserve"> </w:delText>
        </w:r>
        <w:r w:rsidRPr="00D753AC">
          <w:rPr>
            <w:rFonts w:cs="Times New Roman"/>
            <w:sz w:val="22"/>
            <w:szCs w:val="22"/>
          </w:rPr>
          <w:delText>leakage</w:delText>
        </w:r>
        <w:r w:rsidRPr="00D753AC">
          <w:rPr>
            <w:rFonts w:cs="Times New Roman"/>
            <w:spacing w:val="19"/>
            <w:sz w:val="22"/>
            <w:szCs w:val="22"/>
          </w:rPr>
          <w:delText xml:space="preserve"> </w:delText>
        </w:r>
        <w:r w:rsidRPr="00D753AC">
          <w:rPr>
            <w:rFonts w:cs="Times New Roman"/>
            <w:sz w:val="22"/>
            <w:szCs w:val="22"/>
          </w:rPr>
          <w:delText>components</w:delText>
        </w:r>
        <w:r w:rsidRPr="00D753AC">
          <w:rPr>
            <w:rFonts w:cs="Times New Roman"/>
            <w:spacing w:val="19"/>
            <w:sz w:val="22"/>
            <w:szCs w:val="22"/>
          </w:rPr>
          <w:delText xml:space="preserve"> </w:delText>
        </w:r>
        <w:r w:rsidRPr="00D753AC">
          <w:rPr>
            <w:rFonts w:cs="Times New Roman"/>
            <w:sz w:val="22"/>
            <w:szCs w:val="22"/>
          </w:rPr>
          <w:delText>of</w:delText>
        </w:r>
        <w:r w:rsidRPr="00D753AC">
          <w:rPr>
            <w:rFonts w:cs="Times New Roman"/>
            <w:spacing w:val="19"/>
            <w:sz w:val="22"/>
            <w:szCs w:val="22"/>
          </w:rPr>
          <w:delText xml:space="preserve"> </w:delText>
        </w:r>
        <w:r w:rsidRPr="00D753AC">
          <w:rPr>
            <w:rFonts w:cs="Times New Roman"/>
            <w:sz w:val="22"/>
            <w:szCs w:val="22"/>
          </w:rPr>
          <w:delText>the</w:delText>
        </w:r>
        <w:r w:rsidRPr="00D753AC">
          <w:rPr>
            <w:rFonts w:cs="Times New Roman"/>
            <w:spacing w:val="19"/>
            <w:sz w:val="22"/>
            <w:szCs w:val="22"/>
          </w:rPr>
          <w:delText xml:space="preserve"> </w:delText>
        </w:r>
        <w:r w:rsidRPr="00D753AC">
          <w:rPr>
            <w:rFonts w:cs="Times New Roman"/>
            <w:sz w:val="22"/>
            <w:szCs w:val="22"/>
          </w:rPr>
          <w:delText>exchange</w:delText>
        </w:r>
        <w:r w:rsidRPr="00D753AC">
          <w:rPr>
            <w:rFonts w:cs="Times New Roman"/>
            <w:spacing w:val="19"/>
            <w:sz w:val="22"/>
            <w:szCs w:val="22"/>
          </w:rPr>
          <w:delText xml:space="preserve"> </w:delText>
        </w:r>
        <w:r w:rsidRPr="00D753AC">
          <w:rPr>
            <w:rFonts w:cs="Times New Roman"/>
            <w:sz w:val="22"/>
            <w:szCs w:val="22"/>
          </w:rPr>
          <w:delText>tend</w:delText>
        </w:r>
        <w:r w:rsidRPr="00D753AC">
          <w:rPr>
            <w:rFonts w:cs="Times New Roman"/>
            <w:spacing w:val="19"/>
            <w:sz w:val="22"/>
            <w:szCs w:val="22"/>
          </w:rPr>
          <w:delText xml:space="preserve"> </w:delText>
        </w:r>
        <w:r w:rsidRPr="00D753AC">
          <w:rPr>
            <w:rFonts w:cs="Times New Roman"/>
            <w:sz w:val="22"/>
            <w:szCs w:val="22"/>
          </w:rPr>
          <w:delText>to</w:delText>
        </w:r>
        <w:r w:rsidRPr="00D753AC">
          <w:rPr>
            <w:rFonts w:cs="Times New Roman"/>
            <w:spacing w:val="19"/>
            <w:sz w:val="22"/>
            <w:szCs w:val="22"/>
          </w:rPr>
          <w:delText xml:space="preserve"> </w:delText>
        </w:r>
        <w:r w:rsidRPr="00D753AC">
          <w:rPr>
            <w:rFonts w:cs="Times New Roman"/>
            <w:sz w:val="22"/>
            <w:szCs w:val="22"/>
          </w:rPr>
          <w:delText>be</w:delText>
        </w:r>
        <w:r w:rsidRPr="00D753AC">
          <w:rPr>
            <w:rFonts w:cs="Times New Roman"/>
            <w:spacing w:val="19"/>
            <w:sz w:val="22"/>
            <w:szCs w:val="22"/>
          </w:rPr>
          <w:delText xml:space="preserve"> </w:delText>
        </w:r>
        <w:r w:rsidRPr="00D753AC">
          <w:rPr>
            <w:rFonts w:cs="Times New Roman"/>
            <w:sz w:val="22"/>
            <w:szCs w:val="22"/>
          </w:rPr>
          <w:delText>of</w:delText>
        </w:r>
        <w:r w:rsidRPr="00D753AC">
          <w:rPr>
            <w:rFonts w:cs="Times New Roman"/>
            <w:spacing w:val="19"/>
            <w:sz w:val="22"/>
            <w:szCs w:val="22"/>
          </w:rPr>
          <w:delText xml:space="preserve"> </w:delText>
        </w:r>
        <w:r w:rsidRPr="00D753AC">
          <w:rPr>
            <w:rFonts w:cs="Times New Roman"/>
            <w:sz w:val="22"/>
            <w:szCs w:val="22"/>
          </w:rPr>
          <w:delText>equivalent</w:delText>
        </w:r>
        <w:r w:rsidRPr="00D753AC">
          <w:rPr>
            <w:rFonts w:cs="Times New Roman"/>
            <w:spacing w:val="19"/>
            <w:sz w:val="22"/>
            <w:szCs w:val="22"/>
          </w:rPr>
          <w:delText xml:space="preserve"> </w:delText>
        </w:r>
        <w:r w:rsidRPr="00D753AC">
          <w:rPr>
            <w:rFonts w:cs="Times New Roman"/>
            <w:sz w:val="22"/>
            <w:szCs w:val="22"/>
          </w:rPr>
          <w:delText>volume,</w:delText>
        </w:r>
        <w:r w:rsidRPr="00D753AC">
          <w:rPr>
            <w:rFonts w:cs="Times New Roman"/>
            <w:spacing w:val="19"/>
            <w:sz w:val="22"/>
            <w:szCs w:val="22"/>
          </w:rPr>
          <w:delText xml:space="preserve"> </w:delText>
        </w:r>
        <w:r w:rsidRPr="00D753AC">
          <w:rPr>
            <w:rFonts w:cs="Times New Roman"/>
            <w:sz w:val="22"/>
            <w:szCs w:val="22"/>
          </w:rPr>
          <w:delText>and</w:delText>
        </w:r>
        <w:r w:rsidRPr="00D753AC">
          <w:rPr>
            <w:rFonts w:cs="Times New Roman"/>
            <w:spacing w:val="19"/>
            <w:sz w:val="22"/>
            <w:szCs w:val="22"/>
          </w:rPr>
          <w:delText xml:space="preserve"> </w:delText>
        </w:r>
        <w:r w:rsidRPr="00D753AC">
          <w:rPr>
            <w:rFonts w:cs="Times New Roman"/>
            <w:sz w:val="22"/>
            <w:szCs w:val="22"/>
          </w:rPr>
          <w:delText>net</w:delText>
        </w:r>
        <w:r w:rsidRPr="00D753AC">
          <w:rPr>
            <w:rFonts w:cs="Times New Roman"/>
            <w:spacing w:val="19"/>
            <w:sz w:val="22"/>
            <w:szCs w:val="22"/>
          </w:rPr>
          <w:delText xml:space="preserve"> </w:delText>
        </w:r>
        <w:r w:rsidRPr="00D753AC">
          <w:rPr>
            <w:rFonts w:cs="Times New Roman"/>
            <w:sz w:val="22"/>
            <w:szCs w:val="22"/>
          </w:rPr>
          <w:delText>stream-aquifer</w:delText>
        </w:r>
        <w:r w:rsidRPr="00D753AC">
          <w:rPr>
            <w:rFonts w:cs="Times New Roman"/>
            <w:spacing w:val="19"/>
            <w:sz w:val="22"/>
            <w:szCs w:val="22"/>
          </w:rPr>
          <w:delText xml:space="preserve"> </w:delText>
        </w:r>
        <w:r w:rsidRPr="00D753AC">
          <w:rPr>
            <w:rFonts w:cs="Times New Roman"/>
            <w:sz w:val="22"/>
            <w:szCs w:val="22"/>
          </w:rPr>
          <w:delText>exchange</w:delText>
        </w:r>
        <w:r w:rsidRPr="00D753AC">
          <w:rPr>
            <w:rFonts w:cs="Times New Roman"/>
            <w:spacing w:val="19"/>
            <w:sz w:val="22"/>
            <w:szCs w:val="22"/>
          </w:rPr>
          <w:delText xml:space="preserve"> </w:delText>
        </w:r>
        <w:r w:rsidRPr="00D753AC">
          <w:rPr>
            <w:rFonts w:cs="Times New Roman"/>
            <w:sz w:val="22"/>
            <w:szCs w:val="22"/>
          </w:rPr>
          <w:delText>near</w:delText>
        </w:r>
        <w:r w:rsidRPr="00D753AC">
          <w:rPr>
            <w:rFonts w:cs="Times New Roman"/>
            <w:spacing w:val="19"/>
            <w:sz w:val="22"/>
            <w:szCs w:val="22"/>
          </w:rPr>
          <w:delText xml:space="preserve"> </w:delText>
        </w:r>
        <w:r w:rsidRPr="00D753AC">
          <w:rPr>
            <w:rFonts w:cs="Times New Roman"/>
            <w:sz w:val="22"/>
            <w:szCs w:val="22"/>
          </w:rPr>
          <w:delText>0</w:delText>
        </w:r>
        <w:r w:rsidRPr="00D753AC">
          <w:rPr>
            <w:rFonts w:cs="Times New Roman"/>
            <w:w w:val="99"/>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w:delText>
        </w:r>
        <w:r w:rsidRPr="00D753AC">
          <w:rPr>
            <w:rFonts w:cs="Times New Roman"/>
            <w:spacing w:val="-10"/>
            <w:sz w:val="22"/>
            <w:szCs w:val="22"/>
          </w:rPr>
          <w:delText xml:space="preserve"> </w:delText>
        </w:r>
        <w:r w:rsidRPr="00D753AC">
          <w:rPr>
            <w:rFonts w:cs="Times New Roman"/>
            <w:sz w:val="22"/>
            <w:szCs w:val="22"/>
          </w:rPr>
          <w:delText>5,</w:delText>
        </w:r>
        <w:r w:rsidRPr="00D753AC">
          <w:rPr>
            <w:rFonts w:cs="Times New Roman"/>
          </w:rPr>
          <w:fldChar w:fldCharType="end"/>
        </w:r>
        <w:r w:rsidRPr="00D753AC">
          <w:rPr>
            <w:rFonts w:cs="Times New Roman"/>
            <w:spacing w:val="-10"/>
            <w:sz w:val="22"/>
            <w:szCs w:val="22"/>
          </w:rPr>
          <w:delText xml:space="preserve"> </w:delText>
        </w:r>
        <w:r w:rsidRPr="00D753AC">
          <w:rPr>
            <w:rFonts w:cs="Times New Roman"/>
            <w:sz w:val="22"/>
            <w:szCs w:val="22"/>
          </w:rPr>
          <w:delText>upper</w:delText>
        </w:r>
        <w:r w:rsidRPr="00D753AC">
          <w:rPr>
            <w:rFonts w:cs="Times New Roman"/>
            <w:spacing w:val="-10"/>
            <w:sz w:val="22"/>
            <w:szCs w:val="22"/>
          </w:rPr>
          <w:delText xml:space="preserve"> </w:delText>
        </w:r>
        <w:r w:rsidRPr="00D753AC">
          <w:rPr>
            <w:rFonts w:cs="Times New Roman"/>
            <w:sz w:val="22"/>
            <w:szCs w:val="22"/>
          </w:rPr>
          <w:delText>panel).</w:delText>
        </w:r>
        <w:r w:rsidRPr="00D753AC">
          <w:rPr>
            <w:rFonts w:cs="Times New Roman"/>
            <w:spacing w:val="-10"/>
            <w:sz w:val="22"/>
            <w:szCs w:val="22"/>
          </w:rPr>
          <w:delText xml:space="preserve"> </w:delText>
        </w:r>
        <w:r w:rsidRPr="00D753AC">
          <w:rPr>
            <w:rFonts w:cs="Times New Roman"/>
            <w:sz w:val="22"/>
            <w:szCs w:val="22"/>
          </w:rPr>
          <w:delText>Exceptions</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this</w:delText>
        </w:r>
        <w:r w:rsidRPr="00D753AC">
          <w:rPr>
            <w:rFonts w:cs="Times New Roman"/>
            <w:spacing w:val="-10"/>
            <w:sz w:val="22"/>
            <w:szCs w:val="22"/>
          </w:rPr>
          <w:delText xml:space="preserve"> </w:delText>
        </w:r>
        <w:r w:rsidRPr="00D753AC">
          <w:rPr>
            <w:rFonts w:cs="Times New Roman"/>
            <w:sz w:val="22"/>
            <w:szCs w:val="22"/>
          </w:rPr>
          <w:delText>tend</w:delText>
        </w:r>
        <w:r w:rsidRPr="00D753AC">
          <w:rPr>
            <w:rFonts w:cs="Times New Roman"/>
            <w:spacing w:val="-10"/>
            <w:sz w:val="22"/>
            <w:szCs w:val="22"/>
          </w:rPr>
          <w:delText xml:space="preserve"> </w:delText>
        </w:r>
        <w:r w:rsidRPr="00D753AC">
          <w:rPr>
            <w:rFonts w:cs="Times New Roman"/>
            <w:sz w:val="22"/>
            <w:szCs w:val="22"/>
          </w:rPr>
          <w:delText>to</w:delText>
        </w:r>
        <w:r w:rsidRPr="00D753AC">
          <w:rPr>
            <w:rFonts w:cs="Times New Roman"/>
            <w:spacing w:val="-10"/>
            <w:sz w:val="22"/>
            <w:szCs w:val="22"/>
          </w:rPr>
          <w:delText xml:space="preserve"> </w:delText>
        </w:r>
        <w:r w:rsidRPr="00D753AC">
          <w:rPr>
            <w:rFonts w:cs="Times New Roman"/>
            <w:sz w:val="22"/>
            <w:szCs w:val="22"/>
          </w:rPr>
          <w:delText>happen</w:delText>
        </w:r>
        <w:r w:rsidRPr="00D753AC">
          <w:rPr>
            <w:rFonts w:cs="Times New Roman"/>
            <w:spacing w:val="-10"/>
            <w:sz w:val="22"/>
            <w:szCs w:val="22"/>
          </w:rPr>
          <w:delText xml:space="preserve"> </w:delText>
        </w:r>
        <w:r w:rsidRPr="00D753AC">
          <w:rPr>
            <w:rFonts w:cs="Times New Roman"/>
            <w:sz w:val="22"/>
            <w:szCs w:val="22"/>
          </w:rPr>
          <w:delText>only</w:delText>
        </w:r>
        <w:r w:rsidRPr="00D753AC">
          <w:rPr>
            <w:rFonts w:cs="Times New Roman"/>
            <w:spacing w:val="-10"/>
            <w:sz w:val="22"/>
            <w:szCs w:val="22"/>
          </w:rPr>
          <w:delText xml:space="preserve"> </w:delText>
        </w:r>
        <w:r w:rsidRPr="00D753AC">
          <w:rPr>
            <w:rFonts w:cs="Times New Roman"/>
            <w:sz w:val="22"/>
            <w:szCs w:val="22"/>
          </w:rPr>
          <w:delText>at</w:delText>
        </w:r>
        <w:r w:rsidRPr="00D753AC">
          <w:rPr>
            <w:rFonts w:cs="Times New Roman"/>
            <w:spacing w:val="-10"/>
            <w:sz w:val="22"/>
            <w:szCs w:val="22"/>
          </w:rPr>
          <w:delText xml:space="preserve"> </w:delText>
        </w:r>
        <w:r w:rsidRPr="00D753AC">
          <w:rPr>
            <w:rFonts w:cs="Times New Roman"/>
            <w:sz w:val="22"/>
            <w:szCs w:val="22"/>
          </w:rPr>
          <w:delText>high</w:delText>
        </w:r>
        <w:r w:rsidRPr="00D753AC">
          <w:rPr>
            <w:rFonts w:cs="Times New Roman"/>
            <w:spacing w:val="-10"/>
            <w:sz w:val="22"/>
            <w:szCs w:val="22"/>
          </w:rPr>
          <w:delText xml:space="preserve"> </w:delText>
        </w:r>
        <w:r w:rsidRPr="00D753AC">
          <w:rPr>
            <w:rFonts w:cs="Times New Roman"/>
            <w:sz w:val="22"/>
            <w:szCs w:val="22"/>
          </w:rPr>
          <w:delText>Scott</w:delText>
        </w:r>
        <w:r w:rsidRPr="00D753AC">
          <w:rPr>
            <w:rFonts w:cs="Times New Roman"/>
            <w:spacing w:val="-10"/>
            <w:sz w:val="22"/>
            <w:szCs w:val="22"/>
          </w:rPr>
          <w:delText xml:space="preserve"> </w:delText>
        </w:r>
        <w:r w:rsidRPr="00D753AC">
          <w:rPr>
            <w:rFonts w:cs="Times New Roman"/>
            <w:sz w:val="22"/>
            <w:szCs w:val="22"/>
          </w:rPr>
          <w:delText>River</w:delText>
        </w:r>
        <w:r w:rsidRPr="00D753AC">
          <w:rPr>
            <w:rFonts w:cs="Times New Roman"/>
            <w:spacing w:val="-10"/>
            <w:sz w:val="22"/>
            <w:szCs w:val="22"/>
          </w:rPr>
          <w:delText xml:space="preserve"> </w:delText>
        </w:r>
        <w:r w:rsidRPr="00D753AC">
          <w:rPr>
            <w:rFonts w:cs="Times New Roman"/>
            <w:sz w:val="22"/>
            <w:szCs w:val="22"/>
          </w:rPr>
          <w:delText>flowrates;</w:delText>
        </w:r>
        <w:r w:rsidRPr="00D753AC">
          <w:rPr>
            <w:rFonts w:cs="Times New Roman"/>
            <w:spacing w:val="-10"/>
            <w:sz w:val="22"/>
            <w:szCs w:val="22"/>
          </w:rPr>
          <w:delText xml:space="preserve"> </w:delText>
        </w:r>
        <w:r w:rsidRPr="00D753AC">
          <w:rPr>
            <w:rFonts w:cs="Times New Roman"/>
            <w:sz w:val="22"/>
            <w:szCs w:val="22"/>
          </w:rPr>
          <w:delText>all</w:delText>
        </w:r>
        <w:r w:rsidRPr="00D753AC">
          <w:rPr>
            <w:rFonts w:cs="Times New Roman"/>
            <w:spacing w:val="-10"/>
            <w:sz w:val="22"/>
            <w:szCs w:val="22"/>
          </w:rPr>
          <w:delText xml:space="preserve"> </w:delText>
        </w:r>
        <w:r w:rsidRPr="00D753AC">
          <w:rPr>
            <w:rFonts w:cs="Times New Roman"/>
            <w:sz w:val="22"/>
            <w:szCs w:val="22"/>
          </w:rPr>
          <w:delText>net</w:delText>
        </w:r>
        <w:r w:rsidRPr="00D753AC">
          <w:rPr>
            <w:rFonts w:cs="Times New Roman"/>
            <w:spacing w:val="-10"/>
            <w:sz w:val="22"/>
            <w:szCs w:val="22"/>
          </w:rPr>
          <w:delText xml:space="preserve"> </w:delText>
        </w:r>
        <w:r w:rsidRPr="00D753AC">
          <w:rPr>
            <w:rFonts w:cs="Times New Roman"/>
            <w:sz w:val="22"/>
            <w:szCs w:val="22"/>
          </w:rPr>
          <w:delText>groundwater-to-stream</w:delText>
        </w:r>
        <w:r w:rsidRPr="00D753AC">
          <w:rPr>
            <w:rFonts w:cs="Times New Roman"/>
            <w:spacing w:val="-10"/>
            <w:sz w:val="22"/>
            <w:szCs w:val="22"/>
          </w:rPr>
          <w:delText xml:space="preserve"> </w:delText>
        </w:r>
        <w:r w:rsidRPr="00D753AC">
          <w:rPr>
            <w:rFonts w:cs="Times New Roman"/>
            <w:sz w:val="22"/>
            <w:szCs w:val="22"/>
          </w:rPr>
          <w:delText>flux</w:delText>
        </w:r>
        <w:r w:rsidRPr="00D753AC">
          <w:rPr>
            <w:rFonts w:cs="Times New Roman"/>
            <w:w w:val="96"/>
            <w:sz w:val="22"/>
            <w:szCs w:val="22"/>
          </w:rPr>
          <w:delText xml:space="preserve"> </w:delText>
        </w:r>
        <w:r w:rsidRPr="00D753AC">
          <w:rPr>
            <w:rFonts w:cs="Times New Roman"/>
            <w:sz w:val="22"/>
            <w:szCs w:val="22"/>
          </w:rPr>
          <w:delText>volumes of &gt;0.25 Mm</w:delText>
        </w:r>
        <w:r w:rsidRPr="00D753AC">
          <w:rPr>
            <w:rFonts w:cs="Times New Roman"/>
            <w:position w:val="7"/>
            <w:sz w:val="22"/>
            <w:szCs w:val="22"/>
          </w:rPr>
          <w:delText xml:space="preserve">3 </w:delText>
        </w:r>
        <w:r w:rsidRPr="00D753AC">
          <w:rPr>
            <w:rFonts w:cs="Times New Roman"/>
            <w:sz w:val="22"/>
            <w:szCs w:val="22"/>
          </w:rPr>
          <w:delText>/ 30 days (approximately 3.3 cfs) occur at simulated Fort Jones flowrates of &gt;20 Mm</w:delText>
        </w:r>
        <w:r w:rsidRPr="00D753AC">
          <w:rPr>
            <w:rFonts w:cs="Times New Roman"/>
            <w:position w:val="7"/>
            <w:sz w:val="22"/>
            <w:szCs w:val="22"/>
          </w:rPr>
          <w:delText>3</w:delText>
        </w:r>
        <w:r w:rsidRPr="00D753AC">
          <w:rPr>
            <w:rFonts w:cs="Times New Roman"/>
            <w:spacing w:val="13"/>
            <w:position w:val="7"/>
            <w:sz w:val="22"/>
            <w:szCs w:val="22"/>
          </w:rPr>
          <w:delText xml:space="preserve"> </w:delText>
        </w:r>
        <w:r w:rsidRPr="00D753AC">
          <w:rPr>
            <w:rFonts w:cs="Times New Roman"/>
            <w:sz w:val="22"/>
            <w:szCs w:val="22"/>
          </w:rPr>
          <w:delText>(approximately</w:delText>
        </w:r>
        <w:r w:rsidRPr="00D753AC">
          <w:rPr>
            <w:rFonts w:cs="Times New Roman"/>
            <w:w w:val="99"/>
            <w:sz w:val="22"/>
            <w:szCs w:val="22"/>
          </w:rPr>
          <w:delText xml:space="preserve"> </w:delText>
        </w:r>
        <w:r w:rsidRPr="00D753AC">
          <w:rPr>
            <w:rFonts w:cs="Times New Roman"/>
            <w:sz w:val="22"/>
            <w:szCs w:val="22"/>
          </w:rPr>
          <w:delText xml:space="preserve">267 cfs;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 5,</w:delText>
        </w:r>
        <w:r w:rsidRPr="00D753AC">
          <w:rPr>
            <w:rFonts w:cs="Times New Roman"/>
          </w:rPr>
          <w:fldChar w:fldCharType="end"/>
        </w:r>
        <w:r w:rsidRPr="00D753AC">
          <w:rPr>
            <w:rFonts w:cs="Times New Roman"/>
            <w:sz w:val="22"/>
            <w:szCs w:val="22"/>
          </w:rPr>
          <w:delText xml:space="preserve"> lower</w:delText>
        </w:r>
        <w:r w:rsidRPr="00D753AC">
          <w:rPr>
            <w:rFonts w:cs="Times New Roman"/>
            <w:spacing w:val="-19"/>
            <w:sz w:val="22"/>
            <w:szCs w:val="22"/>
          </w:rPr>
          <w:delText xml:space="preserve"> </w:delText>
        </w:r>
        <w:r w:rsidRPr="00D753AC">
          <w:rPr>
            <w:rFonts w:cs="Times New Roman"/>
            <w:sz w:val="22"/>
            <w:szCs w:val="22"/>
          </w:rPr>
          <w:delText>panel).</w:delText>
        </w:r>
      </w:del>
    </w:p>
    <w:p w:rsidR="00A7616E" w:rsidRPr="00D753AC" w:rsidRDefault="00505335" w:rsidP="00D753AC">
      <w:pPr>
        <w:pStyle w:val="BodyText"/>
        <w:ind w:left="173" w:right="259" w:firstLine="177"/>
        <w:rPr>
          <w:del w:id="3612" w:author="Claire Kouba" w:date="2023-09-12T16:52:00Z"/>
          <w:rFonts w:cs="Times New Roman"/>
          <w:sz w:val="22"/>
          <w:szCs w:val="22"/>
        </w:rPr>
      </w:pPr>
      <w:del w:id="3613" w:author="Claire Kouba" w:date="2023-09-12T16:52:00Z">
        <w:r w:rsidRPr="00D753AC">
          <w:rPr>
            <w:rFonts w:cs="Times New Roman"/>
            <w:sz w:val="22"/>
            <w:szCs w:val="22"/>
          </w:rPr>
          <w:delText>Additionally,</w:delText>
        </w:r>
        <w:r w:rsidRPr="00D753AC">
          <w:rPr>
            <w:rFonts w:cs="Times New Roman"/>
            <w:spacing w:val="-14"/>
            <w:sz w:val="22"/>
            <w:szCs w:val="22"/>
          </w:rPr>
          <w:delText xml:space="preserve"> </w:delText>
        </w:r>
        <w:r w:rsidRPr="00D753AC">
          <w:rPr>
            <w:rFonts w:cs="Times New Roman"/>
            <w:sz w:val="22"/>
            <w:szCs w:val="22"/>
          </w:rPr>
          <w:delText>net</w:delText>
        </w:r>
        <w:r w:rsidRPr="00D753AC">
          <w:rPr>
            <w:rFonts w:cs="Times New Roman"/>
            <w:spacing w:val="-14"/>
            <w:sz w:val="22"/>
            <w:szCs w:val="22"/>
          </w:rPr>
          <w:delText xml:space="preserve"> </w:delText>
        </w:r>
        <w:r w:rsidRPr="00D753AC">
          <w:rPr>
            <w:rFonts w:cs="Times New Roman"/>
            <w:sz w:val="22"/>
            <w:szCs w:val="22"/>
          </w:rPr>
          <w:delText>monthly</w:delText>
        </w:r>
        <w:r w:rsidRPr="00D753AC">
          <w:rPr>
            <w:rFonts w:cs="Times New Roman"/>
            <w:spacing w:val="-14"/>
            <w:sz w:val="22"/>
            <w:szCs w:val="22"/>
          </w:rPr>
          <w:delText xml:space="preserve"> </w:delText>
        </w:r>
        <w:r w:rsidRPr="00D753AC">
          <w:rPr>
            <w:rFonts w:cs="Times New Roman"/>
            <w:sz w:val="22"/>
            <w:szCs w:val="22"/>
          </w:rPr>
          <w:delText>stream-aquifer</w:delText>
        </w:r>
        <w:r w:rsidRPr="00D753AC">
          <w:rPr>
            <w:rFonts w:cs="Times New Roman"/>
            <w:spacing w:val="-14"/>
            <w:sz w:val="22"/>
            <w:szCs w:val="22"/>
          </w:rPr>
          <w:delText xml:space="preserve"> </w:delText>
        </w:r>
        <w:r w:rsidRPr="00D753AC">
          <w:rPr>
            <w:rFonts w:cs="Times New Roman"/>
            <w:sz w:val="22"/>
            <w:szCs w:val="22"/>
          </w:rPr>
          <w:delText>exchange</w:delText>
        </w:r>
        <w:r w:rsidRPr="00D753AC">
          <w:rPr>
            <w:rFonts w:cs="Times New Roman"/>
            <w:spacing w:val="-14"/>
            <w:sz w:val="22"/>
            <w:szCs w:val="22"/>
          </w:rPr>
          <w:delText xml:space="preserve"> </w:delText>
        </w:r>
        <w:r w:rsidRPr="00D753AC">
          <w:rPr>
            <w:rFonts w:cs="Times New Roman"/>
            <w:sz w:val="22"/>
            <w:szCs w:val="22"/>
          </w:rPr>
          <w:delText>volume</w:delText>
        </w:r>
        <w:r w:rsidRPr="00D753AC">
          <w:rPr>
            <w:rFonts w:cs="Times New Roman"/>
            <w:spacing w:val="-14"/>
            <w:sz w:val="22"/>
            <w:szCs w:val="22"/>
          </w:rPr>
          <w:delText xml:space="preserve"> </w:delText>
        </w:r>
        <w:r w:rsidRPr="00D753AC">
          <w:rPr>
            <w:rFonts w:cs="Times New Roman"/>
            <w:sz w:val="22"/>
            <w:szCs w:val="22"/>
          </w:rPr>
          <w:delText>tends</w:delText>
        </w:r>
        <w:r w:rsidRPr="00D753AC">
          <w:rPr>
            <w:rFonts w:cs="Times New Roman"/>
            <w:spacing w:val="-14"/>
            <w:sz w:val="22"/>
            <w:szCs w:val="22"/>
          </w:rPr>
          <w:delText xml:space="preserve"> </w:delText>
        </w:r>
        <w:r w:rsidRPr="00D753AC">
          <w:rPr>
            <w:rFonts w:cs="Times New Roman"/>
            <w:sz w:val="22"/>
            <w:szCs w:val="22"/>
          </w:rPr>
          <w:delText>to</w:delText>
        </w:r>
        <w:r w:rsidRPr="00D753AC">
          <w:rPr>
            <w:rFonts w:cs="Times New Roman"/>
            <w:spacing w:val="-14"/>
            <w:sz w:val="22"/>
            <w:szCs w:val="22"/>
          </w:rPr>
          <w:delText xml:space="preserve"> </w:delText>
        </w:r>
        <w:r w:rsidRPr="00D753AC">
          <w:rPr>
            <w:rFonts w:cs="Times New Roman"/>
            <w:sz w:val="22"/>
            <w:szCs w:val="22"/>
          </w:rPr>
          <w:delText>be</w:delText>
        </w:r>
        <w:r w:rsidRPr="00D753AC">
          <w:rPr>
            <w:rFonts w:cs="Times New Roman"/>
            <w:spacing w:val="-14"/>
            <w:sz w:val="22"/>
            <w:szCs w:val="22"/>
          </w:rPr>
          <w:delText xml:space="preserve"> </w:delText>
        </w:r>
        <w:r w:rsidRPr="00D753AC">
          <w:rPr>
            <w:rFonts w:cs="Times New Roman"/>
            <w:sz w:val="22"/>
            <w:szCs w:val="22"/>
          </w:rPr>
          <w:delText>an</w:delText>
        </w:r>
        <w:r w:rsidRPr="00D753AC">
          <w:rPr>
            <w:rFonts w:cs="Times New Roman"/>
            <w:spacing w:val="-14"/>
            <w:sz w:val="22"/>
            <w:szCs w:val="22"/>
          </w:rPr>
          <w:delText xml:space="preserve"> </w:delText>
        </w:r>
        <w:r w:rsidRPr="00D753AC">
          <w:rPr>
            <w:rFonts w:cs="Times New Roman"/>
            <w:sz w:val="22"/>
            <w:szCs w:val="22"/>
          </w:rPr>
          <w:delText>order</w:delText>
        </w:r>
        <w:r w:rsidRPr="00D753AC">
          <w:rPr>
            <w:rFonts w:cs="Times New Roman"/>
            <w:spacing w:val="-14"/>
            <w:sz w:val="22"/>
            <w:szCs w:val="22"/>
          </w:rPr>
          <w:delText xml:space="preserve"> </w:delText>
        </w:r>
        <w:r w:rsidRPr="00D753AC">
          <w:rPr>
            <w:rFonts w:cs="Times New Roman"/>
            <w:sz w:val="22"/>
            <w:szCs w:val="22"/>
          </w:rPr>
          <w:delText>of</w:delText>
        </w:r>
        <w:r w:rsidRPr="00D753AC">
          <w:rPr>
            <w:rFonts w:cs="Times New Roman"/>
            <w:spacing w:val="-14"/>
            <w:sz w:val="22"/>
            <w:szCs w:val="22"/>
          </w:rPr>
          <w:delText xml:space="preserve"> </w:delText>
        </w:r>
        <w:r w:rsidRPr="00D753AC">
          <w:rPr>
            <w:rFonts w:cs="Times New Roman"/>
            <w:sz w:val="22"/>
            <w:szCs w:val="22"/>
          </w:rPr>
          <w:delText>magnitude</w:delText>
        </w:r>
        <w:r w:rsidRPr="00D753AC">
          <w:rPr>
            <w:rFonts w:cs="Times New Roman"/>
            <w:spacing w:val="-14"/>
            <w:sz w:val="22"/>
            <w:szCs w:val="22"/>
          </w:rPr>
          <w:delText xml:space="preserve"> </w:delText>
        </w:r>
        <w:r w:rsidRPr="00D753AC">
          <w:rPr>
            <w:rFonts w:cs="Times New Roman"/>
            <w:sz w:val="22"/>
            <w:szCs w:val="22"/>
          </w:rPr>
          <w:delText>lower</w:delText>
        </w:r>
        <w:r w:rsidRPr="00D753AC">
          <w:rPr>
            <w:rFonts w:cs="Times New Roman"/>
            <w:spacing w:val="-14"/>
            <w:sz w:val="22"/>
            <w:szCs w:val="22"/>
          </w:rPr>
          <w:delText xml:space="preserve"> </w:delText>
        </w:r>
        <w:r w:rsidRPr="00D753AC">
          <w:rPr>
            <w:rFonts w:cs="Times New Roman"/>
            <w:sz w:val="22"/>
            <w:szCs w:val="22"/>
          </w:rPr>
          <w:delText>than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flow</w:delText>
        </w:r>
        <w:r w:rsidRPr="00D753AC">
          <w:rPr>
            <w:rFonts w:cs="Times New Roman"/>
            <w:spacing w:val="-14"/>
            <w:sz w:val="22"/>
            <w:szCs w:val="22"/>
          </w:rPr>
          <w:delText xml:space="preserve"> </w:delText>
        </w:r>
        <w:r w:rsidRPr="00D753AC">
          <w:rPr>
            <w:rFonts w:cs="Times New Roman"/>
            <w:sz w:val="22"/>
            <w:szCs w:val="22"/>
          </w:rPr>
          <w:delText>simulated</w:delText>
        </w:r>
        <w:r w:rsidRPr="00D753AC">
          <w:rPr>
            <w:rFonts w:cs="Times New Roman"/>
            <w:spacing w:val="-14"/>
            <w:sz w:val="22"/>
            <w:szCs w:val="22"/>
          </w:rPr>
          <w:delText xml:space="preserve"> </w:delText>
        </w:r>
        <w:r w:rsidRPr="00D753AC">
          <w:rPr>
            <w:rFonts w:cs="Times New Roman"/>
            <w:sz w:val="22"/>
            <w:szCs w:val="22"/>
          </w:rPr>
          <w:delText>at</w:delText>
        </w:r>
        <w:r w:rsidRPr="00D753AC">
          <w:rPr>
            <w:rFonts w:cs="Times New Roman"/>
            <w:w w:val="99"/>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Fort</w:delText>
        </w:r>
        <w:r w:rsidRPr="00D753AC">
          <w:rPr>
            <w:rFonts w:cs="Times New Roman"/>
            <w:spacing w:val="-14"/>
            <w:sz w:val="22"/>
            <w:szCs w:val="22"/>
          </w:rPr>
          <w:delText xml:space="preserve"> </w:delText>
        </w:r>
        <w:r w:rsidRPr="00D753AC">
          <w:rPr>
            <w:rFonts w:cs="Times New Roman"/>
            <w:sz w:val="22"/>
            <w:szCs w:val="22"/>
          </w:rPr>
          <w:delText>Jones</w:delText>
        </w:r>
        <w:r w:rsidRPr="00D753AC">
          <w:rPr>
            <w:rFonts w:cs="Times New Roman"/>
            <w:spacing w:val="-14"/>
            <w:sz w:val="22"/>
            <w:szCs w:val="22"/>
          </w:rPr>
          <w:delText xml:space="preserve"> </w:delText>
        </w:r>
        <w:r w:rsidRPr="00D753AC">
          <w:rPr>
            <w:rFonts w:cs="Times New Roman"/>
            <w:sz w:val="22"/>
            <w:szCs w:val="22"/>
          </w:rPr>
          <w:delText>gauge.</w:delText>
        </w:r>
        <w:r w:rsidRPr="00D753AC">
          <w:rPr>
            <w:rFonts w:cs="Times New Roman"/>
            <w:spacing w:val="-14"/>
            <w:sz w:val="22"/>
            <w:szCs w:val="22"/>
          </w:rPr>
          <w:delText xml:space="preserve"> </w:delText>
        </w:r>
        <w:r w:rsidRPr="00D753AC">
          <w:rPr>
            <w:rFonts w:cs="Times New Roman"/>
            <w:sz w:val="22"/>
            <w:szCs w:val="22"/>
          </w:rPr>
          <w:delText>Clear</w:delText>
        </w:r>
        <w:r w:rsidRPr="00D753AC">
          <w:rPr>
            <w:rFonts w:cs="Times New Roman"/>
            <w:spacing w:val="-14"/>
            <w:sz w:val="22"/>
            <w:szCs w:val="22"/>
          </w:rPr>
          <w:delText xml:space="preserve"> </w:delText>
        </w:r>
        <w:r w:rsidRPr="00D753AC">
          <w:rPr>
            <w:rFonts w:cs="Times New Roman"/>
            <w:sz w:val="22"/>
            <w:szCs w:val="22"/>
          </w:rPr>
          <w:delText>seasonal</w:delText>
        </w:r>
        <w:r w:rsidRPr="00D753AC">
          <w:rPr>
            <w:rFonts w:cs="Times New Roman"/>
            <w:spacing w:val="-14"/>
            <w:sz w:val="22"/>
            <w:szCs w:val="22"/>
          </w:rPr>
          <w:delText xml:space="preserve"> </w:delText>
        </w:r>
        <w:r w:rsidRPr="00D753AC">
          <w:rPr>
            <w:rFonts w:cs="Times New Roman"/>
            <w:sz w:val="22"/>
            <w:szCs w:val="22"/>
          </w:rPr>
          <w:delText>trends</w:delText>
        </w:r>
        <w:r w:rsidRPr="00D753AC">
          <w:rPr>
            <w:rFonts w:cs="Times New Roman"/>
            <w:spacing w:val="-14"/>
            <w:sz w:val="22"/>
            <w:szCs w:val="22"/>
          </w:rPr>
          <w:delText xml:space="preserve"> </w:delText>
        </w:r>
        <w:r w:rsidRPr="00D753AC">
          <w:rPr>
            <w:rFonts w:cs="Times New Roman"/>
            <w:sz w:val="22"/>
            <w:szCs w:val="22"/>
          </w:rPr>
          <w:delText>in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net</w:delText>
        </w:r>
        <w:r w:rsidRPr="00D753AC">
          <w:rPr>
            <w:rFonts w:cs="Times New Roman"/>
            <w:spacing w:val="-14"/>
            <w:sz w:val="22"/>
            <w:szCs w:val="22"/>
          </w:rPr>
          <w:delText xml:space="preserve"> </w:delText>
        </w:r>
        <w:r w:rsidRPr="00D753AC">
          <w:rPr>
            <w:rFonts w:cs="Times New Roman"/>
            <w:sz w:val="22"/>
            <w:szCs w:val="22"/>
          </w:rPr>
          <w:delText>exchange</w:delText>
        </w:r>
        <w:r w:rsidRPr="00D753AC">
          <w:rPr>
            <w:rFonts w:cs="Times New Roman"/>
            <w:spacing w:val="-14"/>
            <w:sz w:val="22"/>
            <w:szCs w:val="22"/>
          </w:rPr>
          <w:delText xml:space="preserve"> </w:delText>
        </w:r>
        <w:r w:rsidRPr="00D753AC">
          <w:rPr>
            <w:rFonts w:cs="Times New Roman"/>
            <w:sz w:val="22"/>
            <w:szCs w:val="22"/>
          </w:rPr>
          <w:delText>volume</w:delText>
        </w:r>
        <w:r w:rsidRPr="00D753AC">
          <w:rPr>
            <w:rFonts w:cs="Times New Roman"/>
            <w:spacing w:val="-14"/>
            <w:sz w:val="22"/>
            <w:szCs w:val="22"/>
          </w:rPr>
          <w:delText xml:space="preserve"> </w:delText>
        </w:r>
        <w:r w:rsidRPr="00D753AC">
          <w:rPr>
            <w:rFonts w:cs="Times New Roman"/>
            <w:sz w:val="22"/>
            <w:szCs w:val="22"/>
          </w:rPr>
          <w:delText>suggest</w:delText>
        </w:r>
        <w:r w:rsidRPr="00D753AC">
          <w:rPr>
            <w:rFonts w:cs="Times New Roman"/>
            <w:spacing w:val="-14"/>
            <w:sz w:val="22"/>
            <w:szCs w:val="22"/>
          </w:rPr>
          <w:delText xml:space="preserve"> </w:delText>
        </w:r>
        <w:r w:rsidRPr="00D753AC">
          <w:rPr>
            <w:rFonts w:cs="Times New Roman"/>
            <w:sz w:val="22"/>
            <w:szCs w:val="22"/>
          </w:rPr>
          <w:delText>that</w:delText>
        </w:r>
        <w:r w:rsidRPr="00D753AC">
          <w:rPr>
            <w:rFonts w:cs="Times New Roman"/>
            <w:spacing w:val="-14"/>
            <w:sz w:val="22"/>
            <w:szCs w:val="22"/>
          </w:rPr>
          <w:delText xml:space="preserve"> </w:delText>
        </w:r>
        <w:r w:rsidRPr="00D753AC">
          <w:rPr>
            <w:rFonts w:cs="Times New Roman"/>
            <w:sz w:val="22"/>
            <w:szCs w:val="22"/>
          </w:rPr>
          <w:delText>in</w:delText>
        </w:r>
        <w:r w:rsidRPr="00D753AC">
          <w:rPr>
            <w:rFonts w:cs="Times New Roman"/>
            <w:spacing w:val="-14"/>
            <w:sz w:val="22"/>
            <w:szCs w:val="22"/>
          </w:rPr>
          <w:delText xml:space="preserve"> </w:delText>
        </w:r>
        <w:r w:rsidRPr="00D753AC">
          <w:rPr>
            <w:rFonts w:cs="Times New Roman"/>
            <w:sz w:val="22"/>
            <w:szCs w:val="22"/>
          </w:rPr>
          <w:delText>the</w:delText>
        </w:r>
        <w:r w:rsidRPr="00D753AC">
          <w:rPr>
            <w:rFonts w:cs="Times New Roman"/>
            <w:spacing w:val="-14"/>
            <w:sz w:val="22"/>
            <w:szCs w:val="22"/>
          </w:rPr>
          <w:delText xml:space="preserve"> </w:delText>
        </w:r>
        <w:r w:rsidRPr="00D753AC">
          <w:rPr>
            <w:rFonts w:cs="Times New Roman"/>
            <w:sz w:val="22"/>
            <w:szCs w:val="22"/>
          </w:rPr>
          <w:delText>winter</w:delText>
        </w:r>
        <w:r w:rsidRPr="00D753AC">
          <w:rPr>
            <w:rFonts w:cs="Times New Roman"/>
            <w:spacing w:val="-14"/>
            <w:sz w:val="22"/>
            <w:szCs w:val="22"/>
          </w:rPr>
          <w:delText xml:space="preserve"> </w:delText>
        </w:r>
        <w:r w:rsidRPr="00D753AC">
          <w:rPr>
            <w:rFonts w:cs="Times New Roman"/>
            <w:sz w:val="22"/>
            <w:szCs w:val="22"/>
          </w:rPr>
          <w:delText>and</w:delText>
        </w:r>
        <w:r w:rsidRPr="00D753AC">
          <w:rPr>
            <w:rFonts w:cs="Times New Roman"/>
            <w:spacing w:val="-14"/>
            <w:sz w:val="22"/>
            <w:szCs w:val="22"/>
          </w:rPr>
          <w:delText xml:space="preserve"> </w:delText>
        </w:r>
        <w:r w:rsidRPr="00D753AC">
          <w:rPr>
            <w:rFonts w:cs="Times New Roman"/>
            <w:sz w:val="22"/>
            <w:szCs w:val="22"/>
          </w:rPr>
          <w:delText>spring,</w:delText>
        </w:r>
        <w:r w:rsidRPr="00D753AC">
          <w:rPr>
            <w:rFonts w:cs="Times New Roman"/>
            <w:spacing w:val="-14"/>
            <w:sz w:val="22"/>
            <w:szCs w:val="22"/>
          </w:rPr>
          <w:delText xml:space="preserve"> </w:delText>
        </w:r>
        <w:r w:rsidRPr="00D753AC">
          <w:rPr>
            <w:rFonts w:cs="Times New Roman"/>
            <w:sz w:val="22"/>
            <w:szCs w:val="22"/>
          </w:rPr>
          <w:delText>precipitation</w:delText>
        </w:r>
        <w:r w:rsidRPr="00D753AC">
          <w:rPr>
            <w:rFonts w:cs="Times New Roman"/>
            <w:spacing w:val="-14"/>
            <w:sz w:val="22"/>
            <w:szCs w:val="22"/>
          </w:rPr>
          <w:delText xml:space="preserve"> </w:delText>
        </w:r>
        <w:r w:rsidRPr="00D753AC">
          <w:rPr>
            <w:rFonts w:cs="Times New Roman"/>
            <w:sz w:val="22"/>
            <w:szCs w:val="22"/>
          </w:rPr>
          <w:delText>events can temporarily produce large pulses in groundwater discharge. In the summer growing season, when flows are high (e.g.</w:delText>
        </w:r>
        <w:r w:rsidRPr="00D753AC">
          <w:rPr>
            <w:rFonts w:cs="Times New Roman"/>
            <w:spacing w:val="34"/>
            <w:sz w:val="22"/>
            <w:szCs w:val="22"/>
          </w:rPr>
          <w:delText xml:space="preserve"> </w:delText>
        </w:r>
        <w:r w:rsidRPr="00D753AC">
          <w:rPr>
            <w:rFonts w:cs="Times New Roman"/>
            <w:sz w:val="22"/>
            <w:szCs w:val="22"/>
          </w:rPr>
          <w:delText>&gt;</w:delText>
        </w:r>
        <w:r w:rsidRPr="00D753AC">
          <w:rPr>
            <w:rFonts w:cs="Times New Roman"/>
            <w:w w:val="99"/>
            <w:sz w:val="22"/>
            <w:szCs w:val="22"/>
          </w:rPr>
          <w:delText xml:space="preserve"> </w:delText>
        </w:r>
        <w:r w:rsidRPr="00D753AC">
          <w:rPr>
            <w:rFonts w:cs="Times New Roman"/>
            <w:sz w:val="22"/>
            <w:szCs w:val="22"/>
          </w:rPr>
          <w:delText>10 Mm</w:delText>
        </w:r>
        <w:r w:rsidRPr="00D753AC">
          <w:rPr>
            <w:rFonts w:cs="Times New Roman"/>
            <w:position w:val="7"/>
            <w:sz w:val="22"/>
            <w:szCs w:val="22"/>
          </w:rPr>
          <w:delText>3</w:delText>
        </w:r>
        <w:r w:rsidRPr="00D753AC">
          <w:rPr>
            <w:rFonts w:cs="Times New Roman"/>
            <w:sz w:val="22"/>
            <w:szCs w:val="22"/>
          </w:rPr>
          <w:delText>/month, during the early summer snowmelt period), the result tends to be net aquifer recharge, but at low</w:delText>
        </w:r>
        <w:r w:rsidRPr="00D753AC">
          <w:rPr>
            <w:rFonts w:cs="Times New Roman"/>
            <w:spacing w:val="33"/>
            <w:sz w:val="22"/>
            <w:szCs w:val="22"/>
          </w:rPr>
          <w:delText xml:space="preserve"> </w:delText>
        </w:r>
        <w:r w:rsidRPr="00D753AC">
          <w:rPr>
            <w:rFonts w:cs="Times New Roman"/>
            <w:sz w:val="22"/>
            <w:szCs w:val="22"/>
          </w:rPr>
          <w:delText>flowrates,</w:delText>
        </w:r>
        <w:r w:rsidRPr="00D753AC">
          <w:rPr>
            <w:rFonts w:cs="Times New Roman"/>
            <w:w w:val="99"/>
            <w:sz w:val="22"/>
            <w:szCs w:val="22"/>
          </w:rPr>
          <w:delText xml:space="preserve"> </w:delText>
        </w:r>
        <w:r w:rsidRPr="00D753AC">
          <w:rPr>
            <w:rFonts w:cs="Times New Roman"/>
            <w:sz w:val="22"/>
            <w:szCs w:val="22"/>
          </w:rPr>
          <w:delText>the</w:delText>
        </w:r>
        <w:r w:rsidRPr="00D753AC">
          <w:rPr>
            <w:rFonts w:cs="Times New Roman"/>
            <w:spacing w:val="-3"/>
            <w:sz w:val="22"/>
            <w:szCs w:val="22"/>
          </w:rPr>
          <w:delText xml:space="preserve"> </w:delText>
        </w:r>
        <w:r w:rsidRPr="00D753AC">
          <w:rPr>
            <w:rFonts w:cs="Times New Roman"/>
            <w:sz w:val="22"/>
            <w:szCs w:val="22"/>
          </w:rPr>
          <w:delText>surface</w:delText>
        </w:r>
        <w:r w:rsidRPr="00D753AC">
          <w:rPr>
            <w:rFonts w:cs="Times New Roman"/>
            <w:spacing w:val="-3"/>
            <w:sz w:val="22"/>
            <w:szCs w:val="22"/>
          </w:rPr>
          <w:delText xml:space="preserve"> </w:delText>
        </w:r>
        <w:r w:rsidRPr="00D753AC">
          <w:rPr>
            <w:rFonts w:cs="Times New Roman"/>
            <w:sz w:val="22"/>
            <w:szCs w:val="22"/>
          </w:rPr>
          <w:delText>water</w:delText>
        </w:r>
        <w:r w:rsidRPr="00D753AC">
          <w:rPr>
            <w:rFonts w:cs="Times New Roman"/>
            <w:spacing w:val="-3"/>
            <w:sz w:val="22"/>
            <w:szCs w:val="22"/>
          </w:rPr>
          <w:delText xml:space="preserve"> </w:delText>
        </w:r>
        <w:r w:rsidRPr="00D753AC">
          <w:rPr>
            <w:rFonts w:cs="Times New Roman"/>
            <w:sz w:val="22"/>
            <w:szCs w:val="22"/>
          </w:rPr>
          <w:delText>flow</w:delText>
        </w:r>
        <w:r w:rsidRPr="00D753AC">
          <w:rPr>
            <w:rFonts w:cs="Times New Roman"/>
            <w:spacing w:val="-3"/>
            <w:sz w:val="22"/>
            <w:szCs w:val="22"/>
          </w:rPr>
          <w:delText xml:space="preserve"> </w:delText>
        </w:r>
        <w:r w:rsidRPr="00D753AC">
          <w:rPr>
            <w:rFonts w:cs="Times New Roman"/>
            <w:sz w:val="22"/>
            <w:szCs w:val="22"/>
          </w:rPr>
          <w:delText>is</w:delText>
        </w:r>
        <w:r w:rsidRPr="00D753AC">
          <w:rPr>
            <w:rFonts w:cs="Times New Roman"/>
            <w:spacing w:val="-3"/>
            <w:sz w:val="22"/>
            <w:szCs w:val="22"/>
          </w:rPr>
          <w:delText xml:space="preserve"> </w:delText>
        </w:r>
        <w:r w:rsidRPr="00D753AC">
          <w:rPr>
            <w:rFonts w:cs="Times New Roman"/>
            <w:sz w:val="22"/>
            <w:szCs w:val="22"/>
          </w:rPr>
          <w:delText>sustained</w:delText>
        </w:r>
        <w:r w:rsidRPr="00D753AC">
          <w:rPr>
            <w:rFonts w:cs="Times New Roman"/>
            <w:spacing w:val="-3"/>
            <w:sz w:val="22"/>
            <w:szCs w:val="22"/>
          </w:rPr>
          <w:delText xml:space="preserve"> </w:delText>
        </w:r>
        <w:r w:rsidRPr="00D753AC">
          <w:rPr>
            <w:rFonts w:cs="Times New Roman"/>
            <w:sz w:val="22"/>
            <w:szCs w:val="22"/>
          </w:rPr>
          <w:delText>by</w:delText>
        </w:r>
        <w:r w:rsidRPr="00D753AC">
          <w:rPr>
            <w:rFonts w:cs="Times New Roman"/>
            <w:spacing w:val="-3"/>
            <w:sz w:val="22"/>
            <w:szCs w:val="22"/>
          </w:rPr>
          <w:delText xml:space="preserve"> </w:delText>
        </w:r>
        <w:r w:rsidRPr="00D753AC">
          <w:rPr>
            <w:rFonts w:cs="Times New Roman"/>
            <w:sz w:val="22"/>
            <w:szCs w:val="22"/>
          </w:rPr>
          <w:delText>groundwater</w:delText>
        </w:r>
        <w:r w:rsidRPr="00D753AC">
          <w:rPr>
            <w:rFonts w:cs="Times New Roman"/>
            <w:spacing w:val="-3"/>
            <w:sz w:val="22"/>
            <w:szCs w:val="22"/>
          </w:rPr>
          <w:delText xml:space="preserve"> </w:delText>
        </w:r>
        <w:r w:rsidRPr="00D753AC">
          <w:rPr>
            <w:rFonts w:cs="Times New Roman"/>
            <w:sz w:val="22"/>
            <w:szCs w:val="22"/>
          </w:rPr>
          <w:delText>discharge.</w:delText>
        </w:r>
        <w:r w:rsidRPr="00D753AC">
          <w:rPr>
            <w:rFonts w:cs="Times New Roman"/>
            <w:spacing w:val="-3"/>
            <w:sz w:val="22"/>
            <w:szCs w:val="22"/>
          </w:rPr>
          <w:delText xml:space="preserve"> </w:delText>
        </w:r>
        <w:r w:rsidRPr="00D753AC">
          <w:rPr>
            <w:rFonts w:cs="Times New Roman"/>
            <w:sz w:val="22"/>
            <w:szCs w:val="22"/>
          </w:rPr>
          <w:delText>Similarly,</w:delText>
        </w:r>
        <w:r w:rsidRPr="00D753AC">
          <w:rPr>
            <w:rFonts w:cs="Times New Roman"/>
            <w:spacing w:val="-3"/>
            <w:sz w:val="22"/>
            <w:szCs w:val="22"/>
          </w:rPr>
          <w:delText xml:space="preserve"> </w:delText>
        </w:r>
        <w:r w:rsidRPr="00D753AC">
          <w:rPr>
            <w:rFonts w:cs="Times New Roman"/>
            <w:sz w:val="22"/>
            <w:szCs w:val="22"/>
          </w:rPr>
          <w:delText>very</w:delText>
        </w:r>
        <w:r w:rsidRPr="00D753AC">
          <w:rPr>
            <w:rFonts w:cs="Times New Roman"/>
            <w:spacing w:val="-3"/>
            <w:sz w:val="22"/>
            <w:szCs w:val="22"/>
          </w:rPr>
          <w:delText xml:space="preserve"> </w:delText>
        </w:r>
        <w:r w:rsidRPr="00D753AC">
          <w:rPr>
            <w:rFonts w:cs="Times New Roman"/>
            <w:sz w:val="22"/>
            <w:szCs w:val="22"/>
          </w:rPr>
          <w:delText>low</w:delText>
        </w:r>
        <w:r w:rsidRPr="00D753AC">
          <w:rPr>
            <w:rFonts w:cs="Times New Roman"/>
            <w:spacing w:val="-3"/>
            <w:sz w:val="22"/>
            <w:szCs w:val="22"/>
          </w:rPr>
          <w:delText xml:space="preserve"> </w:delText>
        </w:r>
        <w:r w:rsidRPr="00D753AC">
          <w:rPr>
            <w:rFonts w:cs="Times New Roman"/>
            <w:sz w:val="22"/>
            <w:szCs w:val="22"/>
          </w:rPr>
          <w:delText>dry</w:delText>
        </w:r>
        <w:r w:rsidRPr="00D753AC">
          <w:rPr>
            <w:rFonts w:cs="Times New Roman"/>
            <w:spacing w:val="-3"/>
            <w:sz w:val="22"/>
            <w:szCs w:val="22"/>
          </w:rPr>
          <w:delText xml:space="preserve"> </w:delText>
        </w:r>
        <w:r w:rsidRPr="00D753AC">
          <w:rPr>
            <w:rFonts w:cs="Times New Roman"/>
            <w:sz w:val="22"/>
            <w:szCs w:val="22"/>
          </w:rPr>
          <w:delText>season</w:delText>
        </w:r>
        <w:r w:rsidRPr="00D753AC">
          <w:rPr>
            <w:rFonts w:cs="Times New Roman"/>
            <w:spacing w:val="-3"/>
            <w:sz w:val="22"/>
            <w:szCs w:val="22"/>
          </w:rPr>
          <w:delText xml:space="preserve"> </w:delText>
        </w:r>
        <w:r w:rsidRPr="00D753AC">
          <w:rPr>
            <w:rFonts w:cs="Times New Roman"/>
            <w:sz w:val="22"/>
            <w:szCs w:val="22"/>
          </w:rPr>
          <w:delText>flows</w:delText>
        </w:r>
        <w:r w:rsidRPr="00D753AC">
          <w:rPr>
            <w:rFonts w:cs="Times New Roman"/>
            <w:spacing w:val="-3"/>
            <w:sz w:val="22"/>
            <w:szCs w:val="22"/>
          </w:rPr>
          <w:delText xml:space="preserve"> </w:delText>
        </w:r>
        <w:r w:rsidRPr="00D753AC">
          <w:rPr>
            <w:rFonts w:cs="Times New Roman"/>
            <w:sz w:val="22"/>
            <w:szCs w:val="22"/>
          </w:rPr>
          <w:delText>(e.g.,</w:delText>
        </w:r>
        <w:r w:rsidRPr="00D753AC">
          <w:rPr>
            <w:rFonts w:cs="Times New Roman"/>
            <w:spacing w:val="-3"/>
            <w:sz w:val="22"/>
            <w:szCs w:val="22"/>
          </w:rPr>
          <w:delText xml:space="preserve"> </w:delText>
        </w:r>
        <w:r w:rsidRPr="00D753AC">
          <w:rPr>
            <w:rFonts w:cs="Times New Roman"/>
            <w:sz w:val="22"/>
            <w:szCs w:val="22"/>
          </w:rPr>
          <w:delText>&lt;</w:delText>
        </w:r>
        <w:r w:rsidRPr="00D753AC">
          <w:rPr>
            <w:rFonts w:cs="Times New Roman"/>
            <w:spacing w:val="-3"/>
            <w:sz w:val="22"/>
            <w:szCs w:val="22"/>
          </w:rPr>
          <w:delText xml:space="preserve"> </w:delText>
        </w:r>
        <w:r w:rsidRPr="00D753AC">
          <w:rPr>
            <w:rFonts w:cs="Times New Roman"/>
            <w:sz w:val="22"/>
            <w:szCs w:val="22"/>
          </w:rPr>
          <w:delText>1</w:delText>
        </w:r>
        <w:r w:rsidRPr="00D753AC">
          <w:rPr>
            <w:rFonts w:cs="Times New Roman"/>
            <w:spacing w:val="-3"/>
            <w:sz w:val="22"/>
            <w:szCs w:val="22"/>
          </w:rPr>
          <w:delText xml:space="preserve"> </w:delText>
        </w:r>
        <w:r w:rsidRPr="00D753AC">
          <w:rPr>
            <w:rFonts w:cs="Times New Roman"/>
            <w:sz w:val="22"/>
            <w:szCs w:val="22"/>
          </w:rPr>
          <w:delText>Mm</w:delText>
        </w:r>
        <w:r w:rsidRPr="00D753AC">
          <w:rPr>
            <w:rFonts w:cs="Times New Roman"/>
            <w:position w:val="7"/>
            <w:sz w:val="22"/>
            <w:szCs w:val="22"/>
          </w:rPr>
          <w:delText>3</w:delText>
        </w:r>
        <w:r w:rsidRPr="00D753AC">
          <w:rPr>
            <w:rFonts w:cs="Times New Roman"/>
            <w:sz w:val="22"/>
            <w:szCs w:val="22"/>
          </w:rPr>
          <w:delText>/month)</w:delText>
        </w:r>
        <w:r w:rsidRPr="00D753AC">
          <w:rPr>
            <w:rFonts w:cs="Times New Roman"/>
            <w:spacing w:val="-3"/>
            <w:sz w:val="22"/>
            <w:szCs w:val="22"/>
          </w:rPr>
          <w:delText xml:space="preserve"> </w:delText>
        </w:r>
        <w:r w:rsidRPr="00D753AC">
          <w:rPr>
            <w:rFonts w:cs="Times New Roman"/>
            <w:sz w:val="22"/>
            <w:szCs w:val="22"/>
          </w:rPr>
          <w:delText>are</w:delText>
        </w:r>
        <w:r w:rsidRPr="00D753AC">
          <w:rPr>
            <w:rFonts w:cs="Times New Roman"/>
            <w:w w:val="99"/>
            <w:sz w:val="22"/>
            <w:szCs w:val="22"/>
          </w:rPr>
          <w:delText xml:space="preserve"> </w:delText>
        </w:r>
        <w:r w:rsidRPr="00D753AC">
          <w:rPr>
            <w:rFonts w:cs="Times New Roman"/>
            <w:sz w:val="22"/>
            <w:szCs w:val="22"/>
          </w:rPr>
          <w:delText>largely</w:delText>
        </w:r>
        <w:r w:rsidRPr="00D753AC">
          <w:rPr>
            <w:rFonts w:cs="Times New Roman"/>
            <w:spacing w:val="-12"/>
            <w:sz w:val="22"/>
            <w:szCs w:val="22"/>
          </w:rPr>
          <w:delText xml:space="preserve"> </w:delText>
        </w:r>
        <w:r w:rsidRPr="00D753AC">
          <w:rPr>
            <w:rFonts w:cs="Times New Roman"/>
            <w:sz w:val="22"/>
            <w:szCs w:val="22"/>
          </w:rPr>
          <w:delText>composed</w:delText>
        </w:r>
        <w:r w:rsidRPr="00D753AC">
          <w:rPr>
            <w:rFonts w:cs="Times New Roman"/>
            <w:spacing w:val="-12"/>
            <w:sz w:val="22"/>
            <w:szCs w:val="22"/>
          </w:rPr>
          <w:delText xml:space="preserve"> </w:delText>
        </w:r>
        <w:r w:rsidRPr="00D753AC">
          <w:rPr>
            <w:rFonts w:cs="Times New Roman"/>
            <w:sz w:val="22"/>
            <w:szCs w:val="22"/>
          </w:rPr>
          <w:delText>of</w:delText>
        </w:r>
        <w:r w:rsidRPr="00D753AC">
          <w:rPr>
            <w:rFonts w:cs="Times New Roman"/>
            <w:spacing w:val="-12"/>
            <w:sz w:val="22"/>
            <w:szCs w:val="22"/>
          </w:rPr>
          <w:delText xml:space="preserve"> </w:delText>
        </w:r>
        <w:r w:rsidRPr="00D753AC">
          <w:rPr>
            <w:rFonts w:cs="Times New Roman"/>
            <w:sz w:val="22"/>
            <w:szCs w:val="22"/>
          </w:rPr>
          <w:delText>groundwater</w:delText>
        </w:r>
        <w:r w:rsidRPr="00D753AC">
          <w:rPr>
            <w:rFonts w:cs="Times New Roman"/>
            <w:spacing w:val="-12"/>
            <w:sz w:val="22"/>
            <w:szCs w:val="22"/>
          </w:rPr>
          <w:delText xml:space="preserve"> </w:delText>
        </w:r>
        <w:r w:rsidRPr="00D753AC">
          <w:rPr>
            <w:rFonts w:cs="Times New Roman"/>
            <w:sz w:val="22"/>
            <w:szCs w:val="22"/>
          </w:rPr>
          <w:delText>discharge,</w:delText>
        </w:r>
        <w:r w:rsidRPr="00D753AC">
          <w:rPr>
            <w:rFonts w:cs="Times New Roman"/>
            <w:spacing w:val="-12"/>
            <w:sz w:val="22"/>
            <w:szCs w:val="22"/>
          </w:rPr>
          <w:delText xml:space="preserve"> </w:delText>
        </w:r>
        <w:r w:rsidRPr="00D753AC">
          <w:rPr>
            <w:rFonts w:cs="Times New Roman"/>
            <w:sz w:val="22"/>
            <w:szCs w:val="22"/>
          </w:rPr>
          <w:delText>but</w:delText>
        </w:r>
        <w:r w:rsidRPr="00D753AC">
          <w:rPr>
            <w:rFonts w:cs="Times New Roman"/>
            <w:spacing w:val="-12"/>
            <w:sz w:val="22"/>
            <w:szCs w:val="22"/>
          </w:rPr>
          <w:delText xml:space="preserve"> </w:delText>
        </w:r>
        <w:r w:rsidRPr="00D753AC">
          <w:rPr>
            <w:rFonts w:cs="Times New Roman"/>
            <w:sz w:val="22"/>
            <w:szCs w:val="22"/>
          </w:rPr>
          <w:delText>when</w:delText>
        </w:r>
        <w:r w:rsidRPr="00D753AC">
          <w:rPr>
            <w:rFonts w:cs="Times New Roman"/>
            <w:spacing w:val="-12"/>
            <w:sz w:val="22"/>
            <w:szCs w:val="22"/>
          </w:rPr>
          <w:delText xml:space="preserve"> </w:delText>
        </w:r>
        <w:r w:rsidRPr="00D753AC">
          <w:rPr>
            <w:rFonts w:cs="Times New Roman"/>
            <w:sz w:val="22"/>
            <w:szCs w:val="22"/>
          </w:rPr>
          <w:delText>flowrates</w:delText>
        </w:r>
        <w:r w:rsidRPr="00D753AC">
          <w:rPr>
            <w:rFonts w:cs="Times New Roman"/>
            <w:spacing w:val="-12"/>
            <w:sz w:val="22"/>
            <w:szCs w:val="22"/>
          </w:rPr>
          <w:delText xml:space="preserve"> </w:delText>
        </w:r>
        <w:r w:rsidRPr="00D753AC">
          <w:rPr>
            <w:rFonts w:cs="Times New Roman"/>
            <w:sz w:val="22"/>
            <w:szCs w:val="22"/>
          </w:rPr>
          <w:delText>are</w:delText>
        </w:r>
        <w:r w:rsidRPr="00D753AC">
          <w:rPr>
            <w:rFonts w:cs="Times New Roman"/>
            <w:spacing w:val="-12"/>
            <w:sz w:val="22"/>
            <w:szCs w:val="22"/>
          </w:rPr>
          <w:delText xml:space="preserve"> </w:delText>
        </w:r>
        <w:r w:rsidRPr="00D753AC">
          <w:rPr>
            <w:rFonts w:cs="Times New Roman"/>
            <w:sz w:val="22"/>
            <w:szCs w:val="22"/>
          </w:rPr>
          <w:delText>higher</w:delText>
        </w:r>
        <w:r w:rsidRPr="00D753AC">
          <w:rPr>
            <w:rFonts w:cs="Times New Roman"/>
            <w:spacing w:val="-12"/>
            <w:sz w:val="22"/>
            <w:szCs w:val="22"/>
          </w:rPr>
          <w:delText xml:space="preserve"> </w:delText>
        </w:r>
        <w:r w:rsidRPr="00D753AC">
          <w:rPr>
            <w:rFonts w:cs="Times New Roman"/>
            <w:sz w:val="22"/>
            <w:szCs w:val="22"/>
          </w:rPr>
          <w:delText>the</w:delText>
        </w:r>
        <w:r w:rsidRPr="00D753AC">
          <w:rPr>
            <w:rFonts w:cs="Times New Roman"/>
            <w:spacing w:val="-12"/>
            <w:sz w:val="22"/>
            <w:szCs w:val="22"/>
          </w:rPr>
          <w:delText xml:space="preserve"> </w:delText>
        </w:r>
        <w:r w:rsidRPr="00D753AC">
          <w:rPr>
            <w:rFonts w:cs="Times New Roman"/>
            <w:sz w:val="22"/>
            <w:szCs w:val="22"/>
          </w:rPr>
          <w:delText>direction</w:delText>
        </w:r>
        <w:r w:rsidRPr="00D753AC">
          <w:rPr>
            <w:rFonts w:cs="Times New Roman"/>
            <w:spacing w:val="-12"/>
            <w:sz w:val="22"/>
            <w:szCs w:val="22"/>
          </w:rPr>
          <w:delText xml:space="preserve"> </w:delText>
        </w:r>
        <w:r w:rsidRPr="00D753AC">
          <w:rPr>
            <w:rFonts w:cs="Times New Roman"/>
            <w:sz w:val="22"/>
            <w:szCs w:val="22"/>
          </w:rPr>
          <w:delText>of</w:delText>
        </w:r>
        <w:r w:rsidRPr="00D753AC">
          <w:rPr>
            <w:rFonts w:cs="Times New Roman"/>
            <w:spacing w:val="-12"/>
            <w:sz w:val="22"/>
            <w:szCs w:val="22"/>
          </w:rPr>
          <w:delText xml:space="preserve"> </w:delText>
        </w:r>
        <w:r w:rsidRPr="00D753AC">
          <w:rPr>
            <w:rFonts w:cs="Times New Roman"/>
            <w:sz w:val="22"/>
            <w:szCs w:val="22"/>
          </w:rPr>
          <w:delText>net</w:delText>
        </w:r>
        <w:r w:rsidRPr="00D753AC">
          <w:rPr>
            <w:rFonts w:cs="Times New Roman"/>
            <w:spacing w:val="-12"/>
            <w:sz w:val="22"/>
            <w:szCs w:val="22"/>
          </w:rPr>
          <w:delText xml:space="preserve"> </w:delText>
        </w:r>
        <w:r w:rsidRPr="00D753AC">
          <w:rPr>
            <w:rFonts w:cs="Times New Roman"/>
            <w:sz w:val="22"/>
            <w:szCs w:val="22"/>
          </w:rPr>
          <w:delText>stream-aquifer</w:delText>
        </w:r>
        <w:r w:rsidRPr="00D753AC">
          <w:rPr>
            <w:rFonts w:cs="Times New Roman"/>
            <w:spacing w:val="-12"/>
            <w:sz w:val="22"/>
            <w:szCs w:val="22"/>
          </w:rPr>
          <w:delText xml:space="preserve"> </w:delText>
        </w:r>
        <w:r w:rsidRPr="00D753AC">
          <w:rPr>
            <w:rFonts w:cs="Times New Roman"/>
            <w:sz w:val="22"/>
            <w:szCs w:val="22"/>
          </w:rPr>
          <w:delText>exchange</w:delText>
        </w:r>
        <w:r w:rsidRPr="00D753AC">
          <w:rPr>
            <w:rFonts w:cs="Times New Roman"/>
            <w:spacing w:val="-12"/>
            <w:sz w:val="22"/>
            <w:szCs w:val="22"/>
          </w:rPr>
          <w:delText xml:space="preserve"> </w:delText>
        </w:r>
        <w:r w:rsidRPr="00D753AC">
          <w:rPr>
            <w:rFonts w:cs="Times New Roman"/>
            <w:sz w:val="22"/>
            <w:szCs w:val="22"/>
          </w:rPr>
          <w:delText>is</w:delText>
        </w:r>
        <w:r w:rsidRPr="00D753AC">
          <w:rPr>
            <w:rFonts w:cs="Times New Roman"/>
            <w:spacing w:val="-12"/>
            <w:sz w:val="22"/>
            <w:szCs w:val="22"/>
          </w:rPr>
          <w:delText xml:space="preserve"> </w:delText>
        </w:r>
        <w:r w:rsidRPr="00D753AC">
          <w:rPr>
            <w:rFonts w:cs="Times New Roman"/>
            <w:sz w:val="22"/>
            <w:szCs w:val="22"/>
          </w:rPr>
          <w:delText>more</w:delText>
        </w:r>
        <w:r w:rsidRPr="00D753AC">
          <w:rPr>
            <w:rFonts w:cs="Times New Roman"/>
            <w:w w:val="99"/>
            <w:sz w:val="22"/>
            <w:szCs w:val="22"/>
          </w:rPr>
          <w:delText xml:space="preserve"> </w:delText>
        </w:r>
        <w:r w:rsidRPr="00D753AC">
          <w:rPr>
            <w:rFonts w:cs="Times New Roman"/>
            <w:sz w:val="22"/>
            <w:szCs w:val="22"/>
          </w:rPr>
          <w:delText>variable,</w:delText>
        </w:r>
        <w:r w:rsidRPr="00D753AC">
          <w:rPr>
            <w:rFonts w:cs="Times New Roman"/>
            <w:spacing w:val="-4"/>
            <w:sz w:val="22"/>
            <w:szCs w:val="22"/>
          </w:rPr>
          <w:delText xml:space="preserve"> </w:delText>
        </w:r>
        <w:r w:rsidRPr="00D753AC">
          <w:rPr>
            <w:rFonts w:cs="Times New Roman"/>
            <w:sz w:val="22"/>
            <w:szCs w:val="22"/>
          </w:rPr>
          <w:delText>responding</w:delText>
        </w:r>
        <w:r w:rsidRPr="00D753AC">
          <w:rPr>
            <w:rFonts w:cs="Times New Roman"/>
            <w:spacing w:val="-4"/>
            <w:sz w:val="22"/>
            <w:szCs w:val="22"/>
          </w:rPr>
          <w:delText xml:space="preserve"> </w:delText>
        </w:r>
        <w:r w:rsidRPr="00D753AC">
          <w:rPr>
            <w:rFonts w:cs="Times New Roman"/>
            <w:sz w:val="22"/>
            <w:szCs w:val="22"/>
          </w:rPr>
          <w:delText>to</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elevation</w:delText>
        </w:r>
        <w:r w:rsidRPr="00D753AC">
          <w:rPr>
            <w:rFonts w:cs="Times New Roman"/>
            <w:spacing w:val="-4"/>
            <w:sz w:val="22"/>
            <w:szCs w:val="22"/>
          </w:rPr>
          <w:delText xml:space="preserve"> </w:delText>
        </w:r>
        <w:r w:rsidRPr="00D753AC">
          <w:rPr>
            <w:rFonts w:cs="Times New Roman"/>
            <w:sz w:val="22"/>
            <w:szCs w:val="22"/>
          </w:rPr>
          <w:delText>of</w:delText>
        </w:r>
        <w:r w:rsidRPr="00D753AC">
          <w:rPr>
            <w:rFonts w:cs="Times New Roman"/>
            <w:spacing w:val="-4"/>
            <w:sz w:val="22"/>
            <w:szCs w:val="22"/>
          </w:rPr>
          <w:delText xml:space="preserve"> </w:delText>
        </w:r>
        <w:r w:rsidRPr="00D753AC">
          <w:rPr>
            <w:rFonts w:cs="Times New Roman"/>
            <w:sz w:val="22"/>
            <w:szCs w:val="22"/>
          </w:rPr>
          <w:delText>the</w:delText>
        </w:r>
        <w:r w:rsidRPr="00D753AC">
          <w:rPr>
            <w:rFonts w:cs="Times New Roman"/>
            <w:spacing w:val="-4"/>
            <w:sz w:val="22"/>
            <w:szCs w:val="22"/>
          </w:rPr>
          <w:delText xml:space="preserve"> </w:delText>
        </w:r>
        <w:r w:rsidRPr="00D753AC">
          <w:rPr>
            <w:rFonts w:cs="Times New Roman"/>
            <w:sz w:val="22"/>
            <w:szCs w:val="22"/>
          </w:rPr>
          <w:delText>proximate</w:delText>
        </w:r>
        <w:r w:rsidRPr="00D753AC">
          <w:rPr>
            <w:rFonts w:cs="Times New Roman"/>
            <w:spacing w:val="-4"/>
            <w:sz w:val="22"/>
            <w:szCs w:val="22"/>
          </w:rPr>
          <w:delText xml:space="preserve"> </w:delText>
        </w:r>
        <w:r w:rsidRPr="00D753AC">
          <w:rPr>
            <w:rFonts w:cs="Times New Roman"/>
            <w:sz w:val="22"/>
            <w:szCs w:val="22"/>
          </w:rPr>
          <w:delText>groundwater</w:delText>
        </w:r>
        <w:r w:rsidRPr="00D753AC">
          <w:rPr>
            <w:rFonts w:cs="Times New Roman"/>
            <w:spacing w:val="-4"/>
            <w:sz w:val="22"/>
            <w:szCs w:val="22"/>
          </w:rPr>
          <w:delText xml:space="preserve"> </w:delText>
        </w:r>
        <w:r w:rsidRPr="00D753AC">
          <w:rPr>
            <w:rFonts w:cs="Times New Roman"/>
          </w:rPr>
          <w:fldChar w:fldCharType="begin"/>
        </w:r>
        <w:r w:rsidRPr="00D753AC">
          <w:rPr>
            <w:rFonts w:cs="Times New Roman"/>
            <w:sz w:val="22"/>
            <w:szCs w:val="22"/>
          </w:rPr>
          <w:delInstrText xml:space="preserve"> HYPERLINK \l "_bookmark5" </w:delInstrText>
        </w:r>
        <w:r w:rsidRPr="00D753AC">
          <w:rPr>
            <w:rFonts w:cs="Times New Roman"/>
          </w:rPr>
          <w:fldChar w:fldCharType="separate"/>
        </w:r>
        <w:r w:rsidRPr="00D753AC">
          <w:rPr>
            <w:rFonts w:cs="Times New Roman"/>
            <w:sz w:val="22"/>
            <w:szCs w:val="22"/>
          </w:rPr>
          <w:delText>(Figure</w:delText>
        </w:r>
        <w:r w:rsidRPr="00D753AC">
          <w:rPr>
            <w:rFonts w:cs="Times New Roman"/>
            <w:spacing w:val="-4"/>
            <w:sz w:val="22"/>
            <w:szCs w:val="22"/>
          </w:rPr>
          <w:delText xml:space="preserve"> </w:delText>
        </w:r>
        <w:r w:rsidRPr="00D753AC">
          <w:rPr>
            <w:rFonts w:cs="Times New Roman"/>
            <w:sz w:val="22"/>
            <w:szCs w:val="22"/>
          </w:rPr>
          <w:delText>5,</w:delText>
        </w:r>
        <w:r w:rsidRPr="00D753AC">
          <w:rPr>
            <w:rFonts w:cs="Times New Roman"/>
          </w:rPr>
          <w:fldChar w:fldCharType="end"/>
        </w:r>
        <w:r w:rsidRPr="00D753AC">
          <w:rPr>
            <w:rFonts w:cs="Times New Roman"/>
            <w:spacing w:val="-4"/>
            <w:sz w:val="22"/>
            <w:szCs w:val="22"/>
          </w:rPr>
          <w:delText xml:space="preserve"> </w:delText>
        </w:r>
        <w:r w:rsidRPr="00D753AC">
          <w:rPr>
            <w:rFonts w:cs="Times New Roman"/>
            <w:sz w:val="22"/>
            <w:szCs w:val="22"/>
          </w:rPr>
          <w:delText>lower</w:delText>
        </w:r>
        <w:r w:rsidRPr="00D753AC">
          <w:rPr>
            <w:rFonts w:cs="Times New Roman"/>
            <w:spacing w:val="-4"/>
            <w:sz w:val="22"/>
            <w:szCs w:val="22"/>
          </w:rPr>
          <w:delText xml:space="preserve"> </w:delText>
        </w:r>
        <w:r w:rsidRPr="00D753AC">
          <w:rPr>
            <w:rFonts w:cs="Times New Roman"/>
            <w:sz w:val="22"/>
            <w:szCs w:val="22"/>
          </w:rPr>
          <w:delText>panel).</w:delText>
        </w:r>
      </w:del>
    </w:p>
    <w:p w:rsidR="002153D1" w:rsidRPr="00D753AC" w:rsidRDefault="002573FA" w:rsidP="00D753AC">
      <w:pPr>
        <w:pStyle w:val="BodyText"/>
        <w:ind w:left="173" w:right="178" w:firstLine="185"/>
        <w:rPr>
          <w:ins w:id="3614" w:author="Claire Kouba" w:date="2023-09-12T16:52:00Z"/>
          <w:rFonts w:cs="Times New Roman"/>
          <w:sz w:val="22"/>
          <w:szCs w:val="22"/>
        </w:rPr>
      </w:pPr>
      <w:ins w:id="3615" w:author="Claire Kouba" w:date="2023-09-12T16:52:00Z">
        <w:r w:rsidRPr="00D753AC">
          <w:rPr>
            <w:rFonts w:cs="Times New Roman"/>
            <w:w w:val="105"/>
            <w:sz w:val="22"/>
            <w:szCs w:val="22"/>
          </w:rPr>
          <w:t>The</w:t>
        </w:r>
        <w:r w:rsidRPr="00D753AC">
          <w:rPr>
            <w:rFonts w:cs="Times New Roman"/>
            <w:spacing w:val="-26"/>
            <w:w w:val="105"/>
            <w:sz w:val="22"/>
            <w:szCs w:val="22"/>
          </w:rPr>
          <w:t xml:space="preserve"> </w:t>
        </w:r>
        <w:r w:rsidRPr="00D753AC">
          <w:rPr>
            <w:rFonts w:cs="Times New Roman"/>
            <w:w w:val="105"/>
            <w:sz w:val="22"/>
            <w:szCs w:val="22"/>
          </w:rPr>
          <w:t>approximate</w:t>
        </w:r>
        <w:r w:rsidRPr="00D753AC">
          <w:rPr>
            <w:rFonts w:cs="Times New Roman"/>
            <w:spacing w:val="-26"/>
            <w:w w:val="105"/>
            <w:sz w:val="22"/>
            <w:szCs w:val="22"/>
          </w:rPr>
          <w:t xml:space="preserve"> </w:t>
        </w:r>
      </w:ins>
      <w:ins w:id="3616" w:author="Claire Kouba" w:date="2023-09-23T11:25:00Z">
        <w:r w:rsidR="00B77844">
          <w:rPr>
            <w:rFonts w:cs="Times New Roman"/>
            <w:w w:val="105"/>
            <w:sz w:val="22"/>
            <w:szCs w:val="22"/>
          </w:rPr>
          <w:t>threshold</w:t>
        </w:r>
      </w:ins>
      <w:ins w:id="3617" w:author="Claire Kouba" w:date="2023-09-12T16:52:00Z">
        <w:r w:rsidRPr="00D753AC">
          <w:rPr>
            <w:rFonts w:cs="Times New Roman"/>
            <w:spacing w:val="-25"/>
            <w:w w:val="105"/>
            <w:sz w:val="22"/>
            <w:szCs w:val="22"/>
          </w:rPr>
          <w:t xml:space="preserve"> </w:t>
        </w:r>
        <w:r w:rsidRPr="00D753AC">
          <w:rPr>
            <w:rFonts w:cs="Times New Roman"/>
            <w:w w:val="105"/>
            <w:sz w:val="22"/>
            <w:szCs w:val="22"/>
          </w:rPr>
          <w:t>between</w:t>
        </w:r>
        <w:r w:rsidRPr="00D753AC">
          <w:rPr>
            <w:rFonts w:cs="Times New Roman"/>
            <w:spacing w:val="-26"/>
            <w:w w:val="105"/>
            <w:sz w:val="22"/>
            <w:szCs w:val="22"/>
          </w:rPr>
          <w:t xml:space="preserve"> </w:t>
        </w:r>
        <w:r w:rsidRPr="00D753AC">
          <w:rPr>
            <w:rFonts w:cs="Times New Roman"/>
            <w:w w:val="105"/>
            <w:sz w:val="22"/>
            <w:szCs w:val="22"/>
          </w:rPr>
          <w:t>these</w:t>
        </w:r>
        <w:r w:rsidRPr="00D753AC">
          <w:rPr>
            <w:rFonts w:cs="Times New Roman"/>
            <w:spacing w:val="-26"/>
            <w:w w:val="105"/>
            <w:sz w:val="22"/>
            <w:szCs w:val="22"/>
          </w:rPr>
          <w:t xml:space="preserve"> </w:t>
        </w:r>
      </w:ins>
      <w:ins w:id="3618" w:author="Claire Kouba" w:date="2023-09-23T11:25:00Z">
        <w:r w:rsidR="00B77844">
          <w:rPr>
            <w:rFonts w:cs="Times New Roman"/>
            <w:w w:val="105"/>
            <w:sz w:val="22"/>
            <w:szCs w:val="22"/>
          </w:rPr>
          <w:t>two hydrolog</w:t>
        </w:r>
      </w:ins>
      <w:ins w:id="3619" w:author="Claire Kouba" w:date="2023-09-23T11:26:00Z">
        <w:r w:rsidR="00B77844">
          <w:rPr>
            <w:rFonts w:cs="Times New Roman"/>
            <w:w w:val="105"/>
            <w:sz w:val="22"/>
            <w:szCs w:val="22"/>
          </w:rPr>
          <w:t>ic periods</w:t>
        </w:r>
      </w:ins>
      <w:ins w:id="3620" w:author="Claire Kouba" w:date="2023-09-12T16:52:00Z">
        <w:r w:rsidRPr="00D753AC">
          <w:rPr>
            <w:rFonts w:cs="Times New Roman"/>
            <w:w w:val="105"/>
            <w:sz w:val="22"/>
            <w:szCs w:val="22"/>
          </w:rPr>
          <w:t>,</w:t>
        </w:r>
        <w:r w:rsidRPr="00D753AC">
          <w:rPr>
            <w:rFonts w:cs="Times New Roman"/>
            <w:spacing w:val="-26"/>
            <w:w w:val="105"/>
            <w:sz w:val="22"/>
            <w:szCs w:val="22"/>
          </w:rPr>
          <w:t xml:space="preserve"> </w:t>
        </w:r>
        <w:r w:rsidRPr="00D753AC">
          <w:rPr>
            <w:rFonts w:cs="Times New Roman"/>
            <w:w w:val="105"/>
            <w:sz w:val="22"/>
            <w:szCs w:val="22"/>
          </w:rPr>
          <w:t>denoted</w:t>
        </w:r>
        <w:r w:rsidRPr="00D753AC">
          <w:rPr>
            <w:rFonts w:cs="Times New Roman"/>
            <w:spacing w:val="-26"/>
            <w:w w:val="105"/>
            <w:sz w:val="22"/>
            <w:szCs w:val="22"/>
          </w:rPr>
          <w:t xml:space="preserve"> </w:t>
        </w:r>
        <w:r w:rsidRPr="00D753AC">
          <w:rPr>
            <w:rFonts w:cs="Times New Roman"/>
            <w:w w:val="105"/>
            <w:sz w:val="22"/>
            <w:szCs w:val="22"/>
          </w:rPr>
          <w:t>as</w:t>
        </w:r>
        <w:r w:rsidRPr="00D753AC">
          <w:rPr>
            <w:rFonts w:cs="Times New Roman"/>
            <w:spacing w:val="-26"/>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26"/>
            <w:w w:val="105"/>
            <w:sz w:val="22"/>
            <w:szCs w:val="22"/>
          </w:rPr>
          <w:t xml:space="preserve"> </w:t>
        </w:r>
        <w:r w:rsidRPr="00D753AC">
          <w:rPr>
            <w:rFonts w:cs="Times New Roman"/>
            <w:w w:val="105"/>
            <w:sz w:val="22"/>
            <w:szCs w:val="22"/>
          </w:rPr>
          <w:t>was</w:t>
        </w:r>
        <w:r w:rsidRPr="00D753AC">
          <w:rPr>
            <w:rFonts w:cs="Times New Roman"/>
            <w:spacing w:val="-26"/>
            <w:w w:val="105"/>
            <w:sz w:val="22"/>
            <w:szCs w:val="22"/>
          </w:rPr>
          <w:t xml:space="preserve"> </w:t>
        </w:r>
        <w:r w:rsidRPr="00D753AC">
          <w:rPr>
            <w:rFonts w:cs="Times New Roman"/>
            <w:w w:val="105"/>
            <w:sz w:val="22"/>
            <w:szCs w:val="22"/>
          </w:rPr>
          <w:t>120</w:t>
        </w:r>
        <w:r w:rsidRPr="00D753AC">
          <w:rPr>
            <w:rFonts w:cs="Times New Roman"/>
            <w:spacing w:val="-25"/>
            <w:w w:val="105"/>
            <w:sz w:val="22"/>
            <w:szCs w:val="22"/>
          </w:rPr>
          <w:t xml:space="preserve"> </w:t>
        </w:r>
        <w:r w:rsidRPr="00D753AC">
          <w:rPr>
            <w:rFonts w:cs="Times New Roman"/>
            <w:w w:val="105"/>
            <w:sz w:val="22"/>
            <w:szCs w:val="22"/>
          </w:rPr>
          <w:t>cfs</w:t>
        </w:r>
        <w:r w:rsidRPr="00D753AC">
          <w:rPr>
            <w:rFonts w:cs="Times New Roman"/>
            <w:spacing w:val="-26"/>
            <w:w w:val="105"/>
            <w:sz w:val="22"/>
            <w:szCs w:val="22"/>
          </w:rPr>
          <w:t xml:space="preserve"> </w:t>
        </w:r>
        <w:r w:rsidRPr="00D753AC">
          <w:rPr>
            <w:rFonts w:cs="Times New Roman"/>
            <w:w w:val="105"/>
            <w:sz w:val="22"/>
            <w:szCs w:val="22"/>
          </w:rPr>
          <w:t>(294</w:t>
        </w:r>
        <w:r w:rsidRPr="00D753AC">
          <w:rPr>
            <w:rFonts w:cs="Times New Roman"/>
            <w:spacing w:val="-26"/>
            <w:w w:val="105"/>
            <w:sz w:val="22"/>
            <w:szCs w:val="22"/>
          </w:rPr>
          <w:t xml:space="preserve"> </w:t>
        </w:r>
        <w:r w:rsidRPr="00D753AC">
          <w:rPr>
            <w:rFonts w:cs="Times New Roman"/>
            <w:w w:val="105"/>
            <w:sz w:val="22"/>
            <w:szCs w:val="22"/>
          </w:rPr>
          <w:t>thousand</w:t>
        </w:r>
        <w:r w:rsidRPr="00D753AC">
          <w:rPr>
            <w:rFonts w:cs="Times New Roman"/>
            <w:spacing w:val="-26"/>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26"/>
            <w:w w:val="105"/>
            <w:sz w:val="22"/>
            <w:szCs w:val="22"/>
          </w:rPr>
          <w:t xml:space="preserve"> </w:t>
        </w:r>
        <w:r w:rsidRPr="00D753AC">
          <w:rPr>
            <w:rFonts w:cs="Times New Roman"/>
            <w:w w:val="105"/>
            <w:sz w:val="22"/>
            <w:szCs w:val="22"/>
          </w:rPr>
          <w:t>or</w:t>
        </w:r>
        <w:r w:rsidRPr="00D753AC">
          <w:rPr>
            <w:rFonts w:cs="Times New Roman"/>
            <w:spacing w:val="-26"/>
            <w:w w:val="105"/>
            <w:sz w:val="22"/>
            <w:szCs w:val="22"/>
          </w:rPr>
          <w:t xml:space="preserve"> </w:t>
        </w:r>
        <w:r w:rsidRPr="00D753AC">
          <w:rPr>
            <w:rFonts w:cs="Times New Roman"/>
            <w:w w:val="105"/>
            <w:sz w:val="22"/>
            <w:szCs w:val="22"/>
          </w:rPr>
          <w:t>approximately</w:t>
        </w:r>
        <w:r w:rsidRPr="00D753AC">
          <w:rPr>
            <w:rFonts w:cs="Times New Roman"/>
            <w:w w:val="99"/>
            <w:sz w:val="22"/>
            <w:szCs w:val="22"/>
          </w:rPr>
          <w:t xml:space="preserve"> </w:t>
        </w:r>
        <w:r w:rsidRPr="00D753AC">
          <w:rPr>
            <w:rFonts w:cs="Times New Roman"/>
            <w:w w:val="105"/>
            <w:sz w:val="22"/>
            <w:szCs w:val="22"/>
          </w:rPr>
          <w:t>9</w:t>
        </w:r>
        <w:r w:rsidRPr="00D753AC">
          <w:rPr>
            <w:rFonts w:cs="Times New Roman"/>
            <w:spacing w:val="-32"/>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12"/>
            <w:w w:val="105"/>
            <w:position w:val="7"/>
            <w:sz w:val="22"/>
            <w:szCs w:val="22"/>
          </w:rPr>
          <w:t xml:space="preserve"> </w:t>
        </w:r>
        <w:r w:rsidRPr="00D753AC">
          <w:rPr>
            <w:rFonts w:cs="Times New Roman"/>
            <w:w w:val="105"/>
            <w:sz w:val="22"/>
            <w:szCs w:val="22"/>
          </w:rPr>
          <w:t>per</w:t>
        </w:r>
        <w:r w:rsidRPr="00D753AC">
          <w:rPr>
            <w:rFonts w:cs="Times New Roman"/>
            <w:spacing w:val="-32"/>
            <w:w w:val="105"/>
            <w:sz w:val="22"/>
            <w:szCs w:val="22"/>
          </w:rPr>
          <w:t xml:space="preserve"> </w:t>
        </w:r>
        <w:r w:rsidRPr="00D753AC">
          <w:rPr>
            <w:rFonts w:cs="Times New Roman"/>
            <w:w w:val="105"/>
            <w:sz w:val="22"/>
            <w:szCs w:val="22"/>
          </w:rPr>
          <w:t>month).</w:t>
        </w:r>
        <w:r w:rsidRPr="00D753AC">
          <w:rPr>
            <w:rFonts w:cs="Times New Roman"/>
            <w:spacing w:val="-32"/>
            <w:w w:val="105"/>
            <w:sz w:val="22"/>
            <w:szCs w:val="22"/>
          </w:rPr>
          <w:t xml:space="preserve"> </w:t>
        </w:r>
        <w:r w:rsidRPr="00D753AC">
          <w:rPr>
            <w:rFonts w:cs="Times New Roman"/>
            <w:w w:val="105"/>
            <w:sz w:val="22"/>
            <w:szCs w:val="22"/>
          </w:rPr>
          <w:t>This</w:t>
        </w:r>
        <w:r w:rsidRPr="00D753AC">
          <w:rPr>
            <w:rFonts w:cs="Times New Roman"/>
            <w:spacing w:val="-32"/>
            <w:w w:val="105"/>
            <w:sz w:val="22"/>
            <w:szCs w:val="22"/>
          </w:rPr>
          <w:t xml:space="preserve"> </w:t>
        </w:r>
        <w:r w:rsidRPr="00D753AC">
          <w:rPr>
            <w:rFonts w:cs="Times New Roman"/>
            <w:w w:val="105"/>
            <w:sz w:val="22"/>
            <w:szCs w:val="22"/>
          </w:rPr>
          <w:t>value</w:t>
        </w:r>
        <w:r w:rsidRPr="00D753AC">
          <w:rPr>
            <w:rFonts w:cs="Times New Roman"/>
            <w:spacing w:val="-32"/>
            <w:w w:val="105"/>
            <w:sz w:val="22"/>
            <w:szCs w:val="22"/>
          </w:rPr>
          <w:t xml:space="preserve"> </w:t>
        </w:r>
        <w:r w:rsidRPr="00D753AC">
          <w:rPr>
            <w:rFonts w:cs="Times New Roman"/>
            <w:w w:val="105"/>
            <w:sz w:val="22"/>
            <w:szCs w:val="22"/>
          </w:rPr>
          <w:t>was</w:t>
        </w:r>
        <w:r w:rsidRPr="00D753AC">
          <w:rPr>
            <w:rFonts w:cs="Times New Roman"/>
            <w:spacing w:val="-32"/>
            <w:w w:val="105"/>
            <w:sz w:val="22"/>
            <w:szCs w:val="22"/>
          </w:rPr>
          <w:t xml:space="preserve"> </w:t>
        </w:r>
        <w:r w:rsidRPr="00D753AC">
          <w:rPr>
            <w:rFonts w:cs="Times New Roman"/>
            <w:w w:val="105"/>
            <w:sz w:val="22"/>
            <w:szCs w:val="22"/>
          </w:rPr>
          <w:t>determined</w:t>
        </w:r>
        <w:r w:rsidRPr="00D753AC">
          <w:rPr>
            <w:rFonts w:cs="Times New Roman"/>
            <w:spacing w:val="-32"/>
            <w:w w:val="105"/>
            <w:sz w:val="22"/>
            <w:szCs w:val="22"/>
          </w:rPr>
          <w:t xml:space="preserve"> </w:t>
        </w:r>
        <w:r w:rsidRPr="00D753AC">
          <w:rPr>
            <w:rFonts w:cs="Times New Roman"/>
            <w:w w:val="105"/>
            <w:sz w:val="22"/>
            <w:szCs w:val="22"/>
          </w:rPr>
          <w:t>by</w:t>
        </w:r>
        <w:r w:rsidRPr="00D753AC">
          <w:rPr>
            <w:rFonts w:cs="Times New Roman"/>
            <w:spacing w:val="-32"/>
            <w:w w:val="105"/>
            <w:sz w:val="22"/>
            <w:szCs w:val="22"/>
          </w:rPr>
          <w:t xml:space="preserve"> </w:t>
        </w:r>
        <w:r w:rsidRPr="00D753AC">
          <w:rPr>
            <w:rFonts w:cs="Times New Roman"/>
            <w:w w:val="105"/>
            <w:sz w:val="22"/>
            <w:szCs w:val="22"/>
          </w:rPr>
          <w:t>testing</w:t>
        </w:r>
        <w:r w:rsidRPr="00D753AC">
          <w:rPr>
            <w:rFonts w:cs="Times New Roman"/>
            <w:spacing w:val="-32"/>
            <w:w w:val="105"/>
            <w:sz w:val="22"/>
            <w:szCs w:val="22"/>
          </w:rPr>
          <w:t xml:space="preserve"> </w:t>
        </w:r>
        <w:r w:rsidRPr="00D753AC">
          <w:rPr>
            <w:rFonts w:cs="Times New Roman"/>
            <w:w w:val="105"/>
            <w:sz w:val="22"/>
            <w:szCs w:val="22"/>
          </w:rPr>
          <w:t>a</w:t>
        </w:r>
        <w:r w:rsidRPr="00D753AC">
          <w:rPr>
            <w:rFonts w:cs="Times New Roman"/>
            <w:spacing w:val="-32"/>
            <w:w w:val="105"/>
            <w:sz w:val="22"/>
            <w:szCs w:val="22"/>
          </w:rPr>
          <w:t xml:space="preserve"> </w:t>
        </w:r>
        <w:r w:rsidRPr="00D753AC">
          <w:rPr>
            <w:rFonts w:cs="Times New Roman"/>
            <w:w w:val="105"/>
            <w:sz w:val="22"/>
            <w:szCs w:val="22"/>
          </w:rPr>
          <w:t>range</w:t>
        </w:r>
        <w:r w:rsidRPr="00D753AC">
          <w:rPr>
            <w:rFonts w:cs="Times New Roman"/>
            <w:spacing w:val="-32"/>
            <w:w w:val="105"/>
            <w:sz w:val="22"/>
            <w:szCs w:val="22"/>
          </w:rPr>
          <w:t xml:space="preserve"> </w:t>
        </w:r>
        <w:r w:rsidRPr="00D753AC">
          <w:rPr>
            <w:rFonts w:cs="Times New Roman"/>
            <w:w w:val="105"/>
            <w:sz w:val="22"/>
            <w:szCs w:val="22"/>
          </w:rPr>
          <w:t>of</w:t>
        </w:r>
        <w:r w:rsidRPr="00D753AC">
          <w:rPr>
            <w:rFonts w:cs="Times New Roman"/>
            <w:spacing w:val="-32"/>
            <w:w w:val="105"/>
            <w:sz w:val="22"/>
            <w:szCs w:val="22"/>
          </w:rPr>
          <w:t xml:space="preserve"> </w:t>
        </w:r>
        <w:r w:rsidRPr="00D753AC">
          <w:rPr>
            <w:rFonts w:cs="Times New Roman"/>
            <w:w w:val="105"/>
            <w:sz w:val="22"/>
            <w:szCs w:val="22"/>
          </w:rPr>
          <w:t>potential</w:t>
        </w:r>
        <w:r w:rsidRPr="00D753AC">
          <w:rPr>
            <w:rFonts w:cs="Times New Roman"/>
            <w:spacing w:val="-32"/>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5"/>
            <w:w w:val="105"/>
            <w:position w:val="-2"/>
            <w:sz w:val="22"/>
            <w:szCs w:val="22"/>
          </w:rPr>
          <w:t xml:space="preserve"> </w:t>
        </w:r>
        <w:r w:rsidRPr="00D753AC">
          <w:rPr>
            <w:rFonts w:cs="Times New Roman"/>
            <w:w w:val="105"/>
            <w:sz w:val="22"/>
            <w:szCs w:val="22"/>
          </w:rPr>
          <w:t>values</w:t>
        </w:r>
        <w:r w:rsidRPr="00D753AC">
          <w:rPr>
            <w:rFonts w:cs="Times New Roman"/>
            <w:spacing w:val="-32"/>
            <w:w w:val="105"/>
            <w:sz w:val="22"/>
            <w:szCs w:val="22"/>
          </w:rPr>
          <w:t xml:space="preserve"> </w:t>
        </w:r>
        <w:r w:rsidRPr="00D753AC">
          <w:rPr>
            <w:rFonts w:cs="Times New Roman"/>
            <w:w w:val="105"/>
            <w:sz w:val="22"/>
            <w:szCs w:val="22"/>
          </w:rPr>
          <w:t>to</w:t>
        </w:r>
        <w:r w:rsidRPr="00D753AC">
          <w:rPr>
            <w:rFonts w:cs="Times New Roman"/>
            <w:spacing w:val="-32"/>
            <w:w w:val="105"/>
            <w:sz w:val="22"/>
            <w:szCs w:val="22"/>
          </w:rPr>
          <w:t xml:space="preserve"> </w:t>
        </w:r>
        <w:r w:rsidRPr="00D753AC">
          <w:rPr>
            <w:rFonts w:cs="Times New Roman"/>
            <w:w w:val="105"/>
            <w:sz w:val="22"/>
            <w:szCs w:val="22"/>
          </w:rPr>
          <w:t>evaluate</w:t>
        </w:r>
        <w:r w:rsidRPr="00D753AC">
          <w:rPr>
            <w:rFonts w:cs="Times New Roman"/>
            <w:spacing w:val="-32"/>
            <w:w w:val="105"/>
            <w:sz w:val="22"/>
            <w:szCs w:val="22"/>
          </w:rPr>
          <w:t xml:space="preserve"> </w:t>
        </w:r>
        <w:r w:rsidRPr="00D753AC">
          <w:rPr>
            <w:rFonts w:cs="Times New Roman"/>
            <w:w w:val="105"/>
            <w:sz w:val="22"/>
            <w:szCs w:val="22"/>
          </w:rPr>
          <w:t>rainfall-runoff</w:t>
        </w:r>
        <w:r w:rsidRPr="00D753AC">
          <w:rPr>
            <w:rFonts w:cs="Times New Roman"/>
            <w:spacing w:val="-32"/>
            <w:w w:val="105"/>
            <w:sz w:val="22"/>
            <w:szCs w:val="22"/>
          </w:rPr>
          <w:t xml:space="preserve"> </w:t>
        </w:r>
        <w:r w:rsidRPr="00D753AC">
          <w:rPr>
            <w:rFonts w:cs="Times New Roman"/>
            <w:w w:val="105"/>
            <w:sz w:val="22"/>
            <w:szCs w:val="22"/>
          </w:rPr>
          <w:t>responses</w:t>
        </w:r>
        <w:r w:rsidRPr="00D753AC">
          <w:rPr>
            <w:rFonts w:cs="Times New Roman"/>
            <w:w w:val="99"/>
            <w:sz w:val="22"/>
            <w:szCs w:val="22"/>
          </w:rPr>
          <w:t xml:space="preserve"> </w:t>
        </w:r>
        <w:r w:rsidRPr="00D753AC">
          <w:rPr>
            <w:rFonts w:cs="Times New Roman"/>
            <w:sz w:val="22"/>
            <w:szCs w:val="22"/>
          </w:rPr>
          <w:t xml:space="preserve">preceding and following the threshold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25"/>
            <w:sz w:val="22"/>
            <w:szCs w:val="22"/>
          </w:rPr>
          <w:t xml:space="preserve"> </w:t>
        </w:r>
        <w:r w:rsidRPr="00D753AC">
          <w:rPr>
            <w:rFonts w:cs="Times New Roman"/>
            <w:sz w:val="22"/>
            <w:szCs w:val="22"/>
          </w:rPr>
          <w:t>A2).</w:t>
        </w:r>
      </w:ins>
    </w:p>
    <w:p w:rsidR="002153D1" w:rsidRPr="00D753AC" w:rsidRDefault="002153D1">
      <w:pPr>
        <w:spacing w:before="8"/>
        <w:ind w:left="173"/>
        <w:rPr>
          <w:rFonts w:ascii="Times New Roman" w:eastAsia="Times New Roman" w:hAnsi="Times New Roman" w:cs="Times New Roman"/>
        </w:rPr>
        <w:pPrChange w:id="3621" w:author="Claire Kouba" w:date="2023-09-12T16:52:00Z">
          <w:pPr>
            <w:spacing w:before="6"/>
            <w:ind w:left="173"/>
          </w:pPr>
        </w:pPrChange>
      </w:pPr>
    </w:p>
    <w:p w:rsidR="002153D1" w:rsidRPr="00D753AC" w:rsidRDefault="00AF16BB">
      <w:pPr>
        <w:pStyle w:val="Heading2"/>
        <w:pPrChange w:id="3622" w:author="Claire Kouba" w:date="2023-09-25T11:51:00Z">
          <w:pPr>
            <w:pStyle w:val="Heading1"/>
            <w:numPr>
              <w:ilvl w:val="1"/>
              <w:numId w:val="14"/>
            </w:numPr>
            <w:tabs>
              <w:tab w:val="left" w:pos="799"/>
            </w:tabs>
            <w:ind w:left="173" w:hanging="449"/>
            <w:jc w:val="right"/>
          </w:pPr>
        </w:pPrChange>
      </w:pPr>
      <w:ins w:id="3623" w:author="Claire Kouba" w:date="2023-09-25T11:51:00Z">
        <w:r>
          <w:t xml:space="preserve">3.2 </w:t>
        </w:r>
      </w:ins>
      <w:r w:rsidR="002573FA" w:rsidRPr="00AF16BB">
        <w:rPr>
          <w:rPrChange w:id="3624" w:author="Claire Kouba" w:date="2023-09-25T11:51:00Z">
            <w:rPr>
              <w:rFonts w:ascii="Arial" w:eastAsia="Arial" w:hAnsi="Arial" w:cs="Times New Roman"/>
              <w:b w:val="0"/>
              <w:bCs w:val="0"/>
              <w:sz w:val="22"/>
              <w:szCs w:val="22"/>
            </w:rPr>
          </w:rPrChange>
        </w:rPr>
        <w:t>Observed</w:t>
      </w:r>
      <w:r w:rsidR="002573FA" w:rsidRPr="00D753AC">
        <w:t xml:space="preserve"> response</w:t>
      </w:r>
      <w:r w:rsidR="002573FA" w:rsidRPr="00D753AC">
        <w:rPr>
          <w:spacing w:val="-3"/>
        </w:rPr>
        <w:t xml:space="preserve"> </w:t>
      </w:r>
      <w:r w:rsidR="002573FA" w:rsidRPr="00D753AC">
        <w:t>variables</w:t>
      </w:r>
    </w:p>
    <w:p w:rsidR="002153D1" w:rsidRPr="00D753AC" w:rsidRDefault="002153D1">
      <w:pPr>
        <w:spacing w:before="5"/>
        <w:ind w:left="173"/>
        <w:rPr>
          <w:rFonts w:ascii="Times New Roman" w:eastAsia="Times New Roman" w:hAnsi="Times New Roman" w:cs="Times New Roman"/>
          <w:b/>
          <w:bCs/>
        </w:rPr>
      </w:pPr>
    </w:p>
    <w:p w:rsidR="002153D1" w:rsidRPr="00D753AC" w:rsidRDefault="00AF16BB">
      <w:pPr>
        <w:pStyle w:val="Heading2"/>
        <w:pPrChange w:id="3625" w:author="Claire Kouba" w:date="2023-09-25T11:51:00Z">
          <w:pPr>
            <w:pStyle w:val="ListParagraph"/>
            <w:numPr>
              <w:ilvl w:val="2"/>
              <w:numId w:val="14"/>
            </w:numPr>
            <w:tabs>
              <w:tab w:val="left" w:pos="948"/>
            </w:tabs>
            <w:ind w:left="173" w:hanging="598"/>
          </w:pPr>
        </w:pPrChange>
      </w:pPr>
      <w:ins w:id="3626" w:author="Claire Kouba" w:date="2023-09-25T11:51:00Z">
        <w:r>
          <w:t xml:space="preserve">3.2.1 </w:t>
        </w:r>
      </w:ins>
      <w:r w:rsidR="002573FA" w:rsidRPr="00D753AC">
        <w:t>Dry season baseflow quantity and</w:t>
      </w:r>
      <w:r w:rsidR="002573FA" w:rsidRPr="00D753AC">
        <w:rPr>
          <w:spacing w:val="-6"/>
          <w:rPrChange w:id="3627" w:author="Claire Kouba" w:date="2023-09-12T16:52:00Z">
            <w:rPr>
              <w:bCs/>
            </w:rPr>
          </w:rPrChange>
        </w:rPr>
        <w:t xml:space="preserve"> </w:t>
      </w:r>
      <w:r w:rsidR="002573FA" w:rsidRPr="00D753AC">
        <w:t>timing</w:t>
      </w:r>
      <w:del w:id="3628" w:author="Claire Kouba" w:date="2023-09-12T16:52:00Z">
        <w:r w:rsidR="00505335" w:rsidRPr="00D753AC">
          <w:delText>, and Scott River</w:delText>
        </w:r>
        <w:r w:rsidR="00505335" w:rsidRPr="00D753AC">
          <w:rPr>
            <w:spacing w:val="-13"/>
          </w:rPr>
          <w:delText xml:space="preserve"> </w:delText>
        </w:r>
        <w:r w:rsidR="00505335" w:rsidRPr="00D753AC">
          <w:delText>eras</w:delText>
        </w:r>
      </w:del>
    </w:p>
    <w:p w:rsidR="002153D1" w:rsidRPr="00D753AC" w:rsidRDefault="002153D1">
      <w:pPr>
        <w:spacing w:before="7"/>
        <w:ind w:left="173"/>
        <w:rPr>
          <w:rFonts w:ascii="Times New Roman" w:eastAsia="Times New Roman" w:hAnsi="Times New Roman" w:cs="Times New Roman"/>
          <w:b/>
          <w:bCs/>
        </w:rPr>
        <w:pPrChange w:id="3629" w:author="Claire Kouba" w:date="2023-09-12T16:52:00Z">
          <w:pPr>
            <w:spacing w:before="3"/>
            <w:ind w:left="173"/>
          </w:pPr>
        </w:pPrChange>
      </w:pPr>
    </w:p>
    <w:p w:rsidR="002153D1" w:rsidRPr="00D753AC" w:rsidRDefault="002573FA">
      <w:pPr>
        <w:pStyle w:val="BodyText"/>
        <w:ind w:left="173" w:right="105" w:firstLine="63"/>
        <w:rPr>
          <w:rFonts w:cs="Times New Roman"/>
          <w:sz w:val="22"/>
          <w:szCs w:val="22"/>
        </w:rPr>
        <w:pPrChange w:id="3630" w:author="Claire Kouba" w:date="2023-09-12T16:52:00Z">
          <w:pPr>
            <w:pStyle w:val="BodyText"/>
            <w:spacing w:line="321" w:lineRule="auto"/>
            <w:ind w:left="173" w:right="113"/>
          </w:pPr>
        </w:pPrChange>
      </w:pPr>
      <w:r w:rsidRPr="00D753AC">
        <w:rPr>
          <w:rFonts w:cs="Times New Roman"/>
          <w:sz w:val="22"/>
          <w:szCs w:val="22"/>
        </w:rPr>
        <w:t>Minimum</w:t>
      </w:r>
      <w:r w:rsidRPr="00D753AC">
        <w:rPr>
          <w:rFonts w:cs="Times New Roman"/>
          <w:sz w:val="22"/>
          <w:szCs w:val="22"/>
          <w:rPrChange w:id="3631" w:author="Claire Kouba" w:date="2023-09-12T16:52:00Z">
            <w:rPr>
              <w:spacing w:val="13"/>
            </w:rPr>
          </w:rPrChange>
        </w:rPr>
        <w:t xml:space="preserve"> </w:t>
      </w:r>
      <w:r w:rsidRPr="00D753AC">
        <w:rPr>
          <w:rFonts w:cs="Times New Roman"/>
          <w:sz w:val="22"/>
          <w:szCs w:val="22"/>
        </w:rPr>
        <w:t>30-day</w:t>
      </w:r>
      <w:r w:rsidRPr="00D753AC">
        <w:rPr>
          <w:rFonts w:cs="Times New Roman"/>
          <w:sz w:val="22"/>
          <w:szCs w:val="22"/>
          <w:rPrChange w:id="3632" w:author="Claire Kouba" w:date="2023-09-12T16:52:00Z">
            <w:rPr>
              <w:spacing w:val="13"/>
            </w:rPr>
          </w:rPrChange>
        </w:rPr>
        <w:t xml:space="preserve"> </w:t>
      </w:r>
      <w:r w:rsidRPr="00D753AC">
        <w:rPr>
          <w:rFonts w:cs="Times New Roman"/>
          <w:sz w:val="22"/>
          <w:szCs w:val="22"/>
        </w:rPr>
        <w:t>dry</w:t>
      </w:r>
      <w:r w:rsidRPr="00D753AC">
        <w:rPr>
          <w:rFonts w:cs="Times New Roman"/>
          <w:sz w:val="22"/>
          <w:szCs w:val="22"/>
          <w:rPrChange w:id="3633" w:author="Claire Kouba" w:date="2023-09-12T16:52:00Z">
            <w:rPr>
              <w:spacing w:val="13"/>
            </w:rPr>
          </w:rPrChange>
        </w:rPr>
        <w:t xml:space="preserve"> </w:t>
      </w:r>
      <w:r w:rsidRPr="00D753AC">
        <w:rPr>
          <w:rFonts w:cs="Times New Roman"/>
          <w:sz w:val="22"/>
          <w:szCs w:val="22"/>
        </w:rPr>
        <w:t>season</w:t>
      </w:r>
      <w:r w:rsidRPr="00D753AC">
        <w:rPr>
          <w:rFonts w:cs="Times New Roman"/>
          <w:sz w:val="22"/>
          <w:szCs w:val="22"/>
          <w:rPrChange w:id="3634" w:author="Claire Kouba" w:date="2023-09-12T16:52:00Z">
            <w:rPr>
              <w:spacing w:val="13"/>
            </w:rPr>
          </w:rPrChange>
        </w:rPr>
        <w:t xml:space="preserve"> </w:t>
      </w:r>
      <w:r w:rsidRPr="00D753AC">
        <w:rPr>
          <w:rFonts w:cs="Times New Roman"/>
          <w:sz w:val="22"/>
          <w:szCs w:val="22"/>
        </w:rPr>
        <w:t>baseflow</w:t>
      </w:r>
      <w:r w:rsidRPr="00D753AC">
        <w:rPr>
          <w:rFonts w:cs="Times New Roman"/>
          <w:sz w:val="22"/>
          <w:szCs w:val="22"/>
          <w:rPrChange w:id="3635" w:author="Claire Kouba" w:date="2023-09-12T16:52:00Z">
            <w:rPr>
              <w:spacing w:val="13"/>
            </w:rPr>
          </w:rPrChange>
        </w:rPr>
        <w:t xml:space="preserve"> </w:t>
      </w:r>
      <w:r w:rsidRPr="00D753AC">
        <w:rPr>
          <w:rFonts w:cs="Times New Roman"/>
          <w:sz w:val="22"/>
          <w:szCs w:val="22"/>
        </w:rPr>
        <w:t>volumes,</w:t>
      </w:r>
      <w:r w:rsidRPr="00D753AC">
        <w:rPr>
          <w:rFonts w:cs="Times New Roman"/>
          <w:sz w:val="22"/>
          <w:szCs w:val="22"/>
          <w:rPrChange w:id="3636" w:author="Claire Kouba" w:date="2023-09-12T16:52:00Z">
            <w:rPr>
              <w:spacing w:val="13"/>
            </w:rPr>
          </w:rPrChange>
        </w:rPr>
        <w:t xml:space="preserve"> </w:t>
      </w:r>
      <w:r w:rsidRPr="00D753AC">
        <w:rPr>
          <w:rFonts w:cs="Times New Roman"/>
          <w:sz w:val="22"/>
          <w:szCs w:val="22"/>
        </w:rPr>
        <w:t>denoted</w:t>
      </w:r>
      <w:r w:rsidRPr="00D753AC">
        <w:rPr>
          <w:rFonts w:cs="Times New Roman"/>
          <w:sz w:val="22"/>
          <w:szCs w:val="22"/>
          <w:rPrChange w:id="3637" w:author="Claire Kouba" w:date="2023-09-12T16:52:00Z">
            <w:rPr>
              <w:spacing w:val="13"/>
            </w:rPr>
          </w:rPrChange>
        </w:rPr>
        <w:t xml:space="preserve"> </w:t>
      </w:r>
      <w:r w:rsidRPr="00D753AC">
        <w:rPr>
          <w:rFonts w:cs="Times New Roman"/>
          <w:sz w:val="22"/>
          <w:szCs w:val="22"/>
        </w:rPr>
        <w:t>here</w:t>
      </w:r>
      <w:r w:rsidRPr="00D753AC">
        <w:rPr>
          <w:rFonts w:cs="Times New Roman"/>
          <w:sz w:val="22"/>
          <w:szCs w:val="22"/>
          <w:rPrChange w:id="3638" w:author="Claire Kouba" w:date="2023-09-12T16:52:00Z">
            <w:rPr>
              <w:spacing w:val="13"/>
            </w:rPr>
          </w:rPrChange>
        </w:rPr>
        <w:t xml:space="preserve"> </w:t>
      </w:r>
      <w:r w:rsidRPr="00D753AC">
        <w:rPr>
          <w:rFonts w:cs="Times New Roman"/>
          <w:sz w:val="22"/>
          <w:szCs w:val="22"/>
        </w:rPr>
        <w:t>as</w:t>
      </w:r>
      <w:r w:rsidRPr="00D753AC">
        <w:rPr>
          <w:rFonts w:cs="Times New Roman"/>
          <w:sz w:val="22"/>
          <w:szCs w:val="22"/>
          <w:rPrChange w:id="3639" w:author="Claire Kouba" w:date="2023-09-12T16:52:00Z">
            <w:rPr>
              <w:spacing w:val="13"/>
            </w:rPr>
          </w:rPrChange>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sz w:val="22"/>
          <w:szCs w:val="22"/>
          <w:rPrChange w:id="3640" w:author="Claire Kouba" w:date="2023-09-12T16:52:00Z">
            <w:rPr>
              <w:i/>
              <w:position w:val="-2"/>
            </w:rPr>
          </w:rPrChange>
        </w:rPr>
        <w:t>,</w:t>
      </w:r>
      <w:del w:id="3641" w:author="Claire Kouba" w:date="2023-09-12T16:52:00Z">
        <w:r w:rsidR="00505335" w:rsidRPr="00D753AC">
          <w:rPr>
            <w:rFonts w:cs="Times New Roman"/>
            <w:i/>
            <w:spacing w:val="11"/>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5"/>
            <w:position w:val="-2"/>
            <w:sz w:val="22"/>
            <w:szCs w:val="22"/>
          </w:rPr>
          <w:delText xml:space="preserve"> </w:delText>
        </w:r>
        <w:r w:rsidR="00505335" w:rsidRPr="00D753AC">
          <w:rPr>
            <w:rFonts w:cs="Times New Roman"/>
            <w:i/>
            <w:spacing w:val="2"/>
            <w:position w:val="-2"/>
            <w:sz w:val="22"/>
            <w:szCs w:val="22"/>
          </w:rPr>
          <w:delText>days</w:delText>
        </w:r>
        <w:r w:rsidR="00505335" w:rsidRPr="00D753AC">
          <w:rPr>
            <w:rFonts w:cs="Times New Roman"/>
            <w:spacing w:val="2"/>
            <w:sz w:val="22"/>
            <w:szCs w:val="22"/>
          </w:rPr>
          <w:delText>,</w:delText>
        </w:r>
        <w:r w:rsidR="00505335" w:rsidRPr="00D753AC">
          <w:rPr>
            <w:rFonts w:cs="Times New Roman"/>
            <w:spacing w:val="13"/>
            <w:sz w:val="22"/>
            <w:szCs w:val="22"/>
          </w:rPr>
          <w:delText xml:space="preserve"> </w:delText>
        </w:r>
        <w:r w:rsidR="00505335" w:rsidRPr="00D753AC">
          <w:rPr>
            <w:rFonts w:cs="Times New Roman"/>
            <w:sz w:val="22"/>
            <w:szCs w:val="22"/>
          </w:rPr>
          <w:delText>have</w:delText>
        </w:r>
      </w:del>
      <w:r w:rsidRPr="00D753AC">
        <w:rPr>
          <w:rFonts w:cs="Times New Roman"/>
          <w:sz w:val="22"/>
          <w:szCs w:val="22"/>
          <w:rPrChange w:id="3642" w:author="Claire Kouba" w:date="2023-09-12T16:52:00Z">
            <w:rPr>
              <w:spacing w:val="13"/>
            </w:rPr>
          </w:rPrChange>
        </w:rPr>
        <w:t xml:space="preserve"> </w:t>
      </w:r>
      <w:r w:rsidRPr="00D753AC">
        <w:rPr>
          <w:rFonts w:cs="Times New Roman"/>
          <w:sz w:val="22"/>
          <w:szCs w:val="22"/>
        </w:rPr>
        <w:t>ranged</w:t>
      </w:r>
      <w:r w:rsidRPr="00D753AC">
        <w:rPr>
          <w:rFonts w:cs="Times New Roman"/>
          <w:sz w:val="22"/>
          <w:szCs w:val="22"/>
          <w:rPrChange w:id="3643" w:author="Claire Kouba" w:date="2023-09-12T16:52:00Z">
            <w:rPr>
              <w:spacing w:val="13"/>
            </w:rPr>
          </w:rPrChange>
        </w:rPr>
        <w:t xml:space="preserve"> </w:t>
      </w:r>
      <w:r w:rsidRPr="00D753AC">
        <w:rPr>
          <w:rFonts w:cs="Times New Roman"/>
          <w:sz w:val="22"/>
          <w:szCs w:val="22"/>
        </w:rPr>
        <w:t>from</w:t>
      </w:r>
      <w:r w:rsidRPr="00D753AC">
        <w:rPr>
          <w:rFonts w:cs="Times New Roman"/>
          <w:sz w:val="22"/>
          <w:szCs w:val="22"/>
          <w:rPrChange w:id="3644" w:author="Claire Kouba" w:date="2023-09-12T16:52:00Z">
            <w:rPr>
              <w:spacing w:val="13"/>
            </w:rPr>
          </w:rPrChange>
        </w:rPr>
        <w:t xml:space="preserve"> </w:t>
      </w:r>
      <w:r w:rsidRPr="00D753AC">
        <w:rPr>
          <w:rFonts w:cs="Times New Roman"/>
          <w:sz w:val="22"/>
          <w:szCs w:val="22"/>
        </w:rPr>
        <w:t>0.3</w:t>
      </w:r>
      <w:r w:rsidRPr="00D753AC">
        <w:rPr>
          <w:rFonts w:cs="Times New Roman"/>
          <w:sz w:val="22"/>
          <w:szCs w:val="22"/>
          <w:rPrChange w:id="3645" w:author="Claire Kouba" w:date="2023-09-12T16:52:00Z">
            <w:rPr>
              <w:spacing w:val="13"/>
            </w:rPr>
          </w:rPrChange>
        </w:rPr>
        <w:t xml:space="preserve"> </w:t>
      </w:r>
      <w:r w:rsidRPr="00D753AC">
        <w:rPr>
          <w:rFonts w:cs="Times New Roman"/>
          <w:sz w:val="22"/>
          <w:szCs w:val="22"/>
        </w:rPr>
        <w:t>to</w:t>
      </w:r>
      <w:r w:rsidRPr="00D753AC">
        <w:rPr>
          <w:rFonts w:cs="Times New Roman"/>
          <w:sz w:val="22"/>
          <w:szCs w:val="22"/>
          <w:rPrChange w:id="3646" w:author="Claire Kouba" w:date="2023-09-12T16:52:00Z">
            <w:rPr>
              <w:spacing w:val="13"/>
            </w:rPr>
          </w:rPrChange>
        </w:rPr>
        <w:t xml:space="preserve"> </w:t>
      </w:r>
      <w:r w:rsidRPr="00D753AC">
        <w:rPr>
          <w:rFonts w:cs="Times New Roman"/>
          <w:sz w:val="22"/>
          <w:szCs w:val="22"/>
        </w:rPr>
        <w:t>7.5</w:t>
      </w:r>
      <w:r w:rsidRPr="00D753AC">
        <w:rPr>
          <w:rFonts w:cs="Times New Roman"/>
          <w:sz w:val="22"/>
          <w:szCs w:val="22"/>
          <w:rPrChange w:id="3647" w:author="Claire Kouba" w:date="2023-09-12T16:52:00Z">
            <w:rPr>
              <w:spacing w:val="13"/>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position w:val="7"/>
          <w:sz w:val="22"/>
          <w:szCs w:val="22"/>
          <w:rPrChange w:id="3648" w:author="Claire Kouba" w:date="2023-09-12T16:52:00Z">
            <w:rPr>
              <w:spacing w:val="4"/>
              <w:position w:val="7"/>
            </w:rPr>
          </w:rPrChange>
        </w:rPr>
        <w:t xml:space="preserve"> </w:t>
      </w:r>
      <w:r w:rsidRPr="00D753AC">
        <w:rPr>
          <w:rFonts w:cs="Times New Roman"/>
          <w:sz w:val="22"/>
          <w:szCs w:val="22"/>
        </w:rPr>
        <w:t>/</w:t>
      </w:r>
      <w:r w:rsidRPr="00D753AC">
        <w:rPr>
          <w:rFonts w:cs="Times New Roman"/>
          <w:sz w:val="22"/>
          <w:szCs w:val="22"/>
          <w:rPrChange w:id="3649" w:author="Claire Kouba" w:date="2023-09-12T16:52:00Z">
            <w:rPr>
              <w:spacing w:val="13"/>
            </w:rPr>
          </w:rPrChange>
        </w:rPr>
        <w:t xml:space="preserve"> </w:t>
      </w:r>
      <w:r w:rsidRPr="00D753AC">
        <w:rPr>
          <w:rFonts w:cs="Times New Roman"/>
          <w:sz w:val="22"/>
          <w:szCs w:val="22"/>
        </w:rPr>
        <w:t>30</w:t>
      </w:r>
      <w:r w:rsidRPr="00D753AC">
        <w:rPr>
          <w:rFonts w:cs="Times New Roman"/>
          <w:sz w:val="22"/>
          <w:szCs w:val="22"/>
          <w:rPrChange w:id="3650" w:author="Claire Kouba" w:date="2023-09-12T16:52:00Z">
            <w:rPr>
              <w:spacing w:val="13"/>
            </w:rPr>
          </w:rPrChange>
        </w:rPr>
        <w:t xml:space="preserve"> </w:t>
      </w:r>
      <w:r w:rsidRPr="00D753AC">
        <w:rPr>
          <w:rFonts w:cs="Times New Roman"/>
          <w:sz w:val="22"/>
          <w:szCs w:val="22"/>
        </w:rPr>
        <w:t>days,</w:t>
      </w:r>
      <w:r w:rsidRPr="00D753AC">
        <w:rPr>
          <w:rFonts w:cs="Times New Roman"/>
          <w:sz w:val="22"/>
          <w:szCs w:val="22"/>
          <w:rPrChange w:id="3651" w:author="Claire Kouba" w:date="2023-09-12T16:52:00Z">
            <w:rPr>
              <w:w w:val="99"/>
            </w:rPr>
          </w:rPrChange>
        </w:rPr>
        <w:t xml:space="preserve"> </w:t>
      </w:r>
      <w:r w:rsidRPr="00D753AC">
        <w:rPr>
          <w:rFonts w:cs="Times New Roman"/>
          <w:sz w:val="22"/>
          <w:szCs w:val="22"/>
        </w:rPr>
        <w:t>with one</w:t>
      </w:r>
      <w:r w:rsidRPr="00D753AC">
        <w:rPr>
          <w:rFonts w:cs="Times New Roman"/>
          <w:spacing w:val="-32"/>
          <w:sz w:val="22"/>
          <w:szCs w:val="22"/>
          <w:rPrChange w:id="3652" w:author="Claire Kouba" w:date="2023-09-12T16:52:00Z">
            <w:rPr/>
          </w:rPrChange>
        </w:rPr>
        <w:t xml:space="preserve"> </w:t>
      </w:r>
      <w:r w:rsidRPr="00D753AC">
        <w:rPr>
          <w:rFonts w:cs="Times New Roman"/>
          <w:sz w:val="22"/>
          <w:szCs w:val="22"/>
        </w:rPr>
        <w:t>outlier</w:t>
      </w:r>
      <w:r w:rsidRPr="00D753AC">
        <w:rPr>
          <w:rFonts w:cs="Times New Roman"/>
          <w:w w:val="99"/>
          <w:sz w:val="22"/>
          <w:szCs w:val="22"/>
          <w:rPrChange w:id="3653" w:author="Claire Kouba" w:date="2023-09-12T16:52:00Z">
            <w:rPr/>
          </w:rPrChange>
        </w:rPr>
        <w:t xml:space="preserve"> </w:t>
      </w:r>
      <w:r w:rsidRPr="00D753AC">
        <w:rPr>
          <w:rFonts w:cs="Times New Roman"/>
          <w:sz w:val="22"/>
          <w:szCs w:val="22"/>
        </w:rPr>
        <w:t>value</w:t>
      </w:r>
      <w:r w:rsidRPr="00D753AC">
        <w:rPr>
          <w:rFonts w:cs="Times New Roman"/>
          <w:spacing w:val="-3"/>
          <w:sz w:val="22"/>
          <w:szCs w:val="22"/>
          <w:rPrChange w:id="3654" w:author="Claire Kouba" w:date="2023-09-12T16:52:00Z">
            <w:rPr/>
          </w:rPrChange>
        </w:rPr>
        <w:t xml:space="preserve"> </w:t>
      </w:r>
      <w:r w:rsidRPr="00D753AC">
        <w:rPr>
          <w:rFonts w:cs="Times New Roman"/>
          <w:sz w:val="22"/>
          <w:szCs w:val="22"/>
        </w:rPr>
        <w:t>of</w:t>
      </w:r>
      <w:r w:rsidRPr="00D753AC">
        <w:rPr>
          <w:rFonts w:cs="Times New Roman"/>
          <w:spacing w:val="-3"/>
          <w:sz w:val="22"/>
          <w:szCs w:val="22"/>
          <w:rPrChange w:id="3655" w:author="Claire Kouba" w:date="2023-09-12T16:52:00Z">
            <w:rPr/>
          </w:rPrChange>
        </w:rPr>
        <w:t xml:space="preserve"> </w:t>
      </w:r>
      <w:r w:rsidRPr="00D753AC">
        <w:rPr>
          <w:rFonts w:cs="Times New Roman"/>
          <w:sz w:val="22"/>
          <w:szCs w:val="22"/>
        </w:rPr>
        <w:t>13.9</w:t>
      </w:r>
      <w:r w:rsidRPr="00D753AC">
        <w:rPr>
          <w:rFonts w:cs="Times New Roman"/>
          <w:spacing w:val="-3"/>
          <w:sz w:val="22"/>
          <w:szCs w:val="22"/>
          <w:rPrChange w:id="3656" w:author="Claire Kouba" w:date="2023-09-12T16:52:00Z">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pacing w:val="21"/>
          <w:position w:val="7"/>
          <w:sz w:val="22"/>
          <w:szCs w:val="22"/>
          <w:rPrChange w:id="3657" w:author="Claire Kouba" w:date="2023-09-12T16:52:00Z">
            <w:rPr>
              <w:position w:val="7"/>
            </w:rPr>
          </w:rPrChange>
        </w:rPr>
        <w:t xml:space="preserve"> </w:t>
      </w:r>
      <w:r w:rsidRPr="00D753AC">
        <w:rPr>
          <w:rFonts w:cs="Times New Roman"/>
          <w:sz w:val="22"/>
          <w:szCs w:val="22"/>
        </w:rPr>
        <w:t>/</w:t>
      </w:r>
      <w:r w:rsidRPr="00D753AC">
        <w:rPr>
          <w:rFonts w:cs="Times New Roman"/>
          <w:spacing w:val="-3"/>
          <w:sz w:val="22"/>
          <w:szCs w:val="22"/>
          <w:rPrChange w:id="3658" w:author="Claire Kouba" w:date="2023-09-12T16:52:00Z">
            <w:rPr/>
          </w:rPrChange>
        </w:rPr>
        <w:t xml:space="preserve"> </w:t>
      </w:r>
      <w:r w:rsidRPr="00D753AC">
        <w:rPr>
          <w:rFonts w:cs="Times New Roman"/>
          <w:sz w:val="22"/>
          <w:szCs w:val="22"/>
        </w:rPr>
        <w:t>30</w:t>
      </w:r>
      <w:r w:rsidRPr="00D753AC">
        <w:rPr>
          <w:rFonts w:cs="Times New Roman"/>
          <w:spacing w:val="-3"/>
          <w:sz w:val="22"/>
          <w:szCs w:val="22"/>
          <w:rPrChange w:id="3659" w:author="Claire Kouba" w:date="2023-09-12T16:52:00Z">
            <w:rPr/>
          </w:rPrChange>
        </w:rPr>
        <w:t xml:space="preserve"> </w:t>
      </w:r>
      <w:r w:rsidRPr="00D753AC">
        <w:rPr>
          <w:rFonts w:cs="Times New Roman"/>
          <w:sz w:val="22"/>
          <w:szCs w:val="22"/>
        </w:rPr>
        <w:t>days</w:t>
      </w:r>
      <w:r w:rsidRPr="00D753AC">
        <w:rPr>
          <w:rFonts w:cs="Times New Roman"/>
          <w:spacing w:val="-3"/>
          <w:sz w:val="22"/>
          <w:szCs w:val="22"/>
          <w:rPrChange w:id="3660" w:author="Claire Kouba" w:date="2023-09-12T16:52:00Z">
            <w:rPr/>
          </w:rPrChange>
        </w:rPr>
        <w:t xml:space="preserve"> </w:t>
      </w:r>
      <w:r w:rsidRPr="00D753AC">
        <w:rPr>
          <w:rFonts w:cs="Times New Roman"/>
          <w:sz w:val="22"/>
          <w:szCs w:val="22"/>
        </w:rPr>
        <w:t>in</w:t>
      </w:r>
      <w:r w:rsidRPr="00D753AC">
        <w:rPr>
          <w:rFonts w:cs="Times New Roman"/>
          <w:spacing w:val="-3"/>
          <w:sz w:val="22"/>
          <w:szCs w:val="22"/>
          <w:rPrChange w:id="3661" w:author="Claire Kouba" w:date="2023-09-12T16:52:00Z">
            <w:rPr/>
          </w:rPrChange>
        </w:rPr>
        <w:t xml:space="preserve"> </w:t>
      </w:r>
      <w:r w:rsidRPr="00D753AC">
        <w:rPr>
          <w:rFonts w:cs="Times New Roman"/>
          <w:sz w:val="22"/>
          <w:szCs w:val="22"/>
        </w:rPr>
        <w:t>1984,</w:t>
      </w:r>
      <w:r w:rsidRPr="00D753AC">
        <w:rPr>
          <w:rFonts w:cs="Times New Roman"/>
          <w:spacing w:val="-3"/>
          <w:sz w:val="22"/>
          <w:szCs w:val="22"/>
          <w:rPrChange w:id="3662" w:author="Claire Kouba" w:date="2023-09-12T16:52:00Z">
            <w:rPr/>
          </w:rPrChange>
        </w:rPr>
        <w:t xml:space="preserve"> </w:t>
      </w:r>
      <w:r w:rsidRPr="00D753AC">
        <w:rPr>
          <w:rFonts w:cs="Times New Roman"/>
          <w:sz w:val="22"/>
          <w:szCs w:val="22"/>
        </w:rPr>
        <w:t>when</w:t>
      </w:r>
      <w:r w:rsidRPr="00D753AC">
        <w:rPr>
          <w:rFonts w:cs="Times New Roman"/>
          <w:spacing w:val="-3"/>
          <w:sz w:val="22"/>
          <w:szCs w:val="22"/>
          <w:rPrChange w:id="3663" w:author="Claire Kouba" w:date="2023-09-12T16:52:00Z">
            <w:rPr/>
          </w:rPrChange>
        </w:rPr>
        <w:t xml:space="preserve"> </w:t>
      </w:r>
      <w:r w:rsidRPr="00D753AC">
        <w:rPr>
          <w:rFonts w:cs="Times New Roman"/>
          <w:sz w:val="22"/>
          <w:szCs w:val="22"/>
        </w:rPr>
        <w:t>an</w:t>
      </w:r>
      <w:r w:rsidRPr="00D753AC">
        <w:rPr>
          <w:rFonts w:cs="Times New Roman"/>
          <w:spacing w:val="-3"/>
          <w:sz w:val="22"/>
          <w:szCs w:val="22"/>
          <w:rPrChange w:id="3664" w:author="Claire Kouba" w:date="2023-09-12T16:52:00Z">
            <w:rPr/>
          </w:rPrChange>
        </w:rPr>
        <w:t xml:space="preserve"> </w:t>
      </w:r>
      <w:r w:rsidRPr="00D753AC">
        <w:rPr>
          <w:rFonts w:cs="Times New Roman"/>
          <w:sz w:val="22"/>
          <w:szCs w:val="22"/>
        </w:rPr>
        <w:t>early</w:t>
      </w:r>
      <w:r w:rsidRPr="00D753AC">
        <w:rPr>
          <w:rFonts w:cs="Times New Roman"/>
          <w:spacing w:val="-3"/>
          <w:sz w:val="22"/>
          <w:szCs w:val="22"/>
          <w:rPrChange w:id="3665" w:author="Claire Kouba" w:date="2023-09-12T16:52:00Z">
            <w:rPr/>
          </w:rPrChange>
        </w:rPr>
        <w:t xml:space="preserve"> </w:t>
      </w:r>
      <w:r w:rsidRPr="00D753AC">
        <w:rPr>
          <w:rFonts w:cs="Times New Roman"/>
          <w:sz w:val="22"/>
          <w:szCs w:val="22"/>
        </w:rPr>
        <w:t>September</w:t>
      </w:r>
      <w:r w:rsidRPr="00D753AC">
        <w:rPr>
          <w:rFonts w:cs="Times New Roman"/>
          <w:spacing w:val="-3"/>
          <w:sz w:val="22"/>
          <w:szCs w:val="22"/>
          <w:rPrChange w:id="3666" w:author="Claire Kouba" w:date="2023-09-12T16:52:00Z">
            <w:rPr/>
          </w:rPrChange>
        </w:rPr>
        <w:t xml:space="preserve"> </w:t>
      </w:r>
      <w:r w:rsidRPr="00D753AC">
        <w:rPr>
          <w:rFonts w:cs="Times New Roman"/>
          <w:sz w:val="22"/>
          <w:szCs w:val="22"/>
        </w:rPr>
        <w:t>storm</w:t>
      </w:r>
      <w:r w:rsidRPr="00D753AC">
        <w:rPr>
          <w:rFonts w:cs="Times New Roman"/>
          <w:spacing w:val="-3"/>
          <w:sz w:val="22"/>
          <w:szCs w:val="22"/>
          <w:rPrChange w:id="3667" w:author="Claire Kouba" w:date="2023-09-12T16:52:00Z">
            <w:rPr/>
          </w:rPrChange>
        </w:rPr>
        <w:t xml:space="preserve"> </w:t>
      </w:r>
      <w:r w:rsidRPr="00D753AC">
        <w:rPr>
          <w:rFonts w:cs="Times New Roman"/>
          <w:sz w:val="22"/>
          <w:szCs w:val="22"/>
        </w:rPr>
        <w:t>followed</w:t>
      </w:r>
      <w:r w:rsidRPr="00D753AC">
        <w:rPr>
          <w:rFonts w:cs="Times New Roman"/>
          <w:spacing w:val="-3"/>
          <w:sz w:val="22"/>
          <w:szCs w:val="22"/>
          <w:rPrChange w:id="3668" w:author="Claire Kouba" w:date="2023-09-12T16:52:00Z">
            <w:rPr/>
          </w:rPrChange>
        </w:rPr>
        <w:t xml:space="preserve"> </w:t>
      </w:r>
      <w:r w:rsidRPr="00D753AC">
        <w:rPr>
          <w:rFonts w:cs="Times New Roman"/>
          <w:sz w:val="22"/>
          <w:szCs w:val="22"/>
        </w:rPr>
        <w:t>a</w:t>
      </w:r>
      <w:r w:rsidRPr="00D753AC">
        <w:rPr>
          <w:rFonts w:cs="Times New Roman"/>
          <w:spacing w:val="-3"/>
          <w:sz w:val="22"/>
          <w:szCs w:val="22"/>
          <w:rPrChange w:id="3669" w:author="Claire Kouba" w:date="2023-09-12T16:52:00Z">
            <w:rPr/>
          </w:rPrChange>
        </w:rPr>
        <w:t xml:space="preserve"> </w:t>
      </w:r>
      <w:r w:rsidRPr="00D753AC">
        <w:rPr>
          <w:rFonts w:cs="Times New Roman"/>
          <w:sz w:val="22"/>
          <w:szCs w:val="22"/>
        </w:rPr>
        <w:t>wet</w:t>
      </w:r>
      <w:r w:rsidRPr="00D753AC">
        <w:rPr>
          <w:rFonts w:cs="Times New Roman"/>
          <w:spacing w:val="-3"/>
          <w:sz w:val="22"/>
          <w:szCs w:val="22"/>
          <w:rPrChange w:id="3670" w:author="Claire Kouba" w:date="2023-09-12T16:52:00Z">
            <w:rPr/>
          </w:rPrChange>
        </w:rPr>
        <w:t xml:space="preserve"> </w:t>
      </w:r>
      <w:r w:rsidRPr="00D753AC">
        <w:rPr>
          <w:rFonts w:cs="Times New Roman"/>
          <w:sz w:val="22"/>
          <w:szCs w:val="22"/>
        </w:rPr>
        <w:t>year</w:t>
      </w:r>
      <w:r w:rsidRPr="00D753AC">
        <w:rPr>
          <w:rFonts w:cs="Times New Roman"/>
          <w:spacing w:val="-3"/>
          <w:sz w:val="22"/>
          <w:szCs w:val="22"/>
          <w:rPrChange w:id="3671" w:author="Claire Kouba" w:date="2023-09-12T16:52:00Z">
            <w:rPr/>
          </w:rPrChange>
        </w:rPr>
        <w:t xml:space="preserve"> </w:t>
      </w:r>
      <w:r w:rsidRPr="00D753AC">
        <w:rPr>
          <w:rFonts w:cs="Times New Roman"/>
          <w:sz w:val="22"/>
          <w:szCs w:val="22"/>
        </w:rPr>
        <w:t>in</w:t>
      </w:r>
      <w:r w:rsidRPr="00D753AC">
        <w:rPr>
          <w:rFonts w:cs="Times New Roman"/>
          <w:spacing w:val="-3"/>
          <w:sz w:val="22"/>
          <w:szCs w:val="22"/>
          <w:rPrChange w:id="3672" w:author="Claire Kouba" w:date="2023-09-12T16:52:00Z">
            <w:rPr/>
          </w:rPrChange>
        </w:rPr>
        <w:t xml:space="preserve"> </w:t>
      </w:r>
      <w:r w:rsidRPr="00D753AC">
        <w:rPr>
          <w:rFonts w:cs="Times New Roman"/>
          <w:sz w:val="22"/>
          <w:szCs w:val="22"/>
        </w:rPr>
        <w:t>1983</w:t>
      </w:r>
      <w:r w:rsidRPr="00D753AC">
        <w:rPr>
          <w:rFonts w:cs="Times New Roman"/>
          <w:spacing w:val="-3"/>
          <w:sz w:val="22"/>
          <w:szCs w:val="22"/>
          <w:rPrChange w:id="3673" w:author="Claire Kouba" w:date="2023-09-12T16:52:00Z">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"_bookmark6"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3"/>
          <w:sz w:val="22"/>
          <w:szCs w:val="22"/>
          <w:rPrChange w:id="3674" w:author="Claire Kouba" w:date="2023-09-12T16:52:00Z">
            <w:rPr>
              <w:spacing w:val="-32"/>
            </w:rPr>
          </w:rPrChange>
        </w:rPr>
        <w:t xml:space="preserve"> </w:t>
      </w:r>
      <w:r w:rsidRPr="00D753AC">
        <w:rPr>
          <w:rFonts w:cs="Times New Roman"/>
          <w:sz w:val="22"/>
          <w:szCs w:val="22"/>
        </w:rPr>
        <w:t>6).</w:t>
      </w:r>
      <w:del w:id="3675"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Three</w:delText>
        </w:r>
        <w:r w:rsidR="00505335" w:rsidRPr="00D753AC">
          <w:rPr>
            <w:rFonts w:cs="Times New Roman"/>
            <w:spacing w:val="9"/>
            <w:sz w:val="22"/>
            <w:szCs w:val="22"/>
          </w:rPr>
          <w:delText xml:space="preserve"> </w:delText>
        </w:r>
        <w:r w:rsidR="00505335" w:rsidRPr="00D753AC">
          <w:rPr>
            <w:rFonts w:cs="Times New Roman"/>
            <w:sz w:val="22"/>
            <w:szCs w:val="22"/>
          </w:rPr>
          <w:delText>periods</w:delText>
        </w:r>
        <w:r w:rsidR="00505335" w:rsidRPr="00D753AC">
          <w:rPr>
            <w:rFonts w:cs="Times New Roman"/>
            <w:spacing w:val="9"/>
            <w:sz w:val="22"/>
            <w:szCs w:val="22"/>
          </w:rPr>
          <w:delText xml:space="preserve"> </w:delText>
        </w:r>
        <w:r w:rsidR="00505335" w:rsidRPr="00D753AC">
          <w:rPr>
            <w:rFonts w:cs="Times New Roman"/>
            <w:sz w:val="22"/>
            <w:szCs w:val="22"/>
          </w:rPr>
          <w:delText>of</w:delText>
        </w:r>
        <w:r w:rsidR="00505335" w:rsidRPr="00D753AC">
          <w:rPr>
            <w:rFonts w:cs="Times New Roman"/>
            <w:spacing w:val="9"/>
            <w:sz w:val="22"/>
            <w:szCs w:val="22"/>
          </w:rPr>
          <w:delText xml:space="preserve"> </w:delText>
        </w:r>
        <w:r w:rsidR="00505335" w:rsidRPr="00D753AC">
          <w:rPr>
            <w:rFonts w:cs="Times New Roman"/>
            <w:sz w:val="22"/>
            <w:szCs w:val="22"/>
          </w:rPr>
          <w:delText>water</w:delText>
        </w:r>
        <w:r w:rsidR="00505335" w:rsidRPr="00D753AC">
          <w:rPr>
            <w:rFonts w:cs="Times New Roman"/>
            <w:spacing w:val="9"/>
            <w:sz w:val="22"/>
            <w:szCs w:val="22"/>
          </w:rPr>
          <w:delText xml:space="preserve"> </w:delText>
        </w:r>
        <w:r w:rsidR="00505335" w:rsidRPr="00D753AC">
          <w:rPr>
            <w:rFonts w:cs="Times New Roman"/>
            <w:sz w:val="22"/>
            <w:szCs w:val="22"/>
          </w:rPr>
          <w:delText>use</w:delText>
        </w:r>
        <w:r w:rsidR="00505335" w:rsidRPr="00D753AC">
          <w:rPr>
            <w:rFonts w:cs="Times New Roman"/>
            <w:spacing w:val="9"/>
            <w:sz w:val="22"/>
            <w:szCs w:val="22"/>
          </w:rPr>
          <w:delText xml:space="preserve"> </w:delText>
        </w:r>
        <w:r w:rsidR="00505335" w:rsidRPr="00D753AC">
          <w:rPr>
            <w:rFonts w:cs="Times New Roman"/>
            <w:sz w:val="22"/>
            <w:szCs w:val="22"/>
          </w:rPr>
          <w:delText>and</w:delText>
        </w:r>
        <w:r w:rsidR="00505335" w:rsidRPr="00D753AC">
          <w:rPr>
            <w:rFonts w:cs="Times New Roman"/>
            <w:spacing w:val="9"/>
            <w:sz w:val="22"/>
            <w:szCs w:val="22"/>
          </w:rPr>
          <w:delText xml:space="preserve"> </w:delText>
        </w:r>
        <w:r w:rsidR="00505335" w:rsidRPr="00D753AC">
          <w:rPr>
            <w:rFonts w:cs="Times New Roman"/>
            <w:sz w:val="22"/>
            <w:szCs w:val="22"/>
          </w:rPr>
          <w:delText>climate</w:delText>
        </w:r>
        <w:r w:rsidR="00505335" w:rsidRPr="00D753AC">
          <w:rPr>
            <w:rFonts w:cs="Times New Roman"/>
            <w:spacing w:val="9"/>
            <w:sz w:val="22"/>
            <w:szCs w:val="22"/>
          </w:rPr>
          <w:delText xml:space="preserve"> </w:delText>
        </w:r>
        <w:r w:rsidR="00505335" w:rsidRPr="00D753AC">
          <w:rPr>
            <w:rFonts w:cs="Times New Roman"/>
            <w:sz w:val="22"/>
            <w:szCs w:val="22"/>
          </w:rPr>
          <w:delText>forces</w:delText>
        </w:r>
        <w:r w:rsidR="00505335" w:rsidRPr="00D753AC">
          <w:rPr>
            <w:rFonts w:cs="Times New Roman"/>
            <w:spacing w:val="9"/>
            <w:sz w:val="22"/>
            <w:szCs w:val="22"/>
          </w:rPr>
          <w:delText xml:space="preserve"> </w:delText>
        </w:r>
        <w:r w:rsidR="00505335" w:rsidRPr="00D753AC">
          <w:rPr>
            <w:rFonts w:cs="Times New Roman"/>
            <w:sz w:val="22"/>
            <w:szCs w:val="22"/>
          </w:rPr>
          <w:delText>have</w:delText>
        </w:r>
        <w:r w:rsidR="00505335" w:rsidRPr="00D753AC">
          <w:rPr>
            <w:rFonts w:cs="Times New Roman"/>
            <w:spacing w:val="9"/>
            <w:sz w:val="22"/>
            <w:szCs w:val="22"/>
          </w:rPr>
          <w:delText xml:space="preserve"> </w:delText>
        </w:r>
        <w:r w:rsidR="00505335" w:rsidRPr="00D753AC">
          <w:rPr>
            <w:rFonts w:cs="Times New Roman"/>
            <w:sz w:val="22"/>
            <w:szCs w:val="22"/>
          </w:rPr>
          <w:delText>been</w:delText>
        </w:r>
        <w:r w:rsidR="00505335" w:rsidRPr="00D753AC">
          <w:rPr>
            <w:rFonts w:cs="Times New Roman"/>
            <w:spacing w:val="9"/>
            <w:sz w:val="22"/>
            <w:szCs w:val="22"/>
          </w:rPr>
          <w:delText xml:space="preserve"> </w:delText>
        </w:r>
        <w:r w:rsidR="00505335" w:rsidRPr="00D753AC">
          <w:rPr>
            <w:rFonts w:cs="Times New Roman"/>
            <w:sz w:val="22"/>
            <w:szCs w:val="22"/>
          </w:rPr>
          <w:delText>proposed</w:delText>
        </w:r>
        <w:r w:rsidR="00505335" w:rsidRPr="00D753AC">
          <w:rPr>
            <w:rFonts w:cs="Times New Roman"/>
            <w:spacing w:val="9"/>
            <w:sz w:val="22"/>
            <w:szCs w:val="22"/>
          </w:rPr>
          <w:delText xml:space="preserve"> </w:delText>
        </w:r>
        <w:r w:rsidR="00505335" w:rsidRPr="00D753AC">
          <w:rPr>
            <w:rFonts w:cs="Times New Roman"/>
            <w:sz w:val="22"/>
            <w:szCs w:val="22"/>
          </w:rPr>
          <w:delText>for</w:delText>
        </w:r>
        <w:r w:rsidR="00505335" w:rsidRPr="00D753AC">
          <w:rPr>
            <w:rFonts w:cs="Times New Roman"/>
            <w:spacing w:val="9"/>
            <w:sz w:val="22"/>
            <w:szCs w:val="22"/>
          </w:rPr>
          <w:delText xml:space="preserve"> </w:delText>
        </w:r>
        <w:r w:rsidR="00505335" w:rsidRPr="00D753AC">
          <w:rPr>
            <w:rFonts w:cs="Times New Roman"/>
            <w:sz w:val="22"/>
            <w:szCs w:val="22"/>
          </w:rPr>
          <w:delText>the</w:delText>
        </w:r>
        <w:r w:rsidR="00505335" w:rsidRPr="00D753AC">
          <w:rPr>
            <w:rFonts w:cs="Times New Roman"/>
            <w:spacing w:val="9"/>
            <w:sz w:val="22"/>
            <w:szCs w:val="22"/>
          </w:rPr>
          <w:delText xml:space="preserve"> </w:delText>
        </w:r>
        <w:r w:rsidR="00505335" w:rsidRPr="00D753AC">
          <w:rPr>
            <w:rFonts w:cs="Times New Roman"/>
            <w:sz w:val="22"/>
            <w:szCs w:val="22"/>
          </w:rPr>
          <w:delText>Scott</w:delText>
        </w:r>
        <w:r w:rsidR="00505335" w:rsidRPr="00D753AC">
          <w:rPr>
            <w:rFonts w:cs="Times New Roman"/>
            <w:spacing w:val="9"/>
            <w:sz w:val="22"/>
            <w:szCs w:val="22"/>
          </w:rPr>
          <w:delText xml:space="preserve"> </w:delText>
        </w:r>
        <w:r w:rsidR="00505335" w:rsidRPr="00D753AC">
          <w:rPr>
            <w:rFonts w:cs="Times New Roman"/>
            <w:sz w:val="22"/>
            <w:szCs w:val="22"/>
          </w:rPr>
          <w:delText>River</w:delText>
        </w:r>
        <w:r w:rsidR="00505335" w:rsidRPr="00D753AC">
          <w:rPr>
            <w:rFonts w:cs="Times New Roman"/>
            <w:spacing w:val="9"/>
            <w:sz w:val="22"/>
            <w:szCs w:val="22"/>
          </w:rPr>
          <w:delText xml:space="preserve"> </w:delText>
        </w:r>
        <w:r w:rsidR="00505335" w:rsidRPr="00D753AC">
          <w:rPr>
            <w:rFonts w:cs="Times New Roman"/>
            <w:sz w:val="22"/>
            <w:szCs w:val="22"/>
          </w:rPr>
          <w:delText>(e.g.,</w:delText>
        </w:r>
        <w:r w:rsidR="00505335" w:rsidRPr="00D753AC">
          <w:rPr>
            <w:rFonts w:cs="Times New Roman"/>
            <w:spacing w:val="9"/>
            <w:sz w:val="22"/>
            <w:szCs w:val="22"/>
          </w:rPr>
          <w:delText xml:space="preserve"> </w:delText>
        </w:r>
        <w:r w:rsidR="00505335" w:rsidRPr="00D753AC">
          <w:rPr>
            <w:rFonts w:cs="Times New Roman"/>
            <w:sz w:val="22"/>
            <w:szCs w:val="22"/>
          </w:rPr>
          <w:delText>by</w:delText>
        </w:r>
        <w:r w:rsidR="00505335" w:rsidRPr="00D753AC">
          <w:rPr>
            <w:rFonts w:cs="Times New Roman"/>
            <w:spacing w:val="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"_bookmark34" </w:delInstrText>
        </w:r>
        <w:r w:rsidR="00505335" w:rsidRPr="00D753AC">
          <w:rPr>
            <w:rFonts w:cs="Times New Roman"/>
            <w:sz w:val="22"/>
            <w:szCs w:val="22"/>
          </w:rPr>
          <w:fldChar w:fldCharType="separate"/>
        </w:r>
        <w:r w:rsidR="00505335" w:rsidRPr="00D753AC">
          <w:rPr>
            <w:rFonts w:cs="Times New Roman"/>
            <w:sz w:val="22"/>
            <w:szCs w:val="22"/>
          </w:rPr>
          <w:delText>Pyschik,</w:delText>
        </w:r>
        <w:r w:rsidR="00505335" w:rsidRPr="00D753AC">
          <w:rPr>
            <w:rFonts w:cs="Times New Roman"/>
            <w:sz w:val="22"/>
            <w:szCs w:val="22"/>
          </w:rPr>
          <w:fldChar w:fldCharType="end"/>
        </w:r>
        <w:r w:rsidR="00505335" w:rsidRPr="00D753AC">
          <w:rPr>
            <w:rFonts w:cs="Times New Roman"/>
            <w:spacing w:val="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"_bookmark34" </w:delInstrText>
        </w:r>
        <w:r w:rsidR="00505335" w:rsidRPr="00D753AC">
          <w:rPr>
            <w:rFonts w:cs="Times New Roman"/>
            <w:sz w:val="22"/>
            <w:szCs w:val="22"/>
          </w:rPr>
          <w:fldChar w:fldCharType="separate"/>
        </w:r>
        <w:r w:rsidR="00505335" w:rsidRPr="00D753AC">
          <w:rPr>
            <w:rFonts w:cs="Times New Roman"/>
            <w:sz w:val="22"/>
            <w:szCs w:val="22"/>
          </w:rPr>
          <w:delText>2022):</w:delText>
        </w:r>
        <w:r w:rsidR="00505335" w:rsidRPr="00D753AC">
          <w:rPr>
            <w:rFonts w:cs="Times New Roman"/>
            <w:sz w:val="22"/>
            <w:szCs w:val="22"/>
          </w:rPr>
          <w:fldChar w:fldCharType="end"/>
        </w:r>
        <w:r w:rsidR="00505335" w:rsidRPr="00D753AC">
          <w:rPr>
            <w:rFonts w:cs="Times New Roman"/>
            <w:spacing w:val="9"/>
            <w:sz w:val="22"/>
            <w:szCs w:val="22"/>
          </w:rPr>
          <w:delText xml:space="preserve"> </w:delText>
        </w:r>
        <w:r w:rsidR="00505335" w:rsidRPr="00D753AC">
          <w:rPr>
            <w:rFonts w:cs="Times New Roman"/>
            <w:sz w:val="22"/>
            <w:szCs w:val="22"/>
          </w:rPr>
          <w:delText>Eras</w:delText>
        </w:r>
        <w:r w:rsidR="00505335" w:rsidRPr="00D753AC">
          <w:rPr>
            <w:rFonts w:cs="Times New Roman"/>
            <w:spacing w:val="9"/>
            <w:sz w:val="22"/>
            <w:szCs w:val="22"/>
          </w:rPr>
          <w:delText xml:space="preserve"> </w:delText>
        </w:r>
        <w:r w:rsidR="00505335" w:rsidRPr="00D753AC">
          <w:rPr>
            <w:rFonts w:cs="Times New Roman"/>
            <w:sz w:val="22"/>
            <w:szCs w:val="22"/>
          </w:rPr>
          <w:delText>1,</w:delText>
        </w:r>
        <w:r w:rsidR="00505335" w:rsidRPr="00D753AC">
          <w:rPr>
            <w:rFonts w:cs="Times New Roman"/>
            <w:spacing w:val="9"/>
            <w:sz w:val="22"/>
            <w:szCs w:val="22"/>
          </w:rPr>
          <w:delText xml:space="preserve"> </w:delText>
        </w:r>
        <w:r w:rsidR="00505335" w:rsidRPr="00D753AC">
          <w:rPr>
            <w:rFonts w:cs="Times New Roman"/>
            <w:sz w:val="22"/>
            <w:szCs w:val="22"/>
          </w:rPr>
          <w:delText>2, and 3, ranging from 1942-1976, 1977-2000, and 2001-2021, respectively. These eras are separated by the low minimum</w:delText>
        </w:r>
        <w:r w:rsidR="00505335" w:rsidRPr="00D753AC">
          <w:rPr>
            <w:rFonts w:cs="Times New Roman"/>
            <w:spacing w:val="-7"/>
            <w:sz w:val="22"/>
            <w:szCs w:val="22"/>
          </w:rPr>
          <w:delText xml:space="preserve"> </w:delText>
        </w:r>
        <w:r w:rsidR="00505335" w:rsidRPr="00D753AC">
          <w:rPr>
            <w:rFonts w:cs="Times New Roman"/>
            <w:sz w:val="22"/>
            <w:szCs w:val="22"/>
          </w:rPr>
          <w:delText>flow</w:delText>
        </w:r>
        <w:r w:rsidR="00505335" w:rsidRPr="00D753AC">
          <w:rPr>
            <w:rFonts w:cs="Times New Roman"/>
            <w:w w:val="99"/>
            <w:sz w:val="22"/>
            <w:szCs w:val="22"/>
          </w:rPr>
          <w:delText xml:space="preserve"> </w:delText>
        </w:r>
        <w:r w:rsidR="00505335" w:rsidRPr="00D753AC">
          <w:rPr>
            <w:rFonts w:cs="Times New Roman"/>
            <w:sz w:val="22"/>
            <w:szCs w:val="22"/>
          </w:rPr>
          <w:delText>in the year 1977, which corresponds to the widespread installation of groundwater pumps, and by the onset of a</w:delText>
        </w:r>
        <w:r w:rsidR="00505335" w:rsidRPr="00D753AC">
          <w:rPr>
            <w:rFonts w:cs="Times New Roman"/>
            <w:spacing w:val="34"/>
            <w:sz w:val="22"/>
            <w:szCs w:val="22"/>
          </w:rPr>
          <w:delText xml:space="preserve"> </w:delText>
        </w:r>
        <w:r w:rsidR="00505335" w:rsidRPr="00D753AC">
          <w:rPr>
            <w:rFonts w:cs="Times New Roman"/>
            <w:sz w:val="22"/>
            <w:szCs w:val="22"/>
          </w:rPr>
          <w:delText>two-decade</w:delText>
        </w:r>
        <w:r w:rsidR="00505335" w:rsidRPr="00D753AC">
          <w:rPr>
            <w:rFonts w:cs="Times New Roman"/>
            <w:w w:val="99"/>
            <w:sz w:val="22"/>
            <w:szCs w:val="22"/>
          </w:rPr>
          <w:delText xml:space="preserve"> </w:delText>
        </w:r>
        <w:r w:rsidR="00505335" w:rsidRPr="00D753AC">
          <w:rPr>
            <w:rFonts w:cs="Times New Roman"/>
            <w:sz w:val="22"/>
            <w:szCs w:val="22"/>
          </w:rPr>
          <w:delText>abnormally dry period in</w:delText>
        </w:r>
        <w:r w:rsidR="00505335" w:rsidRPr="00D753AC">
          <w:rPr>
            <w:rFonts w:cs="Times New Roman"/>
            <w:spacing w:val="-13"/>
            <w:sz w:val="22"/>
            <w:szCs w:val="22"/>
          </w:rPr>
          <w:delText xml:space="preserve"> </w:delText>
        </w:r>
        <w:r w:rsidR="00505335" w:rsidRPr="00D753AC">
          <w:rPr>
            <w:rFonts w:cs="Times New Roman"/>
            <w:sz w:val="22"/>
            <w:szCs w:val="22"/>
          </w:rPr>
          <w:delText>2000.</w:delText>
        </w:r>
      </w:del>
    </w:p>
    <w:p w:rsidR="002153D1" w:rsidRPr="00D753AC" w:rsidRDefault="002573FA">
      <w:pPr>
        <w:pStyle w:val="BodyText"/>
        <w:spacing w:before="40"/>
        <w:ind w:left="173" w:right="178" w:firstLine="252"/>
        <w:rPr>
          <w:rFonts w:cs="Times New Roman"/>
          <w:sz w:val="22"/>
          <w:szCs w:val="22"/>
        </w:rPr>
        <w:pPrChange w:id="3676" w:author="Claire Kouba" w:date="2023-09-12T16:52:00Z">
          <w:pPr>
            <w:pStyle w:val="BodyText"/>
            <w:spacing w:line="336" w:lineRule="auto"/>
            <w:ind w:left="173" w:right="159" w:firstLine="185"/>
          </w:pPr>
        </w:pPrChange>
      </w:pPr>
      <w:ins w:id="3677" w:author="Claire Kouba" w:date="2023-09-12T16:52:00Z">
        <w:r w:rsidRPr="00D753AC">
          <w:rPr>
            <w:rFonts w:cs="Times New Roman"/>
            <w:sz w:val="22"/>
            <w:szCs w:val="22"/>
          </w:rPr>
          <w:t>As</w:t>
        </w:r>
        <w:r w:rsidRPr="00D753AC">
          <w:rPr>
            <w:rFonts w:cs="Times New Roman"/>
            <w:spacing w:val="15"/>
            <w:sz w:val="22"/>
            <w:szCs w:val="22"/>
          </w:rPr>
          <w:t xml:space="preserve"> </w:t>
        </w:r>
        <w:r w:rsidRPr="00D753AC">
          <w:rPr>
            <w:rFonts w:cs="Times New Roman"/>
            <w:sz w:val="22"/>
            <w:szCs w:val="22"/>
          </w:rPr>
          <w:t>mentioned</w:t>
        </w:r>
        <w:r w:rsidRPr="00D753AC">
          <w:rPr>
            <w:rFonts w:cs="Times New Roman"/>
            <w:spacing w:val="15"/>
            <w:sz w:val="22"/>
            <w:szCs w:val="22"/>
          </w:rPr>
          <w:t xml:space="preserve"> </w:t>
        </w:r>
        <w:r w:rsidRPr="00D753AC">
          <w:rPr>
            <w:rFonts w:cs="Times New Roman"/>
            <w:sz w:val="22"/>
            <w:szCs w:val="22"/>
          </w:rPr>
          <w:t>previously,</w:t>
        </w:r>
        <w:r w:rsidRPr="00D753AC">
          <w:rPr>
            <w:rFonts w:cs="Times New Roman"/>
            <w:spacing w:val="15"/>
            <w:sz w:val="22"/>
            <w:szCs w:val="22"/>
          </w:rPr>
          <w:t xml:space="preserve"> </w:t>
        </w:r>
        <w:r w:rsidRPr="00D753AC">
          <w:rPr>
            <w:rFonts w:cs="Times New Roman"/>
            <w:sz w:val="22"/>
            <w:szCs w:val="22"/>
          </w:rPr>
          <w:t>three</w:t>
        </w:r>
        <w:r w:rsidRPr="00D753AC">
          <w:rPr>
            <w:rFonts w:cs="Times New Roman"/>
            <w:spacing w:val="15"/>
            <w:sz w:val="22"/>
            <w:szCs w:val="22"/>
          </w:rPr>
          <w:t xml:space="preserve"> </w:t>
        </w:r>
        <w:r w:rsidRPr="00D753AC">
          <w:rPr>
            <w:rFonts w:cs="Times New Roman"/>
            <w:sz w:val="22"/>
            <w:szCs w:val="22"/>
          </w:rPr>
          <w:t>eras</w:t>
        </w:r>
        <w:r w:rsidRPr="00D753AC">
          <w:rPr>
            <w:rFonts w:cs="Times New Roman"/>
            <w:spacing w:val="15"/>
            <w:sz w:val="22"/>
            <w:szCs w:val="22"/>
          </w:rPr>
          <w:t xml:space="preserve"> </w:t>
        </w:r>
        <w:r w:rsidRPr="00D753AC">
          <w:rPr>
            <w:rFonts w:cs="Times New Roman"/>
            <w:sz w:val="22"/>
            <w:szCs w:val="22"/>
          </w:rPr>
          <w:t>have</w:t>
        </w:r>
        <w:r w:rsidRPr="00D753AC">
          <w:rPr>
            <w:rFonts w:cs="Times New Roman"/>
            <w:spacing w:val="15"/>
            <w:sz w:val="22"/>
            <w:szCs w:val="22"/>
          </w:rPr>
          <w:t xml:space="preserve"> </w:t>
        </w:r>
        <w:r w:rsidRPr="00D753AC">
          <w:rPr>
            <w:rFonts w:cs="Times New Roman"/>
            <w:sz w:val="22"/>
            <w:szCs w:val="22"/>
          </w:rPr>
          <w:t>been</w:t>
        </w:r>
        <w:r w:rsidRPr="00D753AC">
          <w:rPr>
            <w:rFonts w:cs="Times New Roman"/>
            <w:spacing w:val="15"/>
            <w:sz w:val="22"/>
            <w:szCs w:val="22"/>
          </w:rPr>
          <w:t xml:space="preserve"> </w:t>
        </w:r>
        <w:r w:rsidRPr="00D753AC">
          <w:rPr>
            <w:rFonts w:cs="Times New Roman"/>
            <w:sz w:val="22"/>
            <w:szCs w:val="22"/>
          </w:rPr>
          <w:t>proposed</w:t>
        </w:r>
        <w:r w:rsidRPr="00D753AC">
          <w:rPr>
            <w:rFonts w:cs="Times New Roman"/>
            <w:spacing w:val="15"/>
            <w:sz w:val="22"/>
            <w:szCs w:val="22"/>
          </w:rPr>
          <w:t xml:space="preserve"> </w:t>
        </w:r>
        <w:r w:rsidRPr="00D753AC">
          <w:rPr>
            <w:rFonts w:cs="Times New Roman"/>
            <w:sz w:val="22"/>
            <w:szCs w:val="22"/>
          </w:rPr>
          <w:t>for</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Scott</w:t>
        </w:r>
        <w:r w:rsidRPr="00D753AC">
          <w:rPr>
            <w:rFonts w:cs="Times New Roman"/>
            <w:spacing w:val="15"/>
            <w:sz w:val="22"/>
            <w:szCs w:val="22"/>
          </w:rPr>
          <w:t xml:space="preserve"> </w:t>
        </w:r>
        <w:r w:rsidRPr="00D753AC">
          <w:rPr>
            <w:rFonts w:cs="Times New Roman"/>
            <w:sz w:val="22"/>
            <w:szCs w:val="22"/>
          </w:rPr>
          <w:t>River</w:t>
        </w:r>
        <w:r w:rsidRPr="00D753AC">
          <w:rPr>
            <w:rFonts w:cs="Times New Roman"/>
            <w:spacing w:val="15"/>
            <w:sz w:val="22"/>
            <w:szCs w:val="22"/>
          </w:rPr>
          <w:t xml:space="preserve"> </w:t>
        </w:r>
        <w:r w:rsidRPr="00D753AC">
          <w:rPr>
            <w:rFonts w:cs="Times New Roman"/>
            <w:sz w:val="22"/>
            <w:szCs w:val="22"/>
          </w:rPr>
          <w:t>flow</w:t>
        </w:r>
        <w:r w:rsidRPr="00D753AC">
          <w:rPr>
            <w:rFonts w:cs="Times New Roman"/>
            <w:spacing w:val="15"/>
            <w:sz w:val="22"/>
            <w:szCs w:val="22"/>
          </w:rPr>
          <w:t xml:space="preserve"> </w:t>
        </w:r>
        <w:r w:rsidRPr="00D753AC">
          <w:rPr>
            <w:rFonts w:cs="Times New Roman"/>
            <w:sz w:val="22"/>
            <w:szCs w:val="22"/>
          </w:rPr>
          <w:t>record:</w:t>
        </w:r>
        <w:r w:rsidRPr="00D753AC">
          <w:rPr>
            <w:rFonts w:cs="Times New Roman"/>
            <w:spacing w:val="15"/>
            <w:sz w:val="22"/>
            <w:szCs w:val="22"/>
          </w:rPr>
          <w:t xml:space="preserve"> </w:t>
        </w:r>
        <w:r w:rsidRPr="00D753AC">
          <w:rPr>
            <w:rFonts w:cs="Times New Roman"/>
            <w:sz w:val="22"/>
            <w:szCs w:val="22"/>
          </w:rPr>
          <w:t>Eras</w:t>
        </w:r>
        <w:r w:rsidRPr="00D753AC">
          <w:rPr>
            <w:rFonts w:cs="Times New Roman"/>
            <w:spacing w:val="15"/>
            <w:sz w:val="22"/>
            <w:szCs w:val="22"/>
          </w:rPr>
          <w:t xml:space="preserve"> </w:t>
        </w:r>
        <w:r w:rsidRPr="00D753AC">
          <w:rPr>
            <w:rFonts w:cs="Times New Roman"/>
            <w:sz w:val="22"/>
            <w:szCs w:val="22"/>
          </w:rPr>
          <w:t>1,</w:t>
        </w:r>
        <w:r w:rsidRPr="00D753AC">
          <w:rPr>
            <w:rFonts w:cs="Times New Roman"/>
            <w:spacing w:val="15"/>
            <w:sz w:val="22"/>
            <w:szCs w:val="22"/>
          </w:rPr>
          <w:t xml:space="preserve"> </w:t>
        </w:r>
        <w:r w:rsidRPr="00D753AC">
          <w:rPr>
            <w:rFonts w:cs="Times New Roman"/>
            <w:sz w:val="22"/>
            <w:szCs w:val="22"/>
          </w:rPr>
          <w:t>2,</w:t>
        </w:r>
        <w:r w:rsidRPr="00D753AC">
          <w:rPr>
            <w:rFonts w:cs="Times New Roman"/>
            <w:spacing w:val="15"/>
            <w:sz w:val="22"/>
            <w:szCs w:val="22"/>
          </w:rPr>
          <w:t xml:space="preserve"> </w:t>
        </w:r>
        <w:r w:rsidRPr="00D753AC">
          <w:rPr>
            <w:rFonts w:cs="Times New Roman"/>
            <w:sz w:val="22"/>
            <w:szCs w:val="22"/>
          </w:rPr>
          <w:t>and</w:t>
        </w:r>
        <w:r w:rsidRPr="00D753AC">
          <w:rPr>
            <w:rFonts w:cs="Times New Roman"/>
            <w:spacing w:val="15"/>
            <w:sz w:val="22"/>
            <w:szCs w:val="22"/>
          </w:rPr>
          <w:t xml:space="preserve"> </w:t>
        </w:r>
        <w:r w:rsidRPr="00D753AC">
          <w:rPr>
            <w:rFonts w:cs="Times New Roman"/>
            <w:sz w:val="22"/>
            <w:szCs w:val="22"/>
          </w:rPr>
          <w:t>3,</w:t>
        </w:r>
        <w:r w:rsidRPr="00D753AC">
          <w:rPr>
            <w:rFonts w:cs="Times New Roman"/>
            <w:spacing w:val="15"/>
            <w:sz w:val="22"/>
            <w:szCs w:val="22"/>
          </w:rPr>
          <w:t xml:space="preserve"> </w:t>
        </w:r>
        <w:r w:rsidRPr="00D753AC">
          <w:rPr>
            <w:rFonts w:cs="Times New Roman"/>
            <w:sz w:val="22"/>
            <w:szCs w:val="22"/>
          </w:rPr>
          <w:t>ranging</w:t>
        </w:r>
        <w:r w:rsidRPr="00D753AC">
          <w:rPr>
            <w:rFonts w:cs="Times New Roman"/>
            <w:spacing w:val="15"/>
            <w:sz w:val="22"/>
            <w:szCs w:val="22"/>
          </w:rPr>
          <w:t xml:space="preserve"> </w:t>
        </w:r>
        <w:r w:rsidRPr="00D753AC">
          <w:rPr>
            <w:rFonts w:cs="Times New Roman"/>
            <w:sz w:val="22"/>
            <w:szCs w:val="22"/>
          </w:rPr>
          <w:t>from</w:t>
        </w:r>
        <w:r w:rsidRPr="00D753AC">
          <w:rPr>
            <w:rFonts w:cs="Times New Roman"/>
            <w:w w:val="99"/>
            <w:sz w:val="22"/>
            <w:szCs w:val="22"/>
          </w:rPr>
          <w:t xml:space="preserve"> </w:t>
        </w:r>
        <w:r w:rsidRPr="00D753AC">
          <w:rPr>
            <w:rFonts w:cs="Times New Roman"/>
            <w:sz w:val="22"/>
            <w:szCs w:val="22"/>
          </w:rPr>
          <w:t>1942-1976,</w:t>
        </w:r>
        <w:r w:rsidRPr="00D753AC">
          <w:rPr>
            <w:rFonts w:cs="Times New Roman"/>
            <w:spacing w:val="11"/>
            <w:sz w:val="22"/>
            <w:szCs w:val="22"/>
          </w:rPr>
          <w:t xml:space="preserve"> </w:t>
        </w:r>
        <w:r w:rsidRPr="00D753AC">
          <w:rPr>
            <w:rFonts w:cs="Times New Roman"/>
            <w:sz w:val="22"/>
            <w:szCs w:val="22"/>
          </w:rPr>
          <w:t>1977-2000,</w:t>
        </w:r>
        <w:r w:rsidRPr="00D753AC">
          <w:rPr>
            <w:rFonts w:cs="Times New Roman"/>
            <w:spacing w:val="11"/>
            <w:sz w:val="22"/>
            <w:szCs w:val="22"/>
          </w:rPr>
          <w:t xml:space="preserve"> </w:t>
        </w:r>
        <w:r w:rsidRPr="00D753AC">
          <w:rPr>
            <w:rFonts w:cs="Times New Roman"/>
            <w:sz w:val="22"/>
            <w:szCs w:val="22"/>
          </w:rPr>
          <w:t>and</w:t>
        </w:r>
        <w:r w:rsidRPr="00D753AC">
          <w:rPr>
            <w:rFonts w:cs="Times New Roman"/>
            <w:spacing w:val="11"/>
            <w:sz w:val="22"/>
            <w:szCs w:val="22"/>
          </w:rPr>
          <w:t xml:space="preserve"> </w:t>
        </w:r>
        <w:r w:rsidRPr="00D753AC">
          <w:rPr>
            <w:rFonts w:cs="Times New Roman"/>
            <w:sz w:val="22"/>
            <w:szCs w:val="22"/>
          </w:rPr>
          <w:t>2001-2021,</w:t>
        </w:r>
        <w:r w:rsidRPr="00D753AC">
          <w:rPr>
            <w:rFonts w:cs="Times New Roman"/>
            <w:spacing w:val="11"/>
            <w:sz w:val="22"/>
            <w:szCs w:val="22"/>
          </w:rPr>
          <w:t xml:space="preserve"> </w:t>
        </w:r>
        <w:r w:rsidRPr="00D753AC">
          <w:rPr>
            <w:rFonts w:cs="Times New Roman"/>
            <w:sz w:val="22"/>
            <w:szCs w:val="22"/>
          </w:rPr>
          <w:t>respectively.</w:t>
        </w:r>
        <w:r w:rsidRPr="00D753AC">
          <w:rPr>
            <w:rFonts w:cs="Times New Roman"/>
            <w:spacing w:val="11"/>
            <w:sz w:val="22"/>
            <w:szCs w:val="22"/>
          </w:rPr>
          <w:t xml:space="preserve"> </w:t>
        </w:r>
      </w:ins>
      <w:r w:rsidRPr="00D753AC">
        <w:rPr>
          <w:rFonts w:cs="Times New Roman"/>
          <w:sz w:val="22"/>
          <w:szCs w:val="22"/>
        </w:rPr>
        <w:t>Matching</w:t>
      </w:r>
      <w:r w:rsidRPr="00D753AC">
        <w:rPr>
          <w:rFonts w:cs="Times New Roman"/>
          <w:spacing w:val="11"/>
          <w:sz w:val="22"/>
          <w:szCs w:val="22"/>
          <w:rPrChange w:id="3678" w:author="Claire Kouba" w:date="2023-09-12T16:52:00Z">
            <w:rPr/>
          </w:rPrChange>
        </w:rPr>
        <w:t xml:space="preserve"> </w:t>
      </w:r>
      <w:r w:rsidRPr="00D753AC">
        <w:rPr>
          <w:rFonts w:cs="Times New Roman"/>
          <w:sz w:val="22"/>
          <w:szCs w:val="22"/>
        </w:rPr>
        <w:t>other</w:t>
      </w:r>
      <w:r w:rsidRPr="00D753AC">
        <w:rPr>
          <w:rFonts w:cs="Times New Roman"/>
          <w:spacing w:val="11"/>
          <w:sz w:val="22"/>
          <w:szCs w:val="22"/>
          <w:rPrChange w:id="3679" w:author="Claire Kouba" w:date="2023-09-12T16:52:00Z">
            <w:rPr/>
          </w:rPrChange>
        </w:rPr>
        <w:t xml:space="preserve"> </w:t>
      </w:r>
      <w:r w:rsidRPr="00D753AC">
        <w:rPr>
          <w:rFonts w:cs="Times New Roman"/>
          <w:sz w:val="22"/>
          <w:szCs w:val="22"/>
        </w:rPr>
        <w:t>long-term</w:t>
      </w:r>
      <w:r w:rsidRPr="00D753AC">
        <w:rPr>
          <w:rFonts w:cs="Times New Roman"/>
          <w:spacing w:val="11"/>
          <w:sz w:val="22"/>
          <w:szCs w:val="22"/>
          <w:rPrChange w:id="3680" w:author="Claire Kouba" w:date="2023-09-12T16:52:00Z">
            <w:rPr/>
          </w:rPrChange>
        </w:rPr>
        <w:t xml:space="preserve"> </w:t>
      </w:r>
      <w:r w:rsidRPr="00D753AC">
        <w:rPr>
          <w:rFonts w:cs="Times New Roman"/>
          <w:sz w:val="22"/>
          <w:szCs w:val="22"/>
        </w:rPr>
        <w:t>declining</w:t>
      </w:r>
      <w:r w:rsidRPr="00D753AC">
        <w:rPr>
          <w:rFonts w:cs="Times New Roman"/>
          <w:spacing w:val="11"/>
          <w:sz w:val="22"/>
          <w:szCs w:val="22"/>
          <w:rPrChange w:id="3681" w:author="Claire Kouba" w:date="2023-09-12T16:52:00Z">
            <w:rPr/>
          </w:rPrChange>
        </w:rPr>
        <w:t xml:space="preserve"> </w:t>
      </w:r>
      <w:r w:rsidRPr="00D753AC">
        <w:rPr>
          <w:rFonts w:cs="Times New Roman"/>
          <w:sz w:val="22"/>
          <w:szCs w:val="22"/>
        </w:rPr>
        <w:t>flow</w:t>
      </w:r>
      <w:r w:rsidRPr="00D753AC">
        <w:rPr>
          <w:rFonts w:cs="Times New Roman"/>
          <w:spacing w:val="11"/>
          <w:sz w:val="22"/>
          <w:szCs w:val="22"/>
          <w:rPrChange w:id="3682" w:author="Claire Kouba" w:date="2023-09-12T16:52:00Z">
            <w:rPr/>
          </w:rPrChange>
        </w:rPr>
        <w:t xml:space="preserve"> </w:t>
      </w:r>
      <w:r w:rsidRPr="00D753AC">
        <w:rPr>
          <w:rFonts w:cs="Times New Roman"/>
          <w:sz w:val="22"/>
          <w:szCs w:val="22"/>
        </w:rPr>
        <w:t>trends</w:t>
      </w:r>
      <w:r w:rsidRPr="00D753AC">
        <w:rPr>
          <w:rFonts w:cs="Times New Roman"/>
          <w:spacing w:val="11"/>
          <w:sz w:val="22"/>
          <w:szCs w:val="22"/>
          <w:rPrChange w:id="3683" w:author="Claire Kouba" w:date="2023-09-12T16:52:00Z">
            <w:rPr/>
          </w:rPrChange>
        </w:rPr>
        <w:t xml:space="preserve"> </w:t>
      </w:r>
      <w:r w:rsidRPr="00D753AC">
        <w:rPr>
          <w:rFonts w:cs="Times New Roman"/>
          <w:sz w:val="22"/>
          <w:szCs w:val="22"/>
        </w:rPr>
        <w:t>in</w:t>
      </w:r>
      <w:r w:rsidRPr="00D753AC">
        <w:rPr>
          <w:rFonts w:cs="Times New Roman"/>
          <w:spacing w:val="11"/>
          <w:sz w:val="22"/>
          <w:szCs w:val="22"/>
          <w:rPrChange w:id="3684" w:author="Claire Kouba" w:date="2023-09-12T16:52:00Z">
            <w:rPr/>
          </w:rPrChange>
        </w:rPr>
        <w:t xml:space="preserve"> </w:t>
      </w:r>
      <w:r w:rsidRPr="00D753AC">
        <w:rPr>
          <w:rFonts w:cs="Times New Roman"/>
          <w:sz w:val="22"/>
          <w:szCs w:val="22"/>
        </w:rPr>
        <w:t>this</w:t>
      </w:r>
      <w:r w:rsidRPr="00D753AC">
        <w:rPr>
          <w:rFonts w:cs="Times New Roman"/>
          <w:spacing w:val="11"/>
          <w:sz w:val="22"/>
          <w:szCs w:val="22"/>
          <w:rPrChange w:id="3685" w:author="Claire Kouba" w:date="2023-09-12T16:52:00Z">
            <w:rPr/>
          </w:rPrChange>
        </w:rPr>
        <w:t xml:space="preserve"> </w:t>
      </w:r>
      <w:r w:rsidRPr="00D753AC">
        <w:rPr>
          <w:rFonts w:cs="Times New Roman"/>
          <w:sz w:val="22"/>
          <w:szCs w:val="22"/>
        </w:rPr>
        <w:t>watershed,</w:t>
      </w:r>
      <w:r w:rsidRPr="00D753AC">
        <w:rPr>
          <w:rFonts w:cs="Times New Roman"/>
          <w:spacing w:val="11"/>
          <w:sz w:val="22"/>
          <w:szCs w:val="22"/>
          <w:rPrChange w:id="3686" w:author="Claire Kouba" w:date="2023-09-12T16:52:00Z">
            <w:rPr/>
          </w:rPrChange>
        </w:rPr>
        <w:t xml:space="preserve"> </w:t>
      </w:r>
      <w:r w:rsidRPr="00D753AC">
        <w:rPr>
          <w:rFonts w:cs="Times New Roman"/>
          <w:sz w:val="22"/>
          <w:szCs w:val="22"/>
        </w:rPr>
        <w:t>the</w:t>
      </w:r>
      <w:r w:rsidRPr="00D753AC">
        <w:rPr>
          <w:rFonts w:cs="Times New Roman"/>
          <w:w w:val="99"/>
          <w:sz w:val="22"/>
          <w:szCs w:val="22"/>
          <w:rPrChange w:id="3687" w:author="Claire Kouba" w:date="2023-09-12T16:52:00Z">
            <w:rPr/>
          </w:rPrChange>
        </w:rPr>
        <w:t xml:space="preserve"> </w:t>
      </w:r>
      <w:r w:rsidRPr="00D753AC">
        <w:rPr>
          <w:rFonts w:cs="Times New Roman"/>
          <w:sz w:val="22"/>
          <w:szCs w:val="22"/>
        </w:rPr>
        <w:t>flows</w:t>
      </w:r>
      <w:r w:rsidRPr="00D753AC">
        <w:rPr>
          <w:rFonts w:cs="Times New Roman"/>
          <w:spacing w:val="11"/>
          <w:sz w:val="22"/>
          <w:szCs w:val="22"/>
          <w:rPrChange w:id="3688" w:author="Claire Kouba" w:date="2023-09-12T16:52:00Z">
            <w:rPr/>
          </w:rPrChange>
        </w:rPr>
        <w:t xml:space="preserve"> </w:t>
      </w:r>
      <w:r w:rsidRPr="00D753AC">
        <w:rPr>
          <w:rFonts w:cs="Times New Roman"/>
          <w:sz w:val="22"/>
          <w:szCs w:val="22"/>
        </w:rPr>
        <w:t>in</w:t>
      </w:r>
      <w:r w:rsidRPr="00D753AC">
        <w:rPr>
          <w:rFonts w:cs="Times New Roman"/>
          <w:spacing w:val="11"/>
          <w:sz w:val="22"/>
          <w:szCs w:val="22"/>
          <w:rPrChange w:id="3689" w:author="Claire Kouba" w:date="2023-09-12T16:52:00Z">
            <w:rPr/>
          </w:rPrChange>
        </w:rPr>
        <w:t xml:space="preserve"> </w:t>
      </w:r>
      <w:r w:rsidRPr="00D753AC">
        <w:rPr>
          <w:rFonts w:cs="Times New Roman"/>
          <w:sz w:val="22"/>
          <w:szCs w:val="22"/>
        </w:rPr>
        <w:t>August</w:t>
      </w:r>
      <w:r w:rsidRPr="00D753AC">
        <w:rPr>
          <w:rFonts w:cs="Times New Roman"/>
          <w:spacing w:val="11"/>
          <w:sz w:val="22"/>
          <w:szCs w:val="22"/>
          <w:rPrChange w:id="3690" w:author="Claire Kouba" w:date="2023-09-12T16:52:00Z">
            <w:rPr/>
          </w:rPrChange>
        </w:rPr>
        <w:t xml:space="preserve"> </w:t>
      </w:r>
      <w:r w:rsidRPr="00D753AC">
        <w:rPr>
          <w:rFonts w:cs="Times New Roman"/>
          <w:sz w:val="22"/>
          <w:szCs w:val="22"/>
        </w:rPr>
        <w:t>and</w:t>
      </w:r>
      <w:r w:rsidRPr="00D753AC">
        <w:rPr>
          <w:rFonts w:cs="Times New Roman"/>
          <w:spacing w:val="11"/>
          <w:sz w:val="22"/>
          <w:szCs w:val="22"/>
          <w:rPrChange w:id="3691" w:author="Claire Kouba" w:date="2023-09-12T16:52:00Z">
            <w:rPr/>
          </w:rPrChange>
        </w:rPr>
        <w:t xml:space="preserve"> </w:t>
      </w:r>
      <w:r w:rsidRPr="00D753AC">
        <w:rPr>
          <w:rFonts w:cs="Times New Roman"/>
          <w:sz w:val="22"/>
          <w:szCs w:val="22"/>
        </w:rPr>
        <w:t>September</w:t>
      </w:r>
      <w:r w:rsidRPr="00D753AC">
        <w:rPr>
          <w:rFonts w:cs="Times New Roman"/>
          <w:spacing w:val="11"/>
          <w:sz w:val="22"/>
          <w:szCs w:val="22"/>
          <w:rPrChange w:id="3692" w:author="Claire Kouba" w:date="2023-09-12T16:52:00Z">
            <w:rPr/>
          </w:rPrChange>
        </w:rPr>
        <w:t xml:space="preserve"> </w:t>
      </w:r>
      <w:r w:rsidRPr="00D753AC">
        <w:rPr>
          <w:rFonts w:cs="Times New Roman"/>
          <w:sz w:val="22"/>
          <w:szCs w:val="22"/>
        </w:rPr>
        <w:t>are</w:t>
      </w:r>
      <w:r w:rsidRPr="00D753AC">
        <w:rPr>
          <w:rFonts w:cs="Times New Roman"/>
          <w:spacing w:val="11"/>
          <w:sz w:val="22"/>
          <w:szCs w:val="22"/>
          <w:rPrChange w:id="3693" w:author="Claire Kouba" w:date="2023-09-12T16:52:00Z">
            <w:rPr/>
          </w:rPrChange>
        </w:rPr>
        <w:t xml:space="preserve"> </w:t>
      </w:r>
      <w:r w:rsidRPr="00D753AC">
        <w:rPr>
          <w:rFonts w:cs="Times New Roman"/>
          <w:sz w:val="22"/>
          <w:szCs w:val="22"/>
        </w:rPr>
        <w:t>relatively</w:t>
      </w:r>
      <w:r w:rsidRPr="00D753AC">
        <w:rPr>
          <w:rFonts w:cs="Times New Roman"/>
          <w:spacing w:val="11"/>
          <w:sz w:val="22"/>
          <w:szCs w:val="22"/>
          <w:rPrChange w:id="3694" w:author="Claire Kouba" w:date="2023-09-12T16:52:00Z">
            <w:rPr>
              <w:spacing w:val="19"/>
            </w:rPr>
          </w:rPrChange>
        </w:rPr>
        <w:t xml:space="preserve"> </w:t>
      </w:r>
      <w:r w:rsidRPr="00D753AC">
        <w:rPr>
          <w:rFonts w:cs="Times New Roman"/>
          <w:sz w:val="22"/>
          <w:szCs w:val="22"/>
        </w:rPr>
        <w:t>steady</w:t>
      </w:r>
      <w:r w:rsidRPr="00D753AC">
        <w:rPr>
          <w:rFonts w:cs="Times New Roman"/>
          <w:spacing w:val="11"/>
          <w:sz w:val="22"/>
          <w:szCs w:val="22"/>
          <w:rPrChange w:id="3695" w:author="Claire Kouba" w:date="2023-09-12T16:52:00Z">
            <w:rPr>
              <w:w w:val="99"/>
            </w:rPr>
          </w:rPrChange>
        </w:rPr>
        <w:t xml:space="preserve"> </w:t>
      </w:r>
      <w:r w:rsidRPr="00D753AC">
        <w:rPr>
          <w:rFonts w:cs="Times New Roman"/>
          <w:sz w:val="22"/>
          <w:szCs w:val="22"/>
        </w:rPr>
        <w:t>in</w:t>
      </w:r>
      <w:r w:rsidRPr="00D753AC">
        <w:rPr>
          <w:rFonts w:cs="Times New Roman"/>
          <w:spacing w:val="11"/>
          <w:sz w:val="22"/>
          <w:szCs w:val="22"/>
          <w:rPrChange w:id="3696" w:author="Claire Kouba" w:date="2023-09-12T16:52:00Z">
            <w:rPr/>
          </w:rPrChange>
        </w:rPr>
        <w:t xml:space="preserve"> </w:t>
      </w:r>
      <w:r w:rsidRPr="00D753AC">
        <w:rPr>
          <w:rFonts w:cs="Times New Roman"/>
          <w:sz w:val="22"/>
          <w:szCs w:val="22"/>
        </w:rPr>
        <w:t>Era</w:t>
      </w:r>
      <w:r w:rsidRPr="00D753AC">
        <w:rPr>
          <w:rFonts w:cs="Times New Roman"/>
          <w:spacing w:val="11"/>
          <w:sz w:val="22"/>
          <w:szCs w:val="22"/>
          <w:rPrChange w:id="3697" w:author="Claire Kouba" w:date="2023-09-12T16:52:00Z">
            <w:rPr/>
          </w:rPrChange>
        </w:rPr>
        <w:t xml:space="preserve"> </w:t>
      </w:r>
      <w:r w:rsidRPr="00D753AC">
        <w:rPr>
          <w:rFonts w:cs="Times New Roman"/>
          <w:sz w:val="22"/>
          <w:szCs w:val="22"/>
        </w:rPr>
        <w:t>1,</w:t>
      </w:r>
      <w:r w:rsidRPr="00D753AC">
        <w:rPr>
          <w:rFonts w:cs="Times New Roman"/>
          <w:spacing w:val="11"/>
          <w:sz w:val="22"/>
          <w:szCs w:val="22"/>
          <w:rPrChange w:id="3698" w:author="Claire Kouba" w:date="2023-09-12T16:52:00Z">
            <w:rPr/>
          </w:rPrChange>
        </w:rPr>
        <w:t xml:space="preserve"> </w:t>
      </w:r>
      <w:r w:rsidRPr="00D753AC">
        <w:rPr>
          <w:rFonts w:cs="Times New Roman"/>
          <w:sz w:val="22"/>
          <w:szCs w:val="22"/>
        </w:rPr>
        <w:t>and</w:t>
      </w:r>
      <w:r w:rsidRPr="00D753AC">
        <w:rPr>
          <w:rFonts w:cs="Times New Roman"/>
          <w:spacing w:val="11"/>
          <w:sz w:val="22"/>
          <w:szCs w:val="22"/>
          <w:rPrChange w:id="3699" w:author="Claire Kouba" w:date="2023-09-12T16:52:00Z">
            <w:rPr/>
          </w:rPrChange>
        </w:rPr>
        <w:t xml:space="preserve"> </w:t>
      </w:r>
      <w:r w:rsidRPr="00D753AC">
        <w:rPr>
          <w:rFonts w:cs="Times New Roman"/>
          <w:sz w:val="22"/>
          <w:szCs w:val="22"/>
        </w:rPr>
        <w:t>they</w:t>
      </w:r>
      <w:r w:rsidRPr="00D753AC">
        <w:rPr>
          <w:rFonts w:cs="Times New Roman"/>
          <w:spacing w:val="11"/>
          <w:sz w:val="22"/>
          <w:szCs w:val="22"/>
          <w:rPrChange w:id="3700" w:author="Claire Kouba" w:date="2023-09-12T16:52:00Z">
            <w:rPr/>
          </w:rPrChange>
        </w:rPr>
        <w:t xml:space="preserve"> </w:t>
      </w:r>
      <w:r w:rsidRPr="00D753AC">
        <w:rPr>
          <w:rFonts w:cs="Times New Roman"/>
          <w:sz w:val="22"/>
          <w:szCs w:val="22"/>
        </w:rPr>
        <w:t>become</w:t>
      </w:r>
      <w:r w:rsidRPr="00D753AC">
        <w:rPr>
          <w:rFonts w:cs="Times New Roman"/>
          <w:spacing w:val="11"/>
          <w:sz w:val="22"/>
          <w:szCs w:val="22"/>
          <w:rPrChange w:id="3701" w:author="Claire Kouba" w:date="2023-09-12T16:52:00Z">
            <w:rPr/>
          </w:rPrChange>
        </w:rPr>
        <w:t xml:space="preserve"> </w:t>
      </w:r>
      <w:r w:rsidRPr="00D753AC">
        <w:rPr>
          <w:rFonts w:cs="Times New Roman"/>
          <w:sz w:val="22"/>
          <w:szCs w:val="22"/>
        </w:rPr>
        <w:t>more</w:t>
      </w:r>
      <w:r w:rsidRPr="00D753AC">
        <w:rPr>
          <w:rFonts w:cs="Times New Roman"/>
          <w:spacing w:val="11"/>
          <w:sz w:val="22"/>
          <w:szCs w:val="22"/>
          <w:rPrChange w:id="3702" w:author="Claire Kouba" w:date="2023-09-12T16:52:00Z">
            <w:rPr/>
          </w:rPrChange>
        </w:rPr>
        <w:t xml:space="preserve"> </w:t>
      </w:r>
      <w:r w:rsidRPr="00D753AC">
        <w:rPr>
          <w:rFonts w:cs="Times New Roman"/>
          <w:sz w:val="22"/>
          <w:szCs w:val="22"/>
        </w:rPr>
        <w:t>variable</w:t>
      </w:r>
      <w:r w:rsidRPr="00D753AC">
        <w:rPr>
          <w:rFonts w:cs="Times New Roman"/>
          <w:spacing w:val="11"/>
          <w:sz w:val="22"/>
          <w:szCs w:val="22"/>
          <w:rPrChange w:id="3703" w:author="Claire Kouba" w:date="2023-09-12T16:52:00Z">
            <w:rPr/>
          </w:rPrChange>
        </w:rPr>
        <w:t xml:space="preserve"> </w:t>
      </w:r>
      <w:r w:rsidRPr="00D753AC">
        <w:rPr>
          <w:rFonts w:cs="Times New Roman"/>
          <w:sz w:val="22"/>
          <w:szCs w:val="22"/>
        </w:rPr>
        <w:t>with</w:t>
      </w:r>
      <w:r w:rsidRPr="00D753AC">
        <w:rPr>
          <w:rFonts w:cs="Times New Roman"/>
          <w:spacing w:val="11"/>
          <w:sz w:val="22"/>
          <w:szCs w:val="22"/>
          <w:rPrChange w:id="3704" w:author="Claire Kouba" w:date="2023-09-12T16:52:00Z">
            <w:rPr/>
          </w:rPrChange>
        </w:rPr>
        <w:t xml:space="preserve"> </w:t>
      </w:r>
      <w:r w:rsidRPr="00D753AC">
        <w:rPr>
          <w:rFonts w:cs="Times New Roman"/>
          <w:sz w:val="22"/>
          <w:szCs w:val="22"/>
        </w:rPr>
        <w:t>significantly</w:t>
      </w:r>
      <w:r w:rsidRPr="00D753AC">
        <w:rPr>
          <w:rFonts w:cs="Times New Roman"/>
          <w:spacing w:val="11"/>
          <w:sz w:val="22"/>
          <w:szCs w:val="22"/>
          <w:rPrChange w:id="3705" w:author="Claire Kouba" w:date="2023-09-12T16:52:00Z">
            <w:rPr/>
          </w:rPrChange>
        </w:rPr>
        <w:t xml:space="preserve"> </w:t>
      </w:r>
      <w:r w:rsidRPr="00D753AC">
        <w:rPr>
          <w:rFonts w:cs="Times New Roman"/>
          <w:sz w:val="22"/>
          <w:szCs w:val="22"/>
        </w:rPr>
        <w:t>lower</w:t>
      </w:r>
      <w:r w:rsidRPr="00D753AC">
        <w:rPr>
          <w:rFonts w:cs="Times New Roman"/>
          <w:spacing w:val="11"/>
          <w:sz w:val="22"/>
          <w:szCs w:val="22"/>
          <w:rPrChange w:id="3706" w:author="Claire Kouba" w:date="2023-09-12T16:52:00Z">
            <w:rPr/>
          </w:rPrChange>
        </w:rPr>
        <w:t xml:space="preserve"> </w:t>
      </w:r>
      <w:r w:rsidRPr="00D753AC">
        <w:rPr>
          <w:rFonts w:cs="Times New Roman"/>
          <w:sz w:val="22"/>
          <w:szCs w:val="22"/>
        </w:rPr>
        <w:t>lows</w:t>
      </w:r>
      <w:r w:rsidRPr="00D753AC">
        <w:rPr>
          <w:rFonts w:cs="Times New Roman"/>
          <w:w w:val="99"/>
          <w:sz w:val="22"/>
          <w:szCs w:val="22"/>
          <w:rPrChange w:id="3707" w:author="Claire Kouba" w:date="2023-09-12T16:52:00Z">
            <w:rPr/>
          </w:rPrChange>
        </w:rPr>
        <w:t xml:space="preserve"> </w:t>
      </w:r>
      <w:r w:rsidRPr="00D753AC">
        <w:rPr>
          <w:rFonts w:cs="Times New Roman"/>
          <w:sz w:val="22"/>
          <w:szCs w:val="22"/>
        </w:rPr>
        <w:t xml:space="preserve">in Eras 2 and 3 </w:t>
      </w:r>
      <w:ins w:id="3708" w:author="Claire Kouba" w:date="2023-09-23T11:33:00Z">
        <w:r w:rsidR="00B77844" w:rsidRPr="00B77844">
          <w:rPr>
            <w:rFonts w:cs="Times New Roman"/>
            <w:sz w:val="22"/>
            <w:szCs w:val="22"/>
          </w:rPr>
          <w:t>(minim</w:t>
        </w:r>
      </w:ins>
      <w:ins w:id="3709" w:author="Claire Kouba" w:date="2023-09-23T12:18:00Z">
        <w:r w:rsidR="00B33DA3">
          <w:rPr>
            <w:rFonts w:cs="Times New Roman"/>
            <w:sz w:val="22"/>
            <w:szCs w:val="22"/>
          </w:rPr>
          <w:t>a</w:t>
        </w:r>
      </w:ins>
      <w:ins w:id="3710" w:author="Claire Kouba" w:date="2023-09-23T11:33:00Z">
        <w:r w:rsidR="00B77844" w:rsidRPr="00B77844">
          <w:rPr>
            <w:rFonts w:cs="Times New Roman"/>
            <w:sz w:val="22"/>
            <w:szCs w:val="22"/>
          </w:rPr>
          <w:t xml:space="preserve"> of 2.1, 0.3</w:t>
        </w:r>
      </w:ins>
      <w:ins w:id="3711" w:author="Claire Kouba" w:date="2023-09-23T11:35:00Z">
        <w:r w:rsidR="00227E03">
          <w:rPr>
            <w:rFonts w:cs="Times New Roman"/>
            <w:sz w:val="22"/>
            <w:szCs w:val="22"/>
          </w:rPr>
          <w:t>5</w:t>
        </w:r>
      </w:ins>
      <w:ins w:id="3712" w:author="Claire Kouba" w:date="2023-09-23T11:33:00Z">
        <w:r w:rsidR="00B77844" w:rsidRPr="00B77844">
          <w:rPr>
            <w:rFonts w:cs="Times New Roman"/>
            <w:sz w:val="22"/>
            <w:szCs w:val="22"/>
          </w:rPr>
          <w:t>, and 0.3</w:t>
        </w:r>
      </w:ins>
      <w:ins w:id="3713" w:author="Claire Kouba" w:date="2023-09-23T11:35:00Z">
        <w:r w:rsidR="00227E03">
          <w:rPr>
            <w:rFonts w:cs="Times New Roman"/>
            <w:sz w:val="22"/>
            <w:szCs w:val="22"/>
          </w:rPr>
          <w:t>3</w:t>
        </w:r>
      </w:ins>
      <w:ins w:id="3714" w:author="Claire Kouba" w:date="2023-09-23T11:33:00Z">
        <w:r w:rsidR="00B77844" w:rsidRPr="00B77844">
          <w:rPr>
            <w:rFonts w:cs="Times New Roman"/>
            <w:sz w:val="22"/>
            <w:szCs w:val="22"/>
          </w:rPr>
          <w:t xml:space="preserve"> Mm 3 / 30 days ([28.6, 4.8 and 4.4 average cfs], in Eras 1, 2 and 3 respectively</w:t>
        </w:r>
      </w:ins>
      <w:del w:id="3715" w:author="Claire Kouba" w:date="2023-09-23T11:33:00Z">
        <w:r w:rsidRPr="00D753AC" w:rsidDel="00B77844">
          <w:rPr>
            <w:rFonts w:cs="Times New Roman"/>
            <w:sz w:val="22"/>
            <w:szCs w:val="22"/>
          </w:rPr>
          <w:delText>(minimum of 2.1 Mm</w:delText>
        </w:r>
        <w:r w:rsidRPr="00D753AC" w:rsidDel="00B77844">
          <w:rPr>
            <w:rFonts w:cs="Times New Roman"/>
            <w:position w:val="7"/>
            <w:sz w:val="22"/>
            <w:szCs w:val="22"/>
          </w:rPr>
          <w:delText xml:space="preserve">3 </w:delText>
        </w:r>
        <w:r w:rsidRPr="00D753AC" w:rsidDel="00B77844">
          <w:rPr>
            <w:rFonts w:cs="Times New Roman"/>
            <w:sz w:val="22"/>
            <w:szCs w:val="22"/>
          </w:rPr>
          <w:delText>/ 30 days</w:delText>
        </w:r>
        <w:r w:rsidRPr="00D753AC" w:rsidDel="00B77844">
          <w:rPr>
            <w:rFonts w:cs="Times New Roman"/>
            <w:sz w:val="22"/>
            <w:szCs w:val="22"/>
            <w:rPrChange w:id="3716" w:author="Claire Kouba" w:date="2023-09-12T16:52:00Z">
              <w:rPr>
                <w:spacing w:val="3"/>
              </w:rPr>
            </w:rPrChange>
          </w:rPr>
          <w:delText xml:space="preserve"> </w:delText>
        </w:r>
        <w:r w:rsidRPr="00D753AC" w:rsidDel="00B77844">
          <w:rPr>
            <w:rFonts w:cs="Times New Roman"/>
            <w:sz w:val="22"/>
            <w:szCs w:val="22"/>
          </w:rPr>
          <w:delText>[28.6</w:delText>
        </w:r>
        <w:r w:rsidRPr="00D753AC" w:rsidDel="00B77844">
          <w:rPr>
            <w:rFonts w:cs="Times New Roman"/>
            <w:sz w:val="22"/>
            <w:szCs w:val="22"/>
            <w:rPrChange w:id="3717" w:author="Claire Kouba" w:date="2023-09-12T16:52:00Z">
              <w:rPr>
                <w:w w:val="99"/>
              </w:rPr>
            </w:rPrChange>
          </w:rPr>
          <w:delText xml:space="preserve"> </w:delText>
        </w:r>
        <w:r w:rsidRPr="00D753AC" w:rsidDel="00B77844">
          <w:rPr>
            <w:rFonts w:cs="Times New Roman"/>
            <w:sz w:val="22"/>
            <w:szCs w:val="22"/>
          </w:rPr>
          <w:delText>average</w:delText>
        </w:r>
        <w:r w:rsidRPr="00D753AC" w:rsidDel="00B77844">
          <w:rPr>
            <w:rFonts w:cs="Times New Roman"/>
            <w:sz w:val="22"/>
            <w:szCs w:val="22"/>
            <w:rPrChange w:id="3718" w:author="Claire Kouba" w:date="2023-09-12T16:52:00Z">
              <w:rPr>
                <w:spacing w:val="-4"/>
              </w:rPr>
            </w:rPrChange>
          </w:rPr>
          <w:delText xml:space="preserve"> </w:delText>
        </w:r>
        <w:r w:rsidRPr="00D753AC" w:rsidDel="00B77844">
          <w:rPr>
            <w:rFonts w:cs="Times New Roman"/>
            <w:sz w:val="22"/>
            <w:szCs w:val="22"/>
          </w:rPr>
          <w:delText>cfs]</w:delText>
        </w:r>
        <w:r w:rsidRPr="00D753AC" w:rsidDel="00B77844">
          <w:rPr>
            <w:rFonts w:cs="Times New Roman"/>
            <w:sz w:val="22"/>
            <w:szCs w:val="22"/>
            <w:rPrChange w:id="3719" w:author="Claire Kouba" w:date="2023-09-12T16:52:00Z">
              <w:rPr>
                <w:spacing w:val="-4"/>
              </w:rPr>
            </w:rPrChange>
          </w:rPr>
          <w:delText xml:space="preserve"> </w:delText>
        </w:r>
        <w:r w:rsidRPr="00D753AC" w:rsidDel="00B77844">
          <w:rPr>
            <w:rFonts w:cs="Times New Roman"/>
            <w:sz w:val="22"/>
            <w:szCs w:val="22"/>
          </w:rPr>
          <w:delText>in</w:delText>
        </w:r>
        <w:r w:rsidRPr="00D753AC" w:rsidDel="00B77844">
          <w:rPr>
            <w:rFonts w:cs="Times New Roman"/>
            <w:sz w:val="22"/>
            <w:szCs w:val="22"/>
            <w:rPrChange w:id="3720" w:author="Claire Kouba" w:date="2023-09-12T16:52:00Z">
              <w:rPr>
                <w:spacing w:val="-4"/>
              </w:rPr>
            </w:rPrChange>
          </w:rPr>
          <w:delText xml:space="preserve"> </w:delText>
        </w:r>
        <w:r w:rsidRPr="00D753AC" w:rsidDel="00B77844">
          <w:rPr>
            <w:rFonts w:cs="Times New Roman"/>
            <w:sz w:val="22"/>
            <w:szCs w:val="22"/>
          </w:rPr>
          <w:delText>1942-1976</w:delText>
        </w:r>
        <w:r w:rsidRPr="00D753AC" w:rsidDel="00B77844">
          <w:rPr>
            <w:rFonts w:cs="Times New Roman"/>
            <w:sz w:val="22"/>
            <w:szCs w:val="22"/>
            <w:rPrChange w:id="3721" w:author="Claire Kouba" w:date="2023-09-12T16:52:00Z">
              <w:rPr>
                <w:spacing w:val="-4"/>
              </w:rPr>
            </w:rPrChange>
          </w:rPr>
          <w:delText xml:space="preserve"> </w:delText>
        </w:r>
        <w:r w:rsidRPr="00D753AC" w:rsidDel="00B77844">
          <w:rPr>
            <w:rFonts w:cs="Times New Roman"/>
            <w:sz w:val="22"/>
            <w:szCs w:val="22"/>
          </w:rPr>
          <w:delText>and</w:delText>
        </w:r>
        <w:r w:rsidRPr="00D753AC" w:rsidDel="00B77844">
          <w:rPr>
            <w:rFonts w:cs="Times New Roman"/>
            <w:sz w:val="22"/>
            <w:szCs w:val="22"/>
            <w:rPrChange w:id="3722" w:author="Claire Kouba" w:date="2023-09-12T16:52:00Z">
              <w:rPr>
                <w:spacing w:val="-4"/>
              </w:rPr>
            </w:rPrChange>
          </w:rPr>
          <w:delText xml:space="preserve"> </w:delText>
        </w:r>
        <w:r w:rsidRPr="00D753AC" w:rsidDel="00B77844">
          <w:rPr>
            <w:rFonts w:cs="Times New Roman"/>
            <w:sz w:val="22"/>
            <w:szCs w:val="22"/>
          </w:rPr>
          <w:delText>0.3</w:delText>
        </w:r>
        <w:r w:rsidRPr="00D753AC" w:rsidDel="00B77844">
          <w:rPr>
            <w:rFonts w:cs="Times New Roman"/>
            <w:sz w:val="22"/>
            <w:szCs w:val="22"/>
            <w:rPrChange w:id="3723" w:author="Claire Kouba" w:date="2023-09-12T16:52:00Z">
              <w:rPr>
                <w:spacing w:val="-4"/>
              </w:rPr>
            </w:rPrChange>
          </w:rPr>
          <w:delText xml:space="preserve"> </w:delText>
        </w:r>
        <w:r w:rsidRPr="00D753AC" w:rsidDel="00B77844">
          <w:rPr>
            <w:rFonts w:cs="Times New Roman"/>
            <w:sz w:val="22"/>
            <w:szCs w:val="22"/>
          </w:rPr>
          <w:delText>Mm</w:delText>
        </w:r>
        <w:r w:rsidRPr="00D753AC" w:rsidDel="00B77844">
          <w:rPr>
            <w:rFonts w:cs="Times New Roman"/>
            <w:position w:val="7"/>
            <w:sz w:val="22"/>
            <w:szCs w:val="22"/>
          </w:rPr>
          <w:delText>3</w:delText>
        </w:r>
        <w:r w:rsidRPr="00D753AC" w:rsidDel="00B77844">
          <w:rPr>
            <w:rFonts w:cs="Times New Roman"/>
            <w:position w:val="7"/>
            <w:sz w:val="22"/>
            <w:szCs w:val="22"/>
            <w:rPrChange w:id="3724" w:author="Claire Kouba" w:date="2023-09-12T16:52:00Z">
              <w:rPr>
                <w:spacing w:val="21"/>
                <w:position w:val="7"/>
              </w:rPr>
            </w:rPrChange>
          </w:rPr>
          <w:delText xml:space="preserve"> </w:delText>
        </w:r>
        <w:r w:rsidRPr="00D753AC" w:rsidDel="00B77844">
          <w:rPr>
            <w:rFonts w:cs="Times New Roman"/>
            <w:sz w:val="22"/>
            <w:szCs w:val="22"/>
          </w:rPr>
          <w:delText>/</w:delText>
        </w:r>
        <w:r w:rsidRPr="00D753AC" w:rsidDel="00B77844">
          <w:rPr>
            <w:rFonts w:cs="Times New Roman"/>
            <w:sz w:val="22"/>
            <w:szCs w:val="22"/>
            <w:rPrChange w:id="3725" w:author="Claire Kouba" w:date="2023-09-12T16:52:00Z">
              <w:rPr>
                <w:spacing w:val="-4"/>
              </w:rPr>
            </w:rPrChange>
          </w:rPr>
          <w:delText xml:space="preserve"> </w:delText>
        </w:r>
        <w:r w:rsidRPr="00D753AC" w:rsidDel="00B77844">
          <w:rPr>
            <w:rFonts w:cs="Times New Roman"/>
            <w:sz w:val="22"/>
            <w:szCs w:val="22"/>
          </w:rPr>
          <w:delText>30</w:delText>
        </w:r>
        <w:r w:rsidRPr="00D753AC" w:rsidDel="00B77844">
          <w:rPr>
            <w:rFonts w:cs="Times New Roman"/>
            <w:sz w:val="22"/>
            <w:szCs w:val="22"/>
            <w:rPrChange w:id="3726" w:author="Claire Kouba" w:date="2023-09-12T16:52:00Z">
              <w:rPr>
                <w:spacing w:val="-4"/>
              </w:rPr>
            </w:rPrChange>
          </w:rPr>
          <w:delText xml:space="preserve"> </w:delText>
        </w:r>
        <w:r w:rsidRPr="00D753AC" w:rsidDel="00B77844">
          <w:rPr>
            <w:rFonts w:cs="Times New Roman"/>
            <w:sz w:val="22"/>
            <w:szCs w:val="22"/>
          </w:rPr>
          <w:delText>days</w:delText>
        </w:r>
        <w:r w:rsidRPr="00D753AC" w:rsidDel="00B77844">
          <w:rPr>
            <w:rFonts w:cs="Times New Roman"/>
            <w:sz w:val="22"/>
            <w:szCs w:val="22"/>
            <w:rPrChange w:id="3727" w:author="Claire Kouba" w:date="2023-09-12T16:52:00Z">
              <w:rPr>
                <w:spacing w:val="-4"/>
              </w:rPr>
            </w:rPrChange>
          </w:rPr>
          <w:delText xml:space="preserve"> </w:delText>
        </w:r>
        <w:r w:rsidRPr="00D753AC" w:rsidDel="00B77844">
          <w:rPr>
            <w:rFonts w:cs="Times New Roman"/>
            <w:sz w:val="22"/>
            <w:szCs w:val="22"/>
          </w:rPr>
          <w:delText>[4.4</w:delText>
        </w:r>
        <w:r w:rsidRPr="00D753AC" w:rsidDel="00B77844">
          <w:rPr>
            <w:rFonts w:cs="Times New Roman"/>
            <w:sz w:val="22"/>
            <w:szCs w:val="22"/>
            <w:rPrChange w:id="3728" w:author="Claire Kouba" w:date="2023-09-12T16:52:00Z">
              <w:rPr>
                <w:spacing w:val="-4"/>
              </w:rPr>
            </w:rPrChange>
          </w:rPr>
          <w:delText xml:space="preserve"> </w:delText>
        </w:r>
        <w:r w:rsidRPr="00D753AC" w:rsidDel="00B77844">
          <w:rPr>
            <w:rFonts w:cs="Times New Roman"/>
            <w:sz w:val="22"/>
            <w:szCs w:val="22"/>
          </w:rPr>
          <w:delText>average</w:delText>
        </w:r>
        <w:r w:rsidRPr="00D753AC" w:rsidDel="00B77844">
          <w:rPr>
            <w:rFonts w:cs="Times New Roman"/>
            <w:sz w:val="22"/>
            <w:szCs w:val="22"/>
            <w:rPrChange w:id="3729" w:author="Claire Kouba" w:date="2023-09-12T16:52:00Z">
              <w:rPr>
                <w:spacing w:val="-4"/>
              </w:rPr>
            </w:rPrChange>
          </w:rPr>
          <w:delText xml:space="preserve"> </w:delText>
        </w:r>
        <w:r w:rsidRPr="00D753AC" w:rsidDel="00B77844">
          <w:rPr>
            <w:rFonts w:cs="Times New Roman"/>
            <w:sz w:val="22"/>
            <w:szCs w:val="22"/>
          </w:rPr>
          <w:delText>cfs]</w:delText>
        </w:r>
        <w:r w:rsidRPr="00D753AC" w:rsidDel="00B77844">
          <w:rPr>
            <w:rFonts w:cs="Times New Roman"/>
            <w:sz w:val="22"/>
            <w:szCs w:val="22"/>
            <w:rPrChange w:id="3730" w:author="Claire Kouba" w:date="2023-09-12T16:52:00Z">
              <w:rPr>
                <w:spacing w:val="-4"/>
              </w:rPr>
            </w:rPrChange>
          </w:rPr>
          <w:delText xml:space="preserve"> </w:delText>
        </w:r>
        <w:r w:rsidRPr="00D753AC" w:rsidDel="00B77844">
          <w:rPr>
            <w:rFonts w:cs="Times New Roman"/>
            <w:sz w:val="22"/>
            <w:szCs w:val="22"/>
          </w:rPr>
          <w:delText>in</w:delText>
        </w:r>
        <w:r w:rsidR="00B6105C" w:rsidRPr="00D753AC" w:rsidDel="00B77844">
          <w:rPr>
            <w:rFonts w:cs="Times New Roman"/>
            <w:sz w:val="22"/>
            <w:szCs w:val="22"/>
            <w:rPrChange w:id="3731" w:author="Claire Kouba" w:date="2023-09-12T16:52:00Z">
              <w:rPr>
                <w:spacing w:val="-4"/>
              </w:rPr>
            </w:rPrChange>
          </w:rPr>
          <w:delText xml:space="preserve"> </w:delText>
        </w:r>
        <w:r w:rsidRPr="00D753AC" w:rsidDel="00B77844">
          <w:rPr>
            <w:rFonts w:cs="Times New Roman"/>
            <w:sz w:val="22"/>
            <w:szCs w:val="22"/>
          </w:rPr>
          <w:delText>1977-202</w:delText>
        </w:r>
      </w:del>
      <w:r w:rsidRPr="00D753AC">
        <w:rPr>
          <w:rFonts w:cs="Times New Roman"/>
          <w:sz w:val="22"/>
          <w:szCs w:val="22"/>
        </w:rPr>
        <w:t>1;</w:t>
      </w:r>
      <w:r w:rsidRPr="00D753AC">
        <w:rPr>
          <w:rFonts w:cs="Times New Roman"/>
          <w:sz w:val="22"/>
          <w:szCs w:val="22"/>
          <w:rPrChange w:id="3732" w:author="Claire Kouba" w:date="2023-09-12T16:52:00Z">
            <w:rPr>
              <w:spacing w:val="-4"/>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"_bookmark6"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Change w:id="3733" w:author="Claire Kouba" w:date="2023-09-12T16:52:00Z">
            <w:rPr>
              <w:spacing w:val="-4"/>
            </w:rPr>
          </w:rPrChange>
        </w:rPr>
        <w:t xml:space="preserve"> </w:t>
      </w:r>
      <w:r w:rsidRPr="00D753AC">
        <w:rPr>
          <w:rFonts w:cs="Times New Roman"/>
          <w:sz w:val="22"/>
          <w:szCs w:val="22"/>
        </w:rPr>
        <w:t>6,</w:t>
      </w:r>
      <w:r w:rsidRPr="00D753AC">
        <w:rPr>
          <w:rFonts w:cs="Times New Roman"/>
          <w:sz w:val="22"/>
          <w:szCs w:val="22"/>
        </w:rPr>
        <w:fldChar w:fldCharType="end"/>
      </w:r>
      <w:r w:rsidRPr="00D753AC">
        <w:rPr>
          <w:rFonts w:cs="Times New Roman"/>
          <w:sz w:val="22"/>
          <w:szCs w:val="22"/>
          <w:rPrChange w:id="3734" w:author="Claire Kouba" w:date="2023-09-12T16:52:00Z">
            <w:rPr>
              <w:spacing w:val="-4"/>
            </w:rPr>
          </w:rPrChange>
        </w:rPr>
        <w:t xml:space="preserve"> </w:t>
      </w:r>
      <w:del w:id="3735" w:author="Claire Kouba" w:date="2023-09-12T16:52:00Z">
        <w:r w:rsidR="00505335" w:rsidRPr="00D753AC">
          <w:rPr>
            <w:rFonts w:cs="Times New Roman"/>
            <w:sz w:val="22"/>
            <w:szCs w:val="22"/>
          </w:rPr>
          <w:delText>upper</w:delText>
        </w:r>
        <w:r w:rsidR="00505335" w:rsidRPr="00D753AC">
          <w:rPr>
            <w:rFonts w:cs="Times New Roman"/>
            <w:spacing w:val="-4"/>
            <w:sz w:val="22"/>
            <w:szCs w:val="22"/>
          </w:rPr>
          <w:delText xml:space="preserve"> </w:delText>
        </w:r>
      </w:del>
      <w:r w:rsidRPr="00D753AC">
        <w:rPr>
          <w:rFonts w:cs="Times New Roman"/>
          <w:sz w:val="22"/>
          <w:szCs w:val="22"/>
        </w:rPr>
        <w:t>panel</w:t>
      </w:r>
      <w:ins w:id="3736" w:author="Claire Kouba" w:date="2023-09-12T16:52:00Z">
        <w:r w:rsidRPr="00D753AC">
          <w:rPr>
            <w:rFonts w:cs="Times New Roman"/>
            <w:spacing w:val="-13"/>
            <w:sz w:val="22"/>
            <w:szCs w:val="22"/>
          </w:rPr>
          <w:t xml:space="preserve"> </w:t>
        </w:r>
        <w:r w:rsidRPr="00D753AC">
          <w:rPr>
            <w:rFonts w:cs="Times New Roman"/>
            <w:sz w:val="22"/>
            <w:szCs w:val="22"/>
          </w:rPr>
          <w:t>A</w:t>
        </w:r>
      </w:ins>
      <w:r w:rsidRPr="00D753AC">
        <w:rPr>
          <w:rFonts w:cs="Times New Roman"/>
          <w:sz w:val="22"/>
          <w:szCs w:val="22"/>
        </w:rPr>
        <w:t>).</w:t>
      </w:r>
    </w:p>
    <w:p w:rsidR="002153D1" w:rsidRPr="00D753AC" w:rsidRDefault="002573FA">
      <w:pPr>
        <w:pStyle w:val="BodyText"/>
        <w:spacing w:before="43"/>
        <w:ind w:left="173" w:right="138" w:firstLine="199"/>
        <w:rPr>
          <w:rFonts w:cs="Times New Roman"/>
          <w:sz w:val="22"/>
          <w:szCs w:val="22"/>
        </w:rPr>
        <w:pPrChange w:id="3737" w:author="Claire Kouba" w:date="2023-09-12T16:52:00Z">
          <w:pPr>
            <w:pStyle w:val="BodyText"/>
            <w:spacing w:before="9" w:line="350" w:lineRule="auto"/>
            <w:ind w:left="173" w:right="158" w:firstLine="199"/>
          </w:pPr>
        </w:pPrChange>
      </w:pPr>
      <w:bookmarkStart w:id="3738" w:name="_bookmark5"/>
      <w:bookmarkEnd w:id="3738"/>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timing</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midpoint</w:t>
      </w:r>
      <w:r w:rsidRPr="00D753AC">
        <w:rPr>
          <w:rFonts w:cs="Times New Roman"/>
          <w:spacing w:val="-6"/>
          <w:sz w:val="22"/>
          <w:szCs w:val="22"/>
        </w:rPr>
        <w:t xml:space="preserve"> </w:t>
      </w:r>
      <w:r w:rsidRPr="00D753AC">
        <w:rPr>
          <w:rFonts w:cs="Times New Roman"/>
          <w:sz w:val="22"/>
          <w:szCs w:val="22"/>
        </w:rPr>
        <w:t>of</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6"/>
          <w:sz w:val="22"/>
          <w:szCs w:val="22"/>
        </w:rPr>
        <w:t xml:space="preserve"> </w:t>
      </w:r>
      <w:r w:rsidRPr="00D753AC">
        <w:rPr>
          <w:rFonts w:cs="Times New Roman"/>
          <w:sz w:val="22"/>
          <w:szCs w:val="22"/>
        </w:rPr>
        <w:t>30-day</w:t>
      </w:r>
      <w:r w:rsidRPr="00D753AC">
        <w:rPr>
          <w:rFonts w:cs="Times New Roman"/>
          <w:spacing w:val="-6"/>
          <w:sz w:val="22"/>
          <w:szCs w:val="22"/>
        </w:rPr>
        <w:t xml:space="preserve"> </w:t>
      </w:r>
      <w:r w:rsidRPr="00D753AC">
        <w:rPr>
          <w:rFonts w:cs="Times New Roman"/>
          <w:sz w:val="22"/>
          <w:szCs w:val="22"/>
        </w:rPr>
        <w:t>minimum-flow</w:t>
      </w:r>
      <w:r w:rsidRPr="00D753AC">
        <w:rPr>
          <w:rFonts w:cs="Times New Roman"/>
          <w:spacing w:val="-6"/>
          <w:sz w:val="22"/>
          <w:szCs w:val="22"/>
        </w:rPr>
        <w:t xml:space="preserve"> </w:t>
      </w:r>
      <w:r w:rsidRPr="00D753AC">
        <w:rPr>
          <w:rFonts w:cs="Times New Roman"/>
          <w:sz w:val="22"/>
          <w:szCs w:val="22"/>
        </w:rPr>
        <w:t>period</w:t>
      </w:r>
      <w:r w:rsidRPr="00D753AC">
        <w:rPr>
          <w:rFonts w:cs="Times New Roman"/>
          <w:spacing w:val="-6"/>
          <w:sz w:val="22"/>
          <w:szCs w:val="22"/>
        </w:rPr>
        <w:t xml:space="preserve"> </w:t>
      </w:r>
      <w:r w:rsidRPr="00D753AC">
        <w:rPr>
          <w:rFonts w:cs="Times New Roman"/>
          <w:sz w:val="22"/>
          <w:szCs w:val="22"/>
        </w:rPr>
        <w:t>falls</w:t>
      </w:r>
      <w:r w:rsidRPr="00D753AC">
        <w:rPr>
          <w:rFonts w:cs="Times New Roman"/>
          <w:spacing w:val="-6"/>
          <w:sz w:val="22"/>
          <w:szCs w:val="22"/>
        </w:rPr>
        <w:t xml:space="preserve"> </w:t>
      </w:r>
      <w:r w:rsidRPr="00D753AC">
        <w:rPr>
          <w:rFonts w:cs="Times New Roman"/>
          <w:sz w:val="22"/>
          <w:szCs w:val="22"/>
        </w:rPr>
        <w:t>most</w:t>
      </w:r>
      <w:r w:rsidRPr="00D753AC">
        <w:rPr>
          <w:rFonts w:cs="Times New Roman"/>
          <w:spacing w:val="-6"/>
          <w:sz w:val="22"/>
          <w:szCs w:val="22"/>
        </w:rPr>
        <w:t xml:space="preserve"> </w:t>
      </w:r>
      <w:r w:rsidRPr="00D753AC">
        <w:rPr>
          <w:rFonts w:cs="Times New Roman"/>
          <w:sz w:val="22"/>
          <w:szCs w:val="22"/>
        </w:rPr>
        <w:t>commonly</w:t>
      </w:r>
      <w:r w:rsidRPr="00D753AC">
        <w:rPr>
          <w:rFonts w:cs="Times New Roman"/>
          <w:spacing w:val="-6"/>
          <w:sz w:val="22"/>
          <w:szCs w:val="22"/>
        </w:rPr>
        <w:t xml:space="preserve"> </w:t>
      </w:r>
      <w:r w:rsidRPr="00D753AC">
        <w:rPr>
          <w:rFonts w:cs="Times New Roman"/>
          <w:sz w:val="22"/>
          <w:szCs w:val="22"/>
        </w:rPr>
        <w:t>in</w:t>
      </w:r>
      <w:r w:rsidRPr="00D753AC">
        <w:rPr>
          <w:rFonts w:cs="Times New Roman"/>
          <w:spacing w:val="-6"/>
          <w:sz w:val="22"/>
          <w:szCs w:val="22"/>
        </w:rPr>
        <w:t xml:space="preserve"> </w:t>
      </w:r>
      <w:r w:rsidRPr="00D753AC">
        <w:rPr>
          <w:rFonts w:cs="Times New Roman"/>
          <w:sz w:val="22"/>
          <w:szCs w:val="22"/>
        </w:rPr>
        <w:t>September,</w:t>
      </w:r>
      <w:r w:rsidRPr="00D753AC">
        <w:rPr>
          <w:rFonts w:cs="Times New Roman"/>
          <w:spacing w:val="-6"/>
          <w:sz w:val="22"/>
          <w:szCs w:val="22"/>
        </w:rPr>
        <w:t xml:space="preserve"> </w:t>
      </w:r>
      <w:r w:rsidRPr="00D753AC">
        <w:rPr>
          <w:rFonts w:cs="Times New Roman"/>
          <w:sz w:val="22"/>
          <w:szCs w:val="22"/>
        </w:rPr>
        <w:t>though</w:t>
      </w:r>
      <w:r w:rsidRPr="00D753AC">
        <w:rPr>
          <w:rFonts w:cs="Times New Roman"/>
          <w:spacing w:val="-6"/>
          <w:sz w:val="22"/>
          <w:szCs w:val="22"/>
        </w:rPr>
        <w:t xml:space="preserve"> </w:t>
      </w:r>
      <w:r w:rsidRPr="00D753AC">
        <w:rPr>
          <w:rFonts w:cs="Times New Roman"/>
          <w:sz w:val="22"/>
          <w:szCs w:val="22"/>
        </w:rPr>
        <w:t>it</w:t>
      </w:r>
      <w:r w:rsidRPr="00D753AC">
        <w:rPr>
          <w:rFonts w:cs="Times New Roman"/>
          <w:spacing w:val="-6"/>
          <w:sz w:val="22"/>
          <w:szCs w:val="22"/>
        </w:rPr>
        <w:t xml:space="preserve"> </w:t>
      </w:r>
      <w:r w:rsidRPr="00D753AC">
        <w:rPr>
          <w:rFonts w:cs="Times New Roman"/>
          <w:sz w:val="22"/>
          <w:szCs w:val="22"/>
        </w:rPr>
        <w:t>has</w:t>
      </w:r>
      <w:r w:rsidRPr="00D753AC">
        <w:rPr>
          <w:rFonts w:cs="Times New Roman"/>
          <w:spacing w:val="-6"/>
          <w:sz w:val="22"/>
          <w:szCs w:val="22"/>
        </w:rPr>
        <w:t xml:space="preserve"> </w:t>
      </w:r>
      <w:r w:rsidRPr="00D753AC">
        <w:rPr>
          <w:rFonts w:cs="Times New Roman"/>
          <w:sz w:val="22"/>
          <w:szCs w:val="22"/>
        </w:rPr>
        <w:t>fluctuated</w:t>
      </w:r>
      <w:r w:rsidRPr="00D753AC">
        <w:rPr>
          <w:rFonts w:cs="Times New Roman"/>
          <w:w w:val="98"/>
          <w:sz w:val="22"/>
          <w:szCs w:val="22"/>
        </w:rPr>
        <w:t xml:space="preserve"> </w:t>
      </w:r>
      <w:r w:rsidRPr="00D753AC">
        <w:rPr>
          <w:rFonts w:cs="Times New Roman"/>
          <w:sz w:val="22"/>
          <w:szCs w:val="22"/>
        </w:rPr>
        <w:t xml:space="preserve">over the last eight decades </w:t>
      </w:r>
      <w:r w:rsidRPr="00D753AC">
        <w:rPr>
          <w:rFonts w:cs="Times New Roman"/>
          <w:sz w:val="22"/>
          <w:szCs w:val="22"/>
        </w:rPr>
        <w:fldChar w:fldCharType="begin"/>
      </w:r>
      <w:r w:rsidRPr="00D753AC">
        <w:rPr>
          <w:rFonts w:cs="Times New Roman"/>
          <w:sz w:val="22"/>
          <w:szCs w:val="22"/>
        </w:rPr>
        <w:instrText xml:space="preserve"> HYPERLINK \l "_bookmark6" </w:instrText>
      </w:r>
      <w:r w:rsidRPr="00D753AC">
        <w:rPr>
          <w:rFonts w:cs="Times New Roman"/>
          <w:sz w:val="22"/>
          <w:szCs w:val="22"/>
        </w:rPr>
        <w:fldChar w:fldCharType="separate"/>
      </w:r>
      <w:r w:rsidRPr="00D753AC">
        <w:rPr>
          <w:rFonts w:cs="Times New Roman"/>
          <w:sz w:val="22"/>
          <w:szCs w:val="22"/>
        </w:rPr>
        <w:t>(Figure 6,</w:t>
      </w:r>
      <w:r w:rsidRPr="00D753AC">
        <w:rPr>
          <w:rFonts w:cs="Times New Roman"/>
          <w:sz w:val="22"/>
          <w:szCs w:val="22"/>
        </w:rPr>
        <w:fldChar w:fldCharType="end"/>
      </w:r>
      <w:r w:rsidRPr="00D753AC">
        <w:rPr>
          <w:rFonts w:cs="Times New Roman"/>
          <w:sz w:val="22"/>
          <w:szCs w:val="22"/>
        </w:rPr>
        <w:t xml:space="preserve"> </w:t>
      </w:r>
      <w:del w:id="3739" w:author="Claire Kouba" w:date="2023-09-12T16:52:00Z">
        <w:r w:rsidR="00505335" w:rsidRPr="00D753AC">
          <w:rPr>
            <w:rFonts w:cs="Times New Roman"/>
            <w:sz w:val="22"/>
            <w:szCs w:val="22"/>
          </w:rPr>
          <w:delText>middle</w:delText>
        </w:r>
        <w:r w:rsidR="00505335" w:rsidRPr="00D753AC">
          <w:rPr>
            <w:rFonts w:cs="Times New Roman"/>
            <w:spacing w:val="-28"/>
            <w:sz w:val="22"/>
            <w:szCs w:val="22"/>
          </w:rPr>
          <w:delText xml:space="preserve"> </w:delText>
        </w:r>
      </w:del>
      <w:r w:rsidRPr="00D753AC">
        <w:rPr>
          <w:rFonts w:cs="Times New Roman"/>
          <w:sz w:val="22"/>
          <w:szCs w:val="22"/>
        </w:rPr>
        <w:t>panel</w:t>
      </w:r>
      <w:ins w:id="3740" w:author="Claire Kouba" w:date="2023-09-12T16:52:00Z">
        <w:r w:rsidRPr="00D753AC">
          <w:rPr>
            <w:rFonts w:cs="Times New Roman"/>
            <w:spacing w:val="-27"/>
            <w:sz w:val="22"/>
            <w:szCs w:val="22"/>
          </w:rPr>
          <w:t xml:space="preserve"> </w:t>
        </w:r>
        <w:r w:rsidRPr="00D753AC">
          <w:rPr>
            <w:rFonts w:cs="Times New Roman"/>
            <w:sz w:val="22"/>
            <w:szCs w:val="22"/>
          </w:rPr>
          <w:t>B</w:t>
        </w:r>
      </w:ins>
      <w:r w:rsidRPr="00D753AC">
        <w:rPr>
          <w:rFonts w:cs="Times New Roman"/>
          <w:sz w:val="22"/>
          <w:szCs w:val="22"/>
        </w:rPr>
        <w:t>).</w:t>
      </w:r>
    </w:p>
    <w:p w:rsidR="002153D1" w:rsidRPr="00D753AC" w:rsidRDefault="002153D1">
      <w:pPr>
        <w:spacing w:before="2"/>
        <w:ind w:left="173"/>
        <w:rPr>
          <w:rFonts w:ascii="Times New Roman" w:eastAsia="Times New Roman" w:hAnsi="Times New Roman" w:cs="Times New Roman"/>
        </w:rPr>
        <w:pPrChange w:id="3741" w:author="Claire Kouba" w:date="2023-09-12T16:52:00Z">
          <w:pPr>
            <w:spacing w:before="7"/>
            <w:ind w:left="173"/>
          </w:pPr>
        </w:pPrChange>
      </w:pPr>
    </w:p>
    <w:p w:rsidR="002153D1" w:rsidRPr="00D753AC" w:rsidRDefault="000A08F1">
      <w:pPr>
        <w:pStyle w:val="Heading2"/>
        <w:pPrChange w:id="3742" w:author="Claire Kouba" w:date="2023-09-25T11:52:00Z">
          <w:pPr>
            <w:pStyle w:val="Heading1"/>
            <w:numPr>
              <w:ilvl w:val="2"/>
              <w:numId w:val="14"/>
            </w:numPr>
            <w:tabs>
              <w:tab w:val="left" w:pos="948"/>
            </w:tabs>
            <w:ind w:left="173"/>
          </w:pPr>
        </w:pPrChange>
      </w:pPr>
      <w:ins w:id="3743" w:author="Claire Kouba" w:date="2023-09-25T11:52:00Z">
        <w:r>
          <w:t xml:space="preserve">3.2.2 </w:t>
        </w:r>
      </w:ins>
      <w:r w:rsidR="002573FA" w:rsidRPr="00D753AC">
        <w:t>Cumulative fall precipitation and watershed</w:t>
      </w:r>
      <w:r w:rsidR="002573FA" w:rsidRPr="00D753AC">
        <w:rPr>
          <w:spacing w:val="-7"/>
        </w:rPr>
        <w:t xml:space="preserve"> </w:t>
      </w:r>
      <w:r w:rsidR="002573FA" w:rsidRPr="00D753AC">
        <w:t>response</w:t>
      </w:r>
    </w:p>
    <w:p w:rsidR="002153D1" w:rsidRPr="00D753AC" w:rsidRDefault="002153D1">
      <w:pPr>
        <w:spacing w:before="4"/>
        <w:ind w:left="173"/>
        <w:rPr>
          <w:rFonts w:ascii="Times New Roman" w:eastAsia="Times New Roman" w:hAnsi="Times New Roman" w:cs="Times New Roman"/>
          <w:b/>
          <w:bCs/>
        </w:rPr>
      </w:pPr>
    </w:p>
    <w:p w:rsidR="002153D1" w:rsidRPr="00D753AC" w:rsidRDefault="00783DFB">
      <w:pPr>
        <w:pStyle w:val="BodyText"/>
        <w:ind w:left="173" w:right="138"/>
        <w:rPr>
          <w:rFonts w:cs="Times New Roman"/>
          <w:sz w:val="22"/>
          <w:szCs w:val="22"/>
        </w:rPr>
        <w:pPrChange w:id="3744" w:author="Claire Kouba" w:date="2023-09-12T16:52:00Z">
          <w:pPr>
            <w:pStyle w:val="BodyText"/>
            <w:spacing w:line="331" w:lineRule="auto"/>
            <w:ind w:left="173" w:right="21" w:hanging="246"/>
          </w:pPr>
        </w:pPrChange>
      </w:pPr>
      <w:ins w:id="3745" w:author="Claire Kouba" w:date="2023-09-25T11:33:00Z">
        <w:r w:rsidRPr="00783DFB">
          <w:rPr>
            <w:rFonts w:cs="Times New Roman"/>
            <w:w w:val="105"/>
            <w:sz w:val="22"/>
            <w:szCs w:val="22"/>
          </w:rPr>
          <w:t>Typically, flow at the Fort Jones gauge is low (i.e., &lt; 100 cfs) and stable through the end of the dry season (</w:t>
        </w:r>
        <w:r>
          <w:rPr>
            <w:rFonts w:cs="Times New Roman"/>
            <w:w w:val="105"/>
            <w:sz w:val="22"/>
            <w:szCs w:val="22"/>
          </w:rPr>
          <w:t>Figure 5</w:t>
        </w:r>
        <w:r w:rsidRPr="00783DFB">
          <w:rPr>
            <w:rFonts w:cs="Times New Roman"/>
            <w:w w:val="105"/>
            <w:sz w:val="22"/>
            <w:szCs w:val="22"/>
          </w:rPr>
          <w:t xml:space="preserve">, panel A). However, </w:t>
        </w:r>
        <w:r>
          <w:rPr>
            <w:rFonts w:cs="Times New Roman"/>
            <w:w w:val="105"/>
            <w:sz w:val="22"/>
            <w:szCs w:val="22"/>
          </w:rPr>
          <w:t>i</w:t>
        </w:r>
      </w:ins>
      <w:del w:id="3746" w:author="Claire Kouba" w:date="2023-09-25T11:33:00Z">
        <w:r w:rsidR="002573FA" w:rsidRPr="00D753AC" w:rsidDel="00783DFB">
          <w:rPr>
            <w:rFonts w:cs="Times New Roman"/>
            <w:w w:val="105"/>
            <w:sz w:val="22"/>
            <w:szCs w:val="22"/>
          </w:rPr>
          <w:delText>I</w:delText>
        </w:r>
      </w:del>
      <w:r w:rsidR="002573FA" w:rsidRPr="00D753AC">
        <w:rPr>
          <w:rFonts w:cs="Times New Roman"/>
          <w:w w:val="105"/>
          <w:sz w:val="22"/>
          <w:szCs w:val="22"/>
        </w:rPr>
        <w:t>n</w:t>
      </w:r>
      <w:r w:rsidR="002573FA" w:rsidRPr="00D753AC">
        <w:rPr>
          <w:rFonts w:cs="Times New Roman"/>
          <w:spacing w:val="-19"/>
          <w:w w:val="105"/>
          <w:sz w:val="22"/>
          <w:szCs w:val="22"/>
          <w:rPrChange w:id="3747" w:author="Claire Kouba" w:date="2023-09-12T16:52:00Z">
            <w:rPr>
              <w:spacing w:val="-15"/>
              <w:w w:val="105"/>
            </w:rPr>
          </w:rPrChange>
        </w:rPr>
        <w:t xml:space="preserve"> </w:t>
      </w:r>
      <w:r w:rsidR="002573FA" w:rsidRPr="00D753AC">
        <w:rPr>
          <w:rFonts w:cs="Times New Roman"/>
          <w:w w:val="105"/>
          <w:sz w:val="22"/>
          <w:szCs w:val="22"/>
        </w:rPr>
        <w:t>some</w:t>
      </w:r>
      <w:r w:rsidR="002573FA" w:rsidRPr="00D753AC">
        <w:rPr>
          <w:rFonts w:cs="Times New Roman"/>
          <w:spacing w:val="-19"/>
          <w:w w:val="105"/>
          <w:sz w:val="22"/>
          <w:szCs w:val="22"/>
          <w:rPrChange w:id="3748" w:author="Claire Kouba" w:date="2023-09-12T16:52:00Z">
            <w:rPr>
              <w:spacing w:val="-15"/>
              <w:w w:val="105"/>
            </w:rPr>
          </w:rPrChange>
        </w:rPr>
        <w:t xml:space="preserve"> </w:t>
      </w:r>
      <w:r w:rsidR="002573FA" w:rsidRPr="00D753AC">
        <w:rPr>
          <w:rFonts w:cs="Times New Roman"/>
          <w:w w:val="105"/>
          <w:sz w:val="22"/>
          <w:szCs w:val="22"/>
        </w:rPr>
        <w:t>water</w:t>
      </w:r>
      <w:r w:rsidR="002573FA" w:rsidRPr="00D753AC">
        <w:rPr>
          <w:rFonts w:cs="Times New Roman"/>
          <w:spacing w:val="-19"/>
          <w:w w:val="105"/>
          <w:sz w:val="22"/>
          <w:szCs w:val="22"/>
          <w:rPrChange w:id="3749" w:author="Claire Kouba" w:date="2023-09-12T16:52:00Z">
            <w:rPr>
              <w:spacing w:val="-15"/>
              <w:w w:val="105"/>
            </w:rPr>
          </w:rPrChange>
        </w:rPr>
        <w:t xml:space="preserve"> </w:t>
      </w:r>
      <w:r w:rsidR="002573FA" w:rsidRPr="00D753AC">
        <w:rPr>
          <w:rFonts w:cs="Times New Roman"/>
          <w:w w:val="105"/>
          <w:sz w:val="22"/>
          <w:szCs w:val="22"/>
        </w:rPr>
        <w:t>years</w:t>
      </w:r>
      <w:r w:rsidR="002573FA" w:rsidRPr="00D753AC">
        <w:rPr>
          <w:rFonts w:cs="Times New Roman"/>
          <w:spacing w:val="-19"/>
          <w:w w:val="105"/>
          <w:sz w:val="22"/>
          <w:szCs w:val="22"/>
          <w:rPrChange w:id="3750" w:author="Claire Kouba" w:date="2023-09-12T16:52:00Z">
            <w:rPr>
              <w:spacing w:val="-15"/>
              <w:w w:val="105"/>
            </w:rPr>
          </w:rPrChange>
        </w:rPr>
        <w:t xml:space="preserve"> </w:t>
      </w:r>
      <w:r w:rsidR="002573FA" w:rsidRPr="00D753AC">
        <w:rPr>
          <w:rFonts w:cs="Times New Roman"/>
          <w:w w:val="105"/>
          <w:sz w:val="22"/>
          <w:szCs w:val="22"/>
        </w:rPr>
        <w:t>prior</w:t>
      </w:r>
      <w:r w:rsidR="002573FA" w:rsidRPr="00D753AC">
        <w:rPr>
          <w:rFonts w:cs="Times New Roman"/>
          <w:spacing w:val="-19"/>
          <w:w w:val="105"/>
          <w:sz w:val="22"/>
          <w:szCs w:val="22"/>
          <w:rPrChange w:id="3751"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19"/>
          <w:w w:val="105"/>
          <w:sz w:val="22"/>
          <w:szCs w:val="22"/>
          <w:rPrChange w:id="3752" w:author="Claire Kouba" w:date="2023-09-12T16:52:00Z">
            <w:rPr>
              <w:spacing w:val="-15"/>
              <w:w w:val="105"/>
            </w:rPr>
          </w:rPrChange>
        </w:rPr>
        <w:t xml:space="preserve"> </w:t>
      </w:r>
      <w:r w:rsidR="002573FA" w:rsidRPr="00D753AC">
        <w:rPr>
          <w:rFonts w:cs="Times New Roman"/>
          <w:w w:val="105"/>
          <w:sz w:val="22"/>
          <w:szCs w:val="22"/>
        </w:rPr>
        <w:t>the</w:t>
      </w:r>
      <w:r w:rsidR="002573FA" w:rsidRPr="00D753AC">
        <w:rPr>
          <w:rFonts w:cs="Times New Roman"/>
          <w:spacing w:val="-19"/>
          <w:w w:val="105"/>
          <w:sz w:val="22"/>
          <w:szCs w:val="22"/>
          <w:rPrChange w:id="3753" w:author="Claire Kouba" w:date="2023-09-12T16:52:00Z">
            <w:rPr>
              <w:spacing w:val="-15"/>
              <w:w w:val="105"/>
            </w:rPr>
          </w:rPrChange>
        </w:rPr>
        <w:t xml:space="preserve"> </w:t>
      </w:r>
      <w:r w:rsidR="002573FA" w:rsidRPr="00D753AC">
        <w:rPr>
          <w:rFonts w:cs="Times New Roman"/>
          <w:w w:val="105"/>
          <w:sz w:val="22"/>
          <w:szCs w:val="22"/>
        </w:rPr>
        <w:t>1980s,</w:t>
      </w:r>
      <w:r w:rsidR="002573FA" w:rsidRPr="00D753AC">
        <w:rPr>
          <w:rFonts w:cs="Times New Roman"/>
          <w:spacing w:val="-19"/>
          <w:w w:val="105"/>
          <w:sz w:val="22"/>
          <w:szCs w:val="22"/>
          <w:rPrChange w:id="3754" w:author="Claire Kouba" w:date="2023-09-12T16:52:00Z">
            <w:rPr>
              <w:spacing w:val="-15"/>
              <w:w w:val="105"/>
            </w:rPr>
          </w:rPrChange>
        </w:rPr>
        <w:t xml:space="preserve"> </w:t>
      </w:r>
      <w:r w:rsidR="002573FA" w:rsidRPr="00D753AC">
        <w:rPr>
          <w:rFonts w:cs="Times New Roman"/>
          <w:w w:val="105"/>
          <w:sz w:val="22"/>
          <w:szCs w:val="22"/>
        </w:rPr>
        <w:t>the</w:t>
      </w:r>
      <w:r w:rsidR="002573FA" w:rsidRPr="00D753AC">
        <w:rPr>
          <w:rFonts w:cs="Times New Roman"/>
          <w:spacing w:val="-19"/>
          <w:w w:val="105"/>
          <w:sz w:val="22"/>
          <w:szCs w:val="22"/>
          <w:rPrChange w:id="3755" w:author="Claire Kouba" w:date="2023-09-12T16:52:00Z">
            <w:rPr>
              <w:spacing w:val="-15"/>
              <w:w w:val="105"/>
            </w:rPr>
          </w:rPrChange>
        </w:rPr>
        <w:t xml:space="preserve"> </w:t>
      </w:r>
      <w:r w:rsidR="002573FA" w:rsidRPr="00D753AC">
        <w:rPr>
          <w:rFonts w:cs="Times New Roman"/>
          <w:w w:val="105"/>
          <w:sz w:val="22"/>
          <w:szCs w:val="22"/>
        </w:rPr>
        <w:t>Fort</w:t>
      </w:r>
      <w:r w:rsidR="002573FA" w:rsidRPr="00D753AC">
        <w:rPr>
          <w:rFonts w:cs="Times New Roman"/>
          <w:spacing w:val="-19"/>
          <w:w w:val="105"/>
          <w:sz w:val="22"/>
          <w:szCs w:val="22"/>
          <w:rPrChange w:id="3756" w:author="Claire Kouba" w:date="2023-09-12T16:52:00Z">
            <w:rPr>
              <w:spacing w:val="-15"/>
              <w:w w:val="105"/>
            </w:rPr>
          </w:rPrChange>
        </w:rPr>
        <w:t xml:space="preserve"> </w:t>
      </w:r>
      <w:r w:rsidR="002573FA" w:rsidRPr="00D753AC">
        <w:rPr>
          <w:rFonts w:cs="Times New Roman"/>
          <w:w w:val="105"/>
          <w:sz w:val="22"/>
          <w:szCs w:val="22"/>
        </w:rPr>
        <w:t>Jones</w:t>
      </w:r>
      <w:r w:rsidR="002573FA" w:rsidRPr="00D753AC">
        <w:rPr>
          <w:rFonts w:cs="Times New Roman"/>
          <w:spacing w:val="-19"/>
          <w:w w:val="105"/>
          <w:sz w:val="22"/>
          <w:szCs w:val="22"/>
          <w:rPrChange w:id="3757" w:author="Claire Kouba" w:date="2023-09-12T16:52:00Z">
            <w:rPr>
              <w:spacing w:val="-15"/>
              <w:w w:val="105"/>
            </w:rPr>
          </w:rPrChange>
        </w:rPr>
        <w:t xml:space="preserve"> </w:t>
      </w:r>
      <w:r w:rsidR="002573FA" w:rsidRPr="00D753AC">
        <w:rPr>
          <w:rFonts w:cs="Times New Roman"/>
          <w:w w:val="105"/>
          <w:sz w:val="22"/>
          <w:szCs w:val="22"/>
        </w:rPr>
        <w:t>flowrate</w:t>
      </w:r>
      <w:r w:rsidR="002573FA" w:rsidRPr="00D753AC">
        <w:rPr>
          <w:rFonts w:cs="Times New Roman"/>
          <w:spacing w:val="-19"/>
          <w:w w:val="105"/>
          <w:sz w:val="22"/>
          <w:szCs w:val="22"/>
          <w:rPrChange w:id="3758" w:author="Claire Kouba" w:date="2023-09-12T16:52:00Z">
            <w:rPr>
              <w:spacing w:val="-15"/>
              <w:w w:val="105"/>
            </w:rPr>
          </w:rPrChange>
        </w:rPr>
        <w:t xml:space="preserve"> </w:t>
      </w:r>
      <w:r w:rsidR="002573FA" w:rsidRPr="00D753AC">
        <w:rPr>
          <w:rFonts w:cs="Times New Roman"/>
          <w:w w:val="105"/>
          <w:sz w:val="22"/>
          <w:szCs w:val="22"/>
        </w:rPr>
        <w:t>exceeded</w:t>
      </w:r>
      <w:r w:rsidR="002573FA" w:rsidRPr="00D753AC">
        <w:rPr>
          <w:rFonts w:cs="Times New Roman"/>
          <w:spacing w:val="-19"/>
          <w:w w:val="105"/>
          <w:sz w:val="22"/>
          <w:szCs w:val="22"/>
          <w:rPrChange w:id="3759" w:author="Claire Kouba" w:date="2023-09-12T16:52:00Z">
            <w:rPr>
              <w:spacing w:val="-15"/>
              <w:w w:val="105"/>
            </w:rPr>
          </w:rPrChange>
        </w:rPr>
        <w:t xml:space="preserve"> </w:t>
      </w:r>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753AC">
        <w:rPr>
          <w:rFonts w:cs="Times New Roman"/>
          <w:i/>
          <w:w w:val="105"/>
          <w:position w:val="-2"/>
          <w:sz w:val="22"/>
          <w:szCs w:val="22"/>
          <w:rPrChange w:id="3760" w:author="Claire Kouba" w:date="2023-09-12T16:52:00Z">
            <w:rPr>
              <w:i/>
              <w:spacing w:val="5"/>
              <w:w w:val="105"/>
              <w:position w:val="-2"/>
            </w:rPr>
          </w:rPrChange>
        </w:rPr>
        <w:t xml:space="preserve"> </w:t>
      </w:r>
      <w:r w:rsidR="002573FA" w:rsidRPr="00D753AC">
        <w:rPr>
          <w:rFonts w:cs="Times New Roman"/>
          <w:w w:val="105"/>
          <w:sz w:val="22"/>
          <w:szCs w:val="22"/>
        </w:rPr>
        <w:t>on</w:t>
      </w:r>
      <w:r w:rsidR="002573FA" w:rsidRPr="00D753AC">
        <w:rPr>
          <w:rFonts w:cs="Times New Roman"/>
          <w:spacing w:val="-19"/>
          <w:w w:val="105"/>
          <w:sz w:val="22"/>
          <w:szCs w:val="22"/>
          <w:rPrChange w:id="3761" w:author="Claire Kouba" w:date="2023-09-12T16:52:00Z">
            <w:rPr>
              <w:spacing w:val="-15"/>
              <w:w w:val="105"/>
            </w:rPr>
          </w:rPrChange>
        </w:rPr>
        <w:t xml:space="preserve"> </w:t>
      </w:r>
      <w:r w:rsidR="002573FA" w:rsidRPr="00D753AC">
        <w:rPr>
          <w:rFonts w:cs="Times New Roman"/>
          <w:w w:val="105"/>
          <w:sz w:val="22"/>
          <w:szCs w:val="22"/>
        </w:rPr>
        <w:t>September</w:t>
      </w:r>
      <w:r w:rsidR="002573FA" w:rsidRPr="00D753AC">
        <w:rPr>
          <w:rFonts w:cs="Times New Roman"/>
          <w:spacing w:val="-19"/>
          <w:w w:val="105"/>
          <w:sz w:val="22"/>
          <w:szCs w:val="22"/>
          <w:rPrChange w:id="3762" w:author="Claire Kouba" w:date="2023-09-12T16:52:00Z">
            <w:rPr>
              <w:spacing w:val="-15"/>
              <w:w w:val="105"/>
            </w:rPr>
          </w:rPrChange>
        </w:rPr>
        <w:t xml:space="preserve"> </w:t>
      </w:r>
      <w:r w:rsidR="002573FA" w:rsidRPr="00D753AC">
        <w:rPr>
          <w:rFonts w:cs="Times New Roman"/>
          <w:w w:val="105"/>
          <w:sz w:val="22"/>
          <w:szCs w:val="22"/>
        </w:rPr>
        <w:t>1st</w:t>
      </w:r>
      <w:r w:rsidR="002573FA" w:rsidRPr="00D753AC">
        <w:rPr>
          <w:rFonts w:cs="Times New Roman"/>
          <w:spacing w:val="-19"/>
          <w:w w:val="105"/>
          <w:sz w:val="22"/>
          <w:szCs w:val="22"/>
          <w:rPrChange w:id="3763" w:author="Claire Kouba" w:date="2023-09-12T16:52:00Z">
            <w:rPr>
              <w:spacing w:val="-15"/>
              <w:w w:val="105"/>
            </w:rPr>
          </w:rPrChange>
        </w:rPr>
        <w:t xml:space="preserve"> </w:t>
      </w:r>
      <w:del w:id="3764" w:author="Claire Kouba" w:date="2023-09-12T16:52:00Z">
        <w:r w:rsidR="00505335" w:rsidRPr="00D753AC">
          <w:rPr>
            <w:rFonts w:cs="Times New Roman"/>
            <w:w w:val="105"/>
            <w:sz w:val="22"/>
            <w:szCs w:val="22"/>
          </w:rPr>
          <w:delText>(Figure</w:delText>
        </w:r>
        <w:r w:rsidR="00505335" w:rsidRPr="00D753AC">
          <w:rPr>
            <w:rFonts w:cs="Times New Roman"/>
            <w:spacing w:val="-15"/>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w w:val="105"/>
            <w:sz w:val="22"/>
            <w:szCs w:val="22"/>
          </w:rPr>
          <w:delText>4,</w:delText>
        </w:r>
        <w:r w:rsidR="00505335" w:rsidRPr="00D753AC">
          <w:rPr>
            <w:rFonts w:cs="Times New Roman"/>
            <w:w w:val="105"/>
            <w:sz w:val="22"/>
            <w:szCs w:val="22"/>
          </w:rPr>
          <w:fldChar w:fldCharType="end"/>
        </w:r>
      </w:del>
      <w:ins w:id="3765"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"_bookmark5"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19"/>
            <w:w w:val="105"/>
            <w:sz w:val="22"/>
            <w:szCs w:val="22"/>
          </w:rPr>
          <w:t xml:space="preserve"> </w:t>
        </w:r>
        <w:r w:rsidR="002573FA" w:rsidRPr="00D753AC">
          <w:rPr>
            <w:rFonts w:cs="Times New Roman"/>
            <w:w w:val="105"/>
            <w:sz w:val="22"/>
            <w:szCs w:val="22"/>
          </w:rPr>
          <w:t>5,</w:t>
        </w:r>
        <w:r w:rsidR="002573FA" w:rsidRPr="00D753AC">
          <w:rPr>
            <w:rFonts w:cs="Times New Roman"/>
            <w:w w:val="105"/>
            <w:sz w:val="22"/>
            <w:szCs w:val="22"/>
          </w:rPr>
          <w:fldChar w:fldCharType="end"/>
        </w:r>
      </w:ins>
      <w:r w:rsidR="002573FA" w:rsidRPr="00D753AC">
        <w:rPr>
          <w:rFonts w:cs="Times New Roman"/>
          <w:spacing w:val="-19"/>
          <w:w w:val="105"/>
          <w:sz w:val="22"/>
          <w:szCs w:val="22"/>
          <w:rPrChange w:id="3766" w:author="Claire Kouba" w:date="2023-09-12T16:52:00Z">
            <w:rPr>
              <w:spacing w:val="-15"/>
              <w:w w:val="105"/>
            </w:rPr>
          </w:rPrChange>
        </w:rPr>
        <w:t xml:space="preserve"> </w:t>
      </w:r>
      <w:r w:rsidR="002573FA" w:rsidRPr="00D753AC">
        <w:rPr>
          <w:rFonts w:cs="Times New Roman"/>
          <w:w w:val="105"/>
          <w:sz w:val="22"/>
          <w:szCs w:val="22"/>
        </w:rPr>
        <w:t>panels</w:t>
      </w:r>
      <w:r w:rsidR="002573FA" w:rsidRPr="00D753AC">
        <w:rPr>
          <w:rFonts w:cs="Times New Roman"/>
          <w:spacing w:val="-19"/>
          <w:w w:val="105"/>
          <w:sz w:val="22"/>
          <w:szCs w:val="22"/>
          <w:rPrChange w:id="3767" w:author="Claire Kouba" w:date="2023-09-12T16:52:00Z">
            <w:rPr>
              <w:spacing w:val="-15"/>
              <w:w w:val="105"/>
            </w:rPr>
          </w:rPrChange>
        </w:rPr>
        <w:t xml:space="preserve"> </w:t>
      </w:r>
      <w:r w:rsidR="002573FA" w:rsidRPr="00D753AC">
        <w:rPr>
          <w:rFonts w:cs="Times New Roman"/>
          <w:w w:val="105"/>
          <w:sz w:val="22"/>
          <w:szCs w:val="22"/>
        </w:rPr>
        <w:t>A</w:t>
      </w:r>
      <w:r w:rsidR="002573FA" w:rsidRPr="00D753AC">
        <w:rPr>
          <w:rFonts w:cs="Times New Roman"/>
          <w:spacing w:val="-19"/>
          <w:w w:val="105"/>
          <w:sz w:val="22"/>
          <w:szCs w:val="22"/>
          <w:rPrChange w:id="3768" w:author="Claire Kouba" w:date="2023-09-12T16:52:00Z">
            <w:rPr>
              <w:spacing w:val="-15"/>
              <w:w w:val="105"/>
            </w:rPr>
          </w:rPrChange>
        </w:rPr>
        <w:t xml:space="preserve"> </w:t>
      </w:r>
      <w:r w:rsidR="002573FA" w:rsidRPr="00D753AC">
        <w:rPr>
          <w:rFonts w:cs="Times New Roman"/>
          <w:w w:val="105"/>
          <w:sz w:val="22"/>
          <w:szCs w:val="22"/>
        </w:rPr>
        <w:t>and</w:t>
      </w:r>
      <w:r w:rsidR="002573FA" w:rsidRPr="00D753AC">
        <w:rPr>
          <w:rFonts w:cs="Times New Roman"/>
          <w:spacing w:val="-19"/>
          <w:w w:val="105"/>
          <w:sz w:val="22"/>
          <w:szCs w:val="22"/>
          <w:rPrChange w:id="3769" w:author="Claire Kouba" w:date="2023-09-12T16:52:00Z">
            <w:rPr>
              <w:spacing w:val="-15"/>
              <w:w w:val="105"/>
            </w:rPr>
          </w:rPrChange>
        </w:rPr>
        <w:t xml:space="preserve"> </w:t>
      </w:r>
      <w:r w:rsidR="002573FA" w:rsidRPr="00D753AC">
        <w:rPr>
          <w:rFonts w:cs="Times New Roman"/>
          <w:w w:val="105"/>
          <w:sz w:val="22"/>
          <w:szCs w:val="22"/>
        </w:rPr>
        <w:t>B),</w:t>
      </w:r>
      <w:r w:rsidR="002573FA" w:rsidRPr="00D753AC">
        <w:rPr>
          <w:rFonts w:cs="Times New Roman"/>
          <w:w w:val="99"/>
          <w:sz w:val="22"/>
          <w:szCs w:val="22"/>
        </w:rPr>
        <w:t xml:space="preserve"> </w:t>
      </w:r>
      <w:r w:rsidR="002573FA" w:rsidRPr="00D753AC">
        <w:rPr>
          <w:rFonts w:cs="Times New Roman"/>
          <w:w w:val="105"/>
          <w:sz w:val="22"/>
          <w:szCs w:val="22"/>
        </w:rPr>
        <w:t>indicating</w:t>
      </w:r>
      <w:r w:rsidR="002573FA" w:rsidRPr="00D753AC">
        <w:rPr>
          <w:rFonts w:cs="Times New Roman"/>
          <w:spacing w:val="-23"/>
          <w:w w:val="105"/>
          <w:sz w:val="22"/>
          <w:szCs w:val="22"/>
        </w:rPr>
        <w:t xml:space="preserve"> </w:t>
      </w:r>
      <w:r w:rsidR="002573FA" w:rsidRPr="00D753AC">
        <w:rPr>
          <w:rFonts w:cs="Times New Roman"/>
          <w:w w:val="105"/>
          <w:sz w:val="22"/>
          <w:szCs w:val="22"/>
        </w:rPr>
        <w:t>that</w:t>
      </w:r>
      <w:r w:rsidR="002573FA" w:rsidRPr="00D753AC">
        <w:rPr>
          <w:rFonts w:cs="Times New Roman"/>
          <w:spacing w:val="-23"/>
          <w:w w:val="105"/>
          <w:sz w:val="22"/>
          <w:szCs w:val="22"/>
        </w:rPr>
        <w:t xml:space="preserve"> </w:t>
      </w:r>
      <w:r w:rsidR="002573FA" w:rsidRPr="00D753AC">
        <w:rPr>
          <w:rFonts w:cs="Times New Roman"/>
          <w:w w:val="105"/>
          <w:sz w:val="22"/>
          <w:szCs w:val="22"/>
        </w:rPr>
        <w:t>even</w:t>
      </w:r>
      <w:r w:rsidR="002573FA" w:rsidRPr="00D753AC">
        <w:rPr>
          <w:rFonts w:cs="Times New Roman"/>
          <w:spacing w:val="-23"/>
          <w:w w:val="105"/>
          <w:sz w:val="22"/>
          <w:szCs w:val="22"/>
        </w:rPr>
        <w:t xml:space="preserve"> </w:t>
      </w:r>
      <w:r w:rsidR="002573FA" w:rsidRPr="00D753AC">
        <w:rPr>
          <w:rFonts w:cs="Times New Roman"/>
          <w:w w:val="105"/>
          <w:sz w:val="22"/>
          <w:szCs w:val="22"/>
        </w:rPr>
        <w:t>under</w:t>
      </w:r>
      <w:r w:rsidR="002573FA" w:rsidRPr="00D753AC">
        <w:rPr>
          <w:rFonts w:cs="Times New Roman"/>
          <w:spacing w:val="-23"/>
          <w:w w:val="105"/>
          <w:sz w:val="22"/>
          <w:szCs w:val="22"/>
        </w:rPr>
        <w:t xml:space="preserve"> </w:t>
      </w:r>
      <w:r w:rsidR="002573FA" w:rsidRPr="00D753AC">
        <w:rPr>
          <w:rFonts w:cs="Times New Roman"/>
          <w:w w:val="105"/>
          <w:sz w:val="22"/>
          <w:szCs w:val="22"/>
        </w:rPr>
        <w:t>persistent</w:t>
      </w:r>
      <w:r w:rsidR="002573FA" w:rsidRPr="00D753AC">
        <w:rPr>
          <w:rFonts w:cs="Times New Roman"/>
          <w:spacing w:val="-23"/>
          <w:w w:val="105"/>
          <w:sz w:val="22"/>
          <w:szCs w:val="22"/>
        </w:rPr>
        <w:t xml:space="preserve"> </w:t>
      </w:r>
      <w:r w:rsidR="002573FA" w:rsidRPr="00D753AC">
        <w:rPr>
          <w:rFonts w:cs="Times New Roman"/>
          <w:w w:val="105"/>
          <w:sz w:val="22"/>
          <w:szCs w:val="22"/>
        </w:rPr>
        <w:t>dry</w:t>
      </w:r>
      <w:r w:rsidR="002573FA" w:rsidRPr="00D753AC">
        <w:rPr>
          <w:rFonts w:cs="Times New Roman"/>
          <w:spacing w:val="-23"/>
          <w:w w:val="105"/>
          <w:sz w:val="22"/>
          <w:szCs w:val="22"/>
        </w:rPr>
        <w:t xml:space="preserve"> </w:t>
      </w:r>
      <w:r w:rsidR="002573FA" w:rsidRPr="00D753AC">
        <w:rPr>
          <w:rFonts w:cs="Times New Roman"/>
          <w:w w:val="105"/>
          <w:sz w:val="22"/>
          <w:szCs w:val="22"/>
        </w:rPr>
        <w:t>season</w:t>
      </w:r>
      <w:r w:rsidR="002573FA" w:rsidRPr="00D753AC">
        <w:rPr>
          <w:rFonts w:cs="Times New Roman"/>
          <w:spacing w:val="-23"/>
          <w:w w:val="105"/>
          <w:sz w:val="22"/>
          <w:szCs w:val="22"/>
        </w:rPr>
        <w:t xml:space="preserve"> </w:t>
      </w:r>
      <w:r w:rsidR="002573FA" w:rsidRPr="00D753AC">
        <w:rPr>
          <w:rFonts w:cs="Times New Roman"/>
          <w:w w:val="105"/>
          <w:sz w:val="22"/>
          <w:szCs w:val="22"/>
        </w:rPr>
        <w:t>draining</w:t>
      </w:r>
      <w:r w:rsidR="002573FA" w:rsidRPr="00D753AC">
        <w:rPr>
          <w:rFonts w:cs="Times New Roman"/>
          <w:spacing w:val="-23"/>
          <w:w w:val="105"/>
          <w:sz w:val="22"/>
          <w:szCs w:val="22"/>
        </w:rPr>
        <w:t xml:space="preserve"> </w:t>
      </w:r>
      <w:r w:rsidR="002573FA" w:rsidRPr="00D753AC">
        <w:rPr>
          <w:rFonts w:cs="Times New Roman"/>
          <w:w w:val="105"/>
          <w:sz w:val="22"/>
          <w:szCs w:val="22"/>
        </w:rPr>
        <w:t>conditions,</w:t>
      </w:r>
      <w:r w:rsidR="002573FA" w:rsidRPr="00D753AC">
        <w:rPr>
          <w:rFonts w:cs="Times New Roman"/>
          <w:spacing w:val="-23"/>
          <w:w w:val="105"/>
          <w:sz w:val="22"/>
          <w:szCs w:val="22"/>
        </w:rPr>
        <w:t xml:space="preserve"> </w:t>
      </w:r>
      <w:r w:rsidR="002573FA" w:rsidRPr="00D753AC">
        <w:rPr>
          <w:rFonts w:cs="Times New Roman"/>
          <w:w w:val="105"/>
          <w:sz w:val="22"/>
          <w:szCs w:val="22"/>
        </w:rPr>
        <w:t>under</w:t>
      </w:r>
      <w:r w:rsidR="002573FA" w:rsidRPr="00D753AC">
        <w:rPr>
          <w:rFonts w:cs="Times New Roman"/>
          <w:spacing w:val="-23"/>
          <w:w w:val="105"/>
          <w:sz w:val="22"/>
          <w:szCs w:val="22"/>
        </w:rPr>
        <w:t xml:space="preserve"> </w:t>
      </w:r>
      <w:r w:rsidR="002573FA" w:rsidRPr="00D753AC">
        <w:rPr>
          <w:rFonts w:cs="Times New Roman"/>
          <w:w w:val="105"/>
          <w:sz w:val="22"/>
          <w:szCs w:val="22"/>
        </w:rPr>
        <w:t>the</w:t>
      </w:r>
      <w:r w:rsidR="002573FA" w:rsidRPr="00D753AC">
        <w:rPr>
          <w:rFonts w:cs="Times New Roman"/>
          <w:spacing w:val="-23"/>
          <w:w w:val="105"/>
          <w:sz w:val="22"/>
          <w:szCs w:val="22"/>
        </w:rPr>
        <w:t xml:space="preserve"> </w:t>
      </w:r>
      <w:r w:rsidR="002573FA" w:rsidRPr="00D753AC">
        <w:rPr>
          <w:rFonts w:cs="Times New Roman"/>
          <w:w w:val="105"/>
          <w:sz w:val="22"/>
          <w:szCs w:val="22"/>
        </w:rPr>
        <w:t>climate</w:t>
      </w:r>
      <w:r w:rsidR="002573FA" w:rsidRPr="00D753AC">
        <w:rPr>
          <w:rFonts w:cs="Times New Roman"/>
          <w:spacing w:val="-23"/>
          <w:w w:val="105"/>
          <w:sz w:val="22"/>
          <w:szCs w:val="22"/>
        </w:rPr>
        <w:t xml:space="preserve"> </w:t>
      </w:r>
      <w:r w:rsidR="002573FA" w:rsidRPr="00D753AC">
        <w:rPr>
          <w:rFonts w:cs="Times New Roman"/>
          <w:w w:val="105"/>
          <w:sz w:val="22"/>
          <w:szCs w:val="22"/>
        </w:rPr>
        <w:t>and</w:t>
      </w:r>
      <w:r w:rsidR="002573FA" w:rsidRPr="00D753AC">
        <w:rPr>
          <w:rFonts w:cs="Times New Roman"/>
          <w:spacing w:val="-23"/>
          <w:w w:val="105"/>
          <w:sz w:val="22"/>
          <w:szCs w:val="22"/>
        </w:rPr>
        <w:t xml:space="preserve"> </w:t>
      </w:r>
      <w:r w:rsidR="002573FA" w:rsidRPr="00D753AC">
        <w:rPr>
          <w:rFonts w:cs="Times New Roman"/>
          <w:w w:val="105"/>
          <w:sz w:val="22"/>
          <w:szCs w:val="22"/>
        </w:rPr>
        <w:t>water</w:t>
      </w:r>
      <w:r w:rsidR="002573FA" w:rsidRPr="00D753AC">
        <w:rPr>
          <w:rFonts w:cs="Times New Roman"/>
          <w:spacing w:val="-23"/>
          <w:w w:val="105"/>
          <w:sz w:val="22"/>
          <w:szCs w:val="22"/>
        </w:rPr>
        <w:t xml:space="preserve"> </w:t>
      </w:r>
      <w:r w:rsidR="002573FA" w:rsidRPr="00D753AC">
        <w:rPr>
          <w:rFonts w:cs="Times New Roman"/>
          <w:w w:val="105"/>
          <w:sz w:val="22"/>
          <w:szCs w:val="22"/>
        </w:rPr>
        <w:t>use</w:t>
      </w:r>
      <w:r w:rsidR="002573FA" w:rsidRPr="00D753AC">
        <w:rPr>
          <w:rFonts w:cs="Times New Roman"/>
          <w:spacing w:val="-23"/>
          <w:w w:val="105"/>
          <w:sz w:val="22"/>
          <w:szCs w:val="22"/>
        </w:rPr>
        <w:t xml:space="preserve"> </w:t>
      </w:r>
      <w:r w:rsidR="002573FA" w:rsidRPr="00D753AC">
        <w:rPr>
          <w:rFonts w:cs="Times New Roman"/>
          <w:w w:val="105"/>
          <w:sz w:val="22"/>
          <w:szCs w:val="22"/>
        </w:rPr>
        <w:t>conditions</w:t>
      </w:r>
      <w:r w:rsidR="002573FA" w:rsidRPr="00D753AC">
        <w:rPr>
          <w:rFonts w:cs="Times New Roman"/>
          <w:spacing w:val="-23"/>
          <w:w w:val="105"/>
          <w:sz w:val="22"/>
          <w:szCs w:val="22"/>
        </w:rPr>
        <w:t xml:space="preserve"> </w:t>
      </w:r>
      <w:r w:rsidR="002573FA" w:rsidRPr="00D753AC">
        <w:rPr>
          <w:rFonts w:cs="Times New Roman"/>
          <w:w w:val="105"/>
          <w:sz w:val="22"/>
          <w:szCs w:val="22"/>
        </w:rPr>
        <w:t>of</w:t>
      </w:r>
      <w:r w:rsidR="002573FA" w:rsidRPr="00D753AC">
        <w:rPr>
          <w:rFonts w:cs="Times New Roman"/>
          <w:spacing w:val="-23"/>
          <w:w w:val="105"/>
          <w:sz w:val="22"/>
          <w:szCs w:val="22"/>
        </w:rPr>
        <w:t xml:space="preserve"> </w:t>
      </w:r>
      <w:r w:rsidR="002573FA" w:rsidRPr="00D753AC">
        <w:rPr>
          <w:rFonts w:cs="Times New Roman"/>
          <w:w w:val="105"/>
          <w:sz w:val="22"/>
          <w:szCs w:val="22"/>
        </w:rPr>
        <w:t>wet</w:t>
      </w:r>
      <w:r w:rsidR="002573FA" w:rsidRPr="00D753AC">
        <w:rPr>
          <w:rFonts w:cs="Times New Roman"/>
          <w:spacing w:val="-23"/>
          <w:w w:val="105"/>
          <w:sz w:val="22"/>
          <w:szCs w:val="22"/>
        </w:rPr>
        <w:t xml:space="preserve"> </w:t>
      </w:r>
      <w:r w:rsidR="002573FA" w:rsidRPr="00D753AC">
        <w:rPr>
          <w:rFonts w:cs="Times New Roman"/>
          <w:w w:val="105"/>
          <w:sz w:val="22"/>
          <w:szCs w:val="22"/>
        </w:rPr>
        <w:t>years</w:t>
      </w:r>
      <w:r w:rsidR="002573FA" w:rsidRPr="00D753AC">
        <w:rPr>
          <w:rFonts w:cs="Times New Roman"/>
          <w:w w:val="99"/>
          <w:sz w:val="22"/>
          <w:szCs w:val="22"/>
        </w:rPr>
        <w:t xml:space="preserve"> </w:t>
      </w:r>
      <w:r w:rsidR="002573FA" w:rsidRPr="00D753AC">
        <w:rPr>
          <w:rFonts w:cs="Times New Roman"/>
          <w:w w:val="105"/>
          <w:sz w:val="22"/>
          <w:szCs w:val="22"/>
        </w:rPr>
        <w:t>in</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mid-20th</w:t>
      </w:r>
      <w:r w:rsidR="002573FA" w:rsidRPr="00D753AC">
        <w:rPr>
          <w:rFonts w:cs="Times New Roman"/>
          <w:spacing w:val="-22"/>
          <w:w w:val="105"/>
          <w:sz w:val="22"/>
          <w:szCs w:val="22"/>
        </w:rPr>
        <w:t xml:space="preserve"> </w:t>
      </w:r>
      <w:r w:rsidR="002573FA" w:rsidRPr="00D753AC">
        <w:rPr>
          <w:rFonts w:cs="Times New Roman"/>
          <w:w w:val="105"/>
          <w:sz w:val="22"/>
          <w:szCs w:val="22"/>
        </w:rPr>
        <w:t>century,</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Scott</w:t>
      </w:r>
      <w:r w:rsidR="002573FA" w:rsidRPr="00D753AC">
        <w:rPr>
          <w:rFonts w:cs="Times New Roman"/>
          <w:spacing w:val="-22"/>
          <w:w w:val="105"/>
          <w:sz w:val="22"/>
          <w:szCs w:val="22"/>
        </w:rPr>
        <w:t xml:space="preserve"> </w:t>
      </w:r>
      <w:r w:rsidR="002573FA" w:rsidRPr="00D753AC">
        <w:rPr>
          <w:rFonts w:cs="Times New Roman"/>
          <w:w w:val="105"/>
          <w:sz w:val="22"/>
          <w:szCs w:val="22"/>
        </w:rPr>
        <w:t>River</w:t>
      </w:r>
      <w:r w:rsidR="002573FA" w:rsidRPr="00D753AC">
        <w:rPr>
          <w:rFonts w:cs="Times New Roman"/>
          <w:spacing w:val="-22"/>
          <w:w w:val="105"/>
          <w:sz w:val="22"/>
          <w:szCs w:val="22"/>
        </w:rPr>
        <w:t xml:space="preserve"> </w:t>
      </w:r>
      <w:r w:rsidR="002573FA" w:rsidRPr="00D753AC">
        <w:rPr>
          <w:rFonts w:cs="Times New Roman"/>
          <w:w w:val="105"/>
          <w:sz w:val="22"/>
          <w:szCs w:val="22"/>
        </w:rPr>
        <w:t>remained</w:t>
      </w:r>
      <w:r w:rsidR="002573FA" w:rsidRPr="00D753AC">
        <w:rPr>
          <w:rFonts w:cs="Times New Roman"/>
          <w:spacing w:val="-22"/>
          <w:w w:val="105"/>
          <w:sz w:val="22"/>
          <w:szCs w:val="22"/>
        </w:rPr>
        <w:t xml:space="preserve"> </w:t>
      </w:r>
      <w:r w:rsidR="002573FA" w:rsidRPr="00D753AC">
        <w:rPr>
          <w:rFonts w:cs="Times New Roman"/>
          <w:w w:val="105"/>
          <w:sz w:val="22"/>
          <w:szCs w:val="22"/>
        </w:rPr>
        <w:t>responsive</w:t>
      </w:r>
      <w:r w:rsidR="002573FA" w:rsidRPr="00D753AC">
        <w:rPr>
          <w:rFonts w:cs="Times New Roman"/>
          <w:spacing w:val="-22"/>
          <w:w w:val="105"/>
          <w:sz w:val="22"/>
          <w:szCs w:val="22"/>
        </w:rPr>
        <w:t xml:space="preserve"> </w:t>
      </w:r>
      <w:r w:rsidR="002573FA" w:rsidRPr="00D753AC">
        <w:rPr>
          <w:rFonts w:cs="Times New Roman"/>
          <w:w w:val="105"/>
          <w:sz w:val="22"/>
          <w:szCs w:val="22"/>
        </w:rPr>
        <w:t>to</w:t>
      </w:r>
      <w:r w:rsidR="002573FA" w:rsidRPr="00D753AC">
        <w:rPr>
          <w:rFonts w:cs="Times New Roman"/>
          <w:spacing w:val="-22"/>
          <w:w w:val="105"/>
          <w:sz w:val="22"/>
          <w:szCs w:val="22"/>
        </w:rPr>
        <w:t xml:space="preserve"> </w:t>
      </w:r>
      <w:r w:rsidR="002573FA" w:rsidRPr="00D753AC">
        <w:rPr>
          <w:rFonts w:cs="Times New Roman"/>
          <w:w w:val="105"/>
          <w:sz w:val="22"/>
          <w:szCs w:val="22"/>
        </w:rPr>
        <w:t>new</w:t>
      </w:r>
      <w:r w:rsidR="002573FA" w:rsidRPr="00D753AC">
        <w:rPr>
          <w:rFonts w:cs="Times New Roman"/>
          <w:spacing w:val="-22"/>
          <w:w w:val="105"/>
          <w:sz w:val="22"/>
          <w:szCs w:val="22"/>
        </w:rPr>
        <w:t xml:space="preserve"> </w:t>
      </w:r>
      <w:r w:rsidR="002573FA" w:rsidRPr="00D753AC">
        <w:rPr>
          <w:rFonts w:cs="Times New Roman"/>
          <w:w w:val="105"/>
          <w:sz w:val="22"/>
          <w:szCs w:val="22"/>
        </w:rPr>
        <w:t>precipitation</w:t>
      </w:r>
      <w:r w:rsidR="002573FA" w:rsidRPr="00D753AC">
        <w:rPr>
          <w:rFonts w:cs="Times New Roman"/>
          <w:spacing w:val="-22"/>
          <w:w w:val="105"/>
          <w:sz w:val="22"/>
          <w:szCs w:val="22"/>
        </w:rPr>
        <w:t xml:space="preserve"> </w:t>
      </w:r>
      <w:r w:rsidR="002573FA" w:rsidRPr="00D753AC">
        <w:rPr>
          <w:rFonts w:cs="Times New Roman"/>
          <w:w w:val="105"/>
          <w:sz w:val="22"/>
          <w:szCs w:val="22"/>
        </w:rPr>
        <w:t>year-round.</w:t>
      </w:r>
      <w:r w:rsidR="002573FA" w:rsidRPr="00D753AC">
        <w:rPr>
          <w:rFonts w:cs="Times New Roman"/>
          <w:spacing w:val="-22"/>
          <w:w w:val="105"/>
          <w:sz w:val="22"/>
          <w:szCs w:val="22"/>
        </w:rPr>
        <w:t xml:space="preserve"> </w:t>
      </w:r>
      <w:r w:rsidR="002573FA" w:rsidRPr="00D753AC">
        <w:rPr>
          <w:rFonts w:cs="Times New Roman"/>
          <w:w w:val="105"/>
          <w:sz w:val="22"/>
          <w:szCs w:val="22"/>
        </w:rPr>
        <w:t>As</w:t>
      </w:r>
      <w:r w:rsidR="002573FA" w:rsidRPr="00D753AC">
        <w:rPr>
          <w:rFonts w:cs="Times New Roman"/>
          <w:spacing w:val="-22"/>
          <w:w w:val="105"/>
          <w:sz w:val="22"/>
          <w:szCs w:val="22"/>
        </w:rPr>
        <w:t xml:space="preserve"> </w:t>
      </w:r>
      <w:r w:rsidR="002573FA" w:rsidRPr="00D753AC">
        <w:rPr>
          <w:rFonts w:cs="Times New Roman"/>
          <w:w w:val="105"/>
          <w:sz w:val="22"/>
          <w:szCs w:val="22"/>
        </w:rPr>
        <w:t>a</w:t>
      </w:r>
      <w:r w:rsidR="002573FA" w:rsidRPr="00D753AC">
        <w:rPr>
          <w:rFonts w:cs="Times New Roman"/>
          <w:spacing w:val="-22"/>
          <w:w w:val="105"/>
          <w:sz w:val="22"/>
          <w:szCs w:val="22"/>
        </w:rPr>
        <w:t xml:space="preserve"> </w:t>
      </w:r>
      <w:r w:rsidR="002573FA" w:rsidRPr="00D753AC">
        <w:rPr>
          <w:rFonts w:cs="Times New Roman"/>
          <w:w w:val="105"/>
          <w:sz w:val="22"/>
          <w:szCs w:val="22"/>
        </w:rPr>
        <w:t>result,</w:t>
      </w:r>
      <w:r w:rsidR="002573FA" w:rsidRPr="00D753AC">
        <w:rPr>
          <w:rFonts w:cs="Times New Roman"/>
          <w:spacing w:val="-22"/>
          <w:w w:val="105"/>
          <w:sz w:val="22"/>
          <w:szCs w:val="22"/>
        </w:rPr>
        <w:t xml:space="preserve"> </w:t>
      </w:r>
      <w:r w:rsidR="002573FA" w:rsidRPr="00D753AC">
        <w:rPr>
          <w:rFonts w:cs="Times New Roman"/>
          <w:w w:val="105"/>
          <w:sz w:val="22"/>
          <w:szCs w:val="22"/>
        </w:rPr>
        <w:t>the</w:t>
      </w:r>
      <w:r w:rsidR="002573FA" w:rsidRPr="00D753AC">
        <w:rPr>
          <w:rFonts w:cs="Times New Roman"/>
          <w:spacing w:val="-22"/>
          <w:w w:val="105"/>
          <w:sz w:val="22"/>
          <w:szCs w:val="22"/>
        </w:rPr>
        <w:t xml:space="preserve"> </w:t>
      </w:r>
      <w:r w:rsidR="002573FA" w:rsidRPr="00D753AC">
        <w:rPr>
          <w:rFonts w:cs="Times New Roman"/>
          <w:w w:val="105"/>
          <w:sz w:val="22"/>
          <w:szCs w:val="22"/>
        </w:rPr>
        <w:t>range</w:t>
      </w:r>
      <w:r w:rsidR="002573FA" w:rsidRPr="00D753AC">
        <w:rPr>
          <w:rFonts w:cs="Times New Roman"/>
          <w:spacing w:val="-22"/>
          <w:w w:val="105"/>
          <w:sz w:val="22"/>
          <w:szCs w:val="22"/>
        </w:rPr>
        <w:t xml:space="preserve"> </w:t>
      </w:r>
      <w:r w:rsidR="002573FA" w:rsidRPr="00D753AC">
        <w:rPr>
          <w:rFonts w:cs="Times New Roman"/>
          <w:w w:val="105"/>
          <w:sz w:val="22"/>
          <w:szCs w:val="22"/>
        </w:rPr>
        <w:t>of</w:t>
      </w:r>
      <w:r w:rsidR="002573FA" w:rsidRPr="00D753AC">
        <w:rPr>
          <w:rFonts w:cs="Times New Roman"/>
          <w:spacing w:val="-23"/>
          <w:w w:val="105"/>
          <w:sz w:val="22"/>
          <w:szCs w:val="22"/>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w w:val="105"/>
          <w:sz w:val="22"/>
          <w:szCs w:val="22"/>
        </w:rPr>
        <w:t>,</w:t>
      </w:r>
      <w:r w:rsidR="002573FA" w:rsidRPr="00D753AC">
        <w:rPr>
          <w:rFonts w:cs="Times New Roman"/>
          <w:w w:val="99"/>
          <w:sz w:val="22"/>
          <w:szCs w:val="22"/>
        </w:rPr>
        <w:t xml:space="preserve"> </w:t>
      </w:r>
      <w:r w:rsidR="002573FA" w:rsidRPr="00D753AC">
        <w:rPr>
          <w:rFonts w:cs="Times New Roman"/>
          <w:w w:val="105"/>
          <w:sz w:val="22"/>
          <w:szCs w:val="22"/>
        </w:rPr>
        <w:t>the</w:t>
      </w:r>
      <w:r w:rsidR="002573FA" w:rsidRPr="00D753AC">
        <w:rPr>
          <w:rFonts w:cs="Times New Roman"/>
          <w:spacing w:val="-20"/>
          <w:w w:val="105"/>
          <w:sz w:val="22"/>
          <w:szCs w:val="22"/>
          <w:rPrChange w:id="3770" w:author="Claire Kouba" w:date="2023-09-12T16:52:00Z">
            <w:rPr>
              <w:spacing w:val="-15"/>
              <w:w w:val="105"/>
            </w:rPr>
          </w:rPrChange>
        </w:rPr>
        <w:t xml:space="preserve"> </w:t>
      </w:r>
      <w:r w:rsidR="002573FA" w:rsidRPr="00D753AC">
        <w:rPr>
          <w:rFonts w:cs="Times New Roman"/>
          <w:w w:val="105"/>
          <w:sz w:val="22"/>
          <w:szCs w:val="22"/>
        </w:rPr>
        <w:t>cumulative</w:t>
      </w:r>
      <w:r w:rsidR="002573FA" w:rsidRPr="00D753AC">
        <w:rPr>
          <w:rFonts w:cs="Times New Roman"/>
          <w:spacing w:val="-20"/>
          <w:w w:val="105"/>
          <w:sz w:val="22"/>
          <w:szCs w:val="22"/>
          <w:rPrChange w:id="3771" w:author="Claire Kouba" w:date="2023-09-12T16:52:00Z">
            <w:rPr>
              <w:spacing w:val="-16"/>
              <w:w w:val="105"/>
            </w:rPr>
          </w:rPrChange>
        </w:rPr>
        <w:t xml:space="preserve"> </w:t>
      </w:r>
      <w:r w:rsidR="002573FA" w:rsidRPr="00D753AC">
        <w:rPr>
          <w:rFonts w:cs="Times New Roman"/>
          <w:w w:val="105"/>
          <w:sz w:val="22"/>
          <w:szCs w:val="22"/>
        </w:rPr>
        <w:t>precipitation</w:t>
      </w:r>
      <w:r w:rsidR="002573FA" w:rsidRPr="00D753AC">
        <w:rPr>
          <w:rFonts w:cs="Times New Roman"/>
          <w:spacing w:val="-20"/>
          <w:w w:val="105"/>
          <w:sz w:val="22"/>
          <w:szCs w:val="22"/>
          <w:rPrChange w:id="3772" w:author="Claire Kouba" w:date="2023-09-12T16:52:00Z">
            <w:rPr>
              <w:spacing w:val="-15"/>
              <w:w w:val="105"/>
            </w:rPr>
          </w:rPrChange>
        </w:rPr>
        <w:t xml:space="preserve"> </w:t>
      </w:r>
      <w:r w:rsidR="002573FA" w:rsidRPr="00D753AC">
        <w:rPr>
          <w:rFonts w:cs="Times New Roman"/>
          <w:w w:val="105"/>
          <w:sz w:val="22"/>
          <w:szCs w:val="22"/>
        </w:rPr>
        <w:t>necessary</w:t>
      </w:r>
      <w:r w:rsidR="002573FA" w:rsidRPr="00D753AC">
        <w:rPr>
          <w:rFonts w:cs="Times New Roman"/>
          <w:spacing w:val="-20"/>
          <w:w w:val="105"/>
          <w:sz w:val="22"/>
          <w:szCs w:val="22"/>
          <w:rPrChange w:id="3773"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20"/>
          <w:w w:val="105"/>
          <w:sz w:val="22"/>
          <w:szCs w:val="22"/>
          <w:rPrChange w:id="3774" w:author="Claire Kouba" w:date="2023-09-12T16:52:00Z">
            <w:rPr>
              <w:spacing w:val="-16"/>
              <w:w w:val="105"/>
            </w:rPr>
          </w:rPrChange>
        </w:rPr>
        <w:t xml:space="preserve"> </w:t>
      </w:r>
      <w:r w:rsidR="002573FA" w:rsidRPr="00D753AC">
        <w:rPr>
          <w:rFonts w:cs="Times New Roman"/>
          <w:w w:val="105"/>
          <w:sz w:val="22"/>
          <w:szCs w:val="22"/>
        </w:rPr>
        <w:t>reach</w:t>
      </w:r>
      <w:r w:rsidR="002573FA" w:rsidRPr="00D753AC">
        <w:rPr>
          <w:rFonts w:cs="Times New Roman"/>
          <w:spacing w:val="-20"/>
          <w:w w:val="105"/>
          <w:sz w:val="22"/>
          <w:szCs w:val="22"/>
          <w:rPrChange w:id="3775" w:author="Claire Kouba" w:date="2023-09-12T16:52:00Z">
            <w:rPr>
              <w:spacing w:val="-16"/>
              <w:w w:val="105"/>
            </w:rPr>
          </w:rPrChange>
        </w:rPr>
        <w:t xml:space="preserve"> </w:t>
      </w:r>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753AC">
        <w:rPr>
          <w:rFonts w:cs="Times New Roman"/>
          <w:w w:val="105"/>
          <w:sz w:val="22"/>
          <w:szCs w:val="22"/>
        </w:rPr>
        <w:t>,</w:t>
      </w:r>
      <w:r w:rsidR="002573FA" w:rsidRPr="00D753AC">
        <w:rPr>
          <w:rFonts w:cs="Times New Roman"/>
          <w:spacing w:val="-20"/>
          <w:w w:val="105"/>
          <w:sz w:val="22"/>
          <w:szCs w:val="22"/>
          <w:rPrChange w:id="3776" w:author="Claire Kouba" w:date="2023-09-12T16:52:00Z">
            <w:rPr>
              <w:spacing w:val="-15"/>
              <w:w w:val="105"/>
            </w:rPr>
          </w:rPrChange>
        </w:rPr>
        <w:t xml:space="preserve"> </w:t>
      </w:r>
      <w:r w:rsidR="002573FA" w:rsidRPr="00D753AC">
        <w:rPr>
          <w:rFonts w:cs="Times New Roman"/>
          <w:w w:val="105"/>
          <w:sz w:val="22"/>
          <w:szCs w:val="22"/>
        </w:rPr>
        <w:t>is</w:t>
      </w:r>
      <w:r w:rsidR="002573FA" w:rsidRPr="00D753AC">
        <w:rPr>
          <w:rFonts w:cs="Times New Roman"/>
          <w:spacing w:val="-20"/>
          <w:w w:val="105"/>
          <w:sz w:val="22"/>
          <w:szCs w:val="22"/>
          <w:rPrChange w:id="3777" w:author="Claire Kouba" w:date="2023-09-12T16:52:00Z">
            <w:rPr>
              <w:spacing w:val="-16"/>
              <w:w w:val="105"/>
            </w:rPr>
          </w:rPrChange>
        </w:rPr>
        <w:t xml:space="preserve"> </w:t>
      </w:r>
      <w:r w:rsidR="002573FA" w:rsidRPr="00D753AC">
        <w:rPr>
          <w:rFonts w:cs="Times New Roman"/>
          <w:w w:val="105"/>
          <w:sz w:val="22"/>
          <w:szCs w:val="22"/>
        </w:rPr>
        <w:t>wide</w:t>
      </w:r>
      <w:r w:rsidR="002573FA" w:rsidRPr="00D753AC">
        <w:rPr>
          <w:rFonts w:cs="Times New Roman"/>
          <w:spacing w:val="-20"/>
          <w:w w:val="105"/>
          <w:sz w:val="22"/>
          <w:szCs w:val="22"/>
          <w:rPrChange w:id="3778" w:author="Claire Kouba" w:date="2023-09-12T16:52:00Z">
            <w:rPr>
              <w:spacing w:val="-15"/>
              <w:w w:val="105"/>
            </w:rPr>
          </w:rPrChange>
        </w:rPr>
        <w:t xml:space="preserve"> </w:t>
      </w:r>
      <w:r w:rsidR="002573FA" w:rsidRPr="00D753AC">
        <w:rPr>
          <w:rFonts w:cs="Times New Roman"/>
          <w:w w:val="105"/>
          <w:sz w:val="22"/>
          <w:szCs w:val="22"/>
        </w:rPr>
        <w:t>(0</w:t>
      </w:r>
      <w:r w:rsidR="002573FA" w:rsidRPr="00D753AC">
        <w:rPr>
          <w:rFonts w:cs="Times New Roman"/>
          <w:spacing w:val="-20"/>
          <w:w w:val="105"/>
          <w:sz w:val="22"/>
          <w:szCs w:val="22"/>
          <w:rPrChange w:id="3779"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20"/>
          <w:w w:val="105"/>
          <w:sz w:val="22"/>
          <w:szCs w:val="22"/>
          <w:rPrChange w:id="3780" w:author="Claire Kouba" w:date="2023-09-12T16:52:00Z">
            <w:rPr>
              <w:spacing w:val="-16"/>
              <w:w w:val="105"/>
            </w:rPr>
          </w:rPrChange>
        </w:rPr>
        <w:t xml:space="preserve"> </w:t>
      </w:r>
      <w:r w:rsidR="002573FA" w:rsidRPr="00D753AC">
        <w:rPr>
          <w:rFonts w:cs="Times New Roman"/>
          <w:w w:val="105"/>
          <w:sz w:val="22"/>
          <w:szCs w:val="22"/>
        </w:rPr>
        <w:t>178</w:t>
      </w:r>
      <w:r w:rsidR="002573FA" w:rsidRPr="00D753AC">
        <w:rPr>
          <w:rFonts w:cs="Times New Roman"/>
          <w:spacing w:val="-20"/>
          <w:w w:val="105"/>
          <w:sz w:val="22"/>
          <w:szCs w:val="22"/>
          <w:rPrChange w:id="3781" w:author="Claire Kouba" w:date="2023-09-12T16:52:00Z">
            <w:rPr>
              <w:spacing w:val="-15"/>
              <w:w w:val="105"/>
            </w:rPr>
          </w:rPrChange>
        </w:rPr>
        <w:t xml:space="preserve"> </w:t>
      </w:r>
      <w:r w:rsidR="002573FA" w:rsidRPr="00D753AC">
        <w:rPr>
          <w:rFonts w:cs="Times New Roman"/>
          <w:w w:val="105"/>
          <w:sz w:val="22"/>
          <w:szCs w:val="22"/>
        </w:rPr>
        <w:t>mm,</w:t>
      </w:r>
      <w:r w:rsidR="002573FA" w:rsidRPr="00D753AC">
        <w:rPr>
          <w:rFonts w:cs="Times New Roman"/>
          <w:spacing w:val="-20"/>
          <w:w w:val="105"/>
          <w:sz w:val="22"/>
          <w:szCs w:val="22"/>
          <w:rPrChange w:id="3782" w:author="Claire Kouba" w:date="2023-09-12T16:52:00Z">
            <w:rPr>
              <w:spacing w:val="-15"/>
              <w:w w:val="105"/>
            </w:rPr>
          </w:rPrChange>
        </w:rPr>
        <w:t xml:space="preserve"> </w:t>
      </w:r>
      <w:r w:rsidR="002573FA" w:rsidRPr="00D753AC">
        <w:rPr>
          <w:rFonts w:cs="Times New Roman"/>
          <w:w w:val="105"/>
          <w:sz w:val="22"/>
          <w:szCs w:val="22"/>
        </w:rPr>
        <w:t>or</w:t>
      </w:r>
      <w:r w:rsidR="002573FA" w:rsidRPr="00D753AC">
        <w:rPr>
          <w:rFonts w:cs="Times New Roman"/>
          <w:spacing w:val="-20"/>
          <w:w w:val="105"/>
          <w:sz w:val="22"/>
          <w:szCs w:val="22"/>
          <w:rPrChange w:id="3783" w:author="Claire Kouba" w:date="2023-09-12T16:52:00Z">
            <w:rPr>
              <w:spacing w:val="-16"/>
              <w:w w:val="105"/>
            </w:rPr>
          </w:rPrChange>
        </w:rPr>
        <w:t xml:space="preserve"> </w:t>
      </w:r>
      <w:r w:rsidR="002573FA" w:rsidRPr="00D753AC">
        <w:rPr>
          <w:rFonts w:cs="Times New Roman"/>
          <w:w w:val="105"/>
          <w:sz w:val="22"/>
          <w:szCs w:val="22"/>
        </w:rPr>
        <w:t>0</w:t>
      </w:r>
      <w:r w:rsidR="002573FA" w:rsidRPr="00D753AC">
        <w:rPr>
          <w:rFonts w:cs="Times New Roman"/>
          <w:spacing w:val="-20"/>
          <w:w w:val="105"/>
          <w:sz w:val="22"/>
          <w:szCs w:val="22"/>
          <w:rPrChange w:id="3784" w:author="Claire Kouba" w:date="2023-09-12T16:52:00Z">
            <w:rPr>
              <w:spacing w:val="-15"/>
              <w:w w:val="105"/>
            </w:rPr>
          </w:rPrChange>
        </w:rPr>
        <w:t xml:space="preserve"> </w:t>
      </w:r>
      <w:r w:rsidR="002573FA" w:rsidRPr="00D753AC">
        <w:rPr>
          <w:rFonts w:cs="Times New Roman"/>
          <w:w w:val="105"/>
          <w:sz w:val="22"/>
          <w:szCs w:val="22"/>
        </w:rPr>
        <w:t>to</w:t>
      </w:r>
      <w:r w:rsidR="002573FA" w:rsidRPr="00D753AC">
        <w:rPr>
          <w:rFonts w:cs="Times New Roman"/>
          <w:spacing w:val="-20"/>
          <w:w w:val="105"/>
          <w:sz w:val="22"/>
          <w:szCs w:val="22"/>
          <w:rPrChange w:id="3785" w:author="Claire Kouba" w:date="2023-09-12T16:52:00Z">
            <w:rPr>
              <w:spacing w:val="-15"/>
              <w:w w:val="105"/>
            </w:rPr>
          </w:rPrChange>
        </w:rPr>
        <w:t xml:space="preserve"> </w:t>
      </w:r>
      <w:r w:rsidR="002573FA" w:rsidRPr="00D753AC">
        <w:rPr>
          <w:rFonts w:cs="Times New Roman"/>
          <w:w w:val="105"/>
          <w:sz w:val="22"/>
          <w:szCs w:val="22"/>
        </w:rPr>
        <w:t>7</w:t>
      </w:r>
      <w:r w:rsidR="002573FA" w:rsidRPr="00D753AC">
        <w:rPr>
          <w:rFonts w:cs="Times New Roman"/>
          <w:spacing w:val="-20"/>
          <w:w w:val="105"/>
          <w:sz w:val="22"/>
          <w:szCs w:val="22"/>
          <w:rPrChange w:id="3786" w:author="Claire Kouba" w:date="2023-09-12T16:52:00Z">
            <w:rPr>
              <w:spacing w:val="-16"/>
              <w:w w:val="105"/>
            </w:rPr>
          </w:rPrChange>
        </w:rPr>
        <w:t xml:space="preserve"> </w:t>
      </w:r>
      <w:r w:rsidR="002573FA" w:rsidRPr="00D753AC">
        <w:rPr>
          <w:rFonts w:cs="Times New Roman"/>
          <w:w w:val="105"/>
          <w:sz w:val="22"/>
          <w:szCs w:val="22"/>
        </w:rPr>
        <w:t>inches)</w:t>
      </w:r>
      <w:r w:rsidR="002573FA" w:rsidRPr="00D753AC">
        <w:rPr>
          <w:rFonts w:cs="Times New Roman"/>
          <w:spacing w:val="-20"/>
          <w:w w:val="105"/>
          <w:sz w:val="22"/>
          <w:szCs w:val="22"/>
          <w:rPrChange w:id="3787" w:author="Claire Kouba" w:date="2023-09-12T16:52:00Z">
            <w:rPr>
              <w:spacing w:val="-15"/>
              <w:w w:val="105"/>
            </w:rPr>
          </w:rPrChange>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"_bookmark6"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20"/>
          <w:w w:val="105"/>
          <w:sz w:val="22"/>
          <w:szCs w:val="22"/>
          <w:rPrChange w:id="3788" w:author="Claire Kouba" w:date="2023-09-12T16:52:00Z">
            <w:rPr>
              <w:spacing w:val="-15"/>
              <w:w w:val="105"/>
            </w:rPr>
          </w:rPrChange>
        </w:rPr>
        <w:t xml:space="preserve"> </w:t>
      </w:r>
      <w:r w:rsidR="002573FA" w:rsidRPr="00D753AC">
        <w:rPr>
          <w:rFonts w:cs="Times New Roman"/>
          <w:w w:val="105"/>
          <w:sz w:val="22"/>
          <w:szCs w:val="22"/>
        </w:rPr>
        <w:t>6,</w:t>
      </w:r>
      <w:r w:rsidR="002573FA" w:rsidRPr="00D753AC">
        <w:rPr>
          <w:rFonts w:cs="Times New Roman"/>
          <w:w w:val="105"/>
          <w:sz w:val="22"/>
          <w:szCs w:val="22"/>
        </w:rPr>
        <w:fldChar w:fldCharType="end"/>
      </w:r>
      <w:r w:rsidR="002573FA" w:rsidRPr="00D753AC">
        <w:rPr>
          <w:rFonts w:cs="Times New Roman"/>
          <w:spacing w:val="-20"/>
          <w:w w:val="105"/>
          <w:sz w:val="22"/>
          <w:szCs w:val="22"/>
          <w:rPrChange w:id="3789" w:author="Claire Kouba" w:date="2023-09-12T16:52:00Z">
            <w:rPr>
              <w:spacing w:val="-16"/>
              <w:w w:val="105"/>
            </w:rPr>
          </w:rPrChange>
        </w:rPr>
        <w:t xml:space="preserve"> </w:t>
      </w:r>
      <w:del w:id="3790" w:author="Claire Kouba" w:date="2023-09-12T16:52:00Z">
        <w:r w:rsidR="00505335" w:rsidRPr="00D753AC">
          <w:rPr>
            <w:rFonts w:cs="Times New Roman"/>
            <w:w w:val="105"/>
            <w:sz w:val="22"/>
            <w:szCs w:val="22"/>
          </w:rPr>
          <w:delText>lower</w:delText>
        </w:r>
        <w:r w:rsidR="00505335" w:rsidRPr="00D753AC">
          <w:rPr>
            <w:rFonts w:cs="Times New Roman"/>
            <w:spacing w:val="-15"/>
            <w:w w:val="105"/>
            <w:sz w:val="22"/>
            <w:szCs w:val="22"/>
          </w:rPr>
          <w:delText xml:space="preserve"> </w:delText>
        </w:r>
      </w:del>
      <w:r w:rsidR="002573FA" w:rsidRPr="00D753AC">
        <w:rPr>
          <w:rFonts w:cs="Times New Roman"/>
          <w:w w:val="105"/>
          <w:sz w:val="22"/>
          <w:szCs w:val="22"/>
        </w:rPr>
        <w:t>panel</w:t>
      </w:r>
      <w:ins w:id="3791" w:author="Claire Kouba" w:date="2023-09-12T16:52:00Z">
        <w:r w:rsidR="002573FA" w:rsidRPr="00D753AC">
          <w:rPr>
            <w:rFonts w:cs="Times New Roman"/>
            <w:spacing w:val="-20"/>
            <w:w w:val="105"/>
            <w:sz w:val="22"/>
            <w:szCs w:val="22"/>
          </w:rPr>
          <w:t xml:space="preserve"> </w:t>
        </w:r>
        <w:r w:rsidR="002573FA" w:rsidRPr="00D753AC">
          <w:rPr>
            <w:rFonts w:cs="Times New Roman"/>
            <w:w w:val="105"/>
            <w:sz w:val="22"/>
            <w:szCs w:val="22"/>
          </w:rPr>
          <w:t>C</w:t>
        </w:r>
      </w:ins>
      <w:r w:rsidR="002573FA" w:rsidRPr="00D753AC">
        <w:rPr>
          <w:rFonts w:cs="Times New Roman"/>
          <w:w w:val="105"/>
          <w:sz w:val="22"/>
          <w:szCs w:val="22"/>
        </w:rPr>
        <w:t>).</w:t>
      </w:r>
      <w:r w:rsidR="002573FA" w:rsidRPr="00D753AC">
        <w:rPr>
          <w:rFonts w:cs="Times New Roman"/>
          <w:spacing w:val="-20"/>
          <w:w w:val="105"/>
          <w:sz w:val="22"/>
          <w:szCs w:val="22"/>
          <w:rPrChange w:id="3792" w:author="Claire Kouba" w:date="2023-09-12T16:52:00Z">
            <w:rPr>
              <w:spacing w:val="-15"/>
              <w:w w:val="105"/>
            </w:rPr>
          </w:rPrChange>
        </w:rPr>
        <w:t xml:space="preserve"> </w:t>
      </w:r>
      <w:r w:rsidR="002573FA" w:rsidRPr="00D753AC">
        <w:rPr>
          <w:rFonts w:cs="Times New Roman"/>
          <w:w w:val="105"/>
          <w:sz w:val="22"/>
          <w:szCs w:val="22"/>
        </w:rPr>
        <w:t>Mean</w:t>
      </w:r>
      <w:r w:rsidR="002573FA" w:rsidRPr="00D753AC">
        <w:rPr>
          <w:rFonts w:cs="Times New Roman"/>
          <w:spacing w:val="-20"/>
          <w:w w:val="105"/>
          <w:sz w:val="22"/>
          <w:szCs w:val="22"/>
          <w:rPrChange w:id="3793" w:author="Claire Kouba" w:date="2023-09-12T16:52:00Z">
            <w:rPr>
              <w:w w:val="99"/>
            </w:rPr>
          </w:rPrChange>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i/>
          <w:w w:val="162"/>
          <w:position w:val="-2"/>
          <w:sz w:val="22"/>
          <w:szCs w:val="22"/>
          <w:rPrChange w:id="3794" w:author="Claire Kouba" w:date="2023-09-12T16:52:00Z">
            <w:rPr>
              <w:i/>
              <w:w w:val="105"/>
              <w:position w:val="-2"/>
            </w:rPr>
          </w:rPrChange>
        </w:rPr>
        <w:t xml:space="preserve"> </w:t>
      </w:r>
      <w:r w:rsidR="002573FA" w:rsidRPr="00D753AC">
        <w:rPr>
          <w:rFonts w:cs="Times New Roman"/>
          <w:w w:val="105"/>
          <w:sz w:val="22"/>
          <w:szCs w:val="22"/>
        </w:rPr>
        <w:t>values</w:t>
      </w:r>
      <w:r w:rsidR="002573FA" w:rsidRPr="00D753AC">
        <w:rPr>
          <w:rFonts w:cs="Times New Roman"/>
          <w:spacing w:val="-23"/>
          <w:w w:val="105"/>
          <w:sz w:val="22"/>
          <w:szCs w:val="22"/>
          <w:rPrChange w:id="3795" w:author="Claire Kouba" w:date="2023-09-12T16:52:00Z">
            <w:rPr>
              <w:spacing w:val="-19"/>
              <w:w w:val="105"/>
            </w:rPr>
          </w:rPrChange>
        </w:rPr>
        <w:t xml:space="preserve"> </w:t>
      </w:r>
      <w:r w:rsidR="002573FA" w:rsidRPr="00D753AC">
        <w:rPr>
          <w:rFonts w:cs="Times New Roman"/>
          <w:w w:val="105"/>
          <w:sz w:val="22"/>
          <w:szCs w:val="22"/>
        </w:rPr>
        <w:t>were</w:t>
      </w:r>
      <w:r w:rsidR="002573FA" w:rsidRPr="00D753AC">
        <w:rPr>
          <w:rFonts w:cs="Times New Roman"/>
          <w:spacing w:val="-23"/>
          <w:w w:val="105"/>
          <w:sz w:val="22"/>
          <w:szCs w:val="22"/>
          <w:rPrChange w:id="3796" w:author="Claire Kouba" w:date="2023-09-12T16:52:00Z">
            <w:rPr>
              <w:spacing w:val="-19"/>
              <w:w w:val="105"/>
            </w:rPr>
          </w:rPrChange>
        </w:rPr>
        <w:t xml:space="preserve"> </w:t>
      </w:r>
      <w:del w:id="3797" w:author="Claire Kouba" w:date="2023-09-12T16:52:00Z">
        <w:r w:rsidR="00505335" w:rsidRPr="00D753AC">
          <w:rPr>
            <w:rFonts w:cs="Times New Roman"/>
            <w:w w:val="105"/>
            <w:sz w:val="22"/>
            <w:szCs w:val="22"/>
          </w:rPr>
          <w:delText>45,</w:delText>
        </w:r>
        <w:r w:rsidR="00505335" w:rsidRPr="00D753AC">
          <w:rPr>
            <w:rFonts w:cs="Times New Roman"/>
            <w:spacing w:val="-19"/>
            <w:w w:val="105"/>
            <w:sz w:val="22"/>
            <w:szCs w:val="22"/>
          </w:rPr>
          <w:delText xml:space="preserve"> </w:delText>
        </w:r>
        <w:r w:rsidR="00505335" w:rsidRPr="00D753AC">
          <w:rPr>
            <w:rFonts w:cs="Times New Roman"/>
            <w:w w:val="105"/>
            <w:sz w:val="22"/>
            <w:szCs w:val="22"/>
          </w:rPr>
          <w:delText>70</w:delText>
        </w:r>
      </w:del>
      <w:ins w:id="3798" w:author="Claire Kouba" w:date="2023-09-12T16:52:00Z">
        <w:r w:rsidR="002573FA" w:rsidRPr="00D753AC">
          <w:rPr>
            <w:rFonts w:cs="Times New Roman"/>
            <w:w w:val="105"/>
            <w:sz w:val="22"/>
            <w:szCs w:val="22"/>
          </w:rPr>
          <w:t>57,</w:t>
        </w:r>
        <w:r w:rsidR="002573FA" w:rsidRPr="00D753AC">
          <w:rPr>
            <w:rFonts w:cs="Times New Roman"/>
            <w:spacing w:val="-23"/>
            <w:w w:val="105"/>
            <w:sz w:val="22"/>
            <w:szCs w:val="22"/>
          </w:rPr>
          <w:t xml:space="preserve"> </w:t>
        </w:r>
        <w:r w:rsidR="002573FA" w:rsidRPr="00D753AC">
          <w:rPr>
            <w:rFonts w:cs="Times New Roman"/>
            <w:w w:val="105"/>
            <w:sz w:val="22"/>
            <w:szCs w:val="22"/>
          </w:rPr>
          <w:t>79</w:t>
        </w:r>
      </w:ins>
      <w:r w:rsidR="002573FA" w:rsidRPr="00D753AC">
        <w:rPr>
          <w:rFonts w:cs="Times New Roman"/>
          <w:w w:val="105"/>
          <w:sz w:val="22"/>
          <w:szCs w:val="22"/>
        </w:rPr>
        <w:t>,</w:t>
      </w:r>
      <w:r w:rsidR="002573FA" w:rsidRPr="00D753AC">
        <w:rPr>
          <w:rFonts w:cs="Times New Roman"/>
          <w:spacing w:val="-23"/>
          <w:w w:val="105"/>
          <w:sz w:val="22"/>
          <w:szCs w:val="22"/>
          <w:rPrChange w:id="3799" w:author="Claire Kouba" w:date="2023-09-12T16:52:00Z">
            <w:rPr>
              <w:spacing w:val="-19"/>
              <w:w w:val="105"/>
            </w:rPr>
          </w:rPrChange>
        </w:rPr>
        <w:t xml:space="preserve"> </w:t>
      </w:r>
      <w:r w:rsidR="002573FA" w:rsidRPr="00D753AC">
        <w:rPr>
          <w:rFonts w:cs="Times New Roman"/>
          <w:w w:val="105"/>
          <w:sz w:val="22"/>
          <w:szCs w:val="22"/>
        </w:rPr>
        <w:t>and</w:t>
      </w:r>
      <w:r w:rsidR="002573FA" w:rsidRPr="00D753AC">
        <w:rPr>
          <w:rFonts w:cs="Times New Roman"/>
          <w:spacing w:val="-23"/>
          <w:w w:val="105"/>
          <w:sz w:val="22"/>
          <w:szCs w:val="22"/>
          <w:rPrChange w:id="3800" w:author="Claire Kouba" w:date="2023-09-12T16:52:00Z">
            <w:rPr>
              <w:spacing w:val="-19"/>
              <w:w w:val="105"/>
            </w:rPr>
          </w:rPrChange>
        </w:rPr>
        <w:t xml:space="preserve"> </w:t>
      </w:r>
      <w:del w:id="3801" w:author="Claire Kouba" w:date="2023-09-12T16:52:00Z">
        <w:r w:rsidR="00505335" w:rsidRPr="00D753AC">
          <w:rPr>
            <w:rFonts w:cs="Times New Roman"/>
            <w:w w:val="105"/>
            <w:sz w:val="22"/>
            <w:szCs w:val="22"/>
          </w:rPr>
          <w:delText>68</w:delText>
        </w:r>
      </w:del>
      <w:ins w:id="3802" w:author="Claire Kouba" w:date="2023-09-12T16:52:00Z">
        <w:r w:rsidR="002573FA" w:rsidRPr="00D753AC">
          <w:rPr>
            <w:rFonts w:cs="Times New Roman"/>
            <w:w w:val="105"/>
            <w:sz w:val="22"/>
            <w:szCs w:val="22"/>
          </w:rPr>
          <w:t>76</w:t>
        </w:r>
      </w:ins>
      <w:r w:rsidR="002573FA" w:rsidRPr="00D753AC">
        <w:rPr>
          <w:rFonts w:cs="Times New Roman"/>
          <w:spacing w:val="-23"/>
          <w:w w:val="105"/>
          <w:sz w:val="22"/>
          <w:szCs w:val="22"/>
          <w:rPrChange w:id="3803" w:author="Claire Kouba" w:date="2023-09-12T16:52:00Z">
            <w:rPr>
              <w:spacing w:val="-19"/>
              <w:w w:val="105"/>
            </w:rPr>
          </w:rPrChange>
        </w:rPr>
        <w:t xml:space="preserve"> </w:t>
      </w:r>
      <w:r w:rsidR="002573FA" w:rsidRPr="00D753AC">
        <w:rPr>
          <w:rFonts w:cs="Times New Roman"/>
          <w:w w:val="105"/>
          <w:sz w:val="22"/>
          <w:szCs w:val="22"/>
        </w:rPr>
        <w:t>mm</w:t>
      </w:r>
      <w:ins w:id="3804" w:author="Claire Kouba" w:date="2023-09-12T16:52:00Z">
        <w:r w:rsidR="002573FA" w:rsidRPr="00D753AC">
          <w:rPr>
            <w:rFonts w:cs="Times New Roman"/>
            <w:spacing w:val="-23"/>
            <w:w w:val="105"/>
            <w:sz w:val="22"/>
            <w:szCs w:val="22"/>
          </w:rPr>
          <w:t xml:space="preserve"> </w:t>
        </w:r>
        <w:r w:rsidR="002573FA" w:rsidRPr="00D753AC">
          <w:rPr>
            <w:rFonts w:cs="Times New Roman"/>
            <w:w w:val="105"/>
            <w:sz w:val="22"/>
            <w:szCs w:val="22"/>
          </w:rPr>
          <w:t>(2.3,</w:t>
        </w:r>
        <w:r w:rsidR="002573FA" w:rsidRPr="00D753AC">
          <w:rPr>
            <w:rFonts w:cs="Times New Roman"/>
            <w:spacing w:val="-23"/>
            <w:w w:val="105"/>
            <w:sz w:val="22"/>
            <w:szCs w:val="22"/>
          </w:rPr>
          <w:t xml:space="preserve"> </w:t>
        </w:r>
        <w:r w:rsidR="002573FA" w:rsidRPr="00D753AC">
          <w:rPr>
            <w:rFonts w:cs="Times New Roman"/>
            <w:w w:val="105"/>
            <w:sz w:val="22"/>
            <w:szCs w:val="22"/>
          </w:rPr>
          <w:t>3.1,</w:t>
        </w:r>
        <w:r w:rsidR="002573FA" w:rsidRPr="00D753AC">
          <w:rPr>
            <w:rFonts w:cs="Times New Roman"/>
            <w:spacing w:val="-23"/>
            <w:w w:val="105"/>
            <w:sz w:val="22"/>
            <w:szCs w:val="22"/>
          </w:rPr>
          <w:t xml:space="preserve"> </w:t>
        </w:r>
        <w:r w:rsidR="002573FA" w:rsidRPr="00D753AC">
          <w:rPr>
            <w:rFonts w:cs="Times New Roman"/>
            <w:w w:val="105"/>
            <w:sz w:val="22"/>
            <w:szCs w:val="22"/>
          </w:rPr>
          <w:t>and</w:t>
        </w:r>
        <w:r w:rsidR="002573FA" w:rsidRPr="00D753AC">
          <w:rPr>
            <w:rFonts w:cs="Times New Roman"/>
            <w:spacing w:val="-23"/>
            <w:w w:val="105"/>
            <w:sz w:val="22"/>
            <w:szCs w:val="22"/>
          </w:rPr>
          <w:t xml:space="preserve"> </w:t>
        </w:r>
        <w:r w:rsidR="002573FA" w:rsidRPr="00D753AC">
          <w:rPr>
            <w:rFonts w:cs="Times New Roman"/>
            <w:w w:val="105"/>
            <w:sz w:val="22"/>
            <w:szCs w:val="22"/>
          </w:rPr>
          <w:t>3</w:t>
        </w:r>
        <w:r w:rsidR="002573FA" w:rsidRPr="00D753AC">
          <w:rPr>
            <w:rFonts w:cs="Times New Roman"/>
            <w:spacing w:val="-23"/>
            <w:w w:val="105"/>
            <w:sz w:val="22"/>
            <w:szCs w:val="22"/>
          </w:rPr>
          <w:t xml:space="preserve"> </w:t>
        </w:r>
        <w:r w:rsidR="002573FA" w:rsidRPr="00D753AC">
          <w:rPr>
            <w:rFonts w:cs="Times New Roman"/>
            <w:w w:val="105"/>
            <w:sz w:val="22"/>
            <w:szCs w:val="22"/>
          </w:rPr>
          <w:t>inches)</w:t>
        </w:r>
      </w:ins>
      <w:r w:rsidR="002573FA" w:rsidRPr="00D753AC">
        <w:rPr>
          <w:rFonts w:cs="Times New Roman"/>
          <w:spacing w:val="-23"/>
          <w:w w:val="105"/>
          <w:sz w:val="22"/>
          <w:szCs w:val="22"/>
          <w:rPrChange w:id="3805" w:author="Claire Kouba" w:date="2023-09-12T16:52:00Z">
            <w:rPr>
              <w:spacing w:val="-19"/>
              <w:w w:val="105"/>
            </w:rPr>
          </w:rPrChange>
        </w:rPr>
        <w:t xml:space="preserve"> </w:t>
      </w:r>
      <w:r w:rsidR="002573FA" w:rsidRPr="00D753AC">
        <w:rPr>
          <w:rFonts w:cs="Times New Roman"/>
          <w:w w:val="105"/>
          <w:sz w:val="22"/>
          <w:szCs w:val="22"/>
        </w:rPr>
        <w:t>in</w:t>
      </w:r>
      <w:r w:rsidR="002573FA" w:rsidRPr="00D753AC">
        <w:rPr>
          <w:rFonts w:cs="Times New Roman"/>
          <w:spacing w:val="-23"/>
          <w:w w:val="105"/>
          <w:sz w:val="22"/>
          <w:szCs w:val="22"/>
          <w:rPrChange w:id="3806" w:author="Claire Kouba" w:date="2023-09-12T16:52:00Z">
            <w:rPr>
              <w:spacing w:val="-19"/>
              <w:w w:val="105"/>
            </w:rPr>
          </w:rPrChange>
        </w:rPr>
        <w:t xml:space="preserve"> </w:t>
      </w:r>
      <w:r w:rsidR="002573FA" w:rsidRPr="00D753AC">
        <w:rPr>
          <w:rFonts w:cs="Times New Roman"/>
          <w:w w:val="105"/>
          <w:sz w:val="22"/>
          <w:szCs w:val="22"/>
        </w:rPr>
        <w:t>Eras</w:t>
      </w:r>
      <w:r w:rsidR="002573FA" w:rsidRPr="00D753AC">
        <w:rPr>
          <w:rFonts w:cs="Times New Roman"/>
          <w:spacing w:val="-23"/>
          <w:w w:val="105"/>
          <w:sz w:val="22"/>
          <w:szCs w:val="22"/>
          <w:rPrChange w:id="3807" w:author="Claire Kouba" w:date="2023-09-12T16:52:00Z">
            <w:rPr>
              <w:spacing w:val="-19"/>
              <w:w w:val="105"/>
            </w:rPr>
          </w:rPrChange>
        </w:rPr>
        <w:t xml:space="preserve"> </w:t>
      </w:r>
      <w:r w:rsidR="002573FA" w:rsidRPr="00D753AC">
        <w:rPr>
          <w:rFonts w:cs="Times New Roman"/>
          <w:w w:val="105"/>
          <w:sz w:val="22"/>
          <w:szCs w:val="22"/>
        </w:rPr>
        <w:t>1,</w:t>
      </w:r>
      <w:r w:rsidR="002573FA" w:rsidRPr="00D753AC">
        <w:rPr>
          <w:rFonts w:cs="Times New Roman"/>
          <w:spacing w:val="-23"/>
          <w:w w:val="105"/>
          <w:sz w:val="22"/>
          <w:szCs w:val="22"/>
          <w:rPrChange w:id="3808" w:author="Claire Kouba" w:date="2023-09-12T16:52:00Z">
            <w:rPr>
              <w:spacing w:val="-19"/>
              <w:w w:val="105"/>
            </w:rPr>
          </w:rPrChange>
        </w:rPr>
        <w:t xml:space="preserve"> </w:t>
      </w:r>
      <w:r w:rsidR="002573FA" w:rsidRPr="00D753AC">
        <w:rPr>
          <w:rFonts w:cs="Times New Roman"/>
          <w:w w:val="105"/>
          <w:sz w:val="22"/>
          <w:szCs w:val="22"/>
        </w:rPr>
        <w:t>2</w:t>
      </w:r>
      <w:r w:rsidR="002573FA" w:rsidRPr="00D753AC">
        <w:rPr>
          <w:rFonts w:cs="Times New Roman"/>
          <w:spacing w:val="-23"/>
          <w:w w:val="105"/>
          <w:sz w:val="22"/>
          <w:szCs w:val="22"/>
          <w:rPrChange w:id="3809" w:author="Claire Kouba" w:date="2023-09-12T16:52:00Z">
            <w:rPr>
              <w:spacing w:val="-19"/>
              <w:w w:val="105"/>
            </w:rPr>
          </w:rPrChange>
        </w:rPr>
        <w:t xml:space="preserve"> </w:t>
      </w:r>
      <w:r w:rsidR="002573FA" w:rsidRPr="00D753AC">
        <w:rPr>
          <w:rFonts w:cs="Times New Roman"/>
          <w:w w:val="105"/>
          <w:sz w:val="22"/>
          <w:szCs w:val="22"/>
        </w:rPr>
        <w:t>and</w:t>
      </w:r>
      <w:r w:rsidR="002573FA" w:rsidRPr="00D753AC">
        <w:rPr>
          <w:rFonts w:cs="Times New Roman"/>
          <w:spacing w:val="-23"/>
          <w:w w:val="105"/>
          <w:sz w:val="22"/>
          <w:szCs w:val="22"/>
          <w:rPrChange w:id="3810" w:author="Claire Kouba" w:date="2023-09-12T16:52:00Z">
            <w:rPr>
              <w:spacing w:val="-19"/>
              <w:w w:val="105"/>
            </w:rPr>
          </w:rPrChange>
        </w:rPr>
        <w:t xml:space="preserve"> </w:t>
      </w:r>
      <w:r w:rsidR="002573FA" w:rsidRPr="00D753AC">
        <w:rPr>
          <w:rFonts w:cs="Times New Roman"/>
          <w:w w:val="105"/>
          <w:sz w:val="22"/>
          <w:szCs w:val="22"/>
        </w:rPr>
        <w:t>3,</w:t>
      </w:r>
      <w:r w:rsidR="002573FA" w:rsidRPr="00D753AC">
        <w:rPr>
          <w:rFonts w:cs="Times New Roman"/>
          <w:spacing w:val="-23"/>
          <w:w w:val="105"/>
          <w:sz w:val="22"/>
          <w:szCs w:val="22"/>
          <w:rPrChange w:id="3811" w:author="Claire Kouba" w:date="2023-09-12T16:52:00Z">
            <w:rPr>
              <w:spacing w:val="-19"/>
              <w:w w:val="105"/>
            </w:rPr>
          </w:rPrChange>
        </w:rPr>
        <w:t xml:space="preserve"> </w:t>
      </w:r>
      <w:r w:rsidR="002573FA" w:rsidRPr="00D753AC">
        <w:rPr>
          <w:rFonts w:cs="Times New Roman"/>
          <w:w w:val="105"/>
          <w:sz w:val="22"/>
          <w:szCs w:val="22"/>
        </w:rPr>
        <w:t>respectively.</w:t>
      </w:r>
    </w:p>
    <w:p w:rsidR="002153D1" w:rsidRDefault="002153D1" w:rsidP="00D753AC">
      <w:pPr>
        <w:spacing w:before="8"/>
        <w:ind w:left="173"/>
        <w:rPr>
          <w:ins w:id="3812" w:author="Claire Kouba" w:date="2023-09-25T11:44:00Z"/>
          <w:rFonts w:ascii="Times New Roman" w:eastAsia="Times New Roman" w:hAnsi="Times New Roman" w:cs="Times New Roman"/>
        </w:rPr>
      </w:pPr>
    </w:p>
    <w:p w:rsidR="00971BC2" w:rsidRPr="00D753AC" w:rsidRDefault="00971BC2">
      <w:pPr>
        <w:pStyle w:val="Heading2"/>
        <w:rPr>
          <w:ins w:id="3813" w:author="Claire Kouba" w:date="2023-09-25T11:44:00Z"/>
        </w:rPr>
        <w:pPrChange w:id="3814" w:author="Claire Kouba" w:date="2023-09-25T11:48:00Z">
          <w:pPr>
            <w:pStyle w:val="Heading2"/>
            <w:ind w:left="173" w:firstLine="0"/>
          </w:pPr>
        </w:pPrChange>
      </w:pPr>
      <w:ins w:id="3815" w:author="Claire Kouba" w:date="2023-09-25T11:44:00Z">
        <w:r w:rsidRPr="00D753AC">
          <w:t>3.</w:t>
        </w:r>
      </w:ins>
      <w:ins w:id="3816" w:author="Claire Kouba" w:date="2023-09-25T11:48:00Z">
        <w:r w:rsidR="00AF16BB">
          <w:t>3</w:t>
        </w:r>
      </w:ins>
      <w:ins w:id="3817" w:author="Claire Kouba" w:date="2023-09-25T11:44:00Z">
        <w:r w:rsidRPr="00D753AC">
          <w:t xml:space="preserve">    Comparison with California DWR Water </w:t>
        </w:r>
        <w:r w:rsidRPr="00D753AC">
          <w:rPr>
            <w:spacing w:val="-6"/>
          </w:rPr>
          <w:t xml:space="preserve">Year </w:t>
        </w:r>
        <w:r w:rsidRPr="00D753AC">
          <w:rPr>
            <w:spacing w:val="-4"/>
          </w:rPr>
          <w:t xml:space="preserve">Type </w:t>
        </w:r>
        <w:r w:rsidRPr="00D753AC">
          <w:t>(WYT)</w:t>
        </w:r>
        <w:r w:rsidRPr="00D753AC">
          <w:rPr>
            <w:spacing w:val="-19"/>
          </w:rPr>
          <w:t xml:space="preserve"> </w:t>
        </w:r>
        <w:r w:rsidRPr="00D753AC">
          <w:t>category</w:t>
        </w:r>
      </w:ins>
    </w:p>
    <w:p w:rsidR="00971BC2" w:rsidRPr="00D753AC" w:rsidRDefault="00971BC2" w:rsidP="00971BC2">
      <w:pPr>
        <w:spacing w:before="6"/>
        <w:ind w:left="173"/>
        <w:rPr>
          <w:ins w:id="3818" w:author="Claire Kouba" w:date="2023-09-25T11:44:00Z"/>
          <w:rFonts w:ascii="Times New Roman" w:eastAsia="Times New Roman" w:hAnsi="Times New Roman" w:cs="Times New Roman"/>
          <w:b/>
          <w:bCs/>
        </w:rPr>
      </w:pPr>
    </w:p>
    <w:p w:rsidR="00971BC2" w:rsidRPr="00D753AC" w:rsidRDefault="00971BC2" w:rsidP="00971BC2">
      <w:pPr>
        <w:pStyle w:val="BodyText"/>
        <w:spacing w:before="66"/>
        <w:ind w:left="173" w:right="158"/>
        <w:rPr>
          <w:ins w:id="3819" w:author="Claire Kouba" w:date="2023-09-25T11:44:00Z"/>
          <w:rFonts w:cs="Times New Roman"/>
          <w:sz w:val="22"/>
          <w:szCs w:val="22"/>
        </w:rPr>
      </w:pPr>
      <w:ins w:id="3820" w:author="Claire Kouba" w:date="2023-09-25T11:44:00Z">
        <w:r w:rsidRPr="00D753AC">
          <w:rPr>
            <w:rFonts w:cs="Times New Roman"/>
            <w:w w:val="105"/>
            <w:sz w:val="22"/>
            <w:szCs w:val="22"/>
          </w:rPr>
          <w:t>The</w:t>
        </w:r>
        <w:r w:rsidRPr="00C77449">
          <w:rPr>
            <w:rFonts w:cs="Times New Roman"/>
            <w:spacing w:val="-5"/>
            <w:w w:val="105"/>
            <w:sz w:val="22"/>
            <w:szCs w:val="22"/>
          </w:rPr>
          <w:t xml:space="preserve"> </w:t>
        </w:r>
        <w:r w:rsidRPr="00D753AC">
          <w:rPr>
            <w:rFonts w:cs="Times New Roman"/>
            <w:w w:val="105"/>
            <w:sz w:val="22"/>
            <w:szCs w:val="22"/>
          </w:rPr>
          <w:t>DWR</w:t>
        </w:r>
        <w:r w:rsidRPr="00C77449">
          <w:rPr>
            <w:rFonts w:cs="Times New Roman"/>
            <w:spacing w:val="-5"/>
            <w:w w:val="105"/>
            <w:sz w:val="22"/>
            <w:szCs w:val="22"/>
          </w:rPr>
          <w:t xml:space="preserve"> </w:t>
        </w:r>
        <w:r w:rsidRPr="00D753AC">
          <w:rPr>
            <w:rFonts w:cs="Times New Roman"/>
            <w:w w:val="105"/>
            <w:sz w:val="22"/>
            <w:szCs w:val="22"/>
          </w:rPr>
          <w:t>water</w:t>
        </w:r>
        <w:r w:rsidRPr="00C77449">
          <w:rPr>
            <w:rFonts w:cs="Times New Roman"/>
            <w:spacing w:val="-5"/>
            <w:w w:val="105"/>
            <w:sz w:val="22"/>
            <w:szCs w:val="22"/>
          </w:rPr>
          <w:t xml:space="preserve"> </w:t>
        </w:r>
        <w:r w:rsidRPr="00D753AC">
          <w:rPr>
            <w:rFonts w:cs="Times New Roman"/>
            <w:w w:val="105"/>
            <w:sz w:val="22"/>
            <w:szCs w:val="22"/>
          </w:rPr>
          <w:t>year</w:t>
        </w:r>
        <w:r w:rsidRPr="00C77449">
          <w:rPr>
            <w:rFonts w:cs="Times New Roman"/>
            <w:spacing w:val="-5"/>
            <w:w w:val="105"/>
            <w:sz w:val="22"/>
            <w:szCs w:val="22"/>
          </w:rPr>
          <w:t xml:space="preserve"> </w:t>
        </w:r>
        <w:r w:rsidRPr="00D753AC">
          <w:rPr>
            <w:rFonts w:cs="Times New Roman"/>
            <w:w w:val="105"/>
            <w:sz w:val="22"/>
            <w:szCs w:val="22"/>
          </w:rPr>
          <w:t>type</w:t>
        </w:r>
        <w:r w:rsidRPr="00C77449">
          <w:rPr>
            <w:rFonts w:cs="Times New Roman"/>
            <w:spacing w:val="-5"/>
            <w:w w:val="105"/>
            <w:sz w:val="22"/>
            <w:szCs w:val="22"/>
          </w:rPr>
          <w:t xml:space="preserve"> </w:t>
        </w:r>
        <w:r w:rsidRPr="00D753AC">
          <w:rPr>
            <w:rFonts w:cs="Times New Roman"/>
            <w:w w:val="105"/>
            <w:sz w:val="22"/>
            <w:szCs w:val="22"/>
          </w:rPr>
          <w:t>categories</w:t>
        </w:r>
        <w:r w:rsidRPr="00C77449">
          <w:rPr>
            <w:rFonts w:cs="Times New Roman"/>
            <w:spacing w:val="-5"/>
            <w:w w:val="105"/>
            <w:sz w:val="22"/>
            <w:szCs w:val="22"/>
          </w:rPr>
          <w:t xml:space="preserve"> </w:t>
        </w:r>
        <w:r w:rsidRPr="00D753AC">
          <w:rPr>
            <w:rFonts w:cs="Times New Roman"/>
            <w:w w:val="105"/>
            <w:sz w:val="22"/>
            <w:szCs w:val="22"/>
          </w:rPr>
          <w:t>map</w:t>
        </w:r>
        <w:r w:rsidRPr="00C77449">
          <w:rPr>
            <w:rFonts w:cs="Times New Roman"/>
            <w:spacing w:val="-5"/>
            <w:w w:val="105"/>
            <w:sz w:val="22"/>
            <w:szCs w:val="22"/>
          </w:rPr>
          <w:t xml:space="preserve"> </w:t>
        </w:r>
        <w:r w:rsidRPr="00D753AC">
          <w:rPr>
            <w:rFonts w:cs="Times New Roman"/>
            <w:w w:val="105"/>
            <w:sz w:val="22"/>
            <w:szCs w:val="22"/>
          </w:rPr>
          <w:t>fairly</w:t>
        </w:r>
        <w:r w:rsidRPr="00C77449">
          <w:rPr>
            <w:rFonts w:cs="Times New Roman"/>
            <w:spacing w:val="-5"/>
            <w:w w:val="105"/>
            <w:sz w:val="22"/>
            <w:szCs w:val="22"/>
          </w:rPr>
          <w:t xml:space="preserve"> </w:t>
        </w:r>
        <w:r w:rsidRPr="00D753AC">
          <w:rPr>
            <w:rFonts w:cs="Times New Roman"/>
            <w:w w:val="105"/>
            <w:sz w:val="22"/>
            <w:szCs w:val="22"/>
          </w:rPr>
          <w:t>well</w:t>
        </w:r>
        <w:r w:rsidRPr="00C77449">
          <w:rPr>
            <w:rFonts w:cs="Times New Roman"/>
            <w:spacing w:val="-5"/>
            <w:w w:val="105"/>
            <w:sz w:val="22"/>
            <w:szCs w:val="22"/>
          </w:rPr>
          <w:t xml:space="preserve"> </w:t>
        </w:r>
        <w:r w:rsidRPr="00D753AC">
          <w:rPr>
            <w:rFonts w:cs="Times New Roman"/>
            <w:w w:val="105"/>
            <w:sz w:val="22"/>
            <w:szCs w:val="22"/>
          </w:rPr>
          <w:t>onto</w:t>
        </w:r>
        <w:r w:rsidRPr="00C77449">
          <w:rPr>
            <w:rFonts w:cs="Times New Roman"/>
            <w:spacing w:val="-5"/>
            <w:w w:val="105"/>
            <w:sz w:val="22"/>
            <w:szCs w:val="22"/>
          </w:rPr>
          <w:t xml:space="preserve"> </w:t>
        </w:r>
        <w:r w:rsidRPr="00D753AC">
          <w:rPr>
            <w:rFonts w:cs="Times New Roman"/>
            <w:w w:val="105"/>
            <w:sz w:val="22"/>
            <w:szCs w:val="22"/>
          </w:rPr>
          <w:t>the</w:t>
        </w:r>
        <w:r w:rsidRPr="00C77449">
          <w:rPr>
            <w:rFonts w:cs="Times New Roman"/>
            <w:spacing w:val="-5"/>
            <w:w w:val="105"/>
            <w:sz w:val="22"/>
            <w:szCs w:val="22"/>
          </w:rPr>
          <w:t xml:space="preserve"> </w:t>
        </w:r>
        <w:r w:rsidRPr="00D753AC">
          <w:rPr>
            <w:rFonts w:cs="Times New Roman"/>
            <w:w w:val="105"/>
            <w:sz w:val="22"/>
            <w:szCs w:val="22"/>
          </w:rPr>
          <w:t>two</w:t>
        </w:r>
        <w:r w:rsidRPr="00C77449">
          <w:rPr>
            <w:rFonts w:cs="Times New Roman"/>
            <w:spacing w:val="-5"/>
            <w:w w:val="105"/>
            <w:sz w:val="22"/>
            <w:szCs w:val="22"/>
          </w:rPr>
          <w:t xml:space="preserve"> </w:t>
        </w:r>
        <w:r w:rsidRPr="00D753AC">
          <w:rPr>
            <w:rFonts w:cs="Times New Roman"/>
            <w:w w:val="105"/>
            <w:sz w:val="22"/>
            <w:szCs w:val="22"/>
          </w:rPr>
          <w:t>proposed</w:t>
        </w:r>
        <w:r w:rsidRPr="00C77449">
          <w:rPr>
            <w:rFonts w:cs="Times New Roman"/>
            <w:spacing w:val="-5"/>
            <w:w w:val="105"/>
            <w:sz w:val="22"/>
            <w:szCs w:val="22"/>
          </w:rPr>
          <w:t xml:space="preserve"> </w:t>
        </w:r>
        <w:r w:rsidRPr="00D753AC">
          <w:rPr>
            <w:rFonts w:cs="Times New Roman"/>
            <w:w w:val="105"/>
            <w:sz w:val="22"/>
            <w:szCs w:val="22"/>
          </w:rPr>
          <w:t>hydrologic</w:t>
        </w:r>
        <w:r w:rsidRPr="00C77449">
          <w:rPr>
            <w:rFonts w:cs="Times New Roman"/>
            <w:spacing w:val="-5"/>
            <w:w w:val="105"/>
            <w:sz w:val="22"/>
            <w:szCs w:val="22"/>
          </w:rPr>
          <w:t xml:space="preserve"> </w:t>
        </w:r>
        <w:r w:rsidRPr="00D753AC">
          <w:rPr>
            <w:rFonts w:cs="Times New Roman"/>
            <w:w w:val="105"/>
            <w:sz w:val="22"/>
            <w:szCs w:val="22"/>
          </w:rPr>
          <w:t>indices</w:t>
        </w:r>
        <w:r w:rsidRPr="00C77449">
          <w:rPr>
            <w:rFonts w:cs="Times New Roman"/>
            <w:spacing w:val="-5"/>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C77449">
          <w:rPr>
            <w:rFonts w:cs="Times New Roman"/>
            <w:i/>
            <w:spacing w:val="14"/>
            <w:w w:val="105"/>
            <w:position w:val="-2"/>
            <w:sz w:val="22"/>
            <w:szCs w:val="22"/>
          </w:rPr>
          <w:t xml:space="preserve"> </w:t>
        </w:r>
        <w:r w:rsidRPr="00D753AC">
          <w:rPr>
            <w:rFonts w:cs="Times New Roman"/>
            <w:w w:val="105"/>
            <w:sz w:val="22"/>
            <w:szCs w:val="22"/>
          </w:rPr>
          <w:t>and</w:t>
        </w:r>
        <w:r w:rsidRPr="00C77449">
          <w:rPr>
            <w:rFonts w:cs="Times New Roman"/>
            <w:spacing w:val="-5"/>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C77449">
          <w:rPr>
            <w:rFonts w:cs="Times New Roman"/>
            <w:i/>
            <w:spacing w:val="14"/>
            <w:w w:val="105"/>
            <w:position w:val="-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5"/>
            <w:w w:val="105"/>
            <w:sz w:val="22"/>
            <w:szCs w:val="22"/>
          </w:rPr>
          <w:t xml:space="preserve"> </w:t>
        </w:r>
      </w:ins>
      <w:ins w:id="3821" w:author="Claire Kouba" w:date="2023-09-25T11:53:00Z">
        <w:r w:rsidR="000A08F1">
          <w:rPr>
            <w:rFonts w:cs="Times New Roman"/>
            <w:w w:val="105"/>
            <w:sz w:val="22"/>
            <w:szCs w:val="22"/>
          </w:rPr>
          <w:t>7</w:t>
        </w:r>
      </w:ins>
      <w:ins w:id="3822" w:author="Claire Kouba" w:date="2023-09-25T11:44:00Z">
        <w:r w:rsidRPr="00D753AC">
          <w:rPr>
            <w:rFonts w:cs="Times New Roman"/>
            <w:w w:val="105"/>
            <w:sz w:val="22"/>
            <w:szCs w:val="22"/>
          </w:rPr>
          <w:t>,</w:t>
        </w:r>
        <w:r w:rsidRPr="00D753AC">
          <w:rPr>
            <w:rFonts w:cs="Times New Roman"/>
            <w:w w:val="105"/>
            <w:sz w:val="22"/>
            <w:szCs w:val="22"/>
          </w:rPr>
          <w:fldChar w:fldCharType="end"/>
        </w:r>
        <w:r w:rsidRPr="00C77449">
          <w:rPr>
            <w:rFonts w:cs="Times New Roman"/>
            <w:w w:val="99"/>
            <w:sz w:val="22"/>
            <w:szCs w:val="22"/>
          </w:rPr>
          <w:t xml:space="preserve"> </w:t>
        </w:r>
        <w:r w:rsidRPr="00D753AC">
          <w:rPr>
            <w:rFonts w:cs="Times New Roman"/>
            <w:w w:val="105"/>
            <w:sz w:val="22"/>
            <w:szCs w:val="22"/>
          </w:rPr>
          <w:t>panels</w:t>
        </w:r>
        <w:r w:rsidRPr="00D753AC">
          <w:rPr>
            <w:rFonts w:cs="Times New Roman"/>
            <w:spacing w:val="-16"/>
            <w:w w:val="105"/>
            <w:sz w:val="22"/>
            <w:szCs w:val="22"/>
          </w:rPr>
          <w:t xml:space="preserve"> </w:t>
        </w:r>
        <w:r w:rsidRPr="00D753AC">
          <w:rPr>
            <w:rFonts w:cs="Times New Roman"/>
            <w:w w:val="105"/>
            <w:sz w:val="22"/>
            <w:szCs w:val="22"/>
          </w:rPr>
          <w:t>A</w:t>
        </w:r>
        <w:r w:rsidRPr="00D753AC">
          <w:rPr>
            <w:rFonts w:cs="Times New Roman"/>
            <w:spacing w:val="-17"/>
            <w:w w:val="105"/>
            <w:sz w:val="22"/>
            <w:szCs w:val="22"/>
          </w:rPr>
          <w:t xml:space="preserve"> </w:t>
        </w:r>
        <w:r w:rsidRPr="00D753AC">
          <w:rPr>
            <w:rFonts w:cs="Times New Roman"/>
            <w:w w:val="105"/>
            <w:sz w:val="22"/>
            <w:szCs w:val="22"/>
          </w:rPr>
          <w:t>and</w:t>
        </w:r>
        <w:r w:rsidRPr="00D753AC">
          <w:rPr>
            <w:rFonts w:cs="Times New Roman"/>
            <w:spacing w:val="-16"/>
            <w:w w:val="105"/>
            <w:sz w:val="22"/>
            <w:szCs w:val="22"/>
          </w:rPr>
          <w:t xml:space="preserve"> </w:t>
        </w:r>
        <w:r w:rsidRPr="00D753AC">
          <w:rPr>
            <w:rFonts w:cs="Times New Roman"/>
            <w:w w:val="105"/>
            <w:sz w:val="22"/>
            <w:szCs w:val="22"/>
          </w:rPr>
          <w:t>B),</w:t>
        </w:r>
        <w:r w:rsidRPr="00C77449">
          <w:rPr>
            <w:rFonts w:cs="Times New Roman"/>
            <w:spacing w:val="-16"/>
            <w:w w:val="105"/>
            <w:sz w:val="22"/>
            <w:szCs w:val="22"/>
          </w:rPr>
          <w:t xml:space="preserve"> </w:t>
        </w:r>
        <w:r w:rsidRPr="00D753AC">
          <w:rPr>
            <w:rFonts w:cs="Times New Roman"/>
            <w:w w:val="105"/>
            <w:sz w:val="22"/>
            <w:szCs w:val="22"/>
          </w:rPr>
          <w:t>which</w:t>
        </w:r>
        <w:r w:rsidRPr="00C77449">
          <w:rPr>
            <w:rFonts w:cs="Times New Roman"/>
            <w:spacing w:val="-16"/>
            <w:w w:val="105"/>
            <w:sz w:val="22"/>
            <w:szCs w:val="22"/>
          </w:rPr>
          <w:t xml:space="preserve"> </w:t>
        </w:r>
        <w:r w:rsidRPr="00D753AC">
          <w:rPr>
            <w:rFonts w:cs="Times New Roman"/>
            <w:w w:val="105"/>
            <w:sz w:val="22"/>
            <w:szCs w:val="22"/>
          </w:rPr>
          <w:t>is</w:t>
        </w:r>
        <w:r w:rsidRPr="00C77449">
          <w:rPr>
            <w:rFonts w:cs="Times New Roman"/>
            <w:spacing w:val="-16"/>
            <w:w w:val="105"/>
            <w:sz w:val="22"/>
            <w:szCs w:val="22"/>
          </w:rPr>
          <w:t xml:space="preserve"> </w:t>
        </w:r>
        <w:r w:rsidRPr="00D753AC">
          <w:rPr>
            <w:rFonts w:cs="Times New Roman"/>
            <w:w w:val="105"/>
            <w:sz w:val="22"/>
            <w:szCs w:val="22"/>
          </w:rPr>
          <w:t>to</w:t>
        </w:r>
        <w:r w:rsidRPr="00C77449">
          <w:rPr>
            <w:rFonts w:cs="Times New Roman"/>
            <w:spacing w:val="-17"/>
            <w:w w:val="105"/>
            <w:sz w:val="22"/>
            <w:szCs w:val="22"/>
          </w:rPr>
          <w:t xml:space="preserve"> </w:t>
        </w:r>
        <w:r w:rsidRPr="00D753AC">
          <w:rPr>
            <w:rFonts w:cs="Times New Roman"/>
            <w:w w:val="105"/>
            <w:sz w:val="22"/>
            <w:szCs w:val="22"/>
          </w:rPr>
          <w:t>be</w:t>
        </w:r>
        <w:r w:rsidRPr="00C77449">
          <w:rPr>
            <w:rFonts w:cs="Times New Roman"/>
            <w:spacing w:val="-16"/>
            <w:w w:val="105"/>
            <w:sz w:val="22"/>
            <w:szCs w:val="22"/>
          </w:rPr>
          <w:t xml:space="preserve"> </w:t>
        </w:r>
        <w:r w:rsidRPr="00D753AC">
          <w:rPr>
            <w:rFonts w:cs="Times New Roman"/>
            <w:w w:val="105"/>
            <w:sz w:val="22"/>
            <w:szCs w:val="22"/>
          </w:rPr>
          <w:t>expected,</w:t>
        </w:r>
        <w:r w:rsidRPr="00C77449">
          <w:rPr>
            <w:rFonts w:cs="Times New Roman"/>
            <w:spacing w:val="-16"/>
            <w:w w:val="105"/>
            <w:sz w:val="22"/>
            <w:szCs w:val="22"/>
          </w:rPr>
          <w:t xml:space="preserve"> </w:t>
        </w:r>
        <w:r w:rsidRPr="00D753AC">
          <w:rPr>
            <w:rFonts w:cs="Times New Roman"/>
            <w:w w:val="105"/>
            <w:sz w:val="22"/>
            <w:szCs w:val="22"/>
          </w:rPr>
          <w:t>as</w:t>
        </w:r>
        <w:r w:rsidRPr="00C77449">
          <w:rPr>
            <w:rFonts w:cs="Times New Roman"/>
            <w:spacing w:val="-16"/>
            <w:w w:val="105"/>
            <w:sz w:val="22"/>
            <w:szCs w:val="22"/>
          </w:rPr>
          <w:t xml:space="preserve"> </w:t>
        </w:r>
        <w:r w:rsidRPr="00D753AC">
          <w:rPr>
            <w:rFonts w:cs="Times New Roman"/>
            <w:w w:val="105"/>
            <w:sz w:val="22"/>
            <w:szCs w:val="22"/>
          </w:rPr>
          <w:t>both</w:t>
        </w:r>
        <w:r w:rsidRPr="00C77449">
          <w:rPr>
            <w:rFonts w:cs="Times New Roman"/>
            <w:spacing w:val="-17"/>
            <w:w w:val="105"/>
            <w:sz w:val="22"/>
            <w:szCs w:val="22"/>
          </w:rPr>
          <w:t xml:space="preserve"> </w:t>
        </w:r>
        <w:r w:rsidRPr="00D753AC">
          <w:rPr>
            <w:rFonts w:cs="Times New Roman"/>
            <w:w w:val="105"/>
            <w:sz w:val="22"/>
            <w:szCs w:val="22"/>
          </w:rPr>
          <w:t>DWR</w:t>
        </w:r>
        <w:r w:rsidRPr="00C77449">
          <w:rPr>
            <w:rFonts w:cs="Times New Roman"/>
            <w:spacing w:val="-16"/>
            <w:w w:val="105"/>
            <w:sz w:val="22"/>
            <w:szCs w:val="22"/>
          </w:rPr>
          <w:t xml:space="preserve"> </w:t>
        </w:r>
        <w:r w:rsidRPr="00D753AC">
          <w:rPr>
            <w:rFonts w:cs="Times New Roman"/>
            <w:w w:val="105"/>
            <w:sz w:val="22"/>
            <w:szCs w:val="22"/>
          </w:rPr>
          <w:t>WYT</w:t>
        </w:r>
        <w:r w:rsidRPr="00C77449">
          <w:rPr>
            <w:rFonts w:cs="Times New Roman"/>
            <w:spacing w:val="-16"/>
            <w:w w:val="105"/>
            <w:sz w:val="22"/>
            <w:szCs w:val="22"/>
          </w:rPr>
          <w:t xml:space="preserve"> </w:t>
        </w:r>
        <w:r w:rsidRPr="00D753AC">
          <w:rPr>
            <w:rFonts w:cs="Times New Roman"/>
            <w:w w:val="105"/>
            <w:sz w:val="22"/>
            <w:szCs w:val="22"/>
          </w:rPr>
          <w:t>and</w:t>
        </w:r>
        <w:r w:rsidRPr="00C77449">
          <w:rPr>
            <w:rFonts w:cs="Times New Roman"/>
            <w:spacing w:val="-16"/>
            <w:w w:val="105"/>
            <w:sz w:val="22"/>
            <w:szCs w:val="22"/>
          </w:rPr>
          <w:t xml:space="preserve"> </w:t>
        </w:r>
        <w:r w:rsidRPr="00D753AC">
          <w:rPr>
            <w:rFonts w:cs="Times New Roman"/>
            <w:w w:val="105"/>
            <w:sz w:val="22"/>
            <w:szCs w:val="22"/>
          </w:rPr>
          <w:t>the</w:t>
        </w:r>
        <w:r w:rsidRPr="00C77449">
          <w:rPr>
            <w:rFonts w:cs="Times New Roman"/>
            <w:spacing w:val="-17"/>
            <w:w w:val="105"/>
            <w:sz w:val="22"/>
            <w:szCs w:val="22"/>
          </w:rPr>
          <w:t xml:space="preserve"> </w:t>
        </w:r>
        <w:r w:rsidRPr="00D753AC">
          <w:rPr>
            <w:rFonts w:cs="Times New Roman"/>
            <w:w w:val="105"/>
            <w:sz w:val="22"/>
            <w:szCs w:val="22"/>
          </w:rPr>
          <w:t>two</w:t>
        </w:r>
        <w:r w:rsidRPr="00C77449">
          <w:rPr>
            <w:rFonts w:cs="Times New Roman"/>
            <w:spacing w:val="-16"/>
            <w:w w:val="105"/>
            <w:sz w:val="22"/>
            <w:szCs w:val="22"/>
          </w:rPr>
          <w:t xml:space="preserve"> </w:t>
        </w:r>
        <w:r w:rsidRPr="00D753AC">
          <w:rPr>
            <w:rFonts w:cs="Times New Roman"/>
            <w:w w:val="105"/>
            <w:sz w:val="22"/>
            <w:szCs w:val="22"/>
          </w:rPr>
          <w:t>proposed</w:t>
        </w:r>
        <w:r w:rsidRPr="00C77449">
          <w:rPr>
            <w:rFonts w:cs="Times New Roman"/>
            <w:spacing w:val="-16"/>
            <w:w w:val="105"/>
            <w:sz w:val="22"/>
            <w:szCs w:val="22"/>
          </w:rPr>
          <w:t xml:space="preserve"> </w:t>
        </w:r>
        <w:r w:rsidRPr="00D753AC">
          <w:rPr>
            <w:rFonts w:cs="Times New Roman"/>
            <w:w w:val="105"/>
            <w:sz w:val="22"/>
            <w:szCs w:val="22"/>
          </w:rPr>
          <w:t>indices</w:t>
        </w:r>
        <w:r w:rsidRPr="00C77449">
          <w:rPr>
            <w:rFonts w:cs="Times New Roman"/>
            <w:spacing w:val="-16"/>
            <w:w w:val="105"/>
            <w:sz w:val="22"/>
            <w:szCs w:val="22"/>
          </w:rPr>
          <w:t xml:space="preserve"> </w:t>
        </w:r>
        <w:r w:rsidRPr="00D753AC">
          <w:rPr>
            <w:rFonts w:cs="Times New Roman"/>
            <w:w w:val="105"/>
            <w:sz w:val="22"/>
            <w:szCs w:val="22"/>
          </w:rPr>
          <w:t>are</w:t>
        </w:r>
        <w:r w:rsidRPr="00C77449">
          <w:rPr>
            <w:rFonts w:cs="Times New Roman"/>
            <w:spacing w:val="-16"/>
            <w:w w:val="105"/>
            <w:sz w:val="22"/>
            <w:szCs w:val="22"/>
          </w:rPr>
          <w:t xml:space="preserve"> </w:t>
        </w:r>
        <w:r w:rsidRPr="00D753AC">
          <w:rPr>
            <w:rFonts w:cs="Times New Roman"/>
            <w:w w:val="105"/>
            <w:sz w:val="22"/>
            <w:szCs w:val="22"/>
          </w:rPr>
          <w:t>based</w:t>
        </w:r>
        <w:r w:rsidRPr="00C77449">
          <w:rPr>
            <w:rFonts w:cs="Times New Roman"/>
            <w:spacing w:val="-17"/>
            <w:w w:val="105"/>
            <w:sz w:val="22"/>
            <w:szCs w:val="22"/>
          </w:rPr>
          <w:t xml:space="preserve"> </w:t>
        </w:r>
        <w:r w:rsidRPr="00D753AC">
          <w:rPr>
            <w:rFonts w:cs="Times New Roman"/>
            <w:w w:val="105"/>
            <w:sz w:val="22"/>
            <w:szCs w:val="22"/>
          </w:rPr>
          <w:t>in</w:t>
        </w:r>
        <w:r w:rsidRPr="00C77449">
          <w:rPr>
            <w:rFonts w:cs="Times New Roman"/>
            <w:spacing w:val="-16"/>
            <w:w w:val="105"/>
            <w:sz w:val="22"/>
            <w:szCs w:val="22"/>
          </w:rPr>
          <w:t xml:space="preserve"> </w:t>
        </w:r>
        <w:r w:rsidRPr="00D753AC">
          <w:rPr>
            <w:rFonts w:cs="Times New Roman"/>
            <w:w w:val="105"/>
            <w:sz w:val="22"/>
            <w:szCs w:val="22"/>
          </w:rPr>
          <w:t>part</w:t>
        </w:r>
        <w:r w:rsidRPr="00C77449">
          <w:rPr>
            <w:rFonts w:cs="Times New Roman"/>
            <w:spacing w:val="-16"/>
            <w:w w:val="105"/>
            <w:sz w:val="22"/>
            <w:szCs w:val="22"/>
          </w:rPr>
          <w:t xml:space="preserve"> </w:t>
        </w:r>
        <w:r w:rsidRPr="00D753AC">
          <w:rPr>
            <w:rFonts w:cs="Times New Roman"/>
            <w:w w:val="105"/>
            <w:sz w:val="22"/>
            <w:szCs w:val="22"/>
          </w:rPr>
          <w:t>on</w:t>
        </w:r>
        <w:r w:rsidRPr="00C77449">
          <w:rPr>
            <w:rFonts w:cs="Times New Roman"/>
            <w:spacing w:val="-16"/>
            <w:w w:val="105"/>
            <w:sz w:val="22"/>
            <w:szCs w:val="22"/>
          </w:rPr>
          <w:t xml:space="preserve"> </w:t>
        </w:r>
        <w:r w:rsidRPr="00D753AC">
          <w:rPr>
            <w:rFonts w:cs="Times New Roman"/>
            <w:w w:val="105"/>
            <w:sz w:val="22"/>
            <w:szCs w:val="22"/>
          </w:rPr>
          <w:t>cumulative</w:t>
        </w:r>
        <w:r w:rsidRPr="00971BC2">
          <w:rPr>
            <w:rFonts w:cs="Times New Roman"/>
            <w:w w:val="105"/>
            <w:sz w:val="22"/>
            <w:szCs w:val="22"/>
          </w:rPr>
          <w:t xml:space="preserve"> </w:t>
        </w:r>
        <w:r w:rsidRPr="00D753AC">
          <w:rPr>
            <w:rFonts w:cs="Times New Roman"/>
            <w:w w:val="105"/>
            <w:sz w:val="22"/>
            <w:szCs w:val="22"/>
          </w:rPr>
          <w:t>precipitation</w:t>
        </w:r>
        <w:r w:rsidRPr="00C77449">
          <w:rPr>
            <w:rFonts w:cs="Times New Roman"/>
            <w:spacing w:val="-26"/>
            <w:w w:val="105"/>
            <w:sz w:val="22"/>
            <w:szCs w:val="22"/>
          </w:rPr>
          <w:t xml:space="preserve"> </w:t>
        </w:r>
        <w:r w:rsidRPr="00D753AC">
          <w:rPr>
            <w:rFonts w:cs="Times New Roman"/>
            <w:w w:val="105"/>
            <w:sz w:val="22"/>
            <w:szCs w:val="22"/>
          </w:rPr>
          <w:t>data.</w:t>
        </w:r>
        <w:r w:rsidRPr="00C77449">
          <w:rPr>
            <w:rFonts w:cs="Times New Roman"/>
            <w:spacing w:val="-26"/>
            <w:w w:val="105"/>
            <w:sz w:val="22"/>
            <w:szCs w:val="22"/>
          </w:rPr>
          <w:t xml:space="preserve"> </w:t>
        </w:r>
        <w:r w:rsidRPr="00D753AC">
          <w:rPr>
            <w:rFonts w:cs="Times New Roman"/>
            <w:spacing w:val="-3"/>
            <w:w w:val="105"/>
            <w:sz w:val="22"/>
            <w:szCs w:val="22"/>
          </w:rPr>
          <w:t>However,</w:t>
        </w:r>
        <w:r w:rsidRPr="00C77449">
          <w:rPr>
            <w:rFonts w:cs="Times New Roman"/>
            <w:spacing w:val="-27"/>
            <w:w w:val="105"/>
            <w:sz w:val="22"/>
            <w:szCs w:val="22"/>
          </w:rPr>
          <w:t xml:space="preserve"> </w:t>
        </w:r>
        <w:r w:rsidRPr="00D753AC">
          <w:rPr>
            <w:rFonts w:cs="Times New Roman"/>
            <w:w w:val="105"/>
            <w:sz w:val="22"/>
            <w:szCs w:val="22"/>
          </w:rPr>
          <w:t>there</w:t>
        </w:r>
        <w:r w:rsidRPr="00C77449">
          <w:rPr>
            <w:rFonts w:cs="Times New Roman"/>
            <w:spacing w:val="-26"/>
            <w:w w:val="105"/>
            <w:sz w:val="22"/>
            <w:szCs w:val="22"/>
          </w:rPr>
          <w:t xml:space="preserve"> </w:t>
        </w:r>
        <w:r w:rsidRPr="00D753AC">
          <w:rPr>
            <w:rFonts w:cs="Times New Roman"/>
            <w:w w:val="105"/>
            <w:sz w:val="22"/>
            <w:szCs w:val="22"/>
          </w:rPr>
          <w:t>is</w:t>
        </w:r>
        <w:r w:rsidRPr="00C77449">
          <w:rPr>
            <w:rFonts w:cs="Times New Roman"/>
            <w:spacing w:val="-26"/>
            <w:w w:val="105"/>
            <w:sz w:val="22"/>
            <w:szCs w:val="22"/>
          </w:rPr>
          <w:t xml:space="preserve"> </w:t>
        </w:r>
        <w:r w:rsidRPr="00D753AC">
          <w:rPr>
            <w:rFonts w:cs="Times New Roman"/>
            <w:w w:val="105"/>
            <w:sz w:val="22"/>
            <w:szCs w:val="22"/>
          </w:rPr>
          <w:t>less</w:t>
        </w:r>
        <w:r w:rsidRPr="00C77449">
          <w:rPr>
            <w:rFonts w:cs="Times New Roman"/>
            <w:spacing w:val="-26"/>
            <w:w w:val="105"/>
            <w:sz w:val="22"/>
            <w:szCs w:val="22"/>
          </w:rPr>
          <w:t xml:space="preserve"> </w:t>
        </w:r>
        <w:r w:rsidRPr="00D753AC">
          <w:rPr>
            <w:rFonts w:cs="Times New Roman"/>
            <w:w w:val="105"/>
            <w:sz w:val="22"/>
            <w:szCs w:val="22"/>
          </w:rPr>
          <w:t>of</w:t>
        </w:r>
        <w:r w:rsidRPr="00C77449">
          <w:rPr>
            <w:rFonts w:cs="Times New Roman"/>
            <w:spacing w:val="-26"/>
            <w:w w:val="105"/>
            <w:sz w:val="22"/>
            <w:szCs w:val="22"/>
          </w:rPr>
          <w:t xml:space="preserve"> </w:t>
        </w:r>
        <w:r w:rsidRPr="00D753AC">
          <w:rPr>
            <w:rFonts w:cs="Times New Roman"/>
            <w:w w:val="105"/>
            <w:sz w:val="22"/>
            <w:szCs w:val="22"/>
          </w:rPr>
          <w:t>an</w:t>
        </w:r>
        <w:r w:rsidRPr="00C77449">
          <w:rPr>
            <w:rFonts w:cs="Times New Roman"/>
            <w:spacing w:val="-27"/>
            <w:w w:val="105"/>
            <w:sz w:val="22"/>
            <w:szCs w:val="22"/>
          </w:rPr>
          <w:t xml:space="preserve"> </w:t>
        </w:r>
        <w:r w:rsidRPr="00D753AC">
          <w:rPr>
            <w:rFonts w:cs="Times New Roman"/>
            <w:w w:val="105"/>
            <w:sz w:val="22"/>
            <w:szCs w:val="22"/>
          </w:rPr>
          <w:t>ability</w:t>
        </w:r>
        <w:r w:rsidRPr="00C77449">
          <w:rPr>
            <w:rFonts w:cs="Times New Roman"/>
            <w:spacing w:val="-26"/>
            <w:w w:val="105"/>
            <w:sz w:val="22"/>
            <w:szCs w:val="22"/>
          </w:rPr>
          <w:t xml:space="preserve"> </w:t>
        </w:r>
        <w:r w:rsidRPr="00D753AC">
          <w:rPr>
            <w:rFonts w:cs="Times New Roman"/>
            <w:w w:val="105"/>
            <w:sz w:val="22"/>
            <w:szCs w:val="22"/>
          </w:rPr>
          <w:t>to</w:t>
        </w:r>
        <w:r w:rsidRPr="00C77449">
          <w:rPr>
            <w:rFonts w:cs="Times New Roman"/>
            <w:spacing w:val="-26"/>
            <w:w w:val="105"/>
            <w:sz w:val="22"/>
            <w:szCs w:val="22"/>
          </w:rPr>
          <w:t xml:space="preserve"> </w:t>
        </w:r>
        <w:r w:rsidRPr="00D753AC">
          <w:rPr>
            <w:rFonts w:cs="Times New Roman"/>
            <w:w w:val="105"/>
            <w:sz w:val="22"/>
            <w:szCs w:val="22"/>
          </w:rPr>
          <w:t>identify</w:t>
        </w:r>
        <w:r w:rsidRPr="00C77449">
          <w:rPr>
            <w:rFonts w:cs="Times New Roman"/>
            <w:spacing w:val="-26"/>
            <w:w w:val="105"/>
            <w:sz w:val="22"/>
            <w:szCs w:val="22"/>
          </w:rPr>
          <w:t xml:space="preserve"> </w:t>
        </w:r>
        <w:r w:rsidRPr="00D753AC">
          <w:rPr>
            <w:rFonts w:cs="Times New Roman"/>
            <w:w w:val="105"/>
            <w:sz w:val="22"/>
            <w:szCs w:val="22"/>
          </w:rPr>
          <w:t>a</w:t>
        </w:r>
        <w:r w:rsidRPr="00C77449">
          <w:rPr>
            <w:rFonts w:cs="Times New Roman"/>
            <w:spacing w:val="-26"/>
            <w:w w:val="105"/>
            <w:sz w:val="22"/>
            <w:szCs w:val="22"/>
          </w:rPr>
          <w:t xml:space="preserve"> </w:t>
        </w:r>
        <w:r w:rsidRPr="00D753AC">
          <w:rPr>
            <w:rFonts w:cs="Times New Roman"/>
            <w:w w:val="105"/>
            <w:sz w:val="22"/>
            <w:szCs w:val="22"/>
          </w:rPr>
          <w:t>long-term</w:t>
        </w:r>
        <w:r w:rsidRPr="00C77449">
          <w:rPr>
            <w:rFonts w:cs="Times New Roman"/>
            <w:spacing w:val="-27"/>
            <w:w w:val="105"/>
            <w:sz w:val="22"/>
            <w:szCs w:val="22"/>
          </w:rPr>
          <w:t xml:space="preserve"> </w:t>
        </w:r>
        <w:r w:rsidRPr="00D753AC">
          <w:rPr>
            <w:rFonts w:cs="Times New Roman"/>
            <w:w w:val="105"/>
            <w:sz w:val="22"/>
            <w:szCs w:val="22"/>
          </w:rPr>
          <w:t>trend</w:t>
        </w:r>
        <w:r w:rsidRPr="00C77449">
          <w:rPr>
            <w:rFonts w:cs="Times New Roman"/>
            <w:spacing w:val="-26"/>
            <w:w w:val="105"/>
            <w:sz w:val="22"/>
            <w:szCs w:val="22"/>
          </w:rPr>
          <w:t xml:space="preserve"> </w:t>
        </w:r>
        <w:r w:rsidRPr="00D753AC">
          <w:rPr>
            <w:rFonts w:cs="Times New Roman"/>
            <w:w w:val="105"/>
            <w:sz w:val="22"/>
            <w:szCs w:val="22"/>
          </w:rPr>
          <w:t>in</w:t>
        </w:r>
        <w:r w:rsidRPr="00C77449">
          <w:rPr>
            <w:rFonts w:cs="Times New Roman"/>
            <w:spacing w:val="-26"/>
            <w:w w:val="105"/>
            <w:sz w:val="22"/>
            <w:szCs w:val="22"/>
          </w:rPr>
          <w:t xml:space="preserve"> </w:t>
        </w:r>
        <w:r w:rsidRPr="00D753AC">
          <w:rPr>
            <w:rFonts w:cs="Times New Roman"/>
            <w:w w:val="105"/>
            <w:sz w:val="22"/>
            <w:szCs w:val="22"/>
          </w:rPr>
          <w:t>the</w:t>
        </w:r>
        <w:r w:rsidRPr="00C77449">
          <w:rPr>
            <w:rFonts w:cs="Times New Roman"/>
            <w:spacing w:val="-26"/>
            <w:w w:val="105"/>
            <w:sz w:val="22"/>
            <w:szCs w:val="22"/>
          </w:rPr>
          <w:t xml:space="preserve"> </w:t>
        </w:r>
        <w:r w:rsidRPr="00D753AC">
          <w:rPr>
            <w:rFonts w:cs="Times New Roman"/>
            <w:w w:val="105"/>
            <w:sz w:val="22"/>
            <w:szCs w:val="22"/>
          </w:rPr>
          <w:t>DWR</w:t>
        </w:r>
        <w:r w:rsidRPr="00C77449">
          <w:rPr>
            <w:rFonts w:cs="Times New Roman"/>
            <w:spacing w:val="-26"/>
            <w:w w:val="105"/>
            <w:sz w:val="22"/>
            <w:szCs w:val="22"/>
          </w:rPr>
          <w:t xml:space="preserve"> </w:t>
        </w:r>
        <w:r w:rsidRPr="00D753AC">
          <w:rPr>
            <w:rFonts w:cs="Times New Roman"/>
            <w:w w:val="105"/>
            <w:sz w:val="22"/>
            <w:szCs w:val="22"/>
          </w:rPr>
          <w:t>WYT</w:t>
        </w:r>
        <w:r w:rsidRPr="00C77449">
          <w:rPr>
            <w:rFonts w:cs="Times New Roman"/>
            <w:spacing w:val="-27"/>
            <w:w w:val="105"/>
            <w:sz w:val="22"/>
            <w:szCs w:val="22"/>
          </w:rPr>
          <w:t xml:space="preserve"> </w:t>
        </w:r>
        <w:r w:rsidRPr="00D753AC">
          <w:rPr>
            <w:rFonts w:cs="Times New Roman"/>
            <w:w w:val="105"/>
            <w:sz w:val="22"/>
            <w:szCs w:val="22"/>
          </w:rPr>
          <w:t>index</w:t>
        </w:r>
        <w:r w:rsidRPr="00C77449">
          <w:rPr>
            <w:rFonts w:cs="Times New Roman"/>
            <w:spacing w:val="-26"/>
            <w:w w:val="105"/>
            <w:sz w:val="22"/>
            <w:szCs w:val="22"/>
          </w:rPr>
          <w:t xml:space="preserve"> </w:t>
        </w:r>
        <w:r w:rsidRPr="00D753AC">
          <w:rPr>
            <w:rFonts w:cs="Times New Roman"/>
            <w:w w:val="105"/>
            <w:sz w:val="22"/>
            <w:szCs w:val="22"/>
          </w:rPr>
          <w:t>time</w:t>
        </w:r>
        <w:r w:rsidRPr="00C77449">
          <w:rPr>
            <w:rFonts w:cs="Times New Roman"/>
            <w:spacing w:val="-26"/>
            <w:w w:val="105"/>
            <w:sz w:val="22"/>
            <w:szCs w:val="22"/>
          </w:rPr>
          <w:t xml:space="preserve"> </w:t>
        </w:r>
        <w:r w:rsidRPr="00D753AC">
          <w:rPr>
            <w:rFonts w:cs="Times New Roman"/>
            <w:w w:val="105"/>
            <w:sz w:val="22"/>
            <w:szCs w:val="22"/>
          </w:rPr>
          <w:t>series</w:t>
        </w:r>
        <w:r w:rsidRPr="00C77449">
          <w:rPr>
            <w:rFonts w:cs="Times New Roman"/>
            <w:spacing w:val="-26"/>
            <w:w w:val="105"/>
            <w:sz w:val="22"/>
            <w:szCs w:val="22"/>
          </w:rPr>
          <w:t xml:space="preserve"> </w:t>
        </w:r>
        <w:r w:rsidRPr="00D753AC">
          <w:rPr>
            <w:rFonts w:cs="Times New Roman"/>
            <w:w w:val="105"/>
            <w:sz w:val="22"/>
            <w:szCs w:val="22"/>
          </w:rPr>
          <w:t>than</w:t>
        </w:r>
        <w:r w:rsidRPr="00C77449">
          <w:rPr>
            <w:rFonts w:cs="Times New Roman"/>
            <w:spacing w:val="-26"/>
            <w:w w:val="105"/>
            <w:sz w:val="22"/>
            <w:szCs w:val="22"/>
          </w:rPr>
          <w:t xml:space="preserve"> </w:t>
        </w:r>
        <w:r w:rsidRPr="00D753AC">
          <w:rPr>
            <w:rFonts w:cs="Times New Roman"/>
            <w:w w:val="105"/>
            <w:sz w:val="22"/>
            <w:szCs w:val="22"/>
          </w:rPr>
          <w:t>in</w:t>
        </w:r>
        <w:r w:rsidRPr="00C77449">
          <w:rPr>
            <w:rFonts w:cs="Times New Roman"/>
            <w:w w:val="99"/>
            <w:sz w:val="22"/>
            <w:szCs w:val="22"/>
          </w:rPr>
          <w:t xml:space="preserve"> </w:t>
        </w:r>
        <w:r w:rsidRPr="00D753AC">
          <w:rPr>
            <w:rFonts w:cs="Times New Roman"/>
            <w:w w:val="105"/>
            <w:sz w:val="22"/>
            <w:szCs w:val="22"/>
          </w:rPr>
          <w:t>the</w:t>
        </w:r>
        <w:r w:rsidRPr="00C77449">
          <w:rPr>
            <w:rFonts w:cs="Times New Roman"/>
            <w:spacing w:val="-19"/>
            <w:w w:val="105"/>
            <w:sz w:val="22"/>
            <w:szCs w:val="22"/>
          </w:rPr>
          <w:t xml:space="preserve"> </w:t>
        </w:r>
        <w:r w:rsidRPr="00D753AC">
          <w:rPr>
            <w:rFonts w:cs="Times New Roman"/>
            <w:w w:val="105"/>
            <w:sz w:val="22"/>
            <w:szCs w:val="22"/>
          </w:rPr>
          <w:t>time</w:t>
        </w:r>
        <w:r w:rsidRPr="00C77449">
          <w:rPr>
            <w:rFonts w:cs="Times New Roman"/>
            <w:spacing w:val="-19"/>
            <w:w w:val="105"/>
            <w:sz w:val="22"/>
            <w:szCs w:val="22"/>
          </w:rPr>
          <w:t xml:space="preserve"> </w:t>
        </w:r>
        <w:r w:rsidRPr="00D753AC">
          <w:rPr>
            <w:rFonts w:cs="Times New Roman"/>
            <w:w w:val="105"/>
            <w:sz w:val="22"/>
            <w:szCs w:val="22"/>
          </w:rPr>
          <w:t>series</w:t>
        </w:r>
        <w:r w:rsidRPr="00C77449">
          <w:rPr>
            <w:rFonts w:cs="Times New Roman"/>
            <w:spacing w:val="-19"/>
            <w:w w:val="105"/>
            <w:sz w:val="22"/>
            <w:szCs w:val="22"/>
          </w:rPr>
          <w:t xml:space="preserve"> </w:t>
        </w:r>
        <w:r w:rsidRPr="00D753AC">
          <w:rPr>
            <w:rFonts w:cs="Times New Roman"/>
            <w:w w:val="105"/>
            <w:sz w:val="22"/>
            <w:szCs w:val="22"/>
          </w:rPr>
          <w:t>of</w:t>
        </w:r>
        <w:r w:rsidRPr="00C77449">
          <w:rPr>
            <w:rFonts w:cs="Times New Roman"/>
            <w:spacing w:val="-19"/>
            <w:w w:val="105"/>
            <w:sz w:val="22"/>
            <w:szCs w:val="22"/>
          </w:rPr>
          <w:t xml:space="preserve"> </w:t>
        </w:r>
        <w:r w:rsidRPr="00D753AC">
          <w:rPr>
            <w:rFonts w:cs="Times New Roman"/>
            <w:w w:val="105"/>
            <w:sz w:val="22"/>
            <w:szCs w:val="22"/>
          </w:rPr>
          <w:t>observed</w:t>
        </w:r>
        <w:r w:rsidRPr="00C77449">
          <w:rPr>
            <w:rFonts w:cs="Times New Roman"/>
            <w:spacing w:val="-19"/>
            <w:w w:val="105"/>
            <w:sz w:val="22"/>
            <w:szCs w:val="22"/>
          </w:rPr>
          <w:t xml:space="preserve"> </w:t>
        </w:r>
        <w:r w:rsidRPr="00D753AC">
          <w:rPr>
            <w:rFonts w:cs="Times New Roman"/>
            <w:w w:val="105"/>
            <w:sz w:val="22"/>
            <w:szCs w:val="22"/>
          </w:rPr>
          <w:t>or</w:t>
        </w:r>
        <w:r w:rsidRPr="00C77449">
          <w:rPr>
            <w:rFonts w:cs="Times New Roman"/>
            <w:spacing w:val="-19"/>
            <w:w w:val="105"/>
            <w:sz w:val="22"/>
            <w:szCs w:val="22"/>
          </w:rPr>
          <w:t xml:space="preserve"> </w:t>
        </w:r>
        <w:r w:rsidRPr="00D753AC">
          <w:rPr>
            <w:rFonts w:cs="Times New Roman"/>
            <w:w w:val="105"/>
            <w:sz w:val="22"/>
            <w:szCs w:val="22"/>
          </w:rPr>
          <w:t>predicted</w:t>
        </w:r>
        <w:r w:rsidRPr="00C77449">
          <w:rPr>
            <w:rFonts w:cs="Times New Roman"/>
            <w:spacing w:val="-19"/>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 xml:space="preserve">min </w:t>
        </w:r>
        <w:r w:rsidRPr="00D753AC">
          <w:rPr>
            <w:rFonts w:cs="Times New Roman"/>
            <w:w w:val="105"/>
            <w:sz w:val="22"/>
            <w:szCs w:val="22"/>
          </w:rPr>
          <w:t>or</w:t>
        </w:r>
        <w:r w:rsidRPr="00C77449">
          <w:rPr>
            <w:rFonts w:cs="Times New Roman"/>
            <w:spacing w:val="-19"/>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 xml:space="preserve">spill </w:t>
        </w:r>
        <w:r w:rsidRPr="00D753AC">
          <w:rPr>
            <w:rFonts w:cs="Times New Roman"/>
            <w:w w:val="105"/>
            <w:sz w:val="22"/>
            <w:szCs w:val="22"/>
          </w:rPr>
          <w:t>values.</w:t>
        </w:r>
        <w:r w:rsidRPr="00C77449">
          <w:rPr>
            <w:rFonts w:cs="Times New Roman"/>
            <w:spacing w:val="-19"/>
            <w:w w:val="105"/>
            <w:sz w:val="22"/>
            <w:szCs w:val="22"/>
          </w:rPr>
          <w:t xml:space="preserve"> </w:t>
        </w:r>
        <w:r w:rsidRPr="00D753AC">
          <w:rPr>
            <w:rFonts w:cs="Times New Roman"/>
            <w:w w:val="105"/>
            <w:sz w:val="22"/>
            <w:szCs w:val="22"/>
          </w:rPr>
          <w:t>Likely</w:t>
        </w:r>
        <w:r w:rsidRPr="00C77449">
          <w:rPr>
            <w:rFonts w:cs="Times New Roman"/>
            <w:spacing w:val="-19"/>
            <w:w w:val="105"/>
            <w:sz w:val="22"/>
            <w:szCs w:val="22"/>
          </w:rPr>
          <w:t xml:space="preserve"> </w:t>
        </w:r>
        <w:r w:rsidRPr="00D753AC">
          <w:rPr>
            <w:rFonts w:cs="Times New Roman"/>
            <w:w w:val="105"/>
            <w:sz w:val="22"/>
            <w:szCs w:val="22"/>
          </w:rPr>
          <w:t>causes</w:t>
        </w:r>
        <w:r w:rsidRPr="00C77449">
          <w:rPr>
            <w:rFonts w:cs="Times New Roman"/>
            <w:spacing w:val="-19"/>
            <w:w w:val="105"/>
            <w:sz w:val="22"/>
            <w:szCs w:val="22"/>
          </w:rPr>
          <w:t xml:space="preserve"> </w:t>
        </w:r>
        <w:r w:rsidRPr="00D753AC">
          <w:rPr>
            <w:rFonts w:cs="Times New Roman"/>
            <w:w w:val="105"/>
            <w:sz w:val="22"/>
            <w:szCs w:val="22"/>
          </w:rPr>
          <w:t>include</w:t>
        </w:r>
        <w:r w:rsidRPr="00C77449">
          <w:rPr>
            <w:rFonts w:cs="Times New Roman"/>
            <w:spacing w:val="-19"/>
            <w:w w:val="105"/>
            <w:sz w:val="22"/>
            <w:szCs w:val="22"/>
          </w:rPr>
          <w:t xml:space="preserve"> </w:t>
        </w:r>
        <w:r w:rsidRPr="00D753AC">
          <w:rPr>
            <w:rFonts w:cs="Times New Roman"/>
            <w:w w:val="105"/>
            <w:sz w:val="22"/>
            <w:szCs w:val="22"/>
          </w:rPr>
          <w:t>the</w:t>
        </w:r>
        <w:r w:rsidRPr="00C77449">
          <w:rPr>
            <w:rFonts w:cs="Times New Roman"/>
            <w:spacing w:val="-19"/>
            <w:w w:val="105"/>
            <w:sz w:val="22"/>
            <w:szCs w:val="22"/>
          </w:rPr>
          <w:t xml:space="preserve"> </w:t>
        </w:r>
        <w:r w:rsidRPr="00D753AC">
          <w:rPr>
            <w:rFonts w:cs="Times New Roman"/>
            <w:w w:val="105"/>
            <w:sz w:val="22"/>
            <w:szCs w:val="22"/>
          </w:rPr>
          <w:t>information</w:t>
        </w:r>
        <w:r w:rsidRPr="00C77449">
          <w:rPr>
            <w:rFonts w:cs="Times New Roman"/>
            <w:spacing w:val="-19"/>
            <w:w w:val="105"/>
            <w:sz w:val="22"/>
            <w:szCs w:val="22"/>
          </w:rPr>
          <w:t xml:space="preserve"> </w:t>
        </w:r>
        <w:r w:rsidRPr="00D753AC">
          <w:rPr>
            <w:rFonts w:cs="Times New Roman"/>
            <w:w w:val="105"/>
            <w:sz w:val="22"/>
            <w:szCs w:val="22"/>
          </w:rPr>
          <w:t>lost</w:t>
        </w:r>
        <w:r w:rsidRPr="00C77449">
          <w:rPr>
            <w:rFonts w:cs="Times New Roman"/>
            <w:spacing w:val="-19"/>
            <w:w w:val="105"/>
            <w:sz w:val="22"/>
            <w:szCs w:val="22"/>
          </w:rPr>
          <w:t xml:space="preserve"> </w:t>
        </w:r>
        <w:r w:rsidRPr="00D753AC">
          <w:rPr>
            <w:rFonts w:cs="Times New Roman"/>
            <w:w w:val="105"/>
            <w:sz w:val="22"/>
            <w:szCs w:val="22"/>
          </w:rPr>
          <w:t>when</w:t>
        </w:r>
        <w:r w:rsidRPr="00C77449">
          <w:rPr>
            <w:rFonts w:cs="Times New Roman"/>
            <w:spacing w:val="-19"/>
            <w:w w:val="105"/>
            <w:sz w:val="22"/>
            <w:szCs w:val="22"/>
          </w:rPr>
          <w:t xml:space="preserve"> </w:t>
        </w:r>
        <w:r w:rsidRPr="00D753AC">
          <w:rPr>
            <w:rFonts w:cs="Times New Roman"/>
            <w:w w:val="105"/>
            <w:sz w:val="22"/>
            <w:szCs w:val="22"/>
          </w:rPr>
          <w:t>binning</w:t>
        </w:r>
        <w:r w:rsidRPr="00C77449">
          <w:rPr>
            <w:rFonts w:cs="Times New Roman"/>
            <w:spacing w:val="-19"/>
            <w:w w:val="105"/>
            <w:sz w:val="22"/>
            <w:szCs w:val="22"/>
          </w:rPr>
          <w:t xml:space="preserve"> </w:t>
        </w:r>
        <w:r w:rsidRPr="00D753AC">
          <w:rPr>
            <w:rFonts w:cs="Times New Roman"/>
            <w:w w:val="105"/>
            <w:sz w:val="22"/>
            <w:szCs w:val="22"/>
          </w:rPr>
          <w:t>water</w:t>
        </w:r>
        <w:r w:rsidRPr="00C77449">
          <w:rPr>
            <w:rFonts w:cs="Times New Roman"/>
            <w:w w:val="99"/>
            <w:sz w:val="22"/>
            <w:szCs w:val="22"/>
          </w:rPr>
          <w:t xml:space="preserve"> </w:t>
        </w:r>
        <w:r w:rsidRPr="00D753AC">
          <w:rPr>
            <w:rFonts w:cs="Times New Roman"/>
            <w:w w:val="105"/>
            <w:sz w:val="22"/>
            <w:szCs w:val="22"/>
          </w:rPr>
          <w:t>years</w:t>
        </w:r>
        <w:r w:rsidRPr="00C77449">
          <w:rPr>
            <w:rFonts w:cs="Times New Roman"/>
            <w:spacing w:val="-22"/>
            <w:w w:val="105"/>
            <w:sz w:val="22"/>
            <w:szCs w:val="22"/>
          </w:rPr>
          <w:t xml:space="preserve"> </w:t>
        </w:r>
        <w:r w:rsidRPr="00D753AC">
          <w:rPr>
            <w:rFonts w:cs="Times New Roman"/>
            <w:w w:val="105"/>
            <w:sz w:val="22"/>
            <w:szCs w:val="22"/>
          </w:rPr>
          <w:t>into</w:t>
        </w:r>
        <w:r w:rsidRPr="00C77449">
          <w:rPr>
            <w:rFonts w:cs="Times New Roman"/>
            <w:spacing w:val="-22"/>
            <w:w w:val="105"/>
            <w:sz w:val="22"/>
            <w:szCs w:val="22"/>
          </w:rPr>
          <w:t xml:space="preserve"> </w:t>
        </w:r>
        <w:r w:rsidRPr="00C77449">
          <w:rPr>
            <w:rFonts w:cs="Times New Roman"/>
            <w:spacing w:val="-3"/>
            <w:w w:val="105"/>
            <w:sz w:val="22"/>
            <w:szCs w:val="22"/>
          </w:rPr>
          <w:t>five</w:t>
        </w:r>
        <w:r w:rsidRPr="00C77449">
          <w:rPr>
            <w:rFonts w:cs="Times New Roman"/>
            <w:spacing w:val="-22"/>
            <w:w w:val="105"/>
            <w:sz w:val="22"/>
            <w:szCs w:val="22"/>
          </w:rPr>
          <w:t xml:space="preserve"> </w:t>
        </w:r>
        <w:r w:rsidRPr="00D753AC">
          <w:rPr>
            <w:rFonts w:cs="Times New Roman"/>
            <w:w w:val="105"/>
            <w:sz w:val="22"/>
            <w:szCs w:val="22"/>
          </w:rPr>
          <w:t>categories,</w:t>
        </w:r>
        <w:r w:rsidRPr="00C77449">
          <w:rPr>
            <w:rFonts w:cs="Times New Roman"/>
            <w:spacing w:val="-22"/>
            <w:w w:val="105"/>
            <w:sz w:val="22"/>
            <w:szCs w:val="22"/>
          </w:rPr>
          <w:t xml:space="preserve"> </w:t>
        </w:r>
        <w:r w:rsidRPr="00D753AC">
          <w:rPr>
            <w:rFonts w:cs="Times New Roman"/>
            <w:w w:val="105"/>
            <w:sz w:val="22"/>
            <w:szCs w:val="22"/>
          </w:rPr>
          <w:t>and</w:t>
        </w:r>
        <w:r w:rsidRPr="00C77449">
          <w:rPr>
            <w:rFonts w:cs="Times New Roman"/>
            <w:spacing w:val="-22"/>
            <w:w w:val="105"/>
            <w:sz w:val="22"/>
            <w:szCs w:val="22"/>
          </w:rPr>
          <w:t xml:space="preserve"> </w:t>
        </w:r>
        <w:r w:rsidRPr="00D753AC">
          <w:rPr>
            <w:rFonts w:cs="Times New Roman"/>
            <w:w w:val="105"/>
            <w:sz w:val="22"/>
            <w:szCs w:val="22"/>
          </w:rPr>
          <w:t>the</w:t>
        </w:r>
        <w:r w:rsidRPr="00C77449">
          <w:rPr>
            <w:rFonts w:cs="Times New Roman"/>
            <w:spacing w:val="-22"/>
            <w:w w:val="105"/>
            <w:sz w:val="22"/>
            <w:szCs w:val="22"/>
          </w:rPr>
          <w:t xml:space="preserve"> </w:t>
        </w:r>
        <w:r w:rsidRPr="00D753AC">
          <w:rPr>
            <w:rFonts w:cs="Times New Roman"/>
            <w:w w:val="105"/>
            <w:sz w:val="22"/>
            <w:szCs w:val="22"/>
          </w:rPr>
          <w:t>30-year</w:t>
        </w:r>
        <w:r w:rsidRPr="00C77449">
          <w:rPr>
            <w:rFonts w:cs="Times New Roman"/>
            <w:spacing w:val="-22"/>
            <w:w w:val="105"/>
            <w:sz w:val="22"/>
            <w:szCs w:val="22"/>
          </w:rPr>
          <w:t xml:space="preserve"> </w:t>
        </w:r>
        <w:r w:rsidRPr="00D753AC">
          <w:rPr>
            <w:rFonts w:cs="Times New Roman"/>
            <w:w w:val="105"/>
            <w:sz w:val="22"/>
            <w:szCs w:val="22"/>
          </w:rPr>
          <w:t>ranking</w:t>
        </w:r>
        <w:r w:rsidRPr="00C77449">
          <w:rPr>
            <w:rFonts w:cs="Times New Roman"/>
            <w:spacing w:val="-22"/>
            <w:w w:val="105"/>
            <w:sz w:val="22"/>
            <w:szCs w:val="22"/>
          </w:rPr>
          <w:t xml:space="preserve"> </w:t>
        </w:r>
        <w:r w:rsidRPr="00D753AC">
          <w:rPr>
            <w:rFonts w:cs="Times New Roman"/>
            <w:w w:val="105"/>
            <w:sz w:val="22"/>
            <w:szCs w:val="22"/>
          </w:rPr>
          <w:t>window</w:t>
        </w:r>
        <w:r w:rsidRPr="00C77449">
          <w:rPr>
            <w:rFonts w:cs="Times New Roman"/>
            <w:spacing w:val="-22"/>
            <w:w w:val="105"/>
            <w:sz w:val="22"/>
            <w:szCs w:val="22"/>
          </w:rPr>
          <w:t xml:space="preserve"> </w:t>
        </w:r>
        <w:r w:rsidRPr="00D753AC">
          <w:rPr>
            <w:rFonts w:cs="Times New Roman"/>
            <w:w w:val="105"/>
            <w:sz w:val="22"/>
            <w:szCs w:val="22"/>
          </w:rPr>
          <w:t>that</w:t>
        </w:r>
        <w:r w:rsidRPr="00C77449">
          <w:rPr>
            <w:rFonts w:cs="Times New Roman"/>
            <w:spacing w:val="-22"/>
            <w:w w:val="105"/>
            <w:sz w:val="22"/>
            <w:szCs w:val="22"/>
          </w:rPr>
          <w:t xml:space="preserve"> </w:t>
        </w:r>
        <w:r w:rsidRPr="00D753AC">
          <w:rPr>
            <w:rFonts w:cs="Times New Roman"/>
            <w:w w:val="105"/>
            <w:sz w:val="22"/>
            <w:szCs w:val="22"/>
          </w:rPr>
          <w:t>would</w:t>
        </w:r>
        <w:r w:rsidRPr="00C77449">
          <w:rPr>
            <w:rFonts w:cs="Times New Roman"/>
            <w:spacing w:val="-22"/>
            <w:w w:val="105"/>
            <w:sz w:val="22"/>
            <w:szCs w:val="22"/>
          </w:rPr>
          <w:t xml:space="preserve"> </w:t>
        </w:r>
        <w:r w:rsidRPr="00D753AC">
          <w:rPr>
            <w:rFonts w:cs="Times New Roman"/>
            <w:w w:val="105"/>
            <w:sz w:val="22"/>
            <w:szCs w:val="22"/>
          </w:rPr>
          <w:t>prevent</w:t>
        </w:r>
        <w:r w:rsidRPr="00C77449">
          <w:rPr>
            <w:rFonts w:cs="Times New Roman"/>
            <w:spacing w:val="-22"/>
            <w:w w:val="105"/>
            <w:sz w:val="22"/>
            <w:szCs w:val="22"/>
          </w:rPr>
          <w:t xml:space="preserve"> </w:t>
        </w:r>
        <w:r w:rsidRPr="00D753AC">
          <w:rPr>
            <w:rFonts w:cs="Times New Roman"/>
            <w:w w:val="105"/>
            <w:sz w:val="22"/>
            <w:szCs w:val="22"/>
          </w:rPr>
          <w:t>a</w:t>
        </w:r>
        <w:r w:rsidRPr="00C77449">
          <w:rPr>
            <w:rFonts w:cs="Times New Roman"/>
            <w:spacing w:val="-22"/>
            <w:w w:val="105"/>
            <w:sz w:val="22"/>
            <w:szCs w:val="22"/>
          </w:rPr>
          <w:t xml:space="preserve"> </w:t>
        </w:r>
        <w:r w:rsidRPr="00D753AC">
          <w:rPr>
            <w:rFonts w:cs="Times New Roman"/>
            <w:w w:val="105"/>
            <w:sz w:val="22"/>
            <w:szCs w:val="22"/>
          </w:rPr>
          <w:t>direct</w:t>
        </w:r>
        <w:r w:rsidRPr="00C77449">
          <w:rPr>
            <w:rFonts w:cs="Times New Roman"/>
            <w:spacing w:val="-22"/>
            <w:w w:val="105"/>
            <w:sz w:val="22"/>
            <w:szCs w:val="22"/>
          </w:rPr>
          <w:t xml:space="preserve"> </w:t>
        </w:r>
        <w:r w:rsidRPr="00D753AC">
          <w:rPr>
            <w:rFonts w:cs="Times New Roman"/>
            <w:w w:val="105"/>
            <w:sz w:val="22"/>
            <w:szCs w:val="22"/>
          </w:rPr>
          <w:t>comparison</w:t>
        </w:r>
        <w:r w:rsidRPr="00C77449">
          <w:rPr>
            <w:rFonts w:cs="Times New Roman"/>
            <w:spacing w:val="-22"/>
            <w:w w:val="105"/>
            <w:sz w:val="22"/>
            <w:szCs w:val="22"/>
          </w:rPr>
          <w:t xml:space="preserve"> </w:t>
        </w:r>
        <w:r w:rsidRPr="00D753AC">
          <w:rPr>
            <w:rFonts w:cs="Times New Roman"/>
            <w:w w:val="105"/>
            <w:sz w:val="22"/>
            <w:szCs w:val="22"/>
          </w:rPr>
          <w:t>of</w:t>
        </w:r>
        <w:r w:rsidRPr="00C77449">
          <w:rPr>
            <w:rFonts w:cs="Times New Roman"/>
            <w:spacing w:val="-22"/>
            <w:w w:val="105"/>
            <w:sz w:val="22"/>
            <w:szCs w:val="22"/>
          </w:rPr>
          <w:t xml:space="preserve"> </w:t>
        </w:r>
        <w:r w:rsidRPr="00C77449">
          <w:rPr>
            <w:rFonts w:cs="Times New Roman"/>
            <w:w w:val="105"/>
            <w:sz w:val="22"/>
            <w:szCs w:val="22"/>
          </w:rPr>
          <w:t>post-2000</w:t>
        </w:r>
        <w:r w:rsidRPr="00C77449">
          <w:rPr>
            <w:rFonts w:cs="Times New Roman"/>
            <w:spacing w:val="-22"/>
            <w:w w:val="105"/>
            <w:sz w:val="22"/>
            <w:szCs w:val="22"/>
          </w:rPr>
          <w:t xml:space="preserve"> </w:t>
        </w:r>
        <w:r w:rsidRPr="00C77449">
          <w:rPr>
            <w:rFonts w:cs="Times New Roman"/>
            <w:w w:val="105"/>
            <w:sz w:val="22"/>
            <w:szCs w:val="22"/>
          </w:rPr>
          <w:t>WYTs</w:t>
        </w:r>
        <w:r w:rsidRPr="00C77449">
          <w:rPr>
            <w:rFonts w:cs="Times New Roman"/>
            <w:spacing w:val="-22"/>
            <w:w w:val="105"/>
            <w:sz w:val="22"/>
            <w:szCs w:val="22"/>
          </w:rPr>
          <w:t xml:space="preserve"> </w:t>
        </w:r>
        <w:r w:rsidRPr="00C77449">
          <w:rPr>
            <w:rFonts w:cs="Times New Roman"/>
            <w:w w:val="105"/>
            <w:sz w:val="22"/>
            <w:szCs w:val="22"/>
          </w:rPr>
          <w:t>with</w:t>
        </w:r>
        <w:r w:rsidRPr="00C77449">
          <w:rPr>
            <w:rFonts w:cs="Times New Roman"/>
            <w:w w:val="99"/>
            <w:sz w:val="22"/>
            <w:szCs w:val="22"/>
          </w:rPr>
          <w:t xml:space="preserve"> </w:t>
        </w:r>
        <w:r w:rsidRPr="00C77449">
          <w:rPr>
            <w:rFonts w:cs="Times New Roman"/>
            <w:w w:val="105"/>
            <w:sz w:val="22"/>
            <w:szCs w:val="22"/>
          </w:rPr>
          <w:t>pre-1950s</w:t>
        </w:r>
        <w:r w:rsidRPr="00C77449">
          <w:rPr>
            <w:rFonts w:cs="Times New Roman"/>
            <w:spacing w:val="-34"/>
            <w:w w:val="105"/>
            <w:sz w:val="22"/>
            <w:szCs w:val="22"/>
          </w:rPr>
          <w:t xml:space="preserve"> </w:t>
        </w:r>
        <w:r w:rsidRPr="00C77449">
          <w:rPr>
            <w:rFonts w:cs="Times New Roman"/>
            <w:w w:val="105"/>
            <w:sz w:val="22"/>
            <w:szCs w:val="22"/>
          </w:rPr>
          <w:t>WYTs</w:t>
        </w:r>
        <w:r w:rsidRPr="00C77449">
          <w:rPr>
            <w:rFonts w:cs="Times New Roman"/>
            <w:spacing w:val="-34"/>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34"/>
            <w:w w:val="105"/>
            <w:sz w:val="22"/>
            <w:szCs w:val="22"/>
          </w:rPr>
          <w:t xml:space="preserve"> </w:t>
        </w:r>
      </w:ins>
      <w:ins w:id="3823" w:author="Claire Kouba" w:date="2023-09-25T11:53:00Z">
        <w:r w:rsidR="000A08F1">
          <w:rPr>
            <w:rFonts w:cs="Times New Roman"/>
            <w:w w:val="105"/>
            <w:sz w:val="22"/>
            <w:szCs w:val="22"/>
          </w:rPr>
          <w:t>7</w:t>
        </w:r>
      </w:ins>
      <w:ins w:id="3824" w:author="Claire Kouba" w:date="2023-09-25T11:44:00Z">
        <w:r w:rsidRPr="00D753AC">
          <w:rPr>
            <w:rFonts w:cs="Times New Roman"/>
            <w:w w:val="105"/>
            <w:sz w:val="22"/>
            <w:szCs w:val="22"/>
          </w:rPr>
          <w:t>,</w:t>
        </w:r>
        <w:r w:rsidRPr="00D753AC">
          <w:rPr>
            <w:rFonts w:cs="Times New Roman"/>
            <w:w w:val="105"/>
            <w:sz w:val="22"/>
            <w:szCs w:val="22"/>
          </w:rPr>
          <w:fldChar w:fldCharType="end"/>
        </w:r>
        <w:r w:rsidRPr="00D753AC">
          <w:rPr>
            <w:rFonts w:cs="Times New Roman"/>
            <w:spacing w:val="-34"/>
            <w:w w:val="105"/>
            <w:sz w:val="22"/>
            <w:szCs w:val="22"/>
          </w:rPr>
          <w:t xml:space="preserve"> </w:t>
        </w:r>
        <w:r w:rsidRPr="00D753AC">
          <w:rPr>
            <w:rFonts w:cs="Times New Roman"/>
            <w:w w:val="105"/>
            <w:sz w:val="22"/>
            <w:szCs w:val="22"/>
          </w:rPr>
          <w:t>panel</w:t>
        </w:r>
        <w:r w:rsidRPr="00D753AC">
          <w:rPr>
            <w:rFonts w:cs="Times New Roman"/>
            <w:spacing w:val="-34"/>
            <w:w w:val="105"/>
            <w:sz w:val="22"/>
            <w:szCs w:val="22"/>
          </w:rPr>
          <w:t xml:space="preserve"> </w:t>
        </w:r>
        <w:r w:rsidRPr="00D753AC">
          <w:rPr>
            <w:rFonts w:cs="Times New Roman"/>
            <w:w w:val="105"/>
            <w:sz w:val="22"/>
            <w:szCs w:val="22"/>
          </w:rPr>
          <w:t>C</w:t>
        </w:r>
        <w:r w:rsidRPr="00C77449">
          <w:rPr>
            <w:rFonts w:cs="Times New Roman"/>
            <w:w w:val="105"/>
            <w:sz w:val="22"/>
            <w:szCs w:val="22"/>
          </w:rPr>
          <w:t>).</w:t>
        </w:r>
      </w:ins>
    </w:p>
    <w:p w:rsidR="00971BC2" w:rsidRPr="00D753AC" w:rsidRDefault="00971BC2" w:rsidP="00971BC2">
      <w:pPr>
        <w:pStyle w:val="BodyText"/>
        <w:ind w:left="173" w:right="118"/>
        <w:rPr>
          <w:ins w:id="3825" w:author="Claire Kouba" w:date="2023-09-25T11:44:00Z"/>
          <w:rFonts w:cs="Times New Roman"/>
          <w:sz w:val="22"/>
          <w:szCs w:val="22"/>
        </w:rPr>
      </w:pPr>
    </w:p>
    <w:p w:rsidR="00971BC2" w:rsidRPr="00D753AC" w:rsidRDefault="00971BC2" w:rsidP="00D753AC">
      <w:pPr>
        <w:spacing w:before="8"/>
        <w:ind w:left="173"/>
        <w:rPr>
          <w:ins w:id="3826" w:author="Claire Kouba" w:date="2023-09-12T16:52:00Z"/>
          <w:rFonts w:ascii="Times New Roman" w:eastAsia="Times New Roman" w:hAnsi="Times New Roman" w:cs="Times New Roman"/>
        </w:rPr>
      </w:pPr>
    </w:p>
    <w:p w:rsidR="002153D1" w:rsidRPr="00D753AC" w:rsidRDefault="00AF16BB">
      <w:pPr>
        <w:pStyle w:val="Heading2"/>
        <w:pPrChange w:id="3827" w:author="Claire Kouba" w:date="2023-09-25T11:48:00Z">
          <w:pPr>
            <w:pStyle w:val="ListParagraph"/>
            <w:numPr>
              <w:ilvl w:val="1"/>
              <w:numId w:val="14"/>
            </w:numPr>
            <w:tabs>
              <w:tab w:val="left" w:pos="669"/>
            </w:tabs>
            <w:spacing w:before="184"/>
            <w:ind w:left="173" w:right="21" w:hanging="448"/>
            <w:jc w:val="right"/>
          </w:pPr>
        </w:pPrChange>
      </w:pPr>
      <w:ins w:id="3828" w:author="Claire Kouba" w:date="2023-09-25T11:48:00Z">
        <w:r>
          <w:rPr>
            <w:w w:val="110"/>
          </w:rPr>
          <w:t xml:space="preserve">3.4 </w:t>
        </w:r>
      </w:ins>
      <w:r w:rsidR="002573FA" w:rsidRPr="00D753AC">
        <w:rPr>
          <w:w w:val="110"/>
        </w:rPr>
        <w:t xml:space="preserve">Predictor comparison for </w:t>
      </w:r>
      <w:r w:rsidR="002573FA" w:rsidRPr="00D753AC">
        <w:rPr>
          <w:i/>
          <w:w w:val="120"/>
          <w:rPrChange w:id="3829" w:author="Claire Kouba" w:date="2023-09-12T16:52:00Z">
            <w:rPr>
              <w:bCs/>
              <w:i/>
              <w:w w:val="125"/>
            </w:rPr>
          </w:rPrChange>
        </w:rPr>
        <w:t>V</w:t>
      </w:r>
      <w:r w:rsidR="002573FA" w:rsidRPr="00D753AC">
        <w:rPr>
          <w:i/>
          <w:w w:val="120"/>
          <w:position w:val="-2"/>
          <w:rPrChange w:id="3830" w:author="Claire Kouba" w:date="2023-09-12T16:52:00Z">
            <w:rPr>
              <w:bCs/>
              <w:i/>
              <w:w w:val="125"/>
              <w:position w:val="-2"/>
            </w:rPr>
          </w:rPrChange>
        </w:rPr>
        <w:t>min</w:t>
      </w:r>
      <w:del w:id="3831" w:author="Claire Kouba" w:date="2023-09-12T16:52:00Z">
        <w:r w:rsidR="00505335" w:rsidRPr="00D753AC">
          <w:rPr>
            <w:i/>
            <w:w w:val="125"/>
            <w:position w:val="-2"/>
          </w:rPr>
          <w:delText xml:space="preserve">. </w:delText>
        </w:r>
        <w:r w:rsidR="00505335" w:rsidRPr="00D753AC">
          <w:rPr>
            <w:w w:val="110"/>
            <w:position w:val="-2"/>
          </w:rPr>
          <w:delText xml:space="preserve">30 </w:delText>
        </w:r>
        <w:r w:rsidR="00505335" w:rsidRPr="00D753AC">
          <w:rPr>
            <w:i/>
            <w:w w:val="125"/>
            <w:position w:val="-2"/>
          </w:rPr>
          <w:delText>days</w:delText>
        </w:r>
      </w:del>
      <w:r w:rsidR="002573FA" w:rsidRPr="00D753AC">
        <w:rPr>
          <w:i/>
          <w:w w:val="120"/>
          <w:position w:val="-2"/>
          <w:rPrChange w:id="3832" w:author="Claire Kouba" w:date="2023-09-12T16:52:00Z">
            <w:rPr>
              <w:bCs/>
              <w:i/>
              <w:w w:val="125"/>
              <w:position w:val="-2"/>
            </w:rPr>
          </w:rPrChange>
        </w:rPr>
        <w:t xml:space="preserve"> </w:t>
      </w:r>
      <w:r w:rsidR="002573FA" w:rsidRPr="00D753AC">
        <w:rPr>
          <w:w w:val="110"/>
        </w:rPr>
        <w:t>and</w:t>
      </w:r>
      <w:r w:rsidR="002573FA" w:rsidRPr="00D753AC">
        <w:rPr>
          <w:spacing w:val="-15"/>
          <w:w w:val="110"/>
        </w:rPr>
        <w:t xml:space="preserve"> </w:t>
      </w:r>
      <w:r w:rsidR="002573FA" w:rsidRPr="00D753AC">
        <w:rPr>
          <w:i/>
          <w:w w:val="120"/>
          <w:rPrChange w:id="3833" w:author="Claire Kouba" w:date="2023-09-12T16:52:00Z">
            <w:rPr>
              <w:bCs/>
              <w:i/>
              <w:w w:val="125"/>
            </w:rPr>
          </w:rPrChange>
        </w:rPr>
        <w:t>P</w:t>
      </w:r>
      <w:r w:rsidR="002573FA" w:rsidRPr="00D753AC">
        <w:rPr>
          <w:i/>
          <w:w w:val="120"/>
          <w:position w:val="-2"/>
          <w:rPrChange w:id="3834" w:author="Claire Kouba" w:date="2023-09-12T16:52:00Z">
            <w:rPr>
              <w:bCs/>
              <w:i/>
              <w:w w:val="125"/>
              <w:position w:val="-2"/>
            </w:rPr>
          </w:rPrChange>
        </w:rPr>
        <w:t>spill</w:t>
      </w:r>
    </w:p>
    <w:p w:rsidR="002153D1" w:rsidRPr="00D753AC" w:rsidRDefault="002153D1">
      <w:pPr>
        <w:spacing w:before="9"/>
        <w:ind w:left="173"/>
        <w:rPr>
          <w:rFonts w:ascii="Times New Roman" w:eastAsia="Times New Roman" w:hAnsi="Times New Roman" w:cs="Times New Roman"/>
          <w:b/>
          <w:bCs/>
          <w:i/>
        </w:rPr>
        <w:pPrChange w:id="3835" w:author="Claire Kouba" w:date="2023-09-12T16:52:00Z">
          <w:pPr>
            <w:spacing w:before="7"/>
            <w:ind w:left="173"/>
          </w:pPr>
        </w:pPrChange>
      </w:pPr>
    </w:p>
    <w:p w:rsidR="002153D1" w:rsidRPr="00D753AC" w:rsidRDefault="002573FA">
      <w:pPr>
        <w:pStyle w:val="BodyText"/>
        <w:ind w:left="173" w:right="138" w:firstLine="52"/>
        <w:rPr>
          <w:rFonts w:cs="Times New Roman"/>
          <w:sz w:val="22"/>
          <w:szCs w:val="22"/>
        </w:rPr>
        <w:pPrChange w:id="3836" w:author="Claire Kouba" w:date="2023-09-12T16:52:00Z">
          <w:pPr>
            <w:pStyle w:val="BodyText"/>
            <w:spacing w:line="348" w:lineRule="auto"/>
            <w:ind w:left="173" w:right="158" w:firstLine="13"/>
          </w:pPr>
        </w:pPrChange>
      </w:pPr>
      <w:r w:rsidRPr="00D753AC">
        <w:rPr>
          <w:rFonts w:cs="Times New Roman"/>
          <w:sz w:val="22"/>
          <w:szCs w:val="22"/>
        </w:rPr>
        <w:t>The</w:t>
      </w:r>
      <w:r w:rsidRPr="00D753AC">
        <w:rPr>
          <w:rFonts w:cs="Times New Roman"/>
          <w:spacing w:val="-15"/>
          <w:sz w:val="22"/>
          <w:szCs w:val="22"/>
          <w:rPrChange w:id="3837" w:author="Claire Kouba" w:date="2023-09-12T16:52:00Z">
            <w:rPr>
              <w:spacing w:val="14"/>
            </w:rPr>
          </w:rPrChange>
        </w:rPr>
        <w:t xml:space="preserve"> </w:t>
      </w:r>
      <w:r w:rsidRPr="00D753AC">
        <w:rPr>
          <w:rFonts w:cs="Times New Roman"/>
          <w:sz w:val="22"/>
          <w:szCs w:val="22"/>
        </w:rPr>
        <w:t>observations</w:t>
      </w:r>
      <w:r w:rsidRPr="00D753AC">
        <w:rPr>
          <w:rFonts w:cs="Times New Roman"/>
          <w:spacing w:val="-15"/>
          <w:sz w:val="22"/>
          <w:szCs w:val="22"/>
          <w:rPrChange w:id="3838" w:author="Claire Kouba" w:date="2023-09-12T16:52:00Z">
            <w:rPr>
              <w:spacing w:val="14"/>
            </w:rPr>
          </w:rPrChange>
        </w:rPr>
        <w:t xml:space="preserve"> </w:t>
      </w:r>
      <w:r w:rsidRPr="00D753AC">
        <w:rPr>
          <w:rFonts w:cs="Times New Roman"/>
          <w:sz w:val="22"/>
          <w:szCs w:val="22"/>
        </w:rPr>
        <w:t>of</w:t>
      </w:r>
      <w:r w:rsidRPr="00D753AC">
        <w:rPr>
          <w:rFonts w:cs="Times New Roman"/>
          <w:spacing w:val="-15"/>
          <w:sz w:val="22"/>
          <w:szCs w:val="22"/>
          <w:rPrChange w:id="3839" w:author="Claire Kouba" w:date="2023-09-12T16:52:00Z">
            <w:rPr>
              <w:spacing w:val="14"/>
            </w:rPr>
          </w:rPrChange>
        </w:rPr>
        <w:t xml:space="preserve"> </w:t>
      </w:r>
      <w:r w:rsidRPr="00D753AC">
        <w:rPr>
          <w:rFonts w:cs="Times New Roman"/>
          <w:sz w:val="22"/>
          <w:szCs w:val="22"/>
        </w:rPr>
        <w:t>spring</w:t>
      </w:r>
      <w:r w:rsidRPr="00D753AC">
        <w:rPr>
          <w:rFonts w:cs="Times New Roman"/>
          <w:spacing w:val="-15"/>
          <w:sz w:val="22"/>
          <w:szCs w:val="22"/>
          <w:rPrChange w:id="3840" w:author="Claire Kouba" w:date="2023-09-12T16:52:00Z">
            <w:rPr>
              <w:spacing w:val="14"/>
            </w:rPr>
          </w:rPrChange>
        </w:rPr>
        <w:t xml:space="preserve"> </w:t>
      </w:r>
      <w:r w:rsidRPr="00D753AC">
        <w:rPr>
          <w:rFonts w:cs="Times New Roman"/>
          <w:sz w:val="22"/>
          <w:szCs w:val="22"/>
        </w:rPr>
        <w:t>flows,</w:t>
      </w:r>
      <w:r w:rsidRPr="00D753AC">
        <w:rPr>
          <w:rFonts w:cs="Times New Roman"/>
          <w:spacing w:val="-15"/>
          <w:sz w:val="22"/>
          <w:szCs w:val="22"/>
          <w:rPrChange w:id="3841" w:author="Claire Kouba" w:date="2023-09-12T16:52:00Z">
            <w:rPr>
              <w:spacing w:val="14"/>
            </w:rPr>
          </w:rPrChange>
        </w:rPr>
        <w:t xml:space="preserve"> </w:t>
      </w:r>
      <w:r w:rsidRPr="00D753AC">
        <w:rPr>
          <w:rFonts w:cs="Times New Roman"/>
          <w:sz w:val="22"/>
          <w:szCs w:val="22"/>
        </w:rPr>
        <w:t>snowpack,</w:t>
      </w:r>
      <w:r w:rsidRPr="00D753AC">
        <w:rPr>
          <w:rFonts w:cs="Times New Roman"/>
          <w:spacing w:val="-15"/>
          <w:sz w:val="22"/>
          <w:szCs w:val="22"/>
          <w:rPrChange w:id="3842" w:author="Claire Kouba" w:date="2023-09-12T16:52:00Z">
            <w:rPr>
              <w:spacing w:val="14"/>
            </w:rPr>
          </w:rPrChange>
        </w:rPr>
        <w:t xml:space="preserve"> </w:t>
      </w:r>
      <w:r w:rsidRPr="00D753AC">
        <w:rPr>
          <w:rFonts w:cs="Times New Roman"/>
          <w:sz w:val="22"/>
          <w:szCs w:val="22"/>
        </w:rPr>
        <w:t>valley</w:t>
      </w:r>
      <w:r w:rsidRPr="00D753AC">
        <w:rPr>
          <w:rFonts w:cs="Times New Roman"/>
          <w:spacing w:val="-15"/>
          <w:sz w:val="22"/>
          <w:szCs w:val="22"/>
          <w:rPrChange w:id="3843" w:author="Claire Kouba" w:date="2023-09-12T16:52:00Z">
            <w:rPr>
              <w:spacing w:val="14"/>
            </w:rPr>
          </w:rPrChange>
        </w:rPr>
        <w:t xml:space="preserve"> </w:t>
      </w:r>
      <w:r w:rsidRPr="00D753AC">
        <w:rPr>
          <w:rFonts w:cs="Times New Roman"/>
          <w:sz w:val="22"/>
          <w:szCs w:val="22"/>
        </w:rPr>
        <w:t>floor</w:t>
      </w:r>
      <w:r w:rsidRPr="00D753AC">
        <w:rPr>
          <w:rFonts w:cs="Times New Roman"/>
          <w:spacing w:val="-15"/>
          <w:sz w:val="22"/>
          <w:szCs w:val="22"/>
          <w:rPrChange w:id="3844" w:author="Claire Kouba" w:date="2023-09-12T16:52:00Z">
            <w:rPr>
              <w:spacing w:val="14"/>
            </w:rPr>
          </w:rPrChange>
        </w:rPr>
        <w:t xml:space="preserve"> </w:t>
      </w:r>
      <w:r w:rsidRPr="00D753AC">
        <w:rPr>
          <w:rFonts w:cs="Times New Roman"/>
          <w:sz w:val="22"/>
          <w:szCs w:val="22"/>
        </w:rPr>
        <w:t>precipitation,</w:t>
      </w:r>
      <w:r w:rsidRPr="00D753AC">
        <w:rPr>
          <w:rFonts w:cs="Times New Roman"/>
          <w:spacing w:val="-15"/>
          <w:sz w:val="22"/>
          <w:szCs w:val="22"/>
          <w:rPrChange w:id="3845" w:author="Claire Kouba" w:date="2023-09-12T16:52:00Z">
            <w:rPr>
              <w:spacing w:val="14"/>
            </w:rPr>
          </w:rPrChange>
        </w:rPr>
        <w:t xml:space="preserve"> </w:t>
      </w:r>
      <w:r w:rsidRPr="00D753AC">
        <w:rPr>
          <w:rFonts w:cs="Times New Roman"/>
          <w:sz w:val="22"/>
          <w:szCs w:val="22"/>
        </w:rPr>
        <w:t>and</w:t>
      </w:r>
      <w:r w:rsidRPr="00D753AC">
        <w:rPr>
          <w:rFonts w:cs="Times New Roman"/>
          <w:spacing w:val="-15"/>
          <w:sz w:val="22"/>
          <w:szCs w:val="22"/>
          <w:rPrChange w:id="3846" w:author="Claire Kouba" w:date="2023-09-12T16:52:00Z">
            <w:rPr>
              <w:spacing w:val="14"/>
            </w:rPr>
          </w:rPrChange>
        </w:rPr>
        <w:t xml:space="preserve"> </w:t>
      </w:r>
      <w:r w:rsidRPr="00D753AC">
        <w:rPr>
          <w:rFonts w:cs="Times New Roman"/>
          <w:sz w:val="22"/>
          <w:szCs w:val="22"/>
        </w:rPr>
        <w:t>groundwater</w:t>
      </w:r>
      <w:r w:rsidRPr="00D753AC">
        <w:rPr>
          <w:rFonts w:cs="Times New Roman"/>
          <w:spacing w:val="-15"/>
          <w:sz w:val="22"/>
          <w:szCs w:val="22"/>
          <w:rPrChange w:id="3847" w:author="Claire Kouba" w:date="2023-09-12T16:52:00Z">
            <w:rPr>
              <w:spacing w:val="14"/>
            </w:rPr>
          </w:rPrChange>
        </w:rPr>
        <w:t xml:space="preserve"> </w:t>
      </w:r>
      <w:r w:rsidRPr="00D753AC">
        <w:rPr>
          <w:rFonts w:cs="Times New Roman"/>
          <w:sz w:val="22"/>
          <w:szCs w:val="22"/>
        </w:rPr>
        <w:t>elevation</w:t>
      </w:r>
      <w:r w:rsidRPr="00D753AC">
        <w:rPr>
          <w:rFonts w:cs="Times New Roman"/>
          <w:spacing w:val="-15"/>
          <w:sz w:val="22"/>
          <w:szCs w:val="22"/>
          <w:rPrChange w:id="3848" w:author="Claire Kouba" w:date="2023-09-12T16:52:00Z">
            <w:rPr>
              <w:spacing w:val="14"/>
            </w:rPr>
          </w:rPrChange>
        </w:rPr>
        <w:t xml:space="preserve"> </w:t>
      </w:r>
      <w:r w:rsidRPr="00D753AC">
        <w:rPr>
          <w:rFonts w:cs="Times New Roman"/>
          <w:sz w:val="22"/>
          <w:szCs w:val="22"/>
        </w:rPr>
        <w:t>are</w:t>
      </w:r>
      <w:r w:rsidRPr="00D753AC">
        <w:rPr>
          <w:rFonts w:cs="Times New Roman"/>
          <w:spacing w:val="-15"/>
          <w:sz w:val="22"/>
          <w:szCs w:val="22"/>
          <w:rPrChange w:id="3849" w:author="Claire Kouba" w:date="2023-09-12T16:52:00Z">
            <w:rPr>
              <w:spacing w:val="14"/>
            </w:rPr>
          </w:rPrChange>
        </w:rPr>
        <w:t xml:space="preserve"> </w:t>
      </w:r>
      <w:r w:rsidRPr="00D753AC">
        <w:rPr>
          <w:rFonts w:cs="Times New Roman"/>
          <w:sz w:val="22"/>
          <w:szCs w:val="22"/>
        </w:rPr>
        <w:t>positively</w:t>
      </w:r>
      <w:r w:rsidRPr="00D753AC">
        <w:rPr>
          <w:rFonts w:cs="Times New Roman"/>
          <w:spacing w:val="-15"/>
          <w:sz w:val="22"/>
          <w:szCs w:val="22"/>
          <w:rPrChange w:id="3850" w:author="Claire Kouba" w:date="2023-09-12T16:52:00Z">
            <w:rPr>
              <w:spacing w:val="14"/>
            </w:rPr>
          </w:rPrChange>
        </w:rPr>
        <w:t xml:space="preserve"> </w:t>
      </w:r>
      <w:r w:rsidRPr="00D753AC">
        <w:rPr>
          <w:rFonts w:cs="Times New Roman"/>
          <w:sz w:val="22"/>
          <w:szCs w:val="22"/>
        </w:rPr>
        <w:t>correlated</w:t>
      </w:r>
      <w:r w:rsidRPr="00D753AC">
        <w:rPr>
          <w:rFonts w:cs="Times New Roman"/>
          <w:spacing w:val="-15"/>
          <w:sz w:val="22"/>
          <w:szCs w:val="22"/>
          <w:rPrChange w:id="3851" w:author="Claire Kouba" w:date="2023-09-12T16:52:00Z">
            <w:rPr>
              <w:w w:val="99"/>
            </w:rPr>
          </w:rPrChange>
        </w:rPr>
        <w:t xml:space="preserve"> </w:t>
      </w:r>
      <w:r w:rsidRPr="00D753AC">
        <w:rPr>
          <w:rFonts w:cs="Times New Roman"/>
          <w:sz w:val="22"/>
          <w:szCs w:val="22"/>
        </w:rPr>
        <w:t>both</w:t>
      </w:r>
      <w:r w:rsidRPr="00D753AC">
        <w:rPr>
          <w:rFonts w:cs="Times New Roman"/>
          <w:w w:val="99"/>
          <w:sz w:val="22"/>
          <w:szCs w:val="22"/>
          <w:rPrChange w:id="3852" w:author="Claire Kouba" w:date="2023-09-12T16:52:00Z">
            <w:rPr/>
          </w:rPrChange>
        </w:rPr>
        <w:t xml:space="preserve"> </w:t>
      </w:r>
      <w:r w:rsidRPr="00D753AC">
        <w:rPr>
          <w:rFonts w:cs="Times New Roman"/>
          <w:sz w:val="22"/>
          <w:szCs w:val="22"/>
        </w:rPr>
        <w:t>within</w:t>
      </w:r>
      <w:r w:rsidRPr="00D753AC">
        <w:rPr>
          <w:rFonts w:cs="Times New Roman"/>
          <w:spacing w:val="-9"/>
          <w:sz w:val="22"/>
          <w:szCs w:val="22"/>
          <w:rPrChange w:id="3853" w:author="Claire Kouba" w:date="2023-09-12T16:52:00Z">
            <w:rPr/>
          </w:rPrChange>
        </w:rPr>
        <w:t xml:space="preserve"> </w:t>
      </w:r>
      <w:r w:rsidRPr="00D753AC">
        <w:rPr>
          <w:rFonts w:cs="Times New Roman"/>
          <w:sz w:val="22"/>
          <w:szCs w:val="22"/>
        </w:rPr>
        <w:t>each</w:t>
      </w:r>
      <w:r w:rsidRPr="00D753AC">
        <w:rPr>
          <w:rFonts w:cs="Times New Roman"/>
          <w:spacing w:val="-9"/>
          <w:sz w:val="22"/>
          <w:szCs w:val="22"/>
          <w:rPrChange w:id="3854" w:author="Claire Kouba" w:date="2023-09-12T16:52:00Z">
            <w:rPr/>
          </w:rPrChange>
        </w:rPr>
        <w:t xml:space="preserve"> </w:t>
      </w:r>
      <w:r w:rsidRPr="00D753AC">
        <w:rPr>
          <w:rFonts w:cs="Times New Roman"/>
          <w:sz w:val="22"/>
          <w:szCs w:val="22"/>
        </w:rPr>
        <w:t>category</w:t>
      </w:r>
      <w:r w:rsidRPr="00D753AC">
        <w:rPr>
          <w:rFonts w:cs="Times New Roman"/>
          <w:spacing w:val="-10"/>
          <w:sz w:val="22"/>
          <w:szCs w:val="22"/>
          <w:rPrChange w:id="3855" w:author="Claire Kouba" w:date="2023-09-12T16:52:00Z">
            <w:rPr/>
          </w:rPrChange>
        </w:rPr>
        <w:t xml:space="preserve"> </w:t>
      </w:r>
      <w:r w:rsidRPr="00D753AC">
        <w:rPr>
          <w:rFonts w:cs="Times New Roman"/>
          <w:sz w:val="22"/>
          <w:szCs w:val="22"/>
        </w:rPr>
        <w:t>and</w:t>
      </w:r>
      <w:r w:rsidRPr="00D753AC">
        <w:rPr>
          <w:rFonts w:cs="Times New Roman"/>
          <w:spacing w:val="-9"/>
          <w:sz w:val="22"/>
          <w:szCs w:val="22"/>
          <w:rPrChange w:id="3856" w:author="Claire Kouba" w:date="2023-09-12T16:52:00Z">
            <w:rPr/>
          </w:rPrChange>
        </w:rPr>
        <w:t xml:space="preserve"> </w:t>
      </w:r>
      <w:r w:rsidRPr="00D753AC">
        <w:rPr>
          <w:rFonts w:cs="Times New Roman"/>
          <w:sz w:val="22"/>
          <w:szCs w:val="22"/>
        </w:rPr>
        <w:t>to</w:t>
      </w:r>
      <w:r w:rsidRPr="00D753AC">
        <w:rPr>
          <w:rFonts w:cs="Times New Roman"/>
          <w:spacing w:val="-9"/>
          <w:sz w:val="22"/>
          <w:szCs w:val="22"/>
          <w:rPrChange w:id="3857" w:author="Claire Kouba" w:date="2023-09-12T16:52:00Z">
            <w:rPr/>
          </w:rPrChange>
        </w:rPr>
        <w:t xml:space="preserve"> </w:t>
      </w:r>
      <w:r w:rsidRPr="00D753AC">
        <w:rPr>
          <w:rFonts w:cs="Times New Roman"/>
          <w:sz w:val="22"/>
          <w:szCs w:val="22"/>
        </w:rPr>
        <w:t>each</w:t>
      </w:r>
      <w:r w:rsidRPr="00D753AC">
        <w:rPr>
          <w:rFonts w:cs="Times New Roman"/>
          <w:spacing w:val="-9"/>
          <w:sz w:val="22"/>
          <w:szCs w:val="22"/>
          <w:rPrChange w:id="3858" w:author="Claire Kouba" w:date="2023-09-12T16:52:00Z">
            <w:rPr/>
          </w:rPrChange>
        </w:rPr>
        <w:t xml:space="preserve"> </w:t>
      </w:r>
      <w:r w:rsidRPr="00D753AC">
        <w:rPr>
          <w:rFonts w:cs="Times New Roman"/>
          <w:sz w:val="22"/>
          <w:szCs w:val="22"/>
        </w:rPr>
        <w:t>other</w:t>
      </w:r>
      <w:r w:rsidRPr="00D753AC">
        <w:rPr>
          <w:rFonts w:cs="Times New Roman"/>
          <w:spacing w:val="-9"/>
          <w:sz w:val="22"/>
          <w:szCs w:val="22"/>
          <w:rPrChange w:id="3859" w:author="Claire Kouba" w:date="2023-09-12T16:52:00Z">
            <w:rPr/>
          </w:rPrChange>
        </w:rPr>
        <w:t xml:space="preserve"> </w:t>
      </w:r>
      <w:r w:rsidRPr="00D753AC">
        <w:rPr>
          <w:rFonts w:cs="Times New Roman"/>
          <w:sz w:val="22"/>
          <w:szCs w:val="22"/>
        </w:rPr>
        <w:t>overall,</w:t>
      </w:r>
      <w:r w:rsidRPr="00D753AC">
        <w:rPr>
          <w:rFonts w:cs="Times New Roman"/>
          <w:spacing w:val="-10"/>
          <w:sz w:val="22"/>
          <w:szCs w:val="22"/>
          <w:rPrChange w:id="3860" w:author="Claire Kouba" w:date="2023-09-12T16:52:00Z">
            <w:rPr/>
          </w:rPrChange>
        </w:rPr>
        <w:t xml:space="preserve"> </w:t>
      </w:r>
      <w:r w:rsidRPr="00D753AC">
        <w:rPr>
          <w:rFonts w:cs="Times New Roman"/>
          <w:sz w:val="22"/>
          <w:szCs w:val="22"/>
        </w:rPr>
        <w:t>which</w:t>
      </w:r>
      <w:r w:rsidRPr="00D753AC">
        <w:rPr>
          <w:rFonts w:cs="Times New Roman"/>
          <w:spacing w:val="-9"/>
          <w:sz w:val="22"/>
          <w:szCs w:val="22"/>
          <w:rPrChange w:id="3861" w:author="Claire Kouba" w:date="2023-09-12T16:52:00Z">
            <w:rPr/>
          </w:rPrChange>
        </w:rPr>
        <w:t xml:space="preserve"> </w:t>
      </w:r>
      <w:r w:rsidRPr="00D753AC">
        <w:rPr>
          <w:rFonts w:cs="Times New Roman"/>
          <w:sz w:val="22"/>
          <w:szCs w:val="22"/>
        </w:rPr>
        <w:t>is</w:t>
      </w:r>
      <w:r w:rsidRPr="00D753AC">
        <w:rPr>
          <w:rFonts w:cs="Times New Roman"/>
          <w:spacing w:val="-9"/>
          <w:sz w:val="22"/>
          <w:szCs w:val="22"/>
          <w:rPrChange w:id="3862" w:author="Claire Kouba" w:date="2023-09-12T16:52:00Z">
            <w:rPr/>
          </w:rPrChange>
        </w:rPr>
        <w:t xml:space="preserve"> </w:t>
      </w:r>
      <w:r w:rsidRPr="00D753AC">
        <w:rPr>
          <w:rFonts w:cs="Times New Roman"/>
          <w:sz w:val="22"/>
          <w:szCs w:val="22"/>
        </w:rPr>
        <w:t>unsurprising:</w:t>
      </w:r>
      <w:r w:rsidRPr="00D753AC">
        <w:rPr>
          <w:rFonts w:cs="Times New Roman"/>
          <w:spacing w:val="-9"/>
          <w:sz w:val="22"/>
          <w:szCs w:val="22"/>
          <w:rPrChange w:id="3863" w:author="Claire Kouba" w:date="2023-09-12T16:52:00Z">
            <w:rPr/>
          </w:rPrChange>
        </w:rPr>
        <w:t xml:space="preserve"> </w:t>
      </w:r>
      <w:r w:rsidRPr="00D753AC">
        <w:rPr>
          <w:rFonts w:cs="Times New Roman"/>
          <w:sz w:val="22"/>
          <w:szCs w:val="22"/>
        </w:rPr>
        <w:t>wet</w:t>
      </w:r>
      <w:r w:rsidRPr="00D753AC">
        <w:rPr>
          <w:rFonts w:cs="Times New Roman"/>
          <w:spacing w:val="-9"/>
          <w:sz w:val="22"/>
          <w:szCs w:val="22"/>
          <w:rPrChange w:id="3864" w:author="Claire Kouba" w:date="2023-09-12T16:52:00Z">
            <w:rPr/>
          </w:rPrChange>
        </w:rPr>
        <w:t xml:space="preserve"> </w:t>
      </w:r>
      <w:r w:rsidRPr="00D753AC">
        <w:rPr>
          <w:rFonts w:cs="Times New Roman"/>
          <w:sz w:val="22"/>
          <w:szCs w:val="22"/>
        </w:rPr>
        <w:t>years</w:t>
      </w:r>
      <w:r w:rsidRPr="00D753AC">
        <w:rPr>
          <w:rFonts w:cs="Times New Roman"/>
          <w:spacing w:val="-10"/>
          <w:sz w:val="22"/>
          <w:szCs w:val="22"/>
          <w:rPrChange w:id="3865" w:author="Claire Kouba" w:date="2023-09-12T16:52:00Z">
            <w:rPr/>
          </w:rPrChange>
        </w:rPr>
        <w:t xml:space="preserve"> </w:t>
      </w:r>
      <w:r w:rsidRPr="00D753AC">
        <w:rPr>
          <w:rFonts w:cs="Times New Roman"/>
          <w:sz w:val="22"/>
          <w:szCs w:val="22"/>
        </w:rPr>
        <w:t>are</w:t>
      </w:r>
      <w:r w:rsidRPr="00D753AC">
        <w:rPr>
          <w:rFonts w:cs="Times New Roman"/>
          <w:spacing w:val="-9"/>
          <w:sz w:val="22"/>
          <w:szCs w:val="22"/>
          <w:rPrChange w:id="3866" w:author="Claire Kouba" w:date="2023-09-12T16:52:00Z">
            <w:rPr/>
          </w:rPrChange>
        </w:rPr>
        <w:t xml:space="preserve"> </w:t>
      </w:r>
      <w:r w:rsidRPr="00D753AC">
        <w:rPr>
          <w:rFonts w:cs="Times New Roman"/>
          <w:sz w:val="22"/>
          <w:szCs w:val="22"/>
        </w:rPr>
        <w:t>associated</w:t>
      </w:r>
      <w:r w:rsidRPr="00D753AC">
        <w:rPr>
          <w:rFonts w:cs="Times New Roman"/>
          <w:spacing w:val="-9"/>
          <w:sz w:val="22"/>
          <w:szCs w:val="22"/>
          <w:rPrChange w:id="3867" w:author="Claire Kouba" w:date="2023-09-12T16:52:00Z">
            <w:rPr/>
          </w:rPrChange>
        </w:rPr>
        <w:t xml:space="preserve"> </w:t>
      </w:r>
      <w:r w:rsidRPr="00D753AC">
        <w:rPr>
          <w:rFonts w:cs="Times New Roman"/>
          <w:sz w:val="22"/>
          <w:szCs w:val="22"/>
        </w:rPr>
        <w:t>with</w:t>
      </w:r>
      <w:r w:rsidRPr="00D753AC">
        <w:rPr>
          <w:rFonts w:cs="Times New Roman"/>
          <w:spacing w:val="-9"/>
          <w:sz w:val="22"/>
          <w:szCs w:val="22"/>
          <w:rPrChange w:id="3868" w:author="Claire Kouba" w:date="2023-09-12T16:52:00Z">
            <w:rPr/>
          </w:rPrChange>
        </w:rPr>
        <w:t xml:space="preserve"> </w:t>
      </w:r>
      <w:r w:rsidRPr="00D753AC">
        <w:rPr>
          <w:rFonts w:cs="Times New Roman"/>
          <w:sz w:val="22"/>
          <w:szCs w:val="22"/>
        </w:rPr>
        <w:t>higher</w:t>
      </w:r>
      <w:r w:rsidRPr="00D753AC">
        <w:rPr>
          <w:rFonts w:cs="Times New Roman"/>
          <w:spacing w:val="-10"/>
          <w:sz w:val="22"/>
          <w:szCs w:val="22"/>
          <w:rPrChange w:id="3869" w:author="Claire Kouba" w:date="2023-09-12T16:52:00Z">
            <w:rPr/>
          </w:rPrChange>
        </w:rPr>
        <w:t xml:space="preserve"> </w:t>
      </w:r>
      <w:r w:rsidRPr="00D753AC">
        <w:rPr>
          <w:rFonts w:cs="Times New Roman"/>
          <w:sz w:val="22"/>
          <w:szCs w:val="22"/>
        </w:rPr>
        <w:t>values</w:t>
      </w:r>
      <w:r w:rsidRPr="00D753AC">
        <w:rPr>
          <w:rFonts w:cs="Times New Roman"/>
          <w:spacing w:val="-9"/>
          <w:sz w:val="22"/>
          <w:szCs w:val="22"/>
          <w:rPrChange w:id="3870" w:author="Claire Kouba" w:date="2023-09-12T16:52:00Z">
            <w:rPr/>
          </w:rPrChange>
        </w:rPr>
        <w:t xml:space="preserve"> </w:t>
      </w:r>
      <w:r w:rsidRPr="00D753AC">
        <w:rPr>
          <w:rFonts w:cs="Times New Roman"/>
          <w:sz w:val="22"/>
          <w:szCs w:val="22"/>
        </w:rPr>
        <w:t>in</w:t>
      </w:r>
      <w:r w:rsidRPr="00D753AC">
        <w:rPr>
          <w:rFonts w:cs="Times New Roman"/>
          <w:spacing w:val="-9"/>
          <w:sz w:val="22"/>
          <w:szCs w:val="22"/>
          <w:rPrChange w:id="3871" w:author="Claire Kouba" w:date="2023-09-12T16:52:00Z">
            <w:rPr>
              <w:spacing w:val="43"/>
            </w:rPr>
          </w:rPrChange>
        </w:rPr>
        <w:t xml:space="preserve"> </w:t>
      </w:r>
      <w:r w:rsidRPr="00D753AC">
        <w:rPr>
          <w:rFonts w:cs="Times New Roman"/>
          <w:sz w:val="22"/>
          <w:szCs w:val="22"/>
        </w:rPr>
        <w:t>all</w:t>
      </w:r>
      <w:r w:rsidRPr="00D753AC">
        <w:rPr>
          <w:rFonts w:cs="Times New Roman"/>
          <w:spacing w:val="-9"/>
          <w:sz w:val="22"/>
          <w:szCs w:val="22"/>
          <w:rPrChange w:id="3872" w:author="Claire Kouba" w:date="2023-09-12T16:52:00Z">
            <w:rPr>
              <w:w w:val="99"/>
            </w:rPr>
          </w:rPrChange>
        </w:rPr>
        <w:t xml:space="preserve"> </w:t>
      </w:r>
      <w:r w:rsidRPr="00D753AC">
        <w:rPr>
          <w:rFonts w:cs="Times New Roman"/>
          <w:sz w:val="22"/>
          <w:szCs w:val="22"/>
        </w:rPr>
        <w:t>of</w:t>
      </w:r>
      <w:r w:rsidRPr="00D753AC">
        <w:rPr>
          <w:rFonts w:cs="Times New Roman"/>
          <w:spacing w:val="-9"/>
          <w:sz w:val="22"/>
          <w:szCs w:val="22"/>
          <w:rPrChange w:id="3873" w:author="Claire Kouba" w:date="2023-09-12T16:52:00Z">
            <w:rPr>
              <w:spacing w:val="-2"/>
            </w:rPr>
          </w:rPrChange>
        </w:rPr>
        <w:t xml:space="preserve"> </w:t>
      </w:r>
      <w:r w:rsidRPr="00D753AC">
        <w:rPr>
          <w:rFonts w:cs="Times New Roman"/>
          <w:sz w:val="22"/>
          <w:szCs w:val="22"/>
        </w:rPr>
        <w:t>these</w:t>
      </w:r>
      <w:r w:rsidRPr="00D753AC">
        <w:rPr>
          <w:rFonts w:cs="Times New Roman"/>
          <w:w w:val="99"/>
          <w:sz w:val="22"/>
          <w:szCs w:val="22"/>
          <w:rPrChange w:id="3874" w:author="Claire Kouba" w:date="2023-09-12T16:52:00Z">
            <w:rPr>
              <w:spacing w:val="-2"/>
            </w:rPr>
          </w:rPrChange>
        </w:rPr>
        <w:t xml:space="preserve"> </w:t>
      </w:r>
      <w:r w:rsidRPr="00D753AC">
        <w:rPr>
          <w:rFonts w:cs="Times New Roman"/>
          <w:sz w:val="22"/>
          <w:szCs w:val="22"/>
        </w:rPr>
        <w:t>categories.</w:t>
      </w:r>
      <w:r w:rsidRPr="00D753AC">
        <w:rPr>
          <w:rFonts w:cs="Times New Roman"/>
          <w:sz w:val="22"/>
          <w:szCs w:val="22"/>
          <w:rPrChange w:id="3875" w:author="Claire Kouba" w:date="2023-09-12T16:52:00Z">
            <w:rPr>
              <w:spacing w:val="-2"/>
            </w:rPr>
          </w:rPrChange>
        </w:rPr>
        <w:t xml:space="preserve"> </w:t>
      </w:r>
      <w:r w:rsidRPr="00D753AC">
        <w:rPr>
          <w:rFonts w:cs="Times New Roman"/>
          <w:sz w:val="22"/>
          <w:szCs w:val="22"/>
        </w:rPr>
        <w:t>Groundwater</w:t>
      </w:r>
      <w:r w:rsidRPr="00D753AC">
        <w:rPr>
          <w:rFonts w:cs="Times New Roman"/>
          <w:sz w:val="22"/>
          <w:szCs w:val="22"/>
          <w:rPrChange w:id="3876" w:author="Claire Kouba" w:date="2023-09-12T16:52:00Z">
            <w:rPr>
              <w:spacing w:val="-2"/>
            </w:rPr>
          </w:rPrChange>
        </w:rPr>
        <w:t xml:space="preserve"> </w:t>
      </w:r>
      <w:r w:rsidRPr="00D753AC">
        <w:rPr>
          <w:rFonts w:cs="Times New Roman"/>
          <w:sz w:val="22"/>
          <w:szCs w:val="22"/>
        </w:rPr>
        <w:t>wells</w:t>
      </w:r>
      <w:r w:rsidRPr="00D753AC">
        <w:rPr>
          <w:rFonts w:cs="Times New Roman"/>
          <w:sz w:val="22"/>
          <w:szCs w:val="22"/>
          <w:rPrChange w:id="3877" w:author="Claire Kouba" w:date="2023-09-12T16:52:00Z">
            <w:rPr>
              <w:spacing w:val="-2"/>
            </w:rPr>
          </w:rPrChange>
        </w:rPr>
        <w:t xml:space="preserve"> </w:t>
      </w:r>
      <w:r w:rsidRPr="00D753AC">
        <w:rPr>
          <w:rFonts w:cs="Times New Roman"/>
          <w:sz w:val="22"/>
          <w:szCs w:val="22"/>
        </w:rPr>
        <w:t>with</w:t>
      </w:r>
      <w:r w:rsidRPr="00D753AC">
        <w:rPr>
          <w:rFonts w:cs="Times New Roman"/>
          <w:sz w:val="22"/>
          <w:szCs w:val="22"/>
          <w:rPrChange w:id="3878" w:author="Claire Kouba" w:date="2023-09-12T16:52:00Z">
            <w:rPr>
              <w:spacing w:val="-2"/>
            </w:rPr>
          </w:rPrChange>
        </w:rPr>
        <w:t xml:space="preserve"> </w:t>
      </w:r>
      <w:r w:rsidRPr="00D753AC">
        <w:rPr>
          <w:rFonts w:cs="Times New Roman"/>
          <w:sz w:val="22"/>
          <w:szCs w:val="22"/>
        </w:rPr>
        <w:t>highest</w:t>
      </w:r>
      <w:r w:rsidRPr="00D753AC">
        <w:rPr>
          <w:rFonts w:cs="Times New Roman"/>
          <w:sz w:val="22"/>
          <w:szCs w:val="22"/>
          <w:rPrChange w:id="3879" w:author="Claire Kouba" w:date="2023-09-12T16:52:00Z">
            <w:rPr>
              <w:spacing w:val="-2"/>
            </w:rPr>
          </w:rPrChange>
        </w:rPr>
        <w:t xml:space="preserve"> </w:t>
      </w:r>
      <w:r w:rsidRPr="00D753AC">
        <w:rPr>
          <w:rFonts w:cs="Times New Roman"/>
          <w:sz w:val="22"/>
          <w:szCs w:val="22"/>
        </w:rPr>
        <w:t>predictive</w:t>
      </w:r>
      <w:r w:rsidRPr="00D753AC">
        <w:rPr>
          <w:rFonts w:cs="Times New Roman"/>
          <w:sz w:val="22"/>
          <w:szCs w:val="22"/>
          <w:rPrChange w:id="3880" w:author="Claire Kouba" w:date="2023-09-12T16:52:00Z">
            <w:rPr>
              <w:spacing w:val="-2"/>
            </w:rPr>
          </w:rPrChange>
        </w:rPr>
        <w:t xml:space="preserve"> </w:t>
      </w:r>
      <w:r w:rsidRPr="00D753AC">
        <w:rPr>
          <w:rFonts w:cs="Times New Roman"/>
          <w:sz w:val="22"/>
          <w:szCs w:val="22"/>
        </w:rPr>
        <w:t>power</w:t>
      </w:r>
      <w:r w:rsidRPr="00D753AC">
        <w:rPr>
          <w:rFonts w:cs="Times New Roman"/>
          <w:sz w:val="22"/>
          <w:szCs w:val="22"/>
          <w:rPrChange w:id="3881" w:author="Claire Kouba" w:date="2023-09-12T16:52:00Z">
            <w:rPr>
              <w:spacing w:val="-2"/>
            </w:rPr>
          </w:rPrChange>
        </w:rPr>
        <w:t xml:space="preserve"> </w:t>
      </w:r>
      <w:r w:rsidRPr="00D753AC">
        <w:rPr>
          <w:rFonts w:cs="Times New Roman"/>
          <w:sz w:val="22"/>
          <w:szCs w:val="22"/>
        </w:rPr>
        <w:t>tend</w:t>
      </w:r>
      <w:r w:rsidRPr="00D753AC">
        <w:rPr>
          <w:rFonts w:cs="Times New Roman"/>
          <w:sz w:val="22"/>
          <w:szCs w:val="22"/>
          <w:rPrChange w:id="3882" w:author="Claire Kouba" w:date="2023-09-12T16:52:00Z">
            <w:rPr>
              <w:spacing w:val="-2"/>
            </w:rPr>
          </w:rPrChange>
        </w:rPr>
        <w:t xml:space="preserve"> </w:t>
      </w:r>
      <w:r w:rsidRPr="00D753AC">
        <w:rPr>
          <w:rFonts w:cs="Times New Roman"/>
          <w:sz w:val="22"/>
          <w:szCs w:val="22"/>
        </w:rPr>
        <w:t>to</w:t>
      </w:r>
      <w:r w:rsidRPr="00D753AC">
        <w:rPr>
          <w:rFonts w:cs="Times New Roman"/>
          <w:sz w:val="22"/>
          <w:szCs w:val="22"/>
          <w:rPrChange w:id="3883" w:author="Claire Kouba" w:date="2023-09-12T16:52:00Z">
            <w:rPr>
              <w:spacing w:val="-2"/>
            </w:rPr>
          </w:rPrChange>
        </w:rPr>
        <w:t xml:space="preserve"> </w:t>
      </w:r>
      <w:r w:rsidRPr="00D753AC">
        <w:rPr>
          <w:rFonts w:cs="Times New Roman"/>
          <w:sz w:val="22"/>
          <w:szCs w:val="22"/>
        </w:rPr>
        <w:t>have</w:t>
      </w:r>
      <w:r w:rsidRPr="00D753AC">
        <w:rPr>
          <w:rFonts w:cs="Times New Roman"/>
          <w:sz w:val="22"/>
          <w:szCs w:val="22"/>
          <w:rPrChange w:id="3884" w:author="Claire Kouba" w:date="2023-09-12T16:52:00Z">
            <w:rPr>
              <w:spacing w:val="-2"/>
            </w:rPr>
          </w:rPrChange>
        </w:rPr>
        <w:t xml:space="preserve"> </w:t>
      </w:r>
      <w:r w:rsidRPr="00D753AC">
        <w:rPr>
          <w:rFonts w:cs="Times New Roman"/>
          <w:sz w:val="22"/>
          <w:szCs w:val="22"/>
        </w:rPr>
        <w:t>long</w:t>
      </w:r>
      <w:r w:rsidRPr="00D753AC">
        <w:rPr>
          <w:rFonts w:cs="Times New Roman"/>
          <w:sz w:val="22"/>
          <w:szCs w:val="22"/>
          <w:rPrChange w:id="3885" w:author="Claire Kouba" w:date="2023-09-12T16:52:00Z">
            <w:rPr>
              <w:spacing w:val="-2"/>
            </w:rPr>
          </w:rPrChange>
        </w:rPr>
        <w:t xml:space="preserve"> </w:t>
      </w:r>
      <w:r w:rsidRPr="00D753AC">
        <w:rPr>
          <w:rFonts w:cs="Times New Roman"/>
          <w:sz w:val="22"/>
          <w:szCs w:val="22"/>
        </w:rPr>
        <w:t>records</w:t>
      </w:r>
      <w:r w:rsidRPr="00D753AC">
        <w:rPr>
          <w:rFonts w:cs="Times New Roman"/>
          <w:sz w:val="22"/>
          <w:szCs w:val="22"/>
          <w:rPrChange w:id="3886" w:author="Claire Kouba" w:date="2023-09-12T16:52:00Z">
            <w:rPr>
              <w:spacing w:val="-2"/>
            </w:rPr>
          </w:rPrChange>
        </w:rPr>
        <w:t xml:space="preserve"> </w:t>
      </w:r>
      <w:r w:rsidRPr="00D753AC">
        <w:rPr>
          <w:rFonts w:cs="Times New Roman"/>
          <w:sz w:val="22"/>
          <w:szCs w:val="22"/>
        </w:rPr>
        <w:t>(e.g.,</w:t>
      </w:r>
      <w:r w:rsidRPr="00D753AC">
        <w:rPr>
          <w:rFonts w:cs="Times New Roman"/>
          <w:sz w:val="22"/>
          <w:szCs w:val="22"/>
          <w:rPrChange w:id="3887" w:author="Claire Kouba" w:date="2023-09-12T16:52:00Z">
            <w:rPr>
              <w:spacing w:val="-3"/>
            </w:rPr>
          </w:rPrChange>
        </w:rPr>
        <w:t xml:space="preserve"> </w:t>
      </w:r>
      <w:r w:rsidRPr="00D753AC">
        <w:rPr>
          <w:rFonts w:cs="Times New Roman"/>
          <w:i/>
          <w:sz w:val="22"/>
          <w:szCs w:val="22"/>
        </w:rPr>
        <w:t>n</w:t>
      </w:r>
      <w:r w:rsidRPr="00D753AC">
        <w:rPr>
          <w:rFonts w:cs="Times New Roman"/>
          <w:i/>
          <w:sz w:val="22"/>
          <w:szCs w:val="22"/>
          <w:rPrChange w:id="3888" w:author="Claire Kouba" w:date="2023-09-12T16:52:00Z">
            <w:rPr>
              <w:i/>
              <w:spacing w:val="-8"/>
            </w:rPr>
          </w:rPrChange>
        </w:rPr>
        <w:t xml:space="preserve"> </w:t>
      </w:r>
      <w:r w:rsidRPr="00D753AC">
        <w:rPr>
          <w:rFonts w:cs="Times New Roman"/>
          <w:sz w:val="22"/>
          <w:szCs w:val="22"/>
        </w:rPr>
        <w:t>of</w:t>
      </w:r>
      <w:r w:rsidRPr="00D753AC">
        <w:rPr>
          <w:rFonts w:cs="Times New Roman"/>
          <w:sz w:val="22"/>
          <w:szCs w:val="22"/>
          <w:rPrChange w:id="3889" w:author="Claire Kouba" w:date="2023-09-12T16:52:00Z">
            <w:rPr>
              <w:spacing w:val="-2"/>
            </w:rPr>
          </w:rPrChange>
        </w:rPr>
        <w:t xml:space="preserve"> </w:t>
      </w:r>
      <w:r w:rsidRPr="00D753AC">
        <w:rPr>
          <w:rFonts w:cs="Times New Roman"/>
          <w:sz w:val="22"/>
          <w:szCs w:val="22"/>
        </w:rPr>
        <w:t>10</w:t>
      </w:r>
      <w:r w:rsidRPr="00D753AC">
        <w:rPr>
          <w:rFonts w:cs="Times New Roman"/>
          <w:sz w:val="22"/>
          <w:szCs w:val="22"/>
          <w:rPrChange w:id="3890" w:author="Claire Kouba" w:date="2023-09-12T16:52:00Z">
            <w:rPr>
              <w:spacing w:val="-2"/>
            </w:rPr>
          </w:rPrChange>
        </w:rPr>
        <w:t xml:space="preserve"> </w:t>
      </w:r>
      <w:r w:rsidRPr="00D753AC">
        <w:rPr>
          <w:rFonts w:cs="Times New Roman"/>
          <w:sz w:val="22"/>
          <w:szCs w:val="22"/>
        </w:rPr>
        <w:t>or</w:t>
      </w:r>
      <w:r w:rsidRPr="00D753AC">
        <w:rPr>
          <w:rFonts w:cs="Times New Roman"/>
          <w:sz w:val="22"/>
          <w:szCs w:val="22"/>
          <w:rPrChange w:id="3891" w:author="Claire Kouba" w:date="2023-09-12T16:52:00Z">
            <w:rPr>
              <w:spacing w:val="-2"/>
            </w:rPr>
          </w:rPrChange>
        </w:rPr>
        <w:t xml:space="preserve"> </w:t>
      </w:r>
      <w:r w:rsidRPr="00D753AC">
        <w:rPr>
          <w:rFonts w:cs="Times New Roman"/>
          <w:sz w:val="22"/>
          <w:szCs w:val="22"/>
        </w:rPr>
        <w:t>greater</w:t>
      </w:r>
      <w:r w:rsidRPr="00D753AC">
        <w:rPr>
          <w:rFonts w:cs="Times New Roman"/>
          <w:sz w:val="22"/>
          <w:szCs w:val="22"/>
          <w:rPrChange w:id="3892" w:author="Claire Kouba" w:date="2023-09-12T16:52:00Z">
            <w:rPr>
              <w:spacing w:val="-2"/>
            </w:rPr>
          </w:rPrChange>
        </w:rPr>
        <w:t xml:space="preserve"> </w:t>
      </w:r>
      <w:r w:rsidRPr="00D753AC">
        <w:rPr>
          <w:rFonts w:cs="Times New Roman"/>
          <w:sz w:val="22"/>
          <w:szCs w:val="22"/>
        </w:rPr>
        <w:t>years)</w:t>
      </w:r>
      <w:r w:rsidRPr="00D753AC">
        <w:rPr>
          <w:rFonts w:cs="Times New Roman"/>
          <w:sz w:val="22"/>
          <w:szCs w:val="22"/>
          <w:rPrChange w:id="3893" w:author="Claire Kouba" w:date="2023-09-12T16:52:00Z">
            <w:rPr>
              <w:w w:val="99"/>
            </w:rPr>
          </w:rPrChange>
        </w:rPr>
        <w:t xml:space="preserve"> </w:t>
      </w:r>
      <w:r w:rsidRPr="00D753AC">
        <w:rPr>
          <w:rFonts w:cs="Times New Roman"/>
          <w:sz w:val="22"/>
          <w:szCs w:val="22"/>
        </w:rPr>
        <w:t>and</w:t>
      </w:r>
      <w:r w:rsidRPr="00D753AC">
        <w:rPr>
          <w:rFonts w:cs="Times New Roman"/>
          <w:spacing w:val="37"/>
          <w:sz w:val="22"/>
          <w:szCs w:val="22"/>
          <w:rPrChange w:id="3894" w:author="Claire Kouba" w:date="2023-09-12T16:52:00Z">
            <w:rPr>
              <w:spacing w:val="6"/>
            </w:rPr>
          </w:rPrChange>
        </w:rPr>
        <w:t xml:space="preserve"> </w:t>
      </w:r>
      <w:r w:rsidRPr="00D753AC">
        <w:rPr>
          <w:rFonts w:cs="Times New Roman"/>
          <w:sz w:val="22"/>
          <w:szCs w:val="22"/>
        </w:rPr>
        <w:t>to</w:t>
      </w:r>
      <w:r w:rsidRPr="00D753AC">
        <w:rPr>
          <w:rFonts w:cs="Times New Roman"/>
          <w:w w:val="99"/>
          <w:sz w:val="22"/>
          <w:szCs w:val="22"/>
          <w:rPrChange w:id="3895" w:author="Claire Kouba" w:date="2023-09-12T16:52:00Z">
            <w:rPr>
              <w:spacing w:val="6"/>
            </w:rPr>
          </w:rPrChange>
        </w:rPr>
        <w:t xml:space="preserve"> </w:t>
      </w:r>
      <w:r w:rsidRPr="00D753AC">
        <w:rPr>
          <w:rFonts w:cs="Times New Roman"/>
          <w:sz w:val="22"/>
          <w:szCs w:val="22"/>
        </w:rPr>
        <w:t>be</w:t>
      </w:r>
      <w:r w:rsidRPr="00D753AC">
        <w:rPr>
          <w:rFonts w:cs="Times New Roman"/>
          <w:sz w:val="22"/>
          <w:szCs w:val="22"/>
          <w:rPrChange w:id="3896" w:author="Claire Kouba" w:date="2023-09-12T16:52:00Z">
            <w:rPr>
              <w:spacing w:val="6"/>
            </w:rPr>
          </w:rPrChange>
        </w:rPr>
        <w:t xml:space="preserve"> </w:t>
      </w:r>
      <w:r w:rsidRPr="00D753AC">
        <w:rPr>
          <w:rFonts w:cs="Times New Roman"/>
          <w:sz w:val="22"/>
          <w:szCs w:val="22"/>
        </w:rPr>
        <w:t>close</w:t>
      </w:r>
      <w:r w:rsidRPr="00D753AC">
        <w:rPr>
          <w:rFonts w:cs="Times New Roman"/>
          <w:sz w:val="22"/>
          <w:szCs w:val="22"/>
          <w:rPrChange w:id="3897" w:author="Claire Kouba" w:date="2023-09-12T16:52:00Z">
            <w:rPr>
              <w:spacing w:val="6"/>
            </w:rPr>
          </w:rPrChange>
        </w:rPr>
        <w:t xml:space="preserve"> </w:t>
      </w:r>
      <w:r w:rsidRPr="00D753AC">
        <w:rPr>
          <w:rFonts w:cs="Times New Roman"/>
          <w:sz w:val="22"/>
          <w:szCs w:val="22"/>
        </w:rPr>
        <w:t>to</w:t>
      </w:r>
      <w:r w:rsidRPr="00D753AC">
        <w:rPr>
          <w:rFonts w:cs="Times New Roman"/>
          <w:sz w:val="22"/>
          <w:szCs w:val="22"/>
          <w:rPrChange w:id="3898"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3899" w:author="Claire Kouba" w:date="2023-09-12T16:52:00Z">
            <w:rPr>
              <w:spacing w:val="6"/>
            </w:rPr>
          </w:rPrChange>
        </w:rPr>
        <w:t xml:space="preserve"> </w:t>
      </w:r>
      <w:r w:rsidRPr="00D753AC">
        <w:rPr>
          <w:rFonts w:cs="Times New Roman"/>
          <w:sz w:val="22"/>
          <w:szCs w:val="22"/>
        </w:rPr>
        <w:t>Scott</w:t>
      </w:r>
      <w:r w:rsidRPr="00D753AC">
        <w:rPr>
          <w:rFonts w:cs="Times New Roman"/>
          <w:sz w:val="22"/>
          <w:szCs w:val="22"/>
          <w:rPrChange w:id="3900" w:author="Claire Kouba" w:date="2023-09-12T16:52:00Z">
            <w:rPr>
              <w:spacing w:val="6"/>
            </w:rPr>
          </w:rPrChange>
        </w:rPr>
        <w:t xml:space="preserve"> </w:t>
      </w:r>
      <w:r w:rsidRPr="00D753AC">
        <w:rPr>
          <w:rFonts w:cs="Times New Roman"/>
          <w:sz w:val="22"/>
          <w:szCs w:val="22"/>
        </w:rPr>
        <w:t>River</w:t>
      </w:r>
      <w:del w:id="3901" w:author="Claire Kouba" w:date="2023-09-12T16:52:00Z">
        <w:r w:rsidR="00505335" w:rsidRPr="00D753AC">
          <w:rPr>
            <w:rFonts w:cs="Times New Roman"/>
            <w:spacing w:val="6"/>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"_bookmark8"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r w:rsidR="00505335" w:rsidRPr="00D753AC">
          <w:rPr>
            <w:rFonts w:cs="Times New Roman"/>
            <w:spacing w:val="6"/>
            <w:sz w:val="22"/>
            <w:szCs w:val="22"/>
          </w:rPr>
          <w:delText xml:space="preserve"> </w:delText>
        </w:r>
        <w:r w:rsidR="00505335" w:rsidRPr="00D753AC">
          <w:rPr>
            <w:rFonts w:cs="Times New Roman"/>
            <w:sz w:val="22"/>
            <w:szCs w:val="22"/>
          </w:rPr>
          <w:delText>8);</w:delText>
        </w:r>
      </w:del>
      <w:ins w:id="3902" w:author="Claire Kouba" w:date="2023-09-12T16:52:00Z">
        <w:r w:rsidRPr="00D753AC">
          <w:rPr>
            <w:rFonts w:cs="Times New Roman"/>
            <w:sz w:val="22"/>
            <w:szCs w:val="22"/>
          </w:rPr>
          <w:t>;</w:t>
        </w:r>
      </w:ins>
      <w:r w:rsidRPr="00D753AC">
        <w:rPr>
          <w:rFonts w:cs="Times New Roman"/>
          <w:sz w:val="22"/>
          <w:szCs w:val="22"/>
          <w:rPrChange w:id="3903" w:author="Claire Kouba" w:date="2023-09-12T16:52:00Z">
            <w:rPr>
              <w:spacing w:val="6"/>
            </w:rPr>
          </w:rPrChange>
        </w:rPr>
        <w:t xml:space="preserve"> </w:t>
      </w:r>
      <w:r w:rsidRPr="00D753AC">
        <w:rPr>
          <w:rFonts w:cs="Times New Roman"/>
          <w:sz w:val="22"/>
          <w:szCs w:val="22"/>
        </w:rPr>
        <w:t>these</w:t>
      </w:r>
      <w:r w:rsidRPr="00D753AC">
        <w:rPr>
          <w:rFonts w:cs="Times New Roman"/>
          <w:sz w:val="22"/>
          <w:szCs w:val="22"/>
          <w:rPrChange w:id="3904" w:author="Claire Kouba" w:date="2023-09-12T16:52:00Z">
            <w:rPr>
              <w:spacing w:val="6"/>
            </w:rPr>
          </w:rPrChange>
        </w:rPr>
        <w:t xml:space="preserve"> </w:t>
      </w:r>
      <w:r w:rsidRPr="00D753AC">
        <w:rPr>
          <w:rFonts w:cs="Times New Roman"/>
          <w:sz w:val="22"/>
          <w:szCs w:val="22"/>
        </w:rPr>
        <w:t>results</w:t>
      </w:r>
      <w:r w:rsidRPr="00D753AC">
        <w:rPr>
          <w:rFonts w:cs="Times New Roman"/>
          <w:sz w:val="22"/>
          <w:szCs w:val="22"/>
          <w:rPrChange w:id="3905" w:author="Claire Kouba" w:date="2023-09-12T16:52:00Z">
            <w:rPr>
              <w:spacing w:val="6"/>
            </w:rPr>
          </w:rPrChange>
        </w:rPr>
        <w:t xml:space="preserve"> </w:t>
      </w:r>
      <w:del w:id="3906" w:author="Claire Kouba" w:date="2023-09-12T16:52:00Z">
        <w:r w:rsidR="00505335" w:rsidRPr="00D753AC">
          <w:rPr>
            <w:rFonts w:cs="Times New Roman"/>
            <w:sz w:val="22"/>
            <w:szCs w:val="22"/>
          </w:rPr>
          <w:delText>focus</w:delText>
        </w:r>
        <w:r w:rsidR="00505335" w:rsidRPr="00D753AC">
          <w:rPr>
            <w:rFonts w:cs="Times New Roman"/>
            <w:spacing w:val="6"/>
            <w:sz w:val="22"/>
            <w:szCs w:val="22"/>
          </w:rPr>
          <w:delText xml:space="preserve"> </w:delText>
        </w:r>
        <w:r w:rsidR="00505335" w:rsidRPr="00D753AC">
          <w:rPr>
            <w:rFonts w:cs="Times New Roman"/>
            <w:sz w:val="22"/>
            <w:szCs w:val="22"/>
          </w:rPr>
          <w:delText>on</w:delText>
        </w:r>
      </w:del>
      <w:ins w:id="3907" w:author="Claire Kouba" w:date="2023-09-12T16:52:00Z">
        <w:r w:rsidRPr="00D753AC">
          <w:rPr>
            <w:rFonts w:cs="Times New Roman"/>
            <w:sz w:val="22"/>
            <w:szCs w:val="22"/>
          </w:rPr>
          <w:t>incorporate</w:t>
        </w:r>
      </w:ins>
      <w:r w:rsidRPr="00D753AC">
        <w:rPr>
          <w:rFonts w:cs="Times New Roman"/>
          <w:sz w:val="22"/>
          <w:szCs w:val="22"/>
          <w:rPrChange w:id="3908" w:author="Claire Kouba" w:date="2023-09-12T16:52:00Z">
            <w:rPr>
              <w:spacing w:val="6"/>
            </w:rPr>
          </w:rPrChange>
        </w:rPr>
        <w:t xml:space="preserve"> </w:t>
      </w:r>
      <w:r w:rsidRPr="00D753AC">
        <w:rPr>
          <w:rFonts w:cs="Times New Roman"/>
          <w:sz w:val="22"/>
          <w:szCs w:val="22"/>
        </w:rPr>
        <w:t>two</w:t>
      </w:r>
      <w:r w:rsidRPr="00D753AC">
        <w:rPr>
          <w:rFonts w:cs="Times New Roman"/>
          <w:sz w:val="22"/>
          <w:szCs w:val="22"/>
          <w:rPrChange w:id="3909" w:author="Claire Kouba" w:date="2023-09-12T16:52:00Z">
            <w:rPr>
              <w:spacing w:val="6"/>
            </w:rPr>
          </w:rPrChange>
        </w:rPr>
        <w:t xml:space="preserve"> </w:t>
      </w:r>
      <w:r w:rsidRPr="00D753AC">
        <w:rPr>
          <w:rFonts w:cs="Times New Roman"/>
          <w:sz w:val="22"/>
          <w:szCs w:val="22"/>
        </w:rPr>
        <w:t>wells</w:t>
      </w:r>
      <w:r w:rsidRPr="00D753AC">
        <w:rPr>
          <w:rFonts w:cs="Times New Roman"/>
          <w:sz w:val="22"/>
          <w:szCs w:val="22"/>
          <w:rPrChange w:id="3910" w:author="Claire Kouba" w:date="2023-09-12T16:52:00Z">
            <w:rPr>
              <w:spacing w:val="6"/>
            </w:rPr>
          </w:rPrChange>
        </w:rPr>
        <w:t xml:space="preserve"> </w:t>
      </w:r>
      <w:r w:rsidRPr="00D753AC">
        <w:rPr>
          <w:rFonts w:cs="Times New Roman"/>
          <w:sz w:val="22"/>
          <w:szCs w:val="22"/>
        </w:rPr>
        <w:t>proximate</w:t>
      </w:r>
      <w:r w:rsidRPr="00D753AC">
        <w:rPr>
          <w:rFonts w:cs="Times New Roman"/>
          <w:sz w:val="22"/>
          <w:szCs w:val="22"/>
          <w:rPrChange w:id="3911" w:author="Claire Kouba" w:date="2023-09-12T16:52:00Z">
            <w:rPr>
              <w:spacing w:val="6"/>
            </w:rPr>
          </w:rPrChange>
        </w:rPr>
        <w:t xml:space="preserve"> </w:t>
      </w:r>
      <w:r w:rsidRPr="00D753AC">
        <w:rPr>
          <w:rFonts w:cs="Times New Roman"/>
          <w:sz w:val="22"/>
          <w:szCs w:val="22"/>
        </w:rPr>
        <w:t>to</w:t>
      </w:r>
      <w:r w:rsidRPr="00D753AC">
        <w:rPr>
          <w:rFonts w:cs="Times New Roman"/>
          <w:sz w:val="22"/>
          <w:szCs w:val="22"/>
          <w:rPrChange w:id="3912"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3913" w:author="Claire Kouba" w:date="2023-09-12T16:52:00Z">
            <w:rPr>
              <w:spacing w:val="6"/>
            </w:rPr>
          </w:rPrChange>
        </w:rPr>
        <w:t xml:space="preserve"> </w:t>
      </w:r>
      <w:r w:rsidRPr="00D753AC">
        <w:rPr>
          <w:rFonts w:cs="Times New Roman"/>
          <w:spacing w:val="-3"/>
          <w:sz w:val="22"/>
          <w:szCs w:val="22"/>
        </w:rPr>
        <w:t>river,</w:t>
      </w:r>
      <w:r w:rsidRPr="00D753AC">
        <w:rPr>
          <w:rFonts w:cs="Times New Roman"/>
          <w:spacing w:val="-3"/>
          <w:sz w:val="22"/>
          <w:szCs w:val="22"/>
          <w:rPrChange w:id="3914" w:author="Claire Kouba" w:date="2023-09-12T16:52:00Z">
            <w:rPr>
              <w:spacing w:val="6"/>
            </w:rPr>
          </w:rPrChange>
        </w:rPr>
        <w:t xml:space="preserve"> </w:t>
      </w:r>
      <w:r w:rsidRPr="00D753AC">
        <w:rPr>
          <w:rFonts w:cs="Times New Roman"/>
          <w:sz w:val="22"/>
          <w:szCs w:val="22"/>
        </w:rPr>
        <w:t>with</w:t>
      </w:r>
      <w:r w:rsidRPr="00D753AC">
        <w:rPr>
          <w:rFonts w:cs="Times New Roman"/>
          <w:sz w:val="22"/>
          <w:szCs w:val="22"/>
          <w:rPrChange w:id="3915" w:author="Claire Kouba" w:date="2023-09-12T16:52:00Z">
            <w:rPr>
              <w:spacing w:val="6"/>
            </w:rPr>
          </w:rPrChange>
        </w:rPr>
        <w:t xml:space="preserve"> </w:t>
      </w:r>
      <w:del w:id="3916" w:author="Claire Kouba" w:date="2023-09-12T16:52:00Z">
        <w:r w:rsidR="00505335" w:rsidRPr="00D753AC">
          <w:rPr>
            <w:rFonts w:cs="Times New Roman"/>
            <w:sz w:val="22"/>
            <w:szCs w:val="22"/>
          </w:rPr>
          <w:delText>long</w:delText>
        </w:r>
        <w:r w:rsidR="00505335" w:rsidRPr="00D753AC">
          <w:rPr>
            <w:rFonts w:cs="Times New Roman"/>
            <w:spacing w:val="6"/>
            <w:sz w:val="22"/>
            <w:szCs w:val="22"/>
          </w:rPr>
          <w:delText xml:space="preserve"> </w:delText>
        </w:r>
        <w:r w:rsidR="00505335" w:rsidRPr="00D753AC">
          <w:rPr>
            <w:rFonts w:cs="Times New Roman"/>
            <w:sz w:val="22"/>
            <w:szCs w:val="22"/>
          </w:rPr>
          <w:delText>records</w:delText>
        </w:r>
        <w:r w:rsidR="00505335" w:rsidRPr="00D753AC">
          <w:rPr>
            <w:rFonts w:cs="Times New Roman"/>
            <w:spacing w:val="6"/>
            <w:sz w:val="22"/>
            <w:szCs w:val="22"/>
          </w:rPr>
          <w:delText xml:space="preserve"> </w:delText>
        </w:r>
        <w:r w:rsidR="00505335" w:rsidRPr="00D753AC">
          <w:rPr>
            <w:rFonts w:cs="Times New Roman"/>
            <w:sz w:val="22"/>
            <w:szCs w:val="22"/>
          </w:rPr>
          <w:delText>(well</w:delText>
        </w:r>
        <w:r w:rsidR="00505335" w:rsidRPr="00D753AC">
          <w:rPr>
            <w:rFonts w:cs="Times New Roman"/>
            <w:w w:val="99"/>
            <w:sz w:val="22"/>
            <w:szCs w:val="22"/>
          </w:rPr>
          <w:delText xml:space="preserve"> </w:delText>
        </w:r>
        <w:r w:rsidR="00505335" w:rsidRPr="00D753AC">
          <w:rPr>
            <w:rFonts w:cs="Times New Roman"/>
            <w:sz w:val="22"/>
            <w:szCs w:val="22"/>
          </w:rPr>
          <w:delText>IDs 415635N1228315W001</w:delText>
        </w:r>
      </w:del>
      <w:ins w:id="3917" w:author="Claire Kouba" w:date="2023-09-12T16:52:00Z">
        <w:r w:rsidRPr="00D753AC">
          <w:rPr>
            <w:rFonts w:cs="Times New Roman"/>
            <w:sz w:val="22"/>
            <w:szCs w:val="22"/>
          </w:rPr>
          <w:t>record lengths of 43</w:t>
        </w:r>
      </w:ins>
      <w:r w:rsidRPr="00D753AC">
        <w:rPr>
          <w:rFonts w:cs="Times New Roman"/>
          <w:sz w:val="22"/>
          <w:szCs w:val="22"/>
        </w:rPr>
        <w:t xml:space="preserve"> and</w:t>
      </w:r>
      <w:r w:rsidRPr="00D753AC">
        <w:rPr>
          <w:rFonts w:cs="Times New Roman"/>
          <w:sz w:val="22"/>
          <w:szCs w:val="22"/>
          <w:rPrChange w:id="3918" w:author="Claire Kouba" w:date="2023-09-12T16:52:00Z">
            <w:rPr>
              <w:spacing w:val="-20"/>
            </w:rPr>
          </w:rPrChange>
        </w:rPr>
        <w:t xml:space="preserve"> </w:t>
      </w:r>
      <w:del w:id="3919" w:author="Claire Kouba" w:date="2023-09-12T16:52:00Z">
        <w:r w:rsidR="00505335" w:rsidRPr="00D753AC">
          <w:rPr>
            <w:rFonts w:cs="Times New Roman"/>
            <w:sz w:val="22"/>
            <w:szCs w:val="22"/>
          </w:rPr>
          <w:delText>416295N1228926W001).</w:delText>
        </w:r>
      </w:del>
      <w:ins w:id="3920" w:author="Claire Kouba" w:date="2023-09-12T16:52:00Z">
        <w:r w:rsidRPr="00D753AC">
          <w:rPr>
            <w:rFonts w:cs="Times New Roman"/>
            <w:sz w:val="22"/>
            <w:szCs w:val="22"/>
          </w:rPr>
          <w:t>57</w:t>
        </w:r>
        <w:r w:rsidRPr="00D753AC">
          <w:rPr>
            <w:rFonts w:cs="Times New Roman"/>
            <w:spacing w:val="18"/>
            <w:sz w:val="22"/>
            <w:szCs w:val="22"/>
          </w:rPr>
          <w:t xml:space="preserve"> </w:t>
        </w:r>
        <w:r w:rsidRPr="00D753AC">
          <w:rPr>
            <w:rFonts w:cs="Times New Roman"/>
            <w:sz w:val="22"/>
            <w:szCs w:val="22"/>
          </w:rPr>
          <w:t>years</w:t>
        </w:r>
        <w:r w:rsidRPr="00D753AC">
          <w:rPr>
            <w:rFonts w:cs="Times New Roman"/>
            <w:sz w:val="22"/>
            <w:szCs w:val="22"/>
          </w:rPr>
          <w:fldChar w:fldCharType="begin"/>
        </w:r>
        <w:r w:rsidRPr="00D753AC">
          <w:rPr>
            <w:rFonts w:cs="Times New Roman"/>
            <w:sz w:val="22"/>
            <w:szCs w:val="22"/>
          </w:rPr>
          <w:instrText xml:space="preserve"> HYPERLINK \l "_bookmark10"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sz w:val="22"/>
            <w:szCs w:val="22"/>
          </w:rPr>
          <w:t>(Figure</w:t>
        </w:r>
        <w:r w:rsidRPr="00D753AC">
          <w:rPr>
            <w:rFonts w:cs="Times New Roman"/>
            <w:spacing w:val="-5"/>
            <w:sz w:val="22"/>
            <w:szCs w:val="22"/>
          </w:rPr>
          <w:t xml:space="preserve"> </w:t>
        </w:r>
        <w:r w:rsidRPr="00D753AC">
          <w:rPr>
            <w:rFonts w:cs="Times New Roman"/>
            <w:sz w:val="22"/>
            <w:szCs w:val="22"/>
          </w:rPr>
          <w:t>A1).</w:t>
        </w:r>
        <w:r w:rsidRPr="00D753AC">
          <w:rPr>
            <w:rFonts w:cs="Times New Roman"/>
            <w:sz w:val="22"/>
            <w:szCs w:val="22"/>
          </w:rPr>
          <w:fldChar w:fldCharType="end"/>
        </w:r>
      </w:ins>
    </w:p>
    <w:p w:rsidR="002153D1" w:rsidRPr="00D753AC" w:rsidRDefault="002573FA">
      <w:pPr>
        <w:pStyle w:val="BodyText"/>
        <w:spacing w:before="5"/>
        <w:ind w:left="173" w:right="138" w:firstLine="251"/>
        <w:rPr>
          <w:rFonts w:cs="Times New Roman"/>
          <w:sz w:val="22"/>
          <w:szCs w:val="22"/>
        </w:rPr>
        <w:pPrChange w:id="3921" w:author="Claire Kouba" w:date="2023-09-12T16:52:00Z">
          <w:pPr>
            <w:pStyle w:val="BodyText"/>
            <w:spacing w:line="348" w:lineRule="auto"/>
            <w:ind w:left="173" w:right="158" w:firstLine="13"/>
          </w:pPr>
        </w:pPrChange>
      </w:pPr>
      <w:r w:rsidRPr="00D753AC">
        <w:rPr>
          <w:rFonts w:cs="Times New Roman"/>
          <w:sz w:val="22"/>
          <w:szCs w:val="22"/>
        </w:rPr>
        <w:t>Both</w:t>
      </w:r>
      <w:r w:rsidRPr="00D753AC">
        <w:rPr>
          <w:rFonts w:cs="Times New Roman"/>
          <w:spacing w:val="-8"/>
          <w:sz w:val="22"/>
          <w:szCs w:val="22"/>
          <w:rPrChange w:id="3922" w:author="Claire Kouba" w:date="2023-09-12T16:52:00Z">
            <w:rPr>
              <w:spacing w:val="-9"/>
            </w:rPr>
          </w:rPrChange>
        </w:rPr>
        <w:t xml:space="preserve"> </w:t>
      </w:r>
      <w:r w:rsidRPr="00D753AC">
        <w:rPr>
          <w:rFonts w:cs="Times New Roman"/>
          <w:sz w:val="22"/>
          <w:szCs w:val="22"/>
        </w:rPr>
        <w:t>response</w:t>
      </w:r>
      <w:r w:rsidRPr="00D753AC">
        <w:rPr>
          <w:rFonts w:cs="Times New Roman"/>
          <w:spacing w:val="-8"/>
          <w:sz w:val="22"/>
          <w:szCs w:val="22"/>
          <w:rPrChange w:id="3923" w:author="Claire Kouba" w:date="2023-09-12T16:52:00Z">
            <w:rPr>
              <w:spacing w:val="-9"/>
            </w:rPr>
          </w:rPrChange>
        </w:rPr>
        <w:t xml:space="preserve"> </w:t>
      </w:r>
      <w:r w:rsidRPr="00D753AC">
        <w:rPr>
          <w:rFonts w:cs="Times New Roman"/>
          <w:sz w:val="22"/>
          <w:szCs w:val="22"/>
        </w:rPr>
        <w:t>variables</w:t>
      </w:r>
      <w:r w:rsidRPr="00D753AC">
        <w:rPr>
          <w:rFonts w:cs="Times New Roman"/>
          <w:spacing w:val="-8"/>
          <w:sz w:val="22"/>
          <w:szCs w:val="22"/>
          <w:rPrChange w:id="3924" w:author="Claire Kouba" w:date="2023-09-12T16:52:00Z">
            <w:rPr>
              <w:spacing w:val="-9"/>
            </w:rPr>
          </w:rPrChange>
        </w:rPr>
        <w:t xml:space="preserve"> </w:t>
      </w:r>
      <w:r w:rsidRPr="00D753AC">
        <w:rPr>
          <w:rFonts w:cs="Times New Roman"/>
          <w:sz w:val="22"/>
          <w:szCs w:val="22"/>
        </w:rPr>
        <w:t>are</w:t>
      </w:r>
      <w:del w:id="3925" w:author="Claire Kouba" w:date="2023-09-12T16:52:00Z">
        <w:r w:rsidR="00505335" w:rsidRPr="00D753AC">
          <w:rPr>
            <w:rFonts w:cs="Times New Roman"/>
            <w:spacing w:val="-9"/>
            <w:sz w:val="22"/>
            <w:szCs w:val="22"/>
          </w:rPr>
          <w:delText xml:space="preserve"> </w:delText>
        </w:r>
        <w:r w:rsidR="00505335" w:rsidRPr="00D753AC">
          <w:rPr>
            <w:rFonts w:cs="Times New Roman"/>
            <w:sz w:val="22"/>
            <w:szCs w:val="22"/>
          </w:rPr>
          <w:delText>strongly</w:delText>
        </w:r>
      </w:del>
      <w:r w:rsidRPr="00D753AC">
        <w:rPr>
          <w:rFonts w:cs="Times New Roman"/>
          <w:spacing w:val="-8"/>
          <w:sz w:val="22"/>
          <w:szCs w:val="22"/>
          <w:rPrChange w:id="3926" w:author="Claire Kouba" w:date="2023-09-12T16:52:00Z">
            <w:rPr>
              <w:spacing w:val="-9"/>
            </w:rPr>
          </w:rPrChange>
        </w:rPr>
        <w:t xml:space="preserve"> </w:t>
      </w:r>
      <w:r w:rsidRPr="00D753AC">
        <w:rPr>
          <w:rFonts w:cs="Times New Roman"/>
          <w:sz w:val="22"/>
          <w:szCs w:val="22"/>
        </w:rPr>
        <w:t>correlated</w:t>
      </w:r>
      <w:r w:rsidRPr="00D753AC">
        <w:rPr>
          <w:rFonts w:cs="Times New Roman"/>
          <w:spacing w:val="-8"/>
          <w:sz w:val="22"/>
          <w:szCs w:val="22"/>
          <w:rPrChange w:id="3927" w:author="Claire Kouba" w:date="2023-09-12T16:52:00Z">
            <w:rPr>
              <w:spacing w:val="-9"/>
            </w:rPr>
          </w:rPrChange>
        </w:rPr>
        <w:t xml:space="preserve"> </w:t>
      </w:r>
      <w:r w:rsidRPr="00D753AC">
        <w:rPr>
          <w:rFonts w:cs="Times New Roman"/>
          <w:sz w:val="22"/>
          <w:szCs w:val="22"/>
        </w:rPr>
        <w:t>with</w:t>
      </w:r>
      <w:r w:rsidRPr="00D753AC">
        <w:rPr>
          <w:rFonts w:cs="Times New Roman"/>
          <w:spacing w:val="-8"/>
          <w:sz w:val="22"/>
          <w:szCs w:val="22"/>
          <w:rPrChange w:id="3928" w:author="Claire Kouba" w:date="2023-09-12T16:52:00Z">
            <w:rPr>
              <w:spacing w:val="-9"/>
            </w:rPr>
          </w:rPrChange>
        </w:rPr>
        <w:t xml:space="preserve"> </w:t>
      </w:r>
      <w:r w:rsidRPr="00D753AC">
        <w:rPr>
          <w:rFonts w:cs="Times New Roman"/>
          <w:sz w:val="22"/>
          <w:szCs w:val="22"/>
        </w:rPr>
        <w:t>four</w:t>
      </w:r>
      <w:r w:rsidRPr="00D753AC">
        <w:rPr>
          <w:rFonts w:cs="Times New Roman"/>
          <w:spacing w:val="-8"/>
          <w:sz w:val="22"/>
          <w:szCs w:val="22"/>
          <w:rPrChange w:id="3929" w:author="Claire Kouba" w:date="2023-09-12T16:52:00Z">
            <w:rPr>
              <w:spacing w:val="-9"/>
            </w:rPr>
          </w:rPrChange>
        </w:rPr>
        <w:t xml:space="preserve"> </w:t>
      </w:r>
      <w:r w:rsidRPr="00D753AC">
        <w:rPr>
          <w:rFonts w:cs="Times New Roman"/>
          <w:sz w:val="22"/>
          <w:szCs w:val="22"/>
        </w:rPr>
        <w:t>categories</w:t>
      </w:r>
      <w:r w:rsidRPr="00D753AC">
        <w:rPr>
          <w:rFonts w:cs="Times New Roman"/>
          <w:spacing w:val="-8"/>
          <w:sz w:val="22"/>
          <w:szCs w:val="22"/>
          <w:rPrChange w:id="3930" w:author="Claire Kouba" w:date="2023-09-12T16:52:00Z">
            <w:rPr>
              <w:spacing w:val="-9"/>
            </w:rPr>
          </w:rPrChange>
        </w:rPr>
        <w:t xml:space="preserve"> </w:t>
      </w:r>
      <w:r w:rsidRPr="00D753AC">
        <w:rPr>
          <w:rFonts w:cs="Times New Roman"/>
          <w:sz w:val="22"/>
          <w:szCs w:val="22"/>
        </w:rPr>
        <w:t>of</w:t>
      </w:r>
      <w:r w:rsidRPr="00D753AC">
        <w:rPr>
          <w:rFonts w:cs="Times New Roman"/>
          <w:spacing w:val="-8"/>
          <w:sz w:val="22"/>
          <w:szCs w:val="22"/>
          <w:rPrChange w:id="3931" w:author="Claire Kouba" w:date="2023-09-12T16:52:00Z">
            <w:rPr>
              <w:spacing w:val="-9"/>
            </w:rPr>
          </w:rPrChange>
        </w:rPr>
        <w:t xml:space="preserve"> </w:t>
      </w:r>
      <w:r w:rsidRPr="00D753AC">
        <w:rPr>
          <w:rFonts w:cs="Times New Roman"/>
          <w:sz w:val="22"/>
          <w:szCs w:val="22"/>
        </w:rPr>
        <w:t>observations:</w:t>
      </w:r>
      <w:r w:rsidRPr="00D753AC">
        <w:rPr>
          <w:rFonts w:cs="Times New Roman"/>
          <w:spacing w:val="-8"/>
          <w:sz w:val="22"/>
          <w:szCs w:val="22"/>
          <w:rPrChange w:id="3932" w:author="Claire Kouba" w:date="2023-09-12T16:52:00Z">
            <w:rPr>
              <w:spacing w:val="-9"/>
            </w:rPr>
          </w:rPrChange>
        </w:rPr>
        <w:t xml:space="preserve"> </w:t>
      </w:r>
      <w:r w:rsidRPr="00D753AC">
        <w:rPr>
          <w:rFonts w:cs="Times New Roman"/>
          <w:sz w:val="22"/>
          <w:szCs w:val="22"/>
        </w:rPr>
        <w:t>spring</w:t>
      </w:r>
      <w:r w:rsidRPr="00D753AC">
        <w:rPr>
          <w:rFonts w:cs="Times New Roman"/>
          <w:spacing w:val="-8"/>
          <w:sz w:val="22"/>
          <w:szCs w:val="22"/>
          <w:rPrChange w:id="3933" w:author="Claire Kouba" w:date="2023-09-12T16:52:00Z">
            <w:rPr>
              <w:spacing w:val="-9"/>
            </w:rPr>
          </w:rPrChange>
        </w:rPr>
        <w:t xml:space="preserve"> </w:t>
      </w:r>
      <w:r w:rsidRPr="00D753AC">
        <w:rPr>
          <w:rFonts w:cs="Times New Roman"/>
          <w:sz w:val="22"/>
          <w:szCs w:val="22"/>
        </w:rPr>
        <w:t>flowrates,</w:t>
      </w:r>
      <w:r w:rsidRPr="00D753AC">
        <w:rPr>
          <w:rFonts w:cs="Times New Roman"/>
          <w:spacing w:val="-8"/>
          <w:sz w:val="22"/>
          <w:szCs w:val="22"/>
          <w:rPrChange w:id="3934" w:author="Claire Kouba" w:date="2023-09-12T16:52:00Z">
            <w:rPr>
              <w:spacing w:val="-9"/>
            </w:rPr>
          </w:rPrChange>
        </w:rPr>
        <w:t xml:space="preserve"> </w:t>
      </w:r>
      <w:r w:rsidRPr="00D753AC">
        <w:rPr>
          <w:rFonts w:cs="Times New Roman"/>
          <w:sz w:val="22"/>
          <w:szCs w:val="22"/>
        </w:rPr>
        <w:t>maximum</w:t>
      </w:r>
      <w:r w:rsidRPr="00D753AC">
        <w:rPr>
          <w:rFonts w:cs="Times New Roman"/>
          <w:spacing w:val="-8"/>
          <w:sz w:val="22"/>
          <w:szCs w:val="22"/>
          <w:rPrChange w:id="3935" w:author="Claire Kouba" w:date="2023-09-12T16:52:00Z">
            <w:rPr>
              <w:spacing w:val="-9"/>
            </w:rPr>
          </w:rPrChange>
        </w:rPr>
        <w:t xml:space="preserve"> </w:t>
      </w:r>
      <w:r w:rsidRPr="00D753AC">
        <w:rPr>
          <w:rFonts w:cs="Times New Roman"/>
          <w:sz w:val="22"/>
          <w:szCs w:val="22"/>
        </w:rPr>
        <w:t>snow</w:t>
      </w:r>
      <w:r w:rsidRPr="00D753AC">
        <w:rPr>
          <w:rFonts w:cs="Times New Roman"/>
          <w:spacing w:val="-8"/>
          <w:sz w:val="22"/>
          <w:szCs w:val="22"/>
          <w:rPrChange w:id="3936" w:author="Claire Kouba" w:date="2023-09-12T16:52:00Z">
            <w:rPr>
              <w:spacing w:val="-9"/>
            </w:rPr>
          </w:rPrChange>
        </w:rPr>
        <w:t xml:space="preserve"> </w:t>
      </w:r>
      <w:r w:rsidRPr="00D753AC">
        <w:rPr>
          <w:rFonts w:cs="Times New Roman"/>
          <w:sz w:val="22"/>
          <w:szCs w:val="22"/>
        </w:rPr>
        <w:t>water</w:t>
      </w:r>
      <w:r w:rsidRPr="00D753AC">
        <w:rPr>
          <w:rFonts w:cs="Times New Roman"/>
          <w:spacing w:val="-8"/>
          <w:sz w:val="22"/>
          <w:szCs w:val="22"/>
          <w:rPrChange w:id="3937" w:author="Claire Kouba" w:date="2023-09-12T16:52:00Z">
            <w:rPr>
              <w:w w:val="99"/>
            </w:rPr>
          </w:rPrChange>
        </w:rPr>
        <w:t xml:space="preserve"> </w:t>
      </w:r>
      <w:r w:rsidRPr="00D753AC">
        <w:rPr>
          <w:rFonts w:cs="Times New Roman"/>
          <w:sz w:val="22"/>
          <w:szCs w:val="22"/>
        </w:rPr>
        <w:t>content,</w:t>
      </w:r>
      <w:r w:rsidRPr="00D753AC">
        <w:rPr>
          <w:rFonts w:cs="Times New Roman"/>
          <w:w w:val="99"/>
          <w:sz w:val="22"/>
          <w:szCs w:val="22"/>
          <w:rPrChange w:id="3938" w:author="Claire Kouba" w:date="2023-09-12T16:52:00Z">
            <w:rPr>
              <w:spacing w:val="-12"/>
            </w:rPr>
          </w:rPrChange>
        </w:rPr>
        <w:t xml:space="preserve"> </w:t>
      </w:r>
      <w:r w:rsidRPr="00D753AC">
        <w:rPr>
          <w:rFonts w:cs="Times New Roman"/>
          <w:sz w:val="22"/>
          <w:szCs w:val="22"/>
        </w:rPr>
        <w:t>cumulative</w:t>
      </w:r>
      <w:r w:rsidRPr="00D753AC">
        <w:rPr>
          <w:rFonts w:cs="Times New Roman"/>
          <w:spacing w:val="-4"/>
          <w:sz w:val="22"/>
          <w:szCs w:val="22"/>
          <w:rPrChange w:id="3939" w:author="Claire Kouba" w:date="2023-09-12T16:52:00Z">
            <w:rPr>
              <w:spacing w:val="-12"/>
            </w:rPr>
          </w:rPrChange>
        </w:rPr>
        <w:t xml:space="preserve"> </w:t>
      </w:r>
      <w:r w:rsidRPr="00D753AC">
        <w:rPr>
          <w:rFonts w:cs="Times New Roman"/>
          <w:sz w:val="22"/>
          <w:szCs w:val="22"/>
        </w:rPr>
        <w:t>precipitation</w:t>
      </w:r>
      <w:r w:rsidRPr="00D753AC">
        <w:rPr>
          <w:rFonts w:cs="Times New Roman"/>
          <w:spacing w:val="-4"/>
          <w:sz w:val="22"/>
          <w:szCs w:val="22"/>
          <w:rPrChange w:id="3940" w:author="Claire Kouba" w:date="2023-09-12T16:52:00Z">
            <w:rPr>
              <w:spacing w:val="-12"/>
            </w:rPr>
          </w:rPrChange>
        </w:rPr>
        <w:t xml:space="preserve"> </w:t>
      </w:r>
      <w:r w:rsidRPr="00D753AC">
        <w:rPr>
          <w:rFonts w:cs="Times New Roman"/>
          <w:sz w:val="22"/>
          <w:szCs w:val="22"/>
        </w:rPr>
        <w:t>recorded</w:t>
      </w:r>
      <w:r w:rsidRPr="00D753AC">
        <w:rPr>
          <w:rFonts w:cs="Times New Roman"/>
          <w:spacing w:val="-4"/>
          <w:sz w:val="22"/>
          <w:szCs w:val="22"/>
          <w:rPrChange w:id="3941" w:author="Claire Kouba" w:date="2023-09-12T16:52:00Z">
            <w:rPr>
              <w:spacing w:val="-13"/>
            </w:rPr>
          </w:rPrChange>
        </w:rPr>
        <w:t xml:space="preserve"> </w:t>
      </w:r>
      <w:r w:rsidRPr="00D753AC">
        <w:rPr>
          <w:rFonts w:cs="Times New Roman"/>
          <w:sz w:val="22"/>
          <w:szCs w:val="22"/>
        </w:rPr>
        <w:t>at</w:t>
      </w:r>
      <w:r w:rsidRPr="00D753AC">
        <w:rPr>
          <w:rFonts w:cs="Times New Roman"/>
          <w:spacing w:val="-4"/>
          <w:sz w:val="22"/>
          <w:szCs w:val="22"/>
          <w:rPrChange w:id="3942" w:author="Claire Kouba" w:date="2023-09-12T16:52:00Z">
            <w:rPr>
              <w:spacing w:val="-12"/>
            </w:rPr>
          </w:rPrChange>
        </w:rPr>
        <w:t xml:space="preserve"> </w:t>
      </w:r>
      <w:r w:rsidRPr="00D753AC">
        <w:rPr>
          <w:rFonts w:cs="Times New Roman"/>
          <w:sz w:val="22"/>
          <w:szCs w:val="22"/>
        </w:rPr>
        <w:t>weather</w:t>
      </w:r>
      <w:r w:rsidRPr="00D753AC">
        <w:rPr>
          <w:rFonts w:cs="Times New Roman"/>
          <w:spacing w:val="-4"/>
          <w:sz w:val="22"/>
          <w:szCs w:val="22"/>
          <w:rPrChange w:id="3943" w:author="Claire Kouba" w:date="2023-09-12T16:52:00Z">
            <w:rPr>
              <w:spacing w:val="-12"/>
            </w:rPr>
          </w:rPrChange>
        </w:rPr>
        <w:t xml:space="preserve"> </w:t>
      </w:r>
      <w:r w:rsidRPr="00D753AC">
        <w:rPr>
          <w:rFonts w:cs="Times New Roman"/>
          <w:sz w:val="22"/>
          <w:szCs w:val="22"/>
        </w:rPr>
        <w:t>stations</w:t>
      </w:r>
      <w:r w:rsidRPr="00D753AC">
        <w:rPr>
          <w:rFonts w:cs="Times New Roman"/>
          <w:spacing w:val="-4"/>
          <w:sz w:val="22"/>
          <w:szCs w:val="22"/>
          <w:rPrChange w:id="3944" w:author="Claire Kouba" w:date="2023-09-12T16:52:00Z">
            <w:rPr>
              <w:spacing w:val="-12"/>
            </w:rPr>
          </w:rPrChange>
        </w:rPr>
        <w:t xml:space="preserve"> </w:t>
      </w:r>
      <w:del w:id="3945" w:author="Claire Kouba" w:date="2023-09-12T16:52:00Z">
        <w:r w:rsidR="00505335" w:rsidRPr="00D753AC">
          <w:rPr>
            <w:rFonts w:cs="Times New Roman"/>
            <w:sz w:val="22"/>
            <w:szCs w:val="22"/>
          </w:rPr>
          <w:delText>or</w:delText>
        </w:r>
      </w:del>
      <w:ins w:id="3946" w:author="Claire Kouba" w:date="2023-09-12T16:52:00Z">
        <w:r w:rsidRPr="00D753AC">
          <w:rPr>
            <w:rFonts w:cs="Times New Roman"/>
            <w:sz w:val="22"/>
            <w:szCs w:val="22"/>
          </w:rPr>
          <w:t>on</w:t>
        </w:r>
      </w:ins>
      <w:r w:rsidRPr="00D753AC">
        <w:rPr>
          <w:rFonts w:cs="Times New Roman"/>
          <w:spacing w:val="-4"/>
          <w:sz w:val="22"/>
          <w:szCs w:val="22"/>
          <w:rPrChange w:id="3947" w:author="Claire Kouba" w:date="2023-09-12T16:52:00Z">
            <w:rPr>
              <w:spacing w:val="-12"/>
            </w:rPr>
          </w:rPrChange>
        </w:rPr>
        <w:t xml:space="preserve"> </w:t>
      </w:r>
      <w:r w:rsidRPr="00D753AC">
        <w:rPr>
          <w:rFonts w:cs="Times New Roman"/>
          <w:sz w:val="22"/>
          <w:szCs w:val="22"/>
        </w:rPr>
        <w:t>or</w:t>
      </w:r>
      <w:r w:rsidRPr="00D753AC">
        <w:rPr>
          <w:rFonts w:cs="Times New Roman"/>
          <w:spacing w:val="-4"/>
          <w:sz w:val="22"/>
          <w:szCs w:val="22"/>
          <w:rPrChange w:id="3948" w:author="Claire Kouba" w:date="2023-09-12T16:52:00Z">
            <w:rPr>
              <w:spacing w:val="-12"/>
            </w:rPr>
          </w:rPrChange>
        </w:rPr>
        <w:t xml:space="preserve"> </w:t>
      </w:r>
      <w:r w:rsidRPr="00D753AC">
        <w:rPr>
          <w:rFonts w:cs="Times New Roman"/>
          <w:sz w:val="22"/>
          <w:szCs w:val="22"/>
        </w:rPr>
        <w:t>near</w:t>
      </w:r>
      <w:r w:rsidRPr="00D753AC">
        <w:rPr>
          <w:rFonts w:cs="Times New Roman"/>
          <w:spacing w:val="-4"/>
          <w:sz w:val="22"/>
          <w:szCs w:val="22"/>
          <w:rPrChange w:id="3949" w:author="Claire Kouba" w:date="2023-09-12T16:52:00Z">
            <w:rPr>
              <w:spacing w:val="-12"/>
            </w:rPr>
          </w:rPrChange>
        </w:rPr>
        <w:t xml:space="preserve"> </w:t>
      </w:r>
      <w:r w:rsidRPr="00D753AC">
        <w:rPr>
          <w:rFonts w:cs="Times New Roman"/>
          <w:sz w:val="22"/>
          <w:szCs w:val="22"/>
        </w:rPr>
        <w:t>the</w:t>
      </w:r>
      <w:r w:rsidRPr="00D753AC">
        <w:rPr>
          <w:rFonts w:cs="Times New Roman"/>
          <w:spacing w:val="-4"/>
          <w:sz w:val="22"/>
          <w:szCs w:val="22"/>
          <w:rPrChange w:id="3950" w:author="Claire Kouba" w:date="2023-09-12T16:52:00Z">
            <w:rPr>
              <w:spacing w:val="-12"/>
            </w:rPr>
          </w:rPrChange>
        </w:rPr>
        <w:t xml:space="preserve"> </w:t>
      </w:r>
      <w:r w:rsidRPr="00D753AC">
        <w:rPr>
          <w:rFonts w:cs="Times New Roman"/>
          <w:sz w:val="22"/>
          <w:szCs w:val="22"/>
        </w:rPr>
        <w:t>valley</w:t>
      </w:r>
      <w:r w:rsidRPr="00D753AC">
        <w:rPr>
          <w:rFonts w:cs="Times New Roman"/>
          <w:spacing w:val="-4"/>
          <w:sz w:val="22"/>
          <w:szCs w:val="22"/>
          <w:rPrChange w:id="3951" w:author="Claire Kouba" w:date="2023-09-12T16:52:00Z">
            <w:rPr>
              <w:spacing w:val="-12"/>
            </w:rPr>
          </w:rPrChange>
        </w:rPr>
        <w:t xml:space="preserve"> </w:t>
      </w:r>
      <w:r w:rsidRPr="00D753AC">
        <w:rPr>
          <w:rFonts w:cs="Times New Roman"/>
          <w:sz w:val="22"/>
          <w:szCs w:val="22"/>
        </w:rPr>
        <w:t>floor</w:t>
      </w:r>
      <w:r w:rsidRPr="00D753AC">
        <w:rPr>
          <w:rFonts w:cs="Times New Roman"/>
          <w:spacing w:val="-4"/>
          <w:sz w:val="22"/>
          <w:szCs w:val="22"/>
          <w:rPrChange w:id="3952" w:author="Claire Kouba" w:date="2023-09-12T16:52:00Z">
            <w:rPr>
              <w:spacing w:val="-12"/>
            </w:rPr>
          </w:rPrChange>
        </w:rPr>
        <w:t xml:space="preserve"> </w:t>
      </w:r>
      <w:r w:rsidRPr="00D753AC">
        <w:rPr>
          <w:rFonts w:cs="Times New Roman"/>
          <w:sz w:val="22"/>
          <w:szCs w:val="22"/>
        </w:rPr>
        <w:t>(October-April),</w:t>
      </w:r>
      <w:r w:rsidRPr="00D753AC">
        <w:rPr>
          <w:rFonts w:cs="Times New Roman"/>
          <w:spacing w:val="-4"/>
          <w:sz w:val="22"/>
          <w:szCs w:val="22"/>
          <w:rPrChange w:id="3953" w:author="Claire Kouba" w:date="2023-09-12T16:52:00Z">
            <w:rPr>
              <w:spacing w:val="-12"/>
            </w:rPr>
          </w:rPrChange>
        </w:rPr>
        <w:t xml:space="preserve"> </w:t>
      </w:r>
      <w:r w:rsidRPr="00D753AC">
        <w:rPr>
          <w:rFonts w:cs="Times New Roman"/>
          <w:sz w:val="22"/>
          <w:szCs w:val="22"/>
        </w:rPr>
        <w:t>and</w:t>
      </w:r>
      <w:r w:rsidRPr="00D753AC">
        <w:rPr>
          <w:rFonts w:cs="Times New Roman"/>
          <w:spacing w:val="-4"/>
          <w:sz w:val="22"/>
          <w:szCs w:val="22"/>
          <w:rPrChange w:id="3954" w:author="Claire Kouba" w:date="2023-09-12T16:52:00Z">
            <w:rPr>
              <w:spacing w:val="-12"/>
            </w:rPr>
          </w:rPrChange>
        </w:rPr>
        <w:t xml:space="preserve"> </w:t>
      </w:r>
      <w:r w:rsidRPr="00D753AC">
        <w:rPr>
          <w:rFonts w:cs="Times New Roman"/>
          <w:sz w:val="22"/>
          <w:szCs w:val="22"/>
        </w:rPr>
        <w:t>March-May</w:t>
      </w:r>
      <w:r w:rsidRPr="00D753AC">
        <w:rPr>
          <w:rFonts w:cs="Times New Roman"/>
          <w:spacing w:val="-4"/>
          <w:sz w:val="22"/>
          <w:szCs w:val="22"/>
          <w:rPrChange w:id="3955" w:author="Claire Kouba" w:date="2023-09-12T16:52:00Z">
            <w:rPr>
              <w:spacing w:val="-12"/>
            </w:rPr>
          </w:rPrChange>
        </w:rPr>
        <w:t xml:space="preserve"> </w:t>
      </w:r>
      <w:r w:rsidRPr="00D753AC">
        <w:rPr>
          <w:rFonts w:cs="Times New Roman"/>
          <w:sz w:val="22"/>
          <w:szCs w:val="22"/>
        </w:rPr>
        <w:t>water</w:t>
      </w:r>
      <w:r w:rsidRPr="00D753AC">
        <w:rPr>
          <w:rFonts w:cs="Times New Roman"/>
          <w:spacing w:val="-4"/>
          <w:sz w:val="22"/>
          <w:szCs w:val="22"/>
          <w:rPrChange w:id="3956" w:author="Claire Kouba" w:date="2023-09-12T16:52:00Z">
            <w:rPr>
              <w:w w:val="99"/>
            </w:rPr>
          </w:rPrChange>
        </w:rPr>
        <w:t xml:space="preserve"> </w:t>
      </w:r>
      <w:r w:rsidRPr="00D753AC">
        <w:rPr>
          <w:rFonts w:cs="Times New Roman"/>
          <w:sz w:val="22"/>
          <w:szCs w:val="22"/>
        </w:rPr>
        <w:t>levels</w:t>
      </w:r>
      <w:r w:rsidRPr="00D753AC">
        <w:rPr>
          <w:rFonts w:cs="Times New Roman"/>
          <w:w w:val="99"/>
          <w:sz w:val="22"/>
          <w:szCs w:val="22"/>
          <w:rPrChange w:id="3957" w:author="Claire Kouba" w:date="2023-09-12T16:52:00Z">
            <w:rPr>
              <w:spacing w:val="-10"/>
            </w:rPr>
          </w:rPrChange>
        </w:rPr>
        <w:t xml:space="preserve"> </w:t>
      </w:r>
      <w:r w:rsidRPr="00D753AC">
        <w:rPr>
          <w:rFonts w:cs="Times New Roman"/>
          <w:sz w:val="22"/>
          <w:szCs w:val="22"/>
        </w:rPr>
        <w:t>in</w:t>
      </w:r>
      <w:r w:rsidRPr="00D753AC">
        <w:rPr>
          <w:rFonts w:cs="Times New Roman"/>
          <w:spacing w:val="6"/>
          <w:sz w:val="22"/>
          <w:szCs w:val="22"/>
          <w:rPrChange w:id="3958" w:author="Claire Kouba" w:date="2023-09-12T16:52:00Z">
            <w:rPr>
              <w:spacing w:val="-10"/>
            </w:rPr>
          </w:rPrChange>
        </w:rPr>
        <w:t xml:space="preserve"> </w:t>
      </w:r>
      <w:r w:rsidRPr="00D753AC">
        <w:rPr>
          <w:rFonts w:cs="Times New Roman"/>
          <w:sz w:val="22"/>
          <w:szCs w:val="22"/>
        </w:rPr>
        <w:t>some</w:t>
      </w:r>
      <w:r w:rsidRPr="00D753AC">
        <w:rPr>
          <w:rFonts w:cs="Times New Roman"/>
          <w:spacing w:val="6"/>
          <w:sz w:val="22"/>
          <w:szCs w:val="22"/>
          <w:rPrChange w:id="3959" w:author="Claire Kouba" w:date="2023-09-12T16:52:00Z">
            <w:rPr>
              <w:spacing w:val="-10"/>
            </w:rPr>
          </w:rPrChange>
        </w:rPr>
        <w:t xml:space="preserve"> </w:t>
      </w:r>
      <w:r w:rsidRPr="00D753AC">
        <w:rPr>
          <w:rFonts w:cs="Times New Roman"/>
          <w:sz w:val="22"/>
          <w:szCs w:val="22"/>
        </w:rPr>
        <w:t>wells.</w:t>
      </w:r>
      <w:r w:rsidRPr="00D753AC">
        <w:rPr>
          <w:rFonts w:cs="Times New Roman"/>
          <w:spacing w:val="6"/>
          <w:sz w:val="22"/>
          <w:szCs w:val="22"/>
          <w:rPrChange w:id="3960" w:author="Claire Kouba" w:date="2023-09-12T16:52:00Z">
            <w:rPr>
              <w:spacing w:val="-10"/>
            </w:rPr>
          </w:rPrChange>
        </w:rPr>
        <w:t xml:space="preserve"> </w:t>
      </w:r>
      <w:r w:rsidRPr="00D753AC">
        <w:rPr>
          <w:rFonts w:cs="Times New Roman"/>
          <w:sz w:val="22"/>
          <w:szCs w:val="22"/>
        </w:rPr>
        <w:t>Observations</w:t>
      </w:r>
      <w:r w:rsidRPr="00D753AC">
        <w:rPr>
          <w:rFonts w:cs="Times New Roman"/>
          <w:spacing w:val="6"/>
          <w:sz w:val="22"/>
          <w:szCs w:val="22"/>
          <w:rPrChange w:id="3961" w:author="Claire Kouba" w:date="2023-09-12T16:52:00Z">
            <w:rPr>
              <w:spacing w:val="-10"/>
            </w:rPr>
          </w:rPrChange>
        </w:rPr>
        <w:t xml:space="preserve"> </w:t>
      </w:r>
      <w:r w:rsidRPr="00D753AC">
        <w:rPr>
          <w:rFonts w:cs="Times New Roman"/>
          <w:sz w:val="22"/>
          <w:szCs w:val="22"/>
        </w:rPr>
        <w:t>in</w:t>
      </w:r>
      <w:r w:rsidRPr="00D753AC">
        <w:rPr>
          <w:rFonts w:cs="Times New Roman"/>
          <w:spacing w:val="6"/>
          <w:sz w:val="22"/>
          <w:szCs w:val="22"/>
          <w:rPrChange w:id="3962" w:author="Claire Kouba" w:date="2023-09-12T16:52:00Z">
            <w:rPr>
              <w:spacing w:val="-10"/>
            </w:rPr>
          </w:rPrChange>
        </w:rPr>
        <w:t xml:space="preserve"> </w:t>
      </w:r>
      <w:r w:rsidRPr="00D753AC">
        <w:rPr>
          <w:rFonts w:cs="Times New Roman"/>
          <w:sz w:val="22"/>
          <w:szCs w:val="22"/>
        </w:rPr>
        <w:t>these</w:t>
      </w:r>
      <w:r w:rsidRPr="00D753AC">
        <w:rPr>
          <w:rFonts w:cs="Times New Roman"/>
          <w:spacing w:val="6"/>
          <w:sz w:val="22"/>
          <w:szCs w:val="22"/>
          <w:rPrChange w:id="3963" w:author="Claire Kouba" w:date="2023-09-12T16:52:00Z">
            <w:rPr>
              <w:spacing w:val="-10"/>
            </w:rPr>
          </w:rPrChange>
        </w:rPr>
        <w:t xml:space="preserve"> </w:t>
      </w:r>
      <w:r w:rsidRPr="00D753AC">
        <w:rPr>
          <w:rFonts w:cs="Times New Roman"/>
          <w:sz w:val="22"/>
          <w:szCs w:val="22"/>
        </w:rPr>
        <w:t>categories</w:t>
      </w:r>
      <w:r w:rsidRPr="00D753AC">
        <w:rPr>
          <w:rFonts w:cs="Times New Roman"/>
          <w:spacing w:val="6"/>
          <w:sz w:val="22"/>
          <w:szCs w:val="22"/>
          <w:rPrChange w:id="3964" w:author="Claire Kouba" w:date="2023-09-12T16:52:00Z">
            <w:rPr>
              <w:spacing w:val="-10"/>
            </w:rPr>
          </w:rPrChange>
        </w:rPr>
        <w:t xml:space="preserve"> </w:t>
      </w:r>
      <w:r w:rsidRPr="00D753AC">
        <w:rPr>
          <w:rFonts w:cs="Times New Roman"/>
          <w:sz w:val="22"/>
          <w:szCs w:val="22"/>
        </w:rPr>
        <w:t>are</w:t>
      </w:r>
      <w:r w:rsidRPr="00D753AC">
        <w:rPr>
          <w:rFonts w:cs="Times New Roman"/>
          <w:spacing w:val="6"/>
          <w:sz w:val="22"/>
          <w:szCs w:val="22"/>
          <w:rPrChange w:id="3965" w:author="Claire Kouba" w:date="2023-09-12T16:52:00Z">
            <w:rPr>
              <w:spacing w:val="-10"/>
            </w:rPr>
          </w:rPrChange>
        </w:rPr>
        <w:t xml:space="preserve"> </w:t>
      </w:r>
      <w:r w:rsidRPr="00D753AC">
        <w:rPr>
          <w:rFonts w:cs="Times New Roman"/>
          <w:sz w:val="22"/>
          <w:szCs w:val="22"/>
        </w:rPr>
        <w:t>positively</w:t>
      </w:r>
      <w:r w:rsidRPr="00D753AC">
        <w:rPr>
          <w:rFonts w:cs="Times New Roman"/>
          <w:spacing w:val="6"/>
          <w:sz w:val="22"/>
          <w:szCs w:val="22"/>
          <w:rPrChange w:id="3966" w:author="Claire Kouba" w:date="2023-09-12T16:52:00Z">
            <w:rPr>
              <w:spacing w:val="-10"/>
            </w:rPr>
          </w:rPrChange>
        </w:rPr>
        <w:t xml:space="preserve"> </w:t>
      </w:r>
      <w:r w:rsidRPr="00D753AC">
        <w:rPr>
          <w:rFonts w:cs="Times New Roman"/>
          <w:sz w:val="22"/>
          <w:szCs w:val="22"/>
        </w:rPr>
        <w:t>correlated</w:t>
      </w:r>
      <w:r w:rsidRPr="00D753AC">
        <w:rPr>
          <w:rFonts w:cs="Times New Roman"/>
          <w:spacing w:val="6"/>
          <w:sz w:val="22"/>
          <w:szCs w:val="22"/>
          <w:rPrChange w:id="3967" w:author="Claire Kouba" w:date="2023-09-12T16:52:00Z">
            <w:rPr>
              <w:spacing w:val="-10"/>
            </w:rPr>
          </w:rPrChange>
        </w:rPr>
        <w:t xml:space="preserve"> </w:t>
      </w:r>
      <w:r w:rsidRPr="00D753AC">
        <w:rPr>
          <w:rFonts w:cs="Times New Roman"/>
          <w:sz w:val="22"/>
          <w:szCs w:val="22"/>
        </w:rPr>
        <w:t>with</w:t>
      </w:r>
      <w:r w:rsidRPr="00D753AC">
        <w:rPr>
          <w:rFonts w:cs="Times New Roman"/>
          <w:spacing w:val="6"/>
          <w:sz w:val="22"/>
          <w:szCs w:val="22"/>
          <w:rPrChange w:id="3968" w:author="Claire Kouba" w:date="2023-09-12T16:52:00Z">
            <w:rPr>
              <w:spacing w:val="-10"/>
            </w:rPr>
          </w:rPrChange>
        </w:rPr>
        <w:t xml:space="preserve"> </w:t>
      </w:r>
      <w:r w:rsidRPr="00D753AC">
        <w:rPr>
          <w:rFonts w:cs="Times New Roman"/>
          <w:i/>
          <w:sz w:val="22"/>
          <w:szCs w:val="22"/>
        </w:rPr>
        <w:t>V</w:t>
      </w:r>
      <w:r w:rsidRPr="00D753AC">
        <w:rPr>
          <w:rFonts w:cs="Times New Roman"/>
          <w:i/>
          <w:position w:val="-2"/>
          <w:sz w:val="22"/>
          <w:szCs w:val="22"/>
        </w:rPr>
        <w:t>min</w:t>
      </w:r>
      <w:del w:id="3969" w:author="Claire Kouba" w:date="2023-09-12T16:52:00Z">
        <w:r w:rsidR="00505335" w:rsidRPr="00D753AC">
          <w:rPr>
            <w:rFonts w:cs="Times New Roman"/>
            <w:i/>
            <w:position w:val="-2"/>
            <w:sz w:val="22"/>
            <w:szCs w:val="22"/>
          </w:rPr>
          <w:delText>.</w:delText>
        </w:r>
        <w:r w:rsidR="00505335" w:rsidRPr="00D753AC">
          <w:rPr>
            <w:rFonts w:cs="Times New Roman"/>
            <w:i/>
            <w:spacing w:val="11"/>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5"/>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28"/>
          <w:position w:val="-2"/>
          <w:sz w:val="22"/>
          <w:szCs w:val="22"/>
          <w:rPrChange w:id="3970" w:author="Claire Kouba" w:date="2023-09-12T16:52:00Z">
            <w:rPr>
              <w:i/>
              <w:spacing w:val="11"/>
              <w:position w:val="-2"/>
            </w:rPr>
          </w:rPrChange>
        </w:rPr>
        <w:t xml:space="preserve"> </w:t>
      </w:r>
      <w:r w:rsidRPr="00D753AC">
        <w:rPr>
          <w:rFonts w:cs="Times New Roman"/>
          <w:sz w:val="22"/>
          <w:szCs w:val="22"/>
        </w:rPr>
        <w:t>and</w:t>
      </w:r>
      <w:r w:rsidRPr="00D753AC">
        <w:rPr>
          <w:rFonts w:cs="Times New Roman"/>
          <w:spacing w:val="6"/>
          <w:sz w:val="22"/>
          <w:szCs w:val="22"/>
          <w:rPrChange w:id="3971" w:author="Claire Kouba" w:date="2023-09-12T16:52:00Z">
            <w:rPr>
              <w:spacing w:val="-10"/>
            </w:rPr>
          </w:rPrChange>
        </w:rPr>
        <w:t xml:space="preserve"> </w:t>
      </w:r>
      <w:r w:rsidRPr="00D753AC">
        <w:rPr>
          <w:rFonts w:cs="Times New Roman"/>
          <w:sz w:val="22"/>
          <w:szCs w:val="22"/>
        </w:rPr>
        <w:t>negatively</w:t>
      </w:r>
      <w:r w:rsidRPr="00D753AC">
        <w:rPr>
          <w:rFonts w:cs="Times New Roman"/>
          <w:spacing w:val="6"/>
          <w:sz w:val="22"/>
          <w:szCs w:val="22"/>
          <w:rPrChange w:id="3972" w:author="Claire Kouba" w:date="2023-09-12T16:52:00Z">
            <w:rPr>
              <w:spacing w:val="-10"/>
            </w:rPr>
          </w:rPrChange>
        </w:rPr>
        <w:t xml:space="preserve"> </w:t>
      </w:r>
      <w:r w:rsidRPr="00D753AC">
        <w:rPr>
          <w:rFonts w:cs="Times New Roman"/>
          <w:sz w:val="22"/>
          <w:szCs w:val="22"/>
        </w:rPr>
        <w:t>correlated</w:t>
      </w:r>
      <w:r w:rsidRPr="00D753AC">
        <w:rPr>
          <w:rFonts w:cs="Times New Roman"/>
          <w:spacing w:val="6"/>
          <w:sz w:val="22"/>
          <w:szCs w:val="22"/>
          <w:rPrChange w:id="3973" w:author="Claire Kouba" w:date="2023-09-12T16:52:00Z">
            <w:rPr>
              <w:spacing w:val="-10"/>
            </w:rPr>
          </w:rPrChange>
        </w:rPr>
        <w:t xml:space="preserve"> </w:t>
      </w:r>
      <w:r w:rsidRPr="00D753AC">
        <w:rPr>
          <w:rFonts w:cs="Times New Roman"/>
          <w:sz w:val="22"/>
          <w:szCs w:val="22"/>
        </w:rPr>
        <w:t>with</w:t>
      </w:r>
      <w:r w:rsidRPr="00D753AC">
        <w:rPr>
          <w:rFonts w:cs="Times New Roman"/>
          <w:spacing w:val="6"/>
          <w:sz w:val="22"/>
          <w:szCs w:val="22"/>
          <w:rPrChange w:id="3974" w:author="Claire Kouba" w:date="2023-09-12T16:52:00Z">
            <w:rPr>
              <w:spacing w:val="-48"/>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6"/>
          <w:sz w:val="22"/>
          <w:szCs w:val="22"/>
          <w:rPrChange w:id="3975" w:author="Claire Kouba" w:date="2023-09-12T16:52:00Z">
            <w:rPr>
              <w:spacing w:val="21"/>
            </w:rPr>
          </w:rPrChange>
        </w:rPr>
        <w:t xml:space="preserve"> </w:t>
      </w:r>
      <w:r w:rsidRPr="00D753AC">
        <w:rPr>
          <w:rFonts w:cs="Times New Roman"/>
          <w:sz w:val="22"/>
          <w:szCs w:val="22"/>
        </w:rPr>
        <w:t>The</w:t>
      </w:r>
      <w:r w:rsidRPr="00D753AC">
        <w:rPr>
          <w:rFonts w:cs="Times New Roman"/>
          <w:spacing w:val="-45"/>
          <w:sz w:val="22"/>
          <w:szCs w:val="22"/>
          <w:rPrChange w:id="3976" w:author="Claire Kouba" w:date="2023-09-12T16:52:00Z">
            <w:rPr>
              <w:spacing w:val="21"/>
            </w:rPr>
          </w:rPrChange>
        </w:rPr>
        <w:t xml:space="preserve"> </w:t>
      </w:r>
      <w:r w:rsidRPr="00D753AC">
        <w:rPr>
          <w:rFonts w:cs="Times New Roman"/>
          <w:sz w:val="22"/>
          <w:szCs w:val="22"/>
        </w:rPr>
        <w:t>correlation</w:t>
      </w:r>
      <w:r w:rsidRPr="00D753AC">
        <w:rPr>
          <w:rFonts w:cs="Times New Roman"/>
          <w:spacing w:val="-4"/>
          <w:sz w:val="22"/>
          <w:szCs w:val="22"/>
          <w:rPrChange w:id="3977" w:author="Claire Kouba" w:date="2023-09-12T16:52:00Z">
            <w:rPr>
              <w:spacing w:val="21"/>
            </w:rPr>
          </w:rPrChange>
        </w:rPr>
        <w:t xml:space="preserve"> </w:t>
      </w:r>
      <w:r w:rsidRPr="00D753AC">
        <w:rPr>
          <w:rFonts w:cs="Times New Roman"/>
          <w:sz w:val="22"/>
          <w:szCs w:val="22"/>
        </w:rPr>
        <w:t>coefficient,</w:t>
      </w:r>
      <w:r w:rsidRPr="00D753AC">
        <w:rPr>
          <w:rFonts w:cs="Times New Roman"/>
          <w:spacing w:val="-4"/>
          <w:sz w:val="22"/>
          <w:szCs w:val="22"/>
          <w:rPrChange w:id="3978" w:author="Claire Kouba" w:date="2023-09-12T16:52:00Z">
            <w:rPr>
              <w:spacing w:val="21"/>
            </w:rPr>
          </w:rPrChange>
        </w:rPr>
        <w:t xml:space="preserve"> </w:t>
      </w:r>
      <w:r w:rsidRPr="00D753AC">
        <w:rPr>
          <w:rFonts w:cs="Times New Roman"/>
          <w:i/>
          <w:sz w:val="22"/>
          <w:szCs w:val="22"/>
        </w:rPr>
        <w:t>R</w:t>
      </w:r>
      <w:r w:rsidRPr="00D753AC">
        <w:rPr>
          <w:rFonts w:cs="Times New Roman"/>
          <w:sz w:val="22"/>
          <w:szCs w:val="22"/>
        </w:rPr>
        <w:t>,</w:t>
      </w:r>
      <w:r w:rsidRPr="00D753AC">
        <w:rPr>
          <w:rFonts w:cs="Times New Roman"/>
          <w:spacing w:val="-4"/>
          <w:sz w:val="22"/>
          <w:szCs w:val="22"/>
          <w:rPrChange w:id="3979" w:author="Claire Kouba" w:date="2023-09-12T16:52:00Z">
            <w:rPr>
              <w:spacing w:val="21"/>
            </w:rPr>
          </w:rPrChange>
        </w:rPr>
        <w:t xml:space="preserve"> </w:t>
      </w:r>
      <w:r w:rsidRPr="00D753AC">
        <w:rPr>
          <w:rFonts w:cs="Times New Roman"/>
          <w:sz w:val="22"/>
          <w:szCs w:val="22"/>
        </w:rPr>
        <w:t>of</w:t>
      </w:r>
      <w:r w:rsidRPr="00D753AC">
        <w:rPr>
          <w:rFonts w:cs="Times New Roman"/>
          <w:spacing w:val="-4"/>
          <w:sz w:val="22"/>
          <w:szCs w:val="22"/>
          <w:rPrChange w:id="3980" w:author="Claire Kouba" w:date="2023-09-12T16:52:00Z">
            <w:rPr>
              <w:spacing w:val="21"/>
            </w:rPr>
          </w:rPrChange>
        </w:rPr>
        <w:t xml:space="preserve"> </w:t>
      </w:r>
      <w:r w:rsidRPr="00D753AC">
        <w:rPr>
          <w:rFonts w:cs="Times New Roman"/>
          <w:sz w:val="22"/>
          <w:szCs w:val="22"/>
        </w:rPr>
        <w:t>these</w:t>
      </w:r>
      <w:r w:rsidRPr="00D753AC">
        <w:rPr>
          <w:rFonts w:cs="Times New Roman"/>
          <w:spacing w:val="-4"/>
          <w:sz w:val="22"/>
          <w:szCs w:val="22"/>
          <w:rPrChange w:id="3981" w:author="Claire Kouba" w:date="2023-09-12T16:52:00Z">
            <w:rPr>
              <w:spacing w:val="21"/>
            </w:rPr>
          </w:rPrChange>
        </w:rPr>
        <w:t xml:space="preserve"> </w:t>
      </w:r>
      <w:r w:rsidRPr="00D753AC">
        <w:rPr>
          <w:rFonts w:cs="Times New Roman"/>
          <w:sz w:val="22"/>
          <w:szCs w:val="22"/>
        </w:rPr>
        <w:t>response-predictor</w:t>
      </w:r>
      <w:r w:rsidRPr="00D753AC">
        <w:rPr>
          <w:rFonts w:cs="Times New Roman"/>
          <w:spacing w:val="-4"/>
          <w:sz w:val="22"/>
          <w:szCs w:val="22"/>
          <w:rPrChange w:id="3982" w:author="Claire Kouba" w:date="2023-09-12T16:52:00Z">
            <w:rPr>
              <w:spacing w:val="21"/>
            </w:rPr>
          </w:rPrChange>
        </w:rPr>
        <w:t xml:space="preserve"> </w:t>
      </w:r>
      <w:r w:rsidRPr="00D753AC">
        <w:rPr>
          <w:rFonts w:cs="Times New Roman"/>
          <w:sz w:val="22"/>
          <w:szCs w:val="22"/>
        </w:rPr>
        <w:t>relationships</w:t>
      </w:r>
      <w:r w:rsidRPr="00D753AC">
        <w:rPr>
          <w:rFonts w:cs="Times New Roman"/>
          <w:spacing w:val="-4"/>
          <w:sz w:val="22"/>
          <w:szCs w:val="22"/>
          <w:rPrChange w:id="3983" w:author="Claire Kouba" w:date="2023-09-12T16:52:00Z">
            <w:rPr>
              <w:spacing w:val="21"/>
            </w:rPr>
          </w:rPrChange>
        </w:rPr>
        <w:t xml:space="preserve"> </w:t>
      </w:r>
      <w:r w:rsidRPr="00D753AC">
        <w:rPr>
          <w:rFonts w:cs="Times New Roman"/>
          <w:sz w:val="22"/>
          <w:szCs w:val="22"/>
        </w:rPr>
        <w:t>range</w:t>
      </w:r>
      <w:r w:rsidRPr="00D753AC">
        <w:rPr>
          <w:rFonts w:cs="Times New Roman"/>
          <w:spacing w:val="-4"/>
          <w:sz w:val="22"/>
          <w:szCs w:val="22"/>
          <w:rPrChange w:id="3984" w:author="Claire Kouba" w:date="2023-09-12T16:52:00Z">
            <w:rPr>
              <w:spacing w:val="21"/>
            </w:rPr>
          </w:rPrChange>
        </w:rPr>
        <w:t xml:space="preserve"> </w:t>
      </w:r>
      <w:r w:rsidRPr="00D753AC">
        <w:rPr>
          <w:rFonts w:cs="Times New Roman"/>
          <w:sz w:val="22"/>
          <w:szCs w:val="22"/>
        </w:rPr>
        <w:t>from</w:t>
      </w:r>
      <w:r w:rsidRPr="00D753AC">
        <w:rPr>
          <w:rFonts w:cs="Times New Roman"/>
          <w:spacing w:val="-4"/>
          <w:sz w:val="22"/>
          <w:szCs w:val="22"/>
          <w:rPrChange w:id="3985" w:author="Claire Kouba" w:date="2023-09-12T16:52:00Z">
            <w:rPr>
              <w:spacing w:val="21"/>
            </w:rPr>
          </w:rPrChange>
        </w:rPr>
        <w:t xml:space="preserve"> </w:t>
      </w:r>
      <w:r w:rsidRPr="00D753AC">
        <w:rPr>
          <w:rFonts w:cs="Times New Roman"/>
          <w:sz w:val="22"/>
          <w:szCs w:val="22"/>
        </w:rPr>
        <w:t>0.5</w:t>
      </w:r>
      <w:r w:rsidRPr="00D753AC">
        <w:rPr>
          <w:rFonts w:cs="Times New Roman"/>
          <w:spacing w:val="-4"/>
          <w:sz w:val="22"/>
          <w:szCs w:val="22"/>
          <w:rPrChange w:id="3986" w:author="Claire Kouba" w:date="2023-09-12T16:52:00Z">
            <w:rPr>
              <w:spacing w:val="21"/>
            </w:rPr>
          </w:rPrChange>
        </w:rPr>
        <w:t xml:space="preserve"> </w:t>
      </w:r>
      <w:r w:rsidRPr="00D753AC">
        <w:rPr>
          <w:rFonts w:cs="Times New Roman"/>
          <w:sz w:val="22"/>
          <w:szCs w:val="22"/>
        </w:rPr>
        <w:t>to</w:t>
      </w:r>
      <w:r w:rsidRPr="00D753AC">
        <w:rPr>
          <w:rFonts w:cs="Times New Roman"/>
          <w:spacing w:val="-4"/>
          <w:sz w:val="22"/>
          <w:szCs w:val="22"/>
          <w:rPrChange w:id="3987" w:author="Claire Kouba" w:date="2023-09-12T16:52:00Z">
            <w:rPr>
              <w:spacing w:val="21"/>
            </w:rPr>
          </w:rPrChange>
        </w:rPr>
        <w:t xml:space="preserve"> </w:t>
      </w:r>
      <w:r w:rsidRPr="00D753AC">
        <w:rPr>
          <w:rFonts w:cs="Times New Roman"/>
          <w:sz w:val="22"/>
          <w:szCs w:val="22"/>
        </w:rPr>
        <w:t>0.73</w:t>
      </w:r>
      <w:r w:rsidRPr="00D753AC">
        <w:rPr>
          <w:rFonts w:cs="Times New Roman"/>
          <w:spacing w:val="-4"/>
          <w:sz w:val="22"/>
          <w:szCs w:val="22"/>
          <w:rPrChange w:id="3988" w:author="Claire Kouba" w:date="2023-09-12T16:52:00Z">
            <w:rPr>
              <w:spacing w:val="21"/>
            </w:rPr>
          </w:rPrChange>
        </w:rPr>
        <w:t xml:space="preserve"> </w:t>
      </w:r>
      <w:r w:rsidRPr="00D753AC">
        <w:rPr>
          <w:rFonts w:cs="Times New Roman"/>
          <w:sz w:val="22"/>
          <w:szCs w:val="22"/>
        </w:rPr>
        <w:t>for</w:t>
      </w:r>
      <w:r w:rsidRPr="00D753AC">
        <w:rPr>
          <w:rFonts w:cs="Times New Roman"/>
          <w:spacing w:val="-5"/>
          <w:sz w:val="22"/>
          <w:szCs w:val="22"/>
          <w:rPrChange w:id="3989" w:author="Claire Kouba" w:date="2023-09-12T16:52:00Z">
            <w:rPr>
              <w:spacing w:val="21"/>
            </w:rPr>
          </w:rPrChange>
        </w:rPr>
        <w:t xml:space="preserve"> </w:t>
      </w:r>
      <w:r w:rsidRPr="00D753AC">
        <w:rPr>
          <w:rFonts w:cs="Times New Roman"/>
          <w:i/>
          <w:sz w:val="22"/>
          <w:szCs w:val="22"/>
        </w:rPr>
        <w:t>V</w:t>
      </w:r>
      <w:r w:rsidRPr="00D753AC">
        <w:rPr>
          <w:rFonts w:cs="Times New Roman"/>
          <w:i/>
          <w:position w:val="-2"/>
          <w:sz w:val="22"/>
          <w:szCs w:val="22"/>
        </w:rPr>
        <w:t>min</w:t>
      </w:r>
      <w:del w:id="3990" w:author="Claire Kouba" w:date="2023-09-12T16:52:00Z">
        <w:r w:rsidR="00505335" w:rsidRPr="00D753AC">
          <w:rPr>
            <w:rFonts w:cs="Times New Roman"/>
            <w:i/>
            <w:position w:val="-2"/>
            <w:sz w:val="22"/>
            <w:szCs w:val="22"/>
          </w:rPr>
          <w:delText>.</w:delText>
        </w:r>
        <w:r w:rsidR="00505335" w:rsidRPr="00D753AC">
          <w:rPr>
            <w:rFonts w:cs="Times New Roman"/>
            <w:i/>
            <w:spacing w:val="15"/>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9"/>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17"/>
          <w:position w:val="-2"/>
          <w:sz w:val="22"/>
          <w:szCs w:val="22"/>
          <w:rPrChange w:id="3991" w:author="Claire Kouba" w:date="2023-09-12T16:52:00Z">
            <w:rPr>
              <w:i/>
              <w:spacing w:val="4"/>
              <w:position w:val="-2"/>
            </w:rPr>
          </w:rPrChange>
        </w:rPr>
        <w:t xml:space="preserve"> </w:t>
      </w:r>
      <w:r w:rsidRPr="00D753AC">
        <w:rPr>
          <w:rFonts w:cs="Times New Roman"/>
          <w:sz w:val="22"/>
          <w:szCs w:val="22"/>
        </w:rPr>
        <w:t>and</w:t>
      </w:r>
      <w:r w:rsidRPr="00D753AC">
        <w:rPr>
          <w:rFonts w:cs="Times New Roman"/>
          <w:spacing w:val="-4"/>
          <w:sz w:val="22"/>
          <w:szCs w:val="22"/>
          <w:rPrChange w:id="3992" w:author="Claire Kouba" w:date="2023-09-12T16:52:00Z">
            <w:rPr>
              <w:spacing w:val="-42"/>
            </w:rPr>
          </w:rPrChange>
        </w:rPr>
        <w:t xml:space="preserve"> </w:t>
      </w:r>
      <w:r w:rsidRPr="00D753AC">
        <w:rPr>
          <w:rFonts w:cs="Times New Roman"/>
          <w:sz w:val="22"/>
          <w:szCs w:val="22"/>
        </w:rPr>
        <w:t>from</w:t>
      </w:r>
      <w:r w:rsidRPr="00D753AC">
        <w:rPr>
          <w:rFonts w:cs="Times New Roman"/>
          <w:spacing w:val="-4"/>
          <w:sz w:val="22"/>
          <w:szCs w:val="22"/>
          <w:rPrChange w:id="3993" w:author="Claire Kouba" w:date="2023-09-12T16:52:00Z">
            <w:rPr/>
          </w:rPrChange>
        </w:rPr>
        <w:t xml:space="preserve"> </w:t>
      </w:r>
      <w:r w:rsidRPr="00D753AC">
        <w:rPr>
          <w:rFonts w:cs="Times New Roman"/>
          <w:sz w:val="22"/>
          <w:szCs w:val="22"/>
        </w:rPr>
        <w:t>-0.</w:t>
      </w:r>
      <w:del w:id="3994" w:author="Claire Kouba" w:date="2023-09-12T16:52:00Z">
        <w:r w:rsidR="00505335" w:rsidRPr="00D753AC">
          <w:rPr>
            <w:rFonts w:cs="Times New Roman"/>
            <w:sz w:val="22"/>
            <w:szCs w:val="22"/>
          </w:rPr>
          <w:delText>45</w:delText>
        </w:r>
      </w:del>
      <w:ins w:id="3995" w:author="Claire Kouba" w:date="2023-09-12T16:52:00Z">
        <w:r w:rsidRPr="00D753AC">
          <w:rPr>
            <w:rFonts w:cs="Times New Roman"/>
            <w:sz w:val="22"/>
            <w:szCs w:val="22"/>
          </w:rPr>
          <w:t>38</w:t>
        </w:r>
      </w:ins>
      <w:r w:rsidRPr="00D753AC">
        <w:rPr>
          <w:rFonts w:cs="Times New Roman"/>
          <w:spacing w:val="-4"/>
          <w:sz w:val="22"/>
          <w:szCs w:val="22"/>
          <w:rPrChange w:id="3996" w:author="Claire Kouba" w:date="2023-09-12T16:52:00Z">
            <w:rPr/>
          </w:rPrChange>
        </w:rPr>
        <w:t xml:space="preserve"> </w:t>
      </w:r>
      <w:r w:rsidRPr="00D753AC">
        <w:rPr>
          <w:rFonts w:cs="Times New Roman"/>
          <w:sz w:val="22"/>
          <w:szCs w:val="22"/>
        </w:rPr>
        <w:t>to</w:t>
      </w:r>
      <w:r w:rsidRPr="00D753AC">
        <w:rPr>
          <w:rFonts w:cs="Times New Roman"/>
          <w:spacing w:val="-4"/>
          <w:sz w:val="22"/>
          <w:szCs w:val="22"/>
          <w:rPrChange w:id="3997" w:author="Claire Kouba" w:date="2023-09-12T16:52:00Z">
            <w:rPr/>
          </w:rPrChange>
        </w:rPr>
        <w:t xml:space="preserve"> </w:t>
      </w:r>
      <w:r w:rsidRPr="00D753AC">
        <w:rPr>
          <w:rFonts w:cs="Times New Roman"/>
          <w:sz w:val="22"/>
          <w:szCs w:val="22"/>
        </w:rPr>
        <w:t>-0.</w:t>
      </w:r>
      <w:del w:id="3998" w:author="Claire Kouba" w:date="2023-09-12T16:52:00Z">
        <w:r w:rsidR="00505335" w:rsidRPr="00D753AC">
          <w:rPr>
            <w:rFonts w:cs="Times New Roman"/>
            <w:sz w:val="22"/>
            <w:szCs w:val="22"/>
          </w:rPr>
          <w:delText>76</w:delText>
        </w:r>
      </w:del>
      <w:ins w:id="3999" w:author="Claire Kouba" w:date="2023-09-12T16:52:00Z">
        <w:r w:rsidRPr="00D753AC">
          <w:rPr>
            <w:rFonts w:cs="Times New Roman"/>
            <w:sz w:val="22"/>
            <w:szCs w:val="22"/>
          </w:rPr>
          <w:t>66</w:t>
        </w:r>
      </w:ins>
      <w:r w:rsidRPr="00D753AC">
        <w:rPr>
          <w:rFonts w:cs="Times New Roman"/>
          <w:spacing w:val="-4"/>
          <w:sz w:val="22"/>
          <w:szCs w:val="22"/>
          <w:rPrChange w:id="4000" w:author="Claire Kouba" w:date="2023-09-12T16:52:00Z">
            <w:rPr/>
          </w:rPrChange>
        </w:rPr>
        <w:t xml:space="preserve"> </w:t>
      </w:r>
      <w:r w:rsidRPr="00D753AC">
        <w:rPr>
          <w:rFonts w:cs="Times New Roman"/>
          <w:sz w:val="22"/>
          <w:szCs w:val="22"/>
        </w:rPr>
        <w:t>for</w:t>
      </w:r>
      <w:r w:rsidRPr="00D753AC">
        <w:rPr>
          <w:rFonts w:cs="Times New Roman"/>
          <w:w w:val="99"/>
          <w:sz w:val="22"/>
          <w:szCs w:val="22"/>
          <w:rPrChange w:id="4001" w:author="Claire Kouba" w:date="2023-09-12T16:52:00Z">
            <w:rPr/>
          </w:rPrChange>
        </w:rPr>
        <w:t xml:space="preserve"> </w:t>
      </w:r>
      <w:r w:rsidRPr="00D753AC">
        <w:rPr>
          <w:rFonts w:cs="Times New Roman"/>
          <w:i/>
          <w:sz w:val="22"/>
          <w:szCs w:val="22"/>
        </w:rPr>
        <w:t>P</w:t>
      </w:r>
      <w:r w:rsidRPr="00D753AC">
        <w:rPr>
          <w:rFonts w:cs="Times New Roman"/>
          <w:i/>
          <w:position w:val="-2"/>
          <w:sz w:val="22"/>
          <w:szCs w:val="22"/>
        </w:rPr>
        <w:t xml:space="preserve">spill  </w:t>
      </w:r>
      <w:r w:rsidRPr="00D753AC">
        <w:rPr>
          <w:rFonts w:cs="Times New Roman"/>
          <w:sz w:val="22"/>
          <w:szCs w:val="22"/>
        </w:rPr>
        <w:fldChar w:fldCharType="begin"/>
      </w:r>
      <w:r w:rsidRPr="00D753AC">
        <w:rPr>
          <w:rFonts w:cs="Times New Roman"/>
          <w:sz w:val="22"/>
          <w:szCs w:val="22"/>
        </w:rPr>
        <w:instrText xml:space="preserve"> HYPERLINK \l "_bookmark7"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5"/>
          <w:sz w:val="22"/>
          <w:szCs w:val="22"/>
          <w:rPrChange w:id="4002" w:author="Claire Kouba" w:date="2023-09-12T16:52:00Z">
            <w:rPr>
              <w:spacing w:val="34"/>
            </w:rPr>
          </w:rPrChange>
        </w:rPr>
        <w:t xml:space="preserve"> </w:t>
      </w:r>
      <w:del w:id="4003" w:author="Claire Kouba" w:date="2023-09-25T11:53:00Z">
        <w:r w:rsidRPr="00D753AC" w:rsidDel="000A08F1">
          <w:rPr>
            <w:rFonts w:cs="Times New Roman"/>
            <w:sz w:val="22"/>
            <w:szCs w:val="22"/>
          </w:rPr>
          <w:delText>7</w:delText>
        </w:r>
      </w:del>
      <w:ins w:id="4004" w:author="Claire Kouba" w:date="2023-09-25T11:53:00Z">
        <w:r w:rsidR="000A08F1">
          <w:rPr>
            <w:rFonts w:cs="Times New Roman"/>
            <w:sz w:val="22"/>
            <w:szCs w:val="22"/>
          </w:rPr>
          <w:t>8</w:t>
        </w:r>
      </w:ins>
      <w:r w:rsidRPr="00D753AC">
        <w:rPr>
          <w:rFonts w:cs="Times New Roman"/>
          <w:sz w:val="22"/>
          <w:szCs w:val="22"/>
        </w:rPr>
        <w:t>).</w:t>
      </w:r>
      <w:r w:rsidRPr="00D753AC">
        <w:rPr>
          <w:rFonts w:cs="Times New Roman"/>
          <w:sz w:val="22"/>
          <w:szCs w:val="22"/>
        </w:rPr>
        <w:fldChar w:fldCharType="end"/>
      </w:r>
    </w:p>
    <w:p w:rsidR="002153D1" w:rsidRPr="00D753AC" w:rsidRDefault="00505335" w:rsidP="00D753AC">
      <w:pPr>
        <w:pStyle w:val="BodyText"/>
        <w:ind w:left="173" w:firstLine="199"/>
        <w:rPr>
          <w:ins w:id="4005" w:author="Claire Kouba" w:date="2023-09-12T16:52:00Z"/>
          <w:rFonts w:cs="Times New Roman"/>
          <w:sz w:val="22"/>
          <w:szCs w:val="22"/>
        </w:rPr>
      </w:pPr>
      <w:del w:id="4006" w:author="Claire Kouba" w:date="2023-09-12T16:52:00Z">
        <w:r w:rsidRPr="00D753AC">
          <w:rPr>
            <w:rFonts w:cs="Times New Roman"/>
            <w:spacing w:val="-3"/>
            <w:w w:val="105"/>
            <w:sz w:val="22"/>
            <w:szCs w:val="22"/>
          </w:rPr>
          <w:delText>Conversely,</w:delText>
        </w:r>
        <w:r w:rsidRPr="00D753AC">
          <w:rPr>
            <w:rFonts w:cs="Times New Roman"/>
            <w:spacing w:val="-21"/>
            <w:w w:val="105"/>
            <w:sz w:val="22"/>
            <w:szCs w:val="22"/>
          </w:rPr>
          <w:delText xml:space="preserve"> </w:delText>
        </w:r>
        <w:r w:rsidRPr="00D753AC">
          <w:rPr>
            <w:rFonts w:cs="Times New Roman"/>
            <w:w w:val="105"/>
            <w:sz w:val="22"/>
            <w:szCs w:val="22"/>
          </w:rPr>
          <w:delText>cumulative</w:delText>
        </w:r>
        <w:r w:rsidRPr="00D753AC">
          <w:rPr>
            <w:rFonts w:cs="Times New Roman"/>
            <w:spacing w:val="-21"/>
            <w:w w:val="105"/>
            <w:sz w:val="22"/>
            <w:szCs w:val="22"/>
          </w:rPr>
          <w:delText xml:space="preserve"> </w:delText>
        </w:r>
        <w:r w:rsidRPr="00D753AC">
          <w:rPr>
            <w:rFonts w:cs="Times New Roman"/>
            <w:w w:val="105"/>
            <w:sz w:val="22"/>
            <w:szCs w:val="22"/>
          </w:rPr>
          <w:delText>ET</w:delText>
        </w:r>
        <w:r w:rsidRPr="00D753AC">
          <w:rPr>
            <w:rFonts w:cs="Times New Roman"/>
            <w:w w:val="105"/>
            <w:position w:val="-2"/>
            <w:sz w:val="22"/>
            <w:szCs w:val="22"/>
          </w:rPr>
          <w:delText>0</w:delText>
        </w:r>
      </w:del>
      <w:ins w:id="4007" w:author="Claire Kouba" w:date="2023-09-12T16:52:00Z">
        <w:r w:rsidR="002573FA" w:rsidRPr="00D753AC">
          <w:rPr>
            <w:rFonts w:cs="Times New Roman"/>
            <w:sz w:val="22"/>
            <w:szCs w:val="22"/>
          </w:rPr>
          <w:t>In</w:t>
        </w:r>
        <w:r w:rsidR="002573FA" w:rsidRPr="00D753AC">
          <w:rPr>
            <w:rFonts w:cs="Times New Roman"/>
            <w:spacing w:val="-14"/>
            <w:sz w:val="22"/>
            <w:szCs w:val="22"/>
          </w:rPr>
          <w:t xml:space="preserve"> </w:t>
        </w:r>
        <w:r w:rsidR="002573FA" w:rsidRPr="00D753AC">
          <w:rPr>
            <w:rFonts w:cs="Times New Roman"/>
            <w:sz w:val="22"/>
            <w:szCs w:val="22"/>
          </w:rPr>
          <w:t>contrast</w:t>
        </w:r>
        <w:r w:rsidR="002573FA" w:rsidRPr="00D753AC">
          <w:rPr>
            <w:rFonts w:cs="Times New Roman"/>
            <w:spacing w:val="-14"/>
            <w:sz w:val="22"/>
            <w:szCs w:val="22"/>
          </w:rPr>
          <w:t xml:space="preserve"> </w:t>
        </w:r>
        <w:r w:rsidR="002573FA" w:rsidRPr="00D753AC">
          <w:rPr>
            <w:rFonts w:cs="Times New Roman"/>
            <w:sz w:val="22"/>
            <w:szCs w:val="22"/>
          </w:rPr>
          <w:t>to</w:t>
        </w:r>
        <w:r w:rsidR="002573FA" w:rsidRPr="00D753AC">
          <w:rPr>
            <w:rFonts w:cs="Times New Roman"/>
            <w:spacing w:val="-14"/>
            <w:sz w:val="22"/>
            <w:szCs w:val="22"/>
          </w:rPr>
          <w:t xml:space="preserve"> </w:t>
        </w:r>
        <w:r w:rsidR="002573FA" w:rsidRPr="00D753AC">
          <w:rPr>
            <w:rFonts w:cs="Times New Roman"/>
            <w:sz w:val="22"/>
            <w:szCs w:val="22"/>
          </w:rPr>
          <w:t>these</w:t>
        </w:r>
        <w:r w:rsidR="002573FA" w:rsidRPr="00D753AC">
          <w:rPr>
            <w:rFonts w:cs="Times New Roman"/>
            <w:spacing w:val="-14"/>
            <w:sz w:val="22"/>
            <w:szCs w:val="22"/>
          </w:rPr>
          <w:t xml:space="preserve"> </w:t>
        </w:r>
        <w:r w:rsidR="002573FA" w:rsidRPr="00D753AC">
          <w:rPr>
            <w:rFonts w:cs="Times New Roman"/>
            <w:sz w:val="22"/>
            <w:szCs w:val="22"/>
          </w:rPr>
          <w:t>four</w:t>
        </w:r>
        <w:r w:rsidR="002573FA" w:rsidRPr="00D753AC">
          <w:rPr>
            <w:rFonts w:cs="Times New Roman"/>
            <w:spacing w:val="-14"/>
            <w:sz w:val="22"/>
            <w:szCs w:val="22"/>
          </w:rPr>
          <w:t xml:space="preserve"> </w:t>
        </w:r>
        <w:r w:rsidR="002573FA" w:rsidRPr="00D753AC">
          <w:rPr>
            <w:rFonts w:cs="Times New Roman"/>
            <w:sz w:val="22"/>
            <w:szCs w:val="22"/>
          </w:rPr>
          <w:t>categories</w:t>
        </w:r>
      </w:ins>
      <w:r w:rsidR="002573FA" w:rsidRPr="00D753AC">
        <w:rPr>
          <w:rFonts w:cs="Times New Roman"/>
          <w:sz w:val="22"/>
          <w:szCs w:val="22"/>
          <w:rPrChange w:id="4008" w:author="Claire Kouba" w:date="2023-09-12T16:52:00Z">
            <w:rPr>
              <w:w w:val="105"/>
            </w:rPr>
          </w:rPrChange>
        </w:rPr>
        <w:t>,</w:t>
      </w:r>
      <w:r w:rsidR="002573FA" w:rsidRPr="00D753AC">
        <w:rPr>
          <w:rFonts w:cs="Times New Roman"/>
          <w:spacing w:val="-14"/>
          <w:sz w:val="22"/>
          <w:szCs w:val="22"/>
          <w:rPrChange w:id="4009" w:author="Claire Kouba" w:date="2023-09-12T16:52:00Z">
            <w:rPr>
              <w:spacing w:val="-21"/>
              <w:w w:val="105"/>
            </w:rPr>
          </w:rPrChange>
        </w:rPr>
        <w:t xml:space="preserve"> </w:t>
      </w:r>
      <w:r w:rsidR="002573FA" w:rsidRPr="00D753AC">
        <w:rPr>
          <w:rFonts w:cs="Times New Roman"/>
          <w:sz w:val="22"/>
          <w:szCs w:val="22"/>
          <w:rPrChange w:id="4010" w:author="Claire Kouba" w:date="2023-09-12T16:52:00Z">
            <w:rPr>
              <w:w w:val="105"/>
            </w:rPr>
          </w:rPrChange>
        </w:rPr>
        <w:t>October-April</w:t>
      </w:r>
      <w:r w:rsidR="002573FA" w:rsidRPr="00D753AC">
        <w:rPr>
          <w:rFonts w:cs="Times New Roman"/>
          <w:spacing w:val="-14"/>
          <w:sz w:val="22"/>
          <w:szCs w:val="22"/>
          <w:rPrChange w:id="4011" w:author="Claire Kouba" w:date="2023-09-12T16:52:00Z">
            <w:rPr>
              <w:spacing w:val="-21"/>
              <w:w w:val="105"/>
            </w:rPr>
          </w:rPrChange>
        </w:rPr>
        <w:t xml:space="preserve"> </w:t>
      </w:r>
      <w:ins w:id="4012" w:author="Claire Kouba" w:date="2023-09-12T16:52:00Z">
        <w:r w:rsidR="002573FA" w:rsidRPr="00D753AC">
          <w:rPr>
            <w:rFonts w:cs="Times New Roman"/>
            <w:sz w:val="22"/>
            <w:szCs w:val="22"/>
          </w:rPr>
          <w:t>cumulative</w:t>
        </w:r>
        <w:r w:rsidR="002573FA" w:rsidRPr="00D753AC">
          <w:rPr>
            <w:rFonts w:cs="Times New Roman"/>
            <w:spacing w:val="-14"/>
            <w:sz w:val="22"/>
            <w:szCs w:val="22"/>
          </w:rPr>
          <w:t xml:space="preserve"> </w:t>
        </w:r>
        <w:r w:rsidR="002573FA" w:rsidRPr="00D753AC">
          <w:rPr>
            <w:rFonts w:cs="Times New Roman"/>
            <w:sz w:val="22"/>
            <w:szCs w:val="22"/>
          </w:rPr>
          <w:t>ET</w:t>
        </w:r>
        <w:r w:rsidR="002573FA" w:rsidRPr="00D753AC">
          <w:rPr>
            <w:rFonts w:cs="Times New Roman"/>
            <w:position w:val="-2"/>
            <w:sz w:val="22"/>
            <w:szCs w:val="22"/>
          </w:rPr>
          <w:t>0</w:t>
        </w:r>
        <w:r w:rsidR="002573FA" w:rsidRPr="00D753AC">
          <w:rPr>
            <w:rFonts w:cs="Times New Roman"/>
            <w:spacing w:val="10"/>
            <w:position w:val="-2"/>
            <w:sz w:val="22"/>
            <w:szCs w:val="22"/>
          </w:rPr>
          <w:t xml:space="preserve"> </w:t>
        </w:r>
      </w:ins>
      <w:r w:rsidR="002573FA" w:rsidRPr="00D753AC">
        <w:rPr>
          <w:rFonts w:cs="Times New Roman"/>
          <w:sz w:val="22"/>
          <w:szCs w:val="22"/>
          <w:rPrChange w:id="4013" w:author="Claire Kouba" w:date="2023-09-12T16:52:00Z">
            <w:rPr>
              <w:w w:val="105"/>
            </w:rPr>
          </w:rPrChange>
        </w:rPr>
        <w:t>is</w:t>
      </w:r>
      <w:r w:rsidR="002573FA" w:rsidRPr="00D753AC">
        <w:rPr>
          <w:rFonts w:cs="Times New Roman"/>
          <w:spacing w:val="-14"/>
          <w:sz w:val="22"/>
          <w:szCs w:val="22"/>
          <w:rPrChange w:id="4014" w:author="Claire Kouba" w:date="2023-09-12T16:52:00Z">
            <w:rPr>
              <w:spacing w:val="-21"/>
              <w:w w:val="105"/>
            </w:rPr>
          </w:rPrChange>
        </w:rPr>
        <w:t xml:space="preserve"> </w:t>
      </w:r>
      <w:r w:rsidR="002573FA" w:rsidRPr="00D753AC">
        <w:rPr>
          <w:rFonts w:cs="Times New Roman"/>
          <w:sz w:val="22"/>
          <w:szCs w:val="22"/>
          <w:rPrChange w:id="4015" w:author="Claire Kouba" w:date="2023-09-12T16:52:00Z">
            <w:rPr>
              <w:w w:val="105"/>
            </w:rPr>
          </w:rPrChange>
        </w:rPr>
        <w:t>negatively</w:t>
      </w:r>
      <w:r w:rsidR="002573FA" w:rsidRPr="00D753AC">
        <w:rPr>
          <w:rFonts w:cs="Times New Roman"/>
          <w:spacing w:val="-14"/>
          <w:sz w:val="22"/>
          <w:szCs w:val="22"/>
          <w:rPrChange w:id="4016" w:author="Claire Kouba" w:date="2023-09-12T16:52:00Z">
            <w:rPr>
              <w:spacing w:val="-21"/>
              <w:w w:val="105"/>
            </w:rPr>
          </w:rPrChange>
        </w:rPr>
        <w:t xml:space="preserve"> </w:t>
      </w:r>
      <w:r w:rsidR="002573FA" w:rsidRPr="00D753AC">
        <w:rPr>
          <w:rFonts w:cs="Times New Roman"/>
          <w:sz w:val="22"/>
          <w:szCs w:val="22"/>
          <w:rPrChange w:id="4017" w:author="Claire Kouba" w:date="2023-09-12T16:52:00Z">
            <w:rPr>
              <w:w w:val="105"/>
            </w:rPr>
          </w:rPrChange>
        </w:rPr>
        <w:t>correlated</w:t>
      </w:r>
      <w:r w:rsidR="002573FA" w:rsidRPr="00D753AC">
        <w:rPr>
          <w:rFonts w:cs="Times New Roman"/>
          <w:spacing w:val="-14"/>
          <w:sz w:val="22"/>
          <w:szCs w:val="22"/>
          <w:rPrChange w:id="4018" w:author="Claire Kouba" w:date="2023-09-12T16:52:00Z">
            <w:rPr>
              <w:spacing w:val="-21"/>
              <w:w w:val="105"/>
            </w:rPr>
          </w:rPrChange>
        </w:rPr>
        <w:t xml:space="preserve"> </w:t>
      </w:r>
      <w:r w:rsidR="002573FA" w:rsidRPr="00D753AC">
        <w:rPr>
          <w:rFonts w:cs="Times New Roman"/>
          <w:sz w:val="22"/>
          <w:szCs w:val="22"/>
          <w:rPrChange w:id="4019" w:author="Claire Kouba" w:date="2023-09-12T16:52:00Z">
            <w:rPr>
              <w:w w:val="105"/>
            </w:rPr>
          </w:rPrChange>
        </w:rPr>
        <w:t>with</w:t>
      </w:r>
      <w:r w:rsidR="002573FA" w:rsidRPr="00D753AC">
        <w:rPr>
          <w:rFonts w:cs="Times New Roman"/>
          <w:spacing w:val="-14"/>
          <w:sz w:val="22"/>
          <w:szCs w:val="22"/>
          <w:rPrChange w:id="4020" w:author="Claire Kouba" w:date="2023-09-12T16:52:00Z">
            <w:rPr>
              <w:spacing w:val="-21"/>
              <w:w w:val="105"/>
            </w:rPr>
          </w:rPrChange>
        </w:rPr>
        <w:t xml:space="preserve"> </w:t>
      </w:r>
      <w:r w:rsidR="002573FA" w:rsidRPr="00D753AC">
        <w:rPr>
          <w:rFonts w:cs="Times New Roman"/>
          <w:i/>
          <w:sz w:val="22"/>
          <w:szCs w:val="22"/>
          <w:rPrChange w:id="4021" w:author="Claire Kouba" w:date="2023-09-12T16:52:00Z">
            <w:rPr>
              <w:i/>
              <w:w w:val="105"/>
            </w:rPr>
          </w:rPrChange>
        </w:rPr>
        <w:t>V</w:t>
      </w:r>
      <w:r w:rsidR="002573FA" w:rsidRPr="00D753AC">
        <w:rPr>
          <w:rFonts w:cs="Times New Roman"/>
          <w:i/>
          <w:position w:val="-2"/>
          <w:sz w:val="22"/>
          <w:szCs w:val="22"/>
          <w:rPrChange w:id="4022" w:author="Claire Kouba" w:date="2023-09-12T16:52:00Z">
            <w:rPr>
              <w:i/>
              <w:w w:val="105"/>
              <w:position w:val="-2"/>
            </w:rPr>
          </w:rPrChange>
        </w:rPr>
        <w:t>min</w:t>
      </w:r>
      <w:del w:id="4023" w:author="Claire Kouba" w:date="2023-09-12T16:52:00Z">
        <w:r w:rsidRPr="00D753AC">
          <w:rPr>
            <w:rFonts w:cs="Times New Roman"/>
            <w:i/>
            <w:w w:val="105"/>
            <w:position w:val="-2"/>
            <w:sz w:val="22"/>
            <w:szCs w:val="22"/>
          </w:rPr>
          <w:delText>.</w:delText>
        </w:r>
        <w:r w:rsidRPr="00D753AC">
          <w:rPr>
            <w:rFonts w:cs="Times New Roman"/>
            <w:i/>
            <w:spacing w:val="-12"/>
            <w:w w:val="105"/>
            <w:position w:val="-2"/>
            <w:sz w:val="22"/>
            <w:szCs w:val="22"/>
          </w:rPr>
          <w:delText xml:space="preserve"> </w:delText>
        </w:r>
        <w:r w:rsidRPr="00D753AC">
          <w:rPr>
            <w:rFonts w:cs="Times New Roman"/>
            <w:w w:val="105"/>
            <w:position w:val="-2"/>
            <w:sz w:val="22"/>
            <w:szCs w:val="22"/>
          </w:rPr>
          <w:delText>30</w:delText>
        </w:r>
        <w:r w:rsidRPr="00D753AC">
          <w:rPr>
            <w:rFonts w:cs="Times New Roman"/>
            <w:spacing w:val="-8"/>
            <w:w w:val="105"/>
            <w:position w:val="-2"/>
            <w:sz w:val="22"/>
            <w:szCs w:val="22"/>
          </w:rPr>
          <w:delText xml:space="preserve"> </w:delText>
        </w:r>
        <w:r w:rsidRPr="00D753AC">
          <w:rPr>
            <w:rFonts w:cs="Times New Roman"/>
            <w:i/>
            <w:w w:val="105"/>
            <w:position w:val="-2"/>
            <w:sz w:val="22"/>
            <w:szCs w:val="22"/>
          </w:rPr>
          <w:delText>days</w:delText>
        </w:r>
      </w:del>
      <w:r w:rsidR="002573FA" w:rsidRPr="00D753AC">
        <w:rPr>
          <w:rFonts w:cs="Times New Roman"/>
          <w:i/>
          <w:spacing w:val="6"/>
          <w:position w:val="-2"/>
          <w:sz w:val="22"/>
          <w:szCs w:val="22"/>
          <w:rPrChange w:id="4024" w:author="Claire Kouba" w:date="2023-09-12T16:52:00Z">
            <w:rPr>
              <w:i/>
              <w:spacing w:val="-3"/>
              <w:w w:val="105"/>
              <w:position w:val="-2"/>
            </w:rPr>
          </w:rPrChange>
        </w:rPr>
        <w:t xml:space="preserve"> </w:t>
      </w:r>
      <w:r w:rsidR="002573FA" w:rsidRPr="00D753AC">
        <w:rPr>
          <w:rFonts w:cs="Times New Roman"/>
          <w:sz w:val="22"/>
          <w:szCs w:val="22"/>
          <w:rPrChange w:id="4025" w:author="Claire Kouba" w:date="2023-09-12T16:52:00Z">
            <w:rPr>
              <w:w w:val="105"/>
            </w:rPr>
          </w:rPrChange>
        </w:rPr>
        <w:t>and</w:t>
      </w:r>
      <w:r w:rsidR="002573FA" w:rsidRPr="00D753AC">
        <w:rPr>
          <w:rFonts w:cs="Times New Roman"/>
          <w:spacing w:val="-14"/>
          <w:sz w:val="22"/>
          <w:szCs w:val="22"/>
          <w:rPrChange w:id="4026" w:author="Claire Kouba" w:date="2023-09-12T16:52:00Z">
            <w:rPr>
              <w:spacing w:val="-21"/>
              <w:w w:val="105"/>
            </w:rPr>
          </w:rPrChange>
        </w:rPr>
        <w:t xml:space="preserve"> </w:t>
      </w:r>
      <w:r w:rsidR="002573FA" w:rsidRPr="00D753AC">
        <w:rPr>
          <w:rFonts w:cs="Times New Roman"/>
          <w:sz w:val="22"/>
          <w:szCs w:val="22"/>
          <w:rPrChange w:id="4027" w:author="Claire Kouba" w:date="2023-09-12T16:52:00Z">
            <w:rPr>
              <w:w w:val="105"/>
            </w:rPr>
          </w:rPrChange>
        </w:rPr>
        <w:t>positively</w:t>
      </w:r>
      <w:r w:rsidR="002573FA" w:rsidRPr="00D753AC">
        <w:rPr>
          <w:rFonts w:cs="Times New Roman"/>
          <w:spacing w:val="-14"/>
          <w:sz w:val="22"/>
          <w:szCs w:val="22"/>
          <w:rPrChange w:id="4028" w:author="Claire Kouba" w:date="2023-09-12T16:52:00Z">
            <w:rPr>
              <w:spacing w:val="-21"/>
              <w:w w:val="105"/>
            </w:rPr>
          </w:rPrChange>
        </w:rPr>
        <w:t xml:space="preserve"> </w:t>
      </w:r>
      <w:r w:rsidR="002573FA" w:rsidRPr="00D753AC">
        <w:rPr>
          <w:rFonts w:cs="Times New Roman"/>
          <w:sz w:val="22"/>
          <w:szCs w:val="22"/>
          <w:rPrChange w:id="4029" w:author="Claire Kouba" w:date="2023-09-12T16:52:00Z">
            <w:rPr>
              <w:w w:val="105"/>
            </w:rPr>
          </w:rPrChange>
        </w:rPr>
        <w:t>correlated</w:t>
      </w:r>
      <w:del w:id="4030" w:author="Claire Kouba" w:date="2023-09-12T16:52:00Z">
        <w:r w:rsidRPr="00D753AC">
          <w:rPr>
            <w:rFonts w:cs="Times New Roman"/>
            <w:spacing w:val="-21"/>
            <w:w w:val="105"/>
            <w:sz w:val="22"/>
            <w:szCs w:val="22"/>
          </w:rPr>
          <w:delText xml:space="preserve"> </w:delText>
        </w:r>
      </w:del>
    </w:p>
    <w:p w:rsidR="002153D1" w:rsidRPr="00D753AC" w:rsidRDefault="002573FA">
      <w:pPr>
        <w:pStyle w:val="BodyText"/>
        <w:spacing w:before="87"/>
        <w:ind w:left="173" w:right="138" w:firstLine="52"/>
        <w:rPr>
          <w:rFonts w:cs="Times New Roman"/>
          <w:sz w:val="22"/>
          <w:szCs w:val="22"/>
        </w:rPr>
        <w:pPrChange w:id="4031" w:author="Claire Kouba" w:date="2023-09-12T16:52:00Z">
          <w:pPr>
            <w:pStyle w:val="BodyText"/>
            <w:spacing w:line="336" w:lineRule="auto"/>
            <w:ind w:left="173" w:right="156" w:firstLine="251"/>
          </w:pPr>
        </w:pPrChange>
      </w:pPr>
      <w:r w:rsidRPr="00D753AC">
        <w:rPr>
          <w:rFonts w:cs="Times New Roman"/>
          <w:w w:val="105"/>
          <w:sz w:val="22"/>
          <w:szCs w:val="22"/>
        </w:rPr>
        <w:t>with</w:t>
      </w:r>
      <w:r w:rsidRPr="00D753AC">
        <w:rPr>
          <w:rFonts w:cs="Times New Roman"/>
          <w:spacing w:val="-21"/>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2"/>
          <w:w w:val="105"/>
          <w:position w:val="-2"/>
          <w:sz w:val="22"/>
          <w:szCs w:val="22"/>
          <w:rPrChange w:id="4032" w:author="Claire Kouba" w:date="2023-09-12T16:52:00Z">
            <w:rPr>
              <w:i/>
              <w:w w:val="162"/>
              <w:position w:val="-2"/>
            </w:rPr>
          </w:rPrChange>
        </w:rPr>
        <w:t xml:space="preserve"> </w:t>
      </w:r>
      <w:r w:rsidRPr="00D753AC">
        <w:rPr>
          <w:rFonts w:cs="Times New Roman"/>
          <w:w w:val="105"/>
          <w:sz w:val="22"/>
          <w:szCs w:val="22"/>
        </w:rPr>
        <w:t>(</w:t>
      </w:r>
      <w:r w:rsidRPr="00D753AC">
        <w:rPr>
          <w:rFonts w:cs="Times New Roman"/>
          <w:i/>
          <w:w w:val="105"/>
          <w:sz w:val="22"/>
          <w:szCs w:val="22"/>
        </w:rPr>
        <w:t>R</w:t>
      </w:r>
      <w:r w:rsidRPr="00D753AC">
        <w:rPr>
          <w:rFonts w:cs="Times New Roman"/>
          <w:i/>
          <w:spacing w:val="-26"/>
          <w:w w:val="105"/>
          <w:sz w:val="22"/>
          <w:szCs w:val="22"/>
          <w:rPrChange w:id="4033" w:author="Claire Kouba" w:date="2023-09-12T16:52:00Z">
            <w:rPr>
              <w:i/>
              <w:spacing w:val="-33"/>
              <w:w w:val="105"/>
            </w:rPr>
          </w:rPrChange>
        </w:rPr>
        <w:t xml:space="preserve"> </w:t>
      </w:r>
      <w:r w:rsidRPr="00D753AC">
        <w:rPr>
          <w:rFonts w:cs="Times New Roman"/>
          <w:w w:val="105"/>
          <w:sz w:val="22"/>
          <w:szCs w:val="22"/>
        </w:rPr>
        <w:t>of</w:t>
      </w:r>
      <w:r w:rsidRPr="00D753AC">
        <w:rPr>
          <w:rFonts w:cs="Times New Roman"/>
          <w:spacing w:val="-21"/>
          <w:w w:val="105"/>
          <w:sz w:val="22"/>
          <w:szCs w:val="22"/>
          <w:rPrChange w:id="4034" w:author="Claire Kouba" w:date="2023-09-12T16:52:00Z">
            <w:rPr>
              <w:spacing w:val="-28"/>
              <w:w w:val="105"/>
            </w:rPr>
          </w:rPrChange>
        </w:rPr>
        <w:t xml:space="preserve"> </w:t>
      </w:r>
      <w:r w:rsidRPr="00D753AC">
        <w:rPr>
          <w:rFonts w:cs="Times New Roman"/>
          <w:w w:val="105"/>
          <w:sz w:val="22"/>
          <w:szCs w:val="22"/>
        </w:rPr>
        <w:t>-0.68</w:t>
      </w:r>
      <w:r w:rsidRPr="00D753AC">
        <w:rPr>
          <w:rFonts w:cs="Times New Roman"/>
          <w:spacing w:val="-21"/>
          <w:w w:val="105"/>
          <w:sz w:val="22"/>
          <w:szCs w:val="22"/>
          <w:rPrChange w:id="4035" w:author="Claire Kouba" w:date="2023-09-12T16:52:00Z">
            <w:rPr>
              <w:spacing w:val="-28"/>
              <w:w w:val="105"/>
            </w:rPr>
          </w:rPrChange>
        </w:rPr>
        <w:t xml:space="preserve"> </w:t>
      </w:r>
      <w:r w:rsidRPr="00D753AC">
        <w:rPr>
          <w:rFonts w:cs="Times New Roman"/>
          <w:w w:val="105"/>
          <w:sz w:val="22"/>
          <w:szCs w:val="22"/>
        </w:rPr>
        <w:t>and</w:t>
      </w:r>
      <w:r w:rsidRPr="00D753AC">
        <w:rPr>
          <w:rFonts w:cs="Times New Roman"/>
          <w:spacing w:val="-21"/>
          <w:w w:val="105"/>
          <w:sz w:val="22"/>
          <w:szCs w:val="22"/>
          <w:rPrChange w:id="4036" w:author="Claire Kouba" w:date="2023-09-12T16:52:00Z">
            <w:rPr>
              <w:spacing w:val="-28"/>
              <w:w w:val="105"/>
            </w:rPr>
          </w:rPrChange>
        </w:rPr>
        <w:t xml:space="preserve"> </w:t>
      </w:r>
      <w:r w:rsidRPr="00D753AC">
        <w:rPr>
          <w:rFonts w:cs="Times New Roman"/>
          <w:w w:val="105"/>
          <w:sz w:val="22"/>
          <w:szCs w:val="22"/>
        </w:rPr>
        <w:t>0.</w:t>
      </w:r>
      <w:del w:id="4037" w:author="Claire Kouba" w:date="2023-09-12T16:52:00Z">
        <w:r w:rsidR="00505335" w:rsidRPr="00D753AC">
          <w:rPr>
            <w:rFonts w:cs="Times New Roman"/>
            <w:w w:val="105"/>
            <w:sz w:val="22"/>
            <w:szCs w:val="22"/>
          </w:rPr>
          <w:delText>65</w:delText>
        </w:r>
      </w:del>
      <w:ins w:id="4038" w:author="Claire Kouba" w:date="2023-09-12T16:52:00Z">
        <w:r w:rsidRPr="00D753AC">
          <w:rPr>
            <w:rFonts w:cs="Times New Roman"/>
            <w:w w:val="105"/>
            <w:sz w:val="22"/>
            <w:szCs w:val="22"/>
          </w:rPr>
          <w:t>48</w:t>
        </w:r>
      </w:ins>
      <w:r w:rsidRPr="00D753AC">
        <w:rPr>
          <w:rFonts w:cs="Times New Roman"/>
          <w:spacing w:val="-21"/>
          <w:w w:val="105"/>
          <w:sz w:val="22"/>
          <w:szCs w:val="22"/>
          <w:rPrChange w:id="4039" w:author="Claire Kouba" w:date="2023-09-12T16:52:00Z">
            <w:rPr>
              <w:spacing w:val="-28"/>
              <w:w w:val="105"/>
            </w:rPr>
          </w:rPrChange>
        </w:rPr>
        <w:t xml:space="preserve"> </w:t>
      </w:r>
      <w:r w:rsidRPr="00D753AC">
        <w:rPr>
          <w:rFonts w:cs="Times New Roman"/>
          <w:w w:val="105"/>
          <w:sz w:val="22"/>
          <w:szCs w:val="22"/>
        </w:rPr>
        <w:t>for</w:t>
      </w:r>
      <w:r w:rsidRPr="00D753AC">
        <w:rPr>
          <w:rFonts w:cs="Times New Roman"/>
          <w:spacing w:val="-21"/>
          <w:w w:val="105"/>
          <w:sz w:val="22"/>
          <w:szCs w:val="22"/>
          <w:rPrChange w:id="4040" w:author="Claire Kouba" w:date="2023-09-12T16:52:00Z">
            <w:rPr>
              <w:spacing w:val="-28"/>
              <w:w w:val="105"/>
            </w:rPr>
          </w:rPrChange>
        </w:rPr>
        <w:t xml:space="preserve"> </w:t>
      </w:r>
      <w:r w:rsidRPr="00D753AC">
        <w:rPr>
          <w:rFonts w:cs="Times New Roman"/>
          <w:i/>
          <w:w w:val="105"/>
          <w:sz w:val="22"/>
          <w:szCs w:val="22"/>
        </w:rPr>
        <w:t>V</w:t>
      </w:r>
      <w:r w:rsidRPr="00D753AC">
        <w:rPr>
          <w:rFonts w:cs="Times New Roman"/>
          <w:i/>
          <w:w w:val="105"/>
          <w:position w:val="-2"/>
          <w:sz w:val="22"/>
          <w:szCs w:val="22"/>
        </w:rPr>
        <w:t>min</w:t>
      </w:r>
      <w:del w:id="4041" w:author="Claire Kouba" w:date="2023-09-12T16:52:00Z">
        <w:r w:rsidR="00505335" w:rsidRPr="00D753AC">
          <w:rPr>
            <w:rFonts w:cs="Times New Roman"/>
            <w:i/>
            <w:w w:val="105"/>
            <w:position w:val="-2"/>
            <w:sz w:val="22"/>
            <w:szCs w:val="22"/>
          </w:rPr>
          <w:delText>.</w:delText>
        </w:r>
        <w:r w:rsidR="00505335" w:rsidRPr="00D753AC">
          <w:rPr>
            <w:rFonts w:cs="Times New Roman"/>
            <w:i/>
            <w:spacing w:val="-11"/>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7"/>
            <w:w w:val="105"/>
            <w:position w:val="-2"/>
            <w:sz w:val="22"/>
            <w:szCs w:val="22"/>
          </w:rPr>
          <w:delText xml:space="preserve"> </w:delText>
        </w:r>
        <w:r w:rsidR="00505335" w:rsidRPr="00D753AC">
          <w:rPr>
            <w:rFonts w:cs="Times New Roman"/>
            <w:i/>
            <w:w w:val="105"/>
            <w:position w:val="-2"/>
            <w:sz w:val="22"/>
            <w:szCs w:val="22"/>
          </w:rPr>
          <w:delText>days</w:delText>
        </w:r>
      </w:del>
      <w:r w:rsidRPr="00D753AC">
        <w:rPr>
          <w:rFonts w:cs="Times New Roman"/>
          <w:i/>
          <w:spacing w:val="-3"/>
          <w:w w:val="105"/>
          <w:position w:val="-2"/>
          <w:sz w:val="22"/>
          <w:szCs w:val="22"/>
          <w:rPrChange w:id="4042" w:author="Claire Kouba" w:date="2023-09-12T16:52:00Z">
            <w:rPr>
              <w:i/>
              <w:spacing w:val="-10"/>
              <w:w w:val="105"/>
              <w:position w:val="-2"/>
            </w:rPr>
          </w:rPrChange>
        </w:rPr>
        <w:t xml:space="preserve"> </w:t>
      </w:r>
      <w:r w:rsidRPr="00D753AC">
        <w:rPr>
          <w:rFonts w:cs="Times New Roman"/>
          <w:w w:val="105"/>
          <w:sz w:val="22"/>
          <w:szCs w:val="22"/>
        </w:rPr>
        <w:t>and</w:t>
      </w:r>
      <w:r w:rsidRPr="00D753AC">
        <w:rPr>
          <w:rFonts w:cs="Times New Roman"/>
          <w:spacing w:val="-21"/>
          <w:w w:val="105"/>
          <w:sz w:val="22"/>
          <w:szCs w:val="22"/>
          <w:rPrChange w:id="4043" w:author="Claire Kouba" w:date="2023-09-12T16:52:00Z">
            <w:rPr>
              <w:spacing w:val="-28"/>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21"/>
          <w:w w:val="105"/>
          <w:sz w:val="22"/>
          <w:szCs w:val="22"/>
          <w:rPrChange w:id="4044" w:author="Claire Kouba" w:date="2023-09-12T16:52:00Z">
            <w:rPr>
              <w:spacing w:val="-28"/>
              <w:w w:val="105"/>
            </w:rPr>
          </w:rPrChange>
        </w:rPr>
        <w:t xml:space="preserve"> </w:t>
      </w:r>
      <w:r w:rsidRPr="00D753AC">
        <w:rPr>
          <w:rFonts w:cs="Times New Roman"/>
          <w:w w:val="105"/>
          <w:sz w:val="22"/>
          <w:szCs w:val="22"/>
        </w:rPr>
        <w:t>respectively).</w:t>
      </w:r>
      <w:r w:rsidRPr="00D753AC">
        <w:rPr>
          <w:rFonts w:cs="Times New Roman"/>
          <w:spacing w:val="-21"/>
          <w:w w:val="105"/>
          <w:sz w:val="22"/>
          <w:szCs w:val="22"/>
          <w:rPrChange w:id="4045" w:author="Claire Kouba" w:date="2023-09-12T16:52:00Z">
            <w:rPr>
              <w:spacing w:val="-28"/>
              <w:w w:val="105"/>
            </w:rPr>
          </w:rPrChange>
        </w:rPr>
        <w:t xml:space="preserve"> </w:t>
      </w:r>
      <w:r w:rsidRPr="00D753AC">
        <w:rPr>
          <w:rFonts w:cs="Times New Roman"/>
          <w:w w:val="105"/>
          <w:sz w:val="22"/>
          <w:szCs w:val="22"/>
        </w:rPr>
        <w:t>October-April</w:t>
      </w:r>
      <w:r w:rsidRPr="00D753AC">
        <w:rPr>
          <w:rFonts w:cs="Times New Roman"/>
          <w:spacing w:val="-21"/>
          <w:w w:val="105"/>
          <w:sz w:val="22"/>
          <w:szCs w:val="22"/>
          <w:rPrChange w:id="4046" w:author="Claire Kouba" w:date="2023-09-12T16:52:00Z">
            <w:rPr>
              <w:spacing w:val="-28"/>
              <w:w w:val="105"/>
            </w:rPr>
          </w:rPrChange>
        </w:rPr>
        <w:t xml:space="preserve"> </w:t>
      </w:r>
      <w:r w:rsidRPr="00D753AC">
        <w:rPr>
          <w:rFonts w:cs="Times New Roman"/>
          <w:w w:val="105"/>
          <w:sz w:val="22"/>
          <w:szCs w:val="22"/>
        </w:rPr>
        <w:t>cumulative</w:t>
      </w:r>
      <w:r w:rsidRPr="00D753AC">
        <w:rPr>
          <w:rFonts w:cs="Times New Roman"/>
          <w:spacing w:val="-21"/>
          <w:w w:val="105"/>
          <w:sz w:val="22"/>
          <w:szCs w:val="22"/>
          <w:rPrChange w:id="4047" w:author="Claire Kouba" w:date="2023-09-12T16:52:00Z">
            <w:rPr>
              <w:spacing w:val="-28"/>
              <w:w w:val="105"/>
            </w:rPr>
          </w:rPrChange>
        </w:rPr>
        <w:t xml:space="preserve"> </w:t>
      </w:r>
      <w:r w:rsidRPr="00D753AC">
        <w:rPr>
          <w:rFonts w:cs="Times New Roman"/>
          <w:w w:val="105"/>
          <w:sz w:val="22"/>
          <w:szCs w:val="22"/>
        </w:rPr>
        <w:t>ET</w:t>
      </w:r>
      <w:r w:rsidRPr="00D753AC">
        <w:rPr>
          <w:rFonts w:cs="Times New Roman"/>
          <w:w w:val="105"/>
          <w:position w:val="-2"/>
          <w:sz w:val="22"/>
          <w:szCs w:val="22"/>
        </w:rPr>
        <w:t>0</w:t>
      </w:r>
      <w:r w:rsidRPr="00D753AC">
        <w:rPr>
          <w:rFonts w:cs="Times New Roman"/>
          <w:spacing w:val="2"/>
          <w:w w:val="105"/>
          <w:position w:val="-2"/>
          <w:sz w:val="22"/>
          <w:szCs w:val="22"/>
          <w:rPrChange w:id="4048" w:author="Claire Kouba" w:date="2023-09-12T16:52:00Z">
            <w:rPr>
              <w:spacing w:val="-6"/>
              <w:w w:val="105"/>
              <w:position w:val="-2"/>
            </w:rPr>
          </w:rPrChange>
        </w:rPr>
        <w:t xml:space="preserve"> </w:t>
      </w:r>
      <w:r w:rsidRPr="00D753AC">
        <w:rPr>
          <w:rFonts w:cs="Times New Roman"/>
          <w:w w:val="105"/>
          <w:sz w:val="22"/>
          <w:szCs w:val="22"/>
        </w:rPr>
        <w:t>is</w:t>
      </w:r>
      <w:r w:rsidRPr="00D753AC">
        <w:rPr>
          <w:rFonts w:cs="Times New Roman"/>
          <w:spacing w:val="-21"/>
          <w:w w:val="105"/>
          <w:sz w:val="22"/>
          <w:szCs w:val="22"/>
          <w:rPrChange w:id="4049" w:author="Claire Kouba" w:date="2023-09-12T16:52:00Z">
            <w:rPr>
              <w:spacing w:val="-28"/>
              <w:w w:val="105"/>
            </w:rPr>
          </w:rPrChange>
        </w:rPr>
        <w:t xml:space="preserve"> </w:t>
      </w:r>
      <w:r w:rsidRPr="00D753AC">
        <w:rPr>
          <w:rFonts w:cs="Times New Roman"/>
          <w:w w:val="105"/>
          <w:sz w:val="22"/>
          <w:szCs w:val="22"/>
        </w:rPr>
        <w:t>also</w:t>
      </w:r>
      <w:r w:rsidRPr="00D753AC">
        <w:rPr>
          <w:rFonts w:cs="Times New Roman"/>
          <w:spacing w:val="-21"/>
          <w:w w:val="105"/>
          <w:sz w:val="22"/>
          <w:szCs w:val="22"/>
          <w:rPrChange w:id="4050" w:author="Claire Kouba" w:date="2023-09-12T16:52:00Z">
            <w:rPr>
              <w:spacing w:val="-28"/>
              <w:w w:val="105"/>
            </w:rPr>
          </w:rPrChange>
        </w:rPr>
        <w:t xml:space="preserve"> </w:t>
      </w:r>
      <w:r w:rsidRPr="00D753AC">
        <w:rPr>
          <w:rFonts w:cs="Times New Roman"/>
          <w:w w:val="105"/>
          <w:sz w:val="22"/>
          <w:szCs w:val="22"/>
        </w:rPr>
        <w:t>negatively</w:t>
      </w:r>
      <w:r w:rsidRPr="00D753AC">
        <w:rPr>
          <w:rFonts w:cs="Times New Roman"/>
          <w:spacing w:val="-21"/>
          <w:w w:val="105"/>
          <w:sz w:val="22"/>
          <w:szCs w:val="22"/>
          <w:rPrChange w:id="4051" w:author="Claire Kouba" w:date="2023-09-12T16:52:00Z">
            <w:rPr>
              <w:spacing w:val="-28"/>
              <w:w w:val="105"/>
            </w:rPr>
          </w:rPrChange>
        </w:rPr>
        <w:t xml:space="preserve"> </w:t>
      </w:r>
      <w:r w:rsidRPr="00D753AC">
        <w:rPr>
          <w:rFonts w:cs="Times New Roman"/>
          <w:w w:val="105"/>
          <w:sz w:val="22"/>
          <w:szCs w:val="22"/>
        </w:rPr>
        <w:t>correlated</w:t>
      </w:r>
      <w:r w:rsidRPr="00D753AC">
        <w:rPr>
          <w:rFonts w:cs="Times New Roman"/>
          <w:w w:val="99"/>
          <w:sz w:val="22"/>
          <w:szCs w:val="22"/>
          <w:rPrChange w:id="4052" w:author="Claire Kouba" w:date="2023-09-12T16:52:00Z">
            <w:rPr>
              <w:spacing w:val="-28"/>
              <w:w w:val="105"/>
            </w:rPr>
          </w:rPrChange>
        </w:rPr>
        <w:t xml:space="preserve"> </w:t>
      </w:r>
      <w:r w:rsidRPr="00D753AC">
        <w:rPr>
          <w:rFonts w:cs="Times New Roman"/>
          <w:w w:val="105"/>
          <w:sz w:val="22"/>
          <w:szCs w:val="22"/>
        </w:rPr>
        <w:t>with</w:t>
      </w:r>
      <w:r w:rsidRPr="00D753AC">
        <w:rPr>
          <w:rFonts w:cs="Times New Roman"/>
          <w:spacing w:val="-35"/>
          <w:w w:val="105"/>
          <w:sz w:val="22"/>
          <w:szCs w:val="22"/>
          <w:rPrChange w:id="4053" w:author="Claire Kouba" w:date="2023-09-12T16:52:00Z">
            <w:rPr>
              <w:w w:val="99"/>
            </w:rPr>
          </w:rPrChange>
        </w:rPr>
        <w:t xml:space="preserve"> </w:t>
      </w:r>
      <w:r w:rsidRPr="00D753AC">
        <w:rPr>
          <w:rFonts w:cs="Times New Roman"/>
          <w:spacing w:val="-4"/>
          <w:w w:val="105"/>
          <w:sz w:val="22"/>
          <w:szCs w:val="22"/>
        </w:rPr>
        <w:t>snow,</w:t>
      </w:r>
      <w:r w:rsidRPr="00D753AC">
        <w:rPr>
          <w:rFonts w:cs="Times New Roman"/>
          <w:spacing w:val="-35"/>
          <w:w w:val="105"/>
          <w:sz w:val="22"/>
          <w:szCs w:val="22"/>
        </w:rPr>
        <w:t xml:space="preserve"> </w:t>
      </w:r>
      <w:r w:rsidRPr="00D753AC">
        <w:rPr>
          <w:rFonts w:cs="Times New Roman"/>
          <w:w w:val="105"/>
          <w:sz w:val="22"/>
          <w:szCs w:val="22"/>
        </w:rPr>
        <w:t>precipitation,</w:t>
      </w:r>
      <w:r w:rsidRPr="00D753AC">
        <w:rPr>
          <w:rFonts w:cs="Times New Roman"/>
          <w:spacing w:val="-35"/>
          <w:w w:val="105"/>
          <w:sz w:val="22"/>
          <w:szCs w:val="22"/>
        </w:rPr>
        <w:t xml:space="preserve"> </w:t>
      </w:r>
      <w:r w:rsidRPr="00D753AC">
        <w:rPr>
          <w:rFonts w:cs="Times New Roman"/>
          <w:w w:val="105"/>
          <w:sz w:val="22"/>
          <w:szCs w:val="22"/>
        </w:rPr>
        <w:t>and</w:t>
      </w:r>
      <w:r w:rsidRPr="00D753AC">
        <w:rPr>
          <w:rFonts w:cs="Times New Roman"/>
          <w:spacing w:val="-35"/>
          <w:w w:val="105"/>
          <w:sz w:val="22"/>
          <w:szCs w:val="22"/>
        </w:rPr>
        <w:t xml:space="preserve"> </w:t>
      </w:r>
      <w:r w:rsidRPr="00D753AC">
        <w:rPr>
          <w:rFonts w:cs="Times New Roman"/>
          <w:w w:val="105"/>
          <w:sz w:val="22"/>
          <w:szCs w:val="22"/>
        </w:rPr>
        <w:t>groundwater</w:t>
      </w:r>
      <w:r w:rsidRPr="00D753AC">
        <w:rPr>
          <w:rFonts w:cs="Times New Roman"/>
          <w:spacing w:val="-35"/>
          <w:w w:val="105"/>
          <w:sz w:val="22"/>
          <w:szCs w:val="22"/>
        </w:rPr>
        <w:t xml:space="preserve"> </w:t>
      </w:r>
      <w:r w:rsidRPr="00D753AC">
        <w:rPr>
          <w:rFonts w:cs="Times New Roman"/>
          <w:w w:val="105"/>
          <w:sz w:val="22"/>
          <w:szCs w:val="22"/>
        </w:rPr>
        <w:t>level</w:t>
      </w:r>
      <w:r w:rsidRPr="00D753AC">
        <w:rPr>
          <w:rFonts w:cs="Times New Roman"/>
          <w:spacing w:val="-35"/>
          <w:w w:val="105"/>
          <w:sz w:val="22"/>
          <w:szCs w:val="22"/>
        </w:rPr>
        <w:t xml:space="preserve"> </w:t>
      </w:r>
      <w:r w:rsidRPr="00D753AC">
        <w:rPr>
          <w:rFonts w:cs="Times New Roman"/>
          <w:w w:val="105"/>
          <w:sz w:val="22"/>
          <w:szCs w:val="22"/>
        </w:rPr>
        <w:t>indicators.</w:t>
      </w:r>
      <w:r w:rsidRPr="00D753AC">
        <w:rPr>
          <w:rFonts w:cs="Times New Roman"/>
          <w:spacing w:val="-35"/>
          <w:w w:val="105"/>
          <w:sz w:val="22"/>
          <w:szCs w:val="22"/>
          <w:rPrChange w:id="4054" w:author="Claire Kouba" w:date="2023-09-12T16:52:00Z">
            <w:rPr>
              <w:spacing w:val="-34"/>
              <w:w w:val="105"/>
            </w:rPr>
          </w:rPrChange>
        </w:rPr>
        <w:t xml:space="preserve"> </w:t>
      </w:r>
      <w:del w:id="4055" w:author="Claire Kouba" w:date="2023-09-12T16:52:00Z">
        <w:r w:rsidR="00505335" w:rsidRPr="00D753AC">
          <w:rPr>
            <w:rFonts w:cs="Times New Roman"/>
            <w:w w:val="105"/>
            <w:sz w:val="22"/>
            <w:szCs w:val="22"/>
          </w:rPr>
          <w:delText>While</w:delText>
        </w:r>
      </w:del>
      <w:ins w:id="4056" w:author="Claire Kouba" w:date="2023-09-12T16:52:00Z">
        <w:r w:rsidRPr="00D753AC">
          <w:rPr>
            <w:rFonts w:cs="Times New Roman"/>
            <w:w w:val="105"/>
            <w:sz w:val="22"/>
            <w:szCs w:val="22"/>
          </w:rPr>
          <w:t>This</w:t>
        </w:r>
        <w:r w:rsidRPr="00D753AC">
          <w:rPr>
            <w:rFonts w:cs="Times New Roman"/>
            <w:spacing w:val="-35"/>
            <w:w w:val="105"/>
            <w:sz w:val="22"/>
            <w:szCs w:val="22"/>
          </w:rPr>
          <w:t xml:space="preserve"> </w:t>
        </w:r>
        <w:r w:rsidRPr="00D753AC">
          <w:rPr>
            <w:rFonts w:cs="Times New Roman"/>
            <w:w w:val="105"/>
            <w:sz w:val="22"/>
            <w:szCs w:val="22"/>
          </w:rPr>
          <w:t>could</w:t>
        </w:r>
        <w:r w:rsidRPr="00D753AC">
          <w:rPr>
            <w:rFonts w:cs="Times New Roman"/>
            <w:spacing w:val="-35"/>
            <w:w w:val="105"/>
            <w:sz w:val="22"/>
            <w:szCs w:val="22"/>
          </w:rPr>
          <w:t xml:space="preserve"> </w:t>
        </w:r>
        <w:r w:rsidRPr="00D753AC">
          <w:rPr>
            <w:rFonts w:cs="Times New Roman"/>
            <w:w w:val="105"/>
            <w:sz w:val="22"/>
            <w:szCs w:val="22"/>
          </w:rPr>
          <w:t>be</w:t>
        </w:r>
        <w:r w:rsidRPr="00D753AC">
          <w:rPr>
            <w:rFonts w:cs="Times New Roman"/>
            <w:spacing w:val="-35"/>
            <w:w w:val="105"/>
            <w:sz w:val="22"/>
            <w:szCs w:val="22"/>
          </w:rPr>
          <w:t xml:space="preserve"> </w:t>
        </w:r>
        <w:r w:rsidRPr="00D753AC">
          <w:rPr>
            <w:rFonts w:cs="Times New Roman"/>
            <w:w w:val="105"/>
            <w:sz w:val="22"/>
            <w:szCs w:val="22"/>
          </w:rPr>
          <w:t>because</w:t>
        </w:r>
      </w:ins>
      <w:r w:rsidRPr="00D753AC">
        <w:rPr>
          <w:rFonts w:cs="Times New Roman"/>
          <w:spacing w:val="-35"/>
          <w:w w:val="105"/>
          <w:sz w:val="22"/>
          <w:szCs w:val="22"/>
        </w:rPr>
        <w:t xml:space="preserve"> </w:t>
      </w:r>
      <w:r w:rsidRPr="00D753AC">
        <w:rPr>
          <w:rFonts w:cs="Times New Roman"/>
          <w:w w:val="105"/>
          <w:sz w:val="22"/>
          <w:szCs w:val="22"/>
        </w:rPr>
        <w:t>ET</w:t>
      </w:r>
      <w:r w:rsidRPr="00D753AC">
        <w:rPr>
          <w:rFonts w:cs="Times New Roman"/>
          <w:spacing w:val="-35"/>
          <w:w w:val="105"/>
          <w:sz w:val="22"/>
          <w:szCs w:val="22"/>
        </w:rPr>
        <w:t xml:space="preserve"> </w:t>
      </w:r>
      <w:r w:rsidRPr="00D753AC">
        <w:rPr>
          <w:rFonts w:cs="Times New Roman"/>
          <w:w w:val="105"/>
          <w:sz w:val="22"/>
          <w:szCs w:val="22"/>
        </w:rPr>
        <w:t>can</w:t>
      </w:r>
      <w:r w:rsidRPr="00D753AC">
        <w:rPr>
          <w:rFonts w:cs="Times New Roman"/>
          <w:spacing w:val="-35"/>
          <w:w w:val="105"/>
          <w:sz w:val="22"/>
          <w:szCs w:val="22"/>
        </w:rPr>
        <w:t xml:space="preserve"> </w:t>
      </w:r>
      <w:r w:rsidRPr="00D753AC">
        <w:rPr>
          <w:rFonts w:cs="Times New Roman"/>
          <w:w w:val="105"/>
          <w:sz w:val="22"/>
          <w:szCs w:val="22"/>
        </w:rPr>
        <w:t>remove</w:t>
      </w:r>
      <w:r w:rsidRPr="00D753AC">
        <w:rPr>
          <w:rFonts w:cs="Times New Roman"/>
          <w:spacing w:val="-35"/>
          <w:w w:val="105"/>
          <w:sz w:val="22"/>
          <w:szCs w:val="22"/>
        </w:rPr>
        <w:t xml:space="preserve"> </w:t>
      </w:r>
      <w:r w:rsidRPr="00D753AC">
        <w:rPr>
          <w:rFonts w:cs="Times New Roman"/>
          <w:w w:val="105"/>
          <w:sz w:val="22"/>
          <w:szCs w:val="22"/>
        </w:rPr>
        <w:t>a</w:t>
      </w:r>
      <w:r w:rsidRPr="00D753AC">
        <w:rPr>
          <w:rFonts w:cs="Times New Roman"/>
          <w:spacing w:val="-35"/>
          <w:w w:val="105"/>
          <w:sz w:val="22"/>
          <w:szCs w:val="22"/>
        </w:rPr>
        <w:t xml:space="preserve"> </w:t>
      </w:r>
      <w:r w:rsidRPr="00D753AC">
        <w:rPr>
          <w:rFonts w:cs="Times New Roman"/>
          <w:w w:val="105"/>
          <w:sz w:val="22"/>
          <w:szCs w:val="22"/>
        </w:rPr>
        <w:t>significant</w:t>
      </w:r>
      <w:r w:rsidRPr="00D753AC">
        <w:rPr>
          <w:rFonts w:cs="Times New Roman"/>
          <w:spacing w:val="-35"/>
          <w:w w:val="105"/>
          <w:sz w:val="22"/>
          <w:szCs w:val="22"/>
        </w:rPr>
        <w:t xml:space="preserve"> </w:t>
      </w:r>
      <w:r w:rsidRPr="00D753AC">
        <w:rPr>
          <w:rFonts w:cs="Times New Roman"/>
          <w:w w:val="105"/>
          <w:sz w:val="22"/>
          <w:szCs w:val="22"/>
        </w:rPr>
        <w:t>volume</w:t>
      </w:r>
      <w:r w:rsidRPr="00D753AC">
        <w:rPr>
          <w:rFonts w:cs="Times New Roman"/>
          <w:spacing w:val="-35"/>
          <w:w w:val="105"/>
          <w:sz w:val="22"/>
          <w:szCs w:val="22"/>
        </w:rPr>
        <w:t xml:space="preserve"> </w:t>
      </w:r>
      <w:r w:rsidRPr="00D753AC">
        <w:rPr>
          <w:rFonts w:cs="Times New Roman"/>
          <w:w w:val="105"/>
          <w:sz w:val="22"/>
          <w:szCs w:val="22"/>
        </w:rPr>
        <w:t>of</w:t>
      </w:r>
      <w:r w:rsidRPr="00D753AC">
        <w:rPr>
          <w:rFonts w:cs="Times New Roman"/>
          <w:spacing w:val="-35"/>
          <w:w w:val="105"/>
          <w:sz w:val="22"/>
          <w:szCs w:val="22"/>
        </w:rPr>
        <w:t xml:space="preserve"> </w:t>
      </w:r>
      <w:r w:rsidRPr="00D753AC">
        <w:rPr>
          <w:rFonts w:cs="Times New Roman"/>
          <w:w w:val="105"/>
          <w:sz w:val="22"/>
          <w:szCs w:val="22"/>
        </w:rPr>
        <w:t>water</w:t>
      </w:r>
      <w:r w:rsidRPr="00D753AC">
        <w:rPr>
          <w:rFonts w:cs="Times New Roman"/>
          <w:w w:val="99"/>
          <w:sz w:val="22"/>
          <w:szCs w:val="22"/>
          <w:rPrChange w:id="4057" w:author="Claire Kouba" w:date="2023-09-12T16:52:00Z">
            <w:rPr>
              <w:spacing w:val="-35"/>
              <w:w w:val="105"/>
            </w:rPr>
          </w:rPrChange>
        </w:rPr>
        <w:t xml:space="preserve"> </w:t>
      </w:r>
      <w:r w:rsidRPr="00D753AC">
        <w:rPr>
          <w:rFonts w:cs="Times New Roman"/>
          <w:w w:val="105"/>
          <w:sz w:val="22"/>
          <w:szCs w:val="22"/>
        </w:rPr>
        <w:t>from</w:t>
      </w:r>
      <w:r w:rsidRPr="00D753AC">
        <w:rPr>
          <w:rFonts w:cs="Times New Roman"/>
          <w:spacing w:val="-22"/>
          <w:w w:val="105"/>
          <w:sz w:val="22"/>
          <w:szCs w:val="22"/>
          <w:rPrChange w:id="4058" w:author="Claire Kouba" w:date="2023-09-12T16:52:00Z">
            <w:rPr>
              <w:spacing w:val="-34"/>
              <w:w w:val="105"/>
            </w:rPr>
          </w:rPrChange>
        </w:rPr>
        <w:t xml:space="preserve"> </w:t>
      </w:r>
      <w:r w:rsidRPr="00D753AC">
        <w:rPr>
          <w:rFonts w:cs="Times New Roman"/>
          <w:w w:val="105"/>
          <w:sz w:val="22"/>
          <w:szCs w:val="22"/>
        </w:rPr>
        <w:t>the</w:t>
      </w:r>
      <w:r w:rsidRPr="00D753AC">
        <w:rPr>
          <w:rFonts w:cs="Times New Roman"/>
          <w:spacing w:val="-22"/>
          <w:w w:val="105"/>
          <w:sz w:val="22"/>
          <w:szCs w:val="22"/>
          <w:rPrChange w:id="4059" w:author="Claire Kouba" w:date="2023-09-12T16:52:00Z">
            <w:rPr>
              <w:spacing w:val="-35"/>
              <w:w w:val="105"/>
            </w:rPr>
          </w:rPrChange>
        </w:rPr>
        <w:t xml:space="preserve"> </w:t>
      </w:r>
      <w:r w:rsidRPr="00D753AC">
        <w:rPr>
          <w:rFonts w:cs="Times New Roman"/>
          <w:w w:val="105"/>
          <w:sz w:val="22"/>
          <w:szCs w:val="22"/>
        </w:rPr>
        <w:t>watershed,</w:t>
      </w:r>
      <w:r w:rsidRPr="00D753AC">
        <w:rPr>
          <w:rFonts w:cs="Times New Roman"/>
          <w:spacing w:val="-22"/>
          <w:w w:val="105"/>
          <w:sz w:val="22"/>
          <w:szCs w:val="22"/>
          <w:rPrChange w:id="4060" w:author="Claire Kouba" w:date="2023-09-12T16:52:00Z">
            <w:rPr>
              <w:w w:val="99"/>
            </w:rPr>
          </w:rPrChange>
        </w:rPr>
        <w:t xml:space="preserve"> </w:t>
      </w:r>
      <w:del w:id="4061" w:author="Claire Kouba" w:date="2023-09-12T16:52:00Z">
        <w:r w:rsidR="00505335" w:rsidRPr="00D753AC">
          <w:rPr>
            <w:rFonts w:cs="Times New Roman"/>
            <w:w w:val="105"/>
            <w:sz w:val="22"/>
            <w:szCs w:val="22"/>
          </w:rPr>
          <w:delText>this</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correlation</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reflects</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the</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fact</w:delText>
        </w:r>
        <w:r w:rsidR="00505335" w:rsidRPr="00D753AC">
          <w:rPr>
            <w:rFonts w:cs="Times New Roman"/>
            <w:spacing w:val="-14"/>
            <w:w w:val="105"/>
            <w:sz w:val="22"/>
            <w:szCs w:val="22"/>
          </w:rPr>
          <w:delText xml:space="preserve"> </w:delText>
        </w:r>
        <w:r w:rsidR="00505335" w:rsidRPr="00D753AC">
          <w:rPr>
            <w:rFonts w:cs="Times New Roman"/>
            <w:w w:val="105"/>
            <w:sz w:val="22"/>
            <w:szCs w:val="22"/>
          </w:rPr>
          <w:delText>that</w:delText>
        </w:r>
      </w:del>
      <w:ins w:id="4062" w:author="Claire Kouba" w:date="2023-09-12T16:52:00Z">
        <w:r w:rsidRPr="00D753AC">
          <w:rPr>
            <w:rFonts w:cs="Times New Roman"/>
            <w:w w:val="105"/>
            <w:sz w:val="22"/>
            <w:szCs w:val="22"/>
          </w:rPr>
          <w:t>or</w:t>
        </w:r>
        <w:r w:rsidRPr="00D753AC">
          <w:rPr>
            <w:rFonts w:cs="Times New Roman"/>
            <w:spacing w:val="-22"/>
            <w:w w:val="105"/>
            <w:sz w:val="22"/>
            <w:szCs w:val="22"/>
          </w:rPr>
          <w:t xml:space="preserve"> </w:t>
        </w:r>
        <w:r w:rsidRPr="00D753AC">
          <w:rPr>
            <w:rFonts w:cs="Times New Roman"/>
            <w:w w:val="105"/>
            <w:sz w:val="22"/>
            <w:szCs w:val="22"/>
          </w:rPr>
          <w:t>because</w:t>
        </w:r>
      </w:ins>
      <w:r w:rsidRPr="00D753AC">
        <w:rPr>
          <w:rFonts w:cs="Times New Roman"/>
          <w:spacing w:val="-22"/>
          <w:w w:val="105"/>
          <w:sz w:val="22"/>
          <w:szCs w:val="22"/>
          <w:rPrChange w:id="4063" w:author="Claire Kouba" w:date="2023-09-12T16:52:00Z">
            <w:rPr>
              <w:spacing w:val="-14"/>
              <w:w w:val="105"/>
            </w:rPr>
          </w:rPrChange>
        </w:rPr>
        <w:t xml:space="preserve"> </w:t>
      </w:r>
      <w:r w:rsidRPr="00D753AC">
        <w:rPr>
          <w:rFonts w:cs="Times New Roman"/>
          <w:w w:val="105"/>
          <w:sz w:val="22"/>
          <w:szCs w:val="22"/>
        </w:rPr>
        <w:t>years</w:t>
      </w:r>
      <w:r w:rsidRPr="00D753AC">
        <w:rPr>
          <w:rFonts w:cs="Times New Roman"/>
          <w:spacing w:val="-22"/>
          <w:w w:val="105"/>
          <w:sz w:val="22"/>
          <w:szCs w:val="22"/>
          <w:rPrChange w:id="4064" w:author="Claire Kouba" w:date="2023-09-12T16:52:00Z">
            <w:rPr>
              <w:spacing w:val="-14"/>
              <w:w w:val="105"/>
            </w:rPr>
          </w:rPrChange>
        </w:rPr>
        <w:t xml:space="preserve"> </w:t>
      </w:r>
      <w:r w:rsidRPr="00D753AC">
        <w:rPr>
          <w:rFonts w:cs="Times New Roman"/>
          <w:w w:val="105"/>
          <w:sz w:val="22"/>
          <w:szCs w:val="22"/>
        </w:rPr>
        <w:t>with</w:t>
      </w:r>
      <w:r w:rsidRPr="00D753AC">
        <w:rPr>
          <w:rFonts w:cs="Times New Roman"/>
          <w:spacing w:val="-22"/>
          <w:w w:val="105"/>
          <w:sz w:val="22"/>
          <w:szCs w:val="22"/>
          <w:rPrChange w:id="4065" w:author="Claire Kouba" w:date="2023-09-12T16:52:00Z">
            <w:rPr>
              <w:spacing w:val="-14"/>
              <w:w w:val="105"/>
            </w:rPr>
          </w:rPrChange>
        </w:rPr>
        <w:t xml:space="preserve"> </w:t>
      </w:r>
      <w:r w:rsidRPr="00D753AC">
        <w:rPr>
          <w:rFonts w:cs="Times New Roman"/>
          <w:w w:val="105"/>
          <w:sz w:val="22"/>
          <w:szCs w:val="22"/>
        </w:rPr>
        <w:t>more</w:t>
      </w:r>
      <w:r w:rsidRPr="00D753AC">
        <w:rPr>
          <w:rFonts w:cs="Times New Roman"/>
          <w:spacing w:val="-22"/>
          <w:w w:val="105"/>
          <w:sz w:val="22"/>
          <w:szCs w:val="22"/>
          <w:rPrChange w:id="4066" w:author="Claire Kouba" w:date="2023-09-12T16:52:00Z">
            <w:rPr>
              <w:spacing w:val="-14"/>
              <w:w w:val="105"/>
            </w:rPr>
          </w:rPrChange>
        </w:rPr>
        <w:t xml:space="preserve"> </w:t>
      </w:r>
      <w:r w:rsidRPr="00D753AC">
        <w:rPr>
          <w:rFonts w:cs="Times New Roman"/>
          <w:w w:val="105"/>
          <w:sz w:val="22"/>
          <w:szCs w:val="22"/>
        </w:rPr>
        <w:t>rainy</w:t>
      </w:r>
      <w:r w:rsidRPr="00D753AC">
        <w:rPr>
          <w:rFonts w:cs="Times New Roman"/>
          <w:spacing w:val="-22"/>
          <w:w w:val="105"/>
          <w:sz w:val="22"/>
          <w:szCs w:val="22"/>
          <w:rPrChange w:id="4067" w:author="Claire Kouba" w:date="2023-09-12T16:52:00Z">
            <w:rPr>
              <w:spacing w:val="-14"/>
              <w:w w:val="105"/>
            </w:rPr>
          </w:rPrChange>
        </w:rPr>
        <w:t xml:space="preserve"> </w:t>
      </w:r>
      <w:r w:rsidRPr="00D753AC">
        <w:rPr>
          <w:rFonts w:cs="Times New Roman"/>
          <w:w w:val="105"/>
          <w:sz w:val="22"/>
          <w:szCs w:val="22"/>
        </w:rPr>
        <w:t>or</w:t>
      </w:r>
      <w:r w:rsidRPr="00D753AC">
        <w:rPr>
          <w:rFonts w:cs="Times New Roman"/>
          <w:spacing w:val="-22"/>
          <w:w w:val="105"/>
          <w:sz w:val="22"/>
          <w:szCs w:val="22"/>
          <w:rPrChange w:id="4068" w:author="Claire Kouba" w:date="2023-09-12T16:52:00Z">
            <w:rPr>
              <w:spacing w:val="-14"/>
              <w:w w:val="105"/>
            </w:rPr>
          </w:rPrChange>
        </w:rPr>
        <w:t xml:space="preserve"> </w:t>
      </w:r>
      <w:r w:rsidRPr="00D753AC">
        <w:rPr>
          <w:rFonts w:cs="Times New Roman"/>
          <w:w w:val="105"/>
          <w:sz w:val="22"/>
          <w:szCs w:val="22"/>
        </w:rPr>
        <w:t>stormy</w:t>
      </w:r>
      <w:r w:rsidRPr="00D753AC">
        <w:rPr>
          <w:rFonts w:cs="Times New Roman"/>
          <w:spacing w:val="-22"/>
          <w:w w:val="105"/>
          <w:sz w:val="22"/>
          <w:szCs w:val="22"/>
          <w:rPrChange w:id="4069" w:author="Claire Kouba" w:date="2023-09-12T16:52:00Z">
            <w:rPr>
              <w:spacing w:val="-14"/>
              <w:w w:val="105"/>
            </w:rPr>
          </w:rPrChange>
        </w:rPr>
        <w:t xml:space="preserve"> </w:t>
      </w:r>
      <w:r w:rsidRPr="00D753AC">
        <w:rPr>
          <w:rFonts w:cs="Times New Roman"/>
          <w:w w:val="105"/>
          <w:sz w:val="22"/>
          <w:szCs w:val="22"/>
        </w:rPr>
        <w:t>days</w:t>
      </w:r>
      <w:r w:rsidRPr="00D753AC">
        <w:rPr>
          <w:rFonts w:cs="Times New Roman"/>
          <w:spacing w:val="-22"/>
          <w:w w:val="105"/>
          <w:sz w:val="22"/>
          <w:szCs w:val="22"/>
          <w:rPrChange w:id="4070" w:author="Claire Kouba" w:date="2023-09-12T16:52:00Z">
            <w:rPr>
              <w:spacing w:val="-14"/>
              <w:w w:val="105"/>
            </w:rPr>
          </w:rPrChange>
        </w:rPr>
        <w:t xml:space="preserve"> </w:t>
      </w:r>
      <w:r w:rsidRPr="00D753AC">
        <w:rPr>
          <w:rFonts w:cs="Times New Roman"/>
          <w:w w:val="105"/>
          <w:sz w:val="22"/>
          <w:szCs w:val="22"/>
        </w:rPr>
        <w:t>accumulate</w:t>
      </w:r>
      <w:r w:rsidRPr="00D753AC">
        <w:rPr>
          <w:rFonts w:cs="Times New Roman"/>
          <w:spacing w:val="-22"/>
          <w:w w:val="105"/>
          <w:sz w:val="22"/>
          <w:szCs w:val="22"/>
          <w:rPrChange w:id="4071" w:author="Claire Kouba" w:date="2023-09-12T16:52:00Z">
            <w:rPr>
              <w:spacing w:val="-14"/>
              <w:w w:val="105"/>
            </w:rPr>
          </w:rPrChange>
        </w:rPr>
        <w:t xml:space="preserve"> </w:t>
      </w:r>
      <w:r w:rsidRPr="00D753AC">
        <w:rPr>
          <w:rFonts w:cs="Times New Roman"/>
          <w:w w:val="105"/>
          <w:sz w:val="22"/>
          <w:szCs w:val="22"/>
        </w:rPr>
        <w:t>less</w:t>
      </w:r>
      <w:r w:rsidRPr="00D753AC">
        <w:rPr>
          <w:rFonts w:cs="Times New Roman"/>
          <w:spacing w:val="-22"/>
          <w:w w:val="105"/>
          <w:sz w:val="22"/>
          <w:szCs w:val="22"/>
          <w:rPrChange w:id="4072" w:author="Claire Kouba" w:date="2023-09-12T16:52:00Z">
            <w:rPr>
              <w:spacing w:val="-14"/>
              <w:w w:val="105"/>
            </w:rPr>
          </w:rPrChange>
        </w:rPr>
        <w:t xml:space="preserve"> </w:t>
      </w:r>
      <w:r w:rsidRPr="00D753AC">
        <w:rPr>
          <w:rFonts w:cs="Times New Roman"/>
          <w:w w:val="105"/>
          <w:sz w:val="22"/>
          <w:szCs w:val="22"/>
        </w:rPr>
        <w:t>total</w:t>
      </w:r>
      <w:r w:rsidRPr="00D753AC">
        <w:rPr>
          <w:rFonts w:cs="Times New Roman"/>
          <w:spacing w:val="-22"/>
          <w:w w:val="105"/>
          <w:sz w:val="22"/>
          <w:szCs w:val="22"/>
          <w:rPrChange w:id="4073" w:author="Claire Kouba" w:date="2023-09-12T16:52:00Z">
            <w:rPr>
              <w:spacing w:val="-14"/>
              <w:w w:val="105"/>
            </w:rPr>
          </w:rPrChange>
        </w:rPr>
        <w:t xml:space="preserve"> </w:t>
      </w:r>
      <w:r w:rsidRPr="00D753AC">
        <w:rPr>
          <w:rFonts w:cs="Times New Roman"/>
          <w:w w:val="105"/>
          <w:sz w:val="22"/>
          <w:szCs w:val="22"/>
        </w:rPr>
        <w:t>insolation</w:t>
      </w:r>
      <w:r w:rsidRPr="00D753AC">
        <w:rPr>
          <w:rFonts w:cs="Times New Roman"/>
          <w:spacing w:val="-22"/>
          <w:w w:val="105"/>
          <w:sz w:val="22"/>
          <w:szCs w:val="22"/>
          <w:rPrChange w:id="4074" w:author="Claire Kouba" w:date="2023-09-12T16:52:00Z">
            <w:rPr>
              <w:spacing w:val="-14"/>
              <w:w w:val="105"/>
            </w:rPr>
          </w:rPrChange>
        </w:rPr>
        <w:t xml:space="preserve"> </w:t>
      </w:r>
      <w:r w:rsidRPr="00D753AC">
        <w:rPr>
          <w:rFonts w:cs="Times New Roman"/>
          <w:w w:val="105"/>
          <w:sz w:val="22"/>
          <w:szCs w:val="22"/>
        </w:rPr>
        <w:t>and</w:t>
      </w:r>
      <w:r w:rsidRPr="00D753AC">
        <w:rPr>
          <w:rFonts w:cs="Times New Roman"/>
          <w:spacing w:val="-22"/>
          <w:w w:val="105"/>
          <w:sz w:val="22"/>
          <w:szCs w:val="22"/>
          <w:rPrChange w:id="4075" w:author="Claire Kouba" w:date="2023-09-12T16:52:00Z">
            <w:rPr>
              <w:spacing w:val="-14"/>
              <w:w w:val="105"/>
            </w:rPr>
          </w:rPrChange>
        </w:rPr>
        <w:t xml:space="preserve"> </w:t>
      </w:r>
      <w:r w:rsidRPr="00D753AC">
        <w:rPr>
          <w:rFonts w:cs="Times New Roman"/>
          <w:w w:val="105"/>
          <w:sz w:val="22"/>
          <w:szCs w:val="22"/>
        </w:rPr>
        <w:t>atmospheric</w:t>
      </w:r>
      <w:r w:rsidRPr="00D753AC">
        <w:rPr>
          <w:rFonts w:cs="Times New Roman"/>
          <w:spacing w:val="-22"/>
          <w:w w:val="105"/>
          <w:sz w:val="22"/>
          <w:szCs w:val="22"/>
          <w:rPrChange w:id="4076" w:author="Claire Kouba" w:date="2023-09-12T16:52:00Z">
            <w:rPr>
              <w:w w:val="99"/>
            </w:rPr>
          </w:rPrChange>
        </w:rPr>
        <w:t xml:space="preserve"> </w:t>
      </w:r>
      <w:r w:rsidRPr="00D753AC">
        <w:rPr>
          <w:rFonts w:cs="Times New Roman"/>
          <w:w w:val="105"/>
          <w:sz w:val="22"/>
          <w:szCs w:val="22"/>
        </w:rPr>
        <w:t>water</w:t>
      </w:r>
      <w:r w:rsidRPr="00D753AC">
        <w:rPr>
          <w:rFonts w:cs="Times New Roman"/>
          <w:w w:val="99"/>
          <w:sz w:val="22"/>
          <w:szCs w:val="22"/>
          <w:rPrChange w:id="4077" w:author="Claire Kouba" w:date="2023-09-12T16:52:00Z">
            <w:rPr>
              <w:spacing w:val="-12"/>
              <w:w w:val="105"/>
            </w:rPr>
          </w:rPrChange>
        </w:rPr>
        <w:t xml:space="preserve"> </w:t>
      </w:r>
      <w:r w:rsidRPr="00D753AC">
        <w:rPr>
          <w:rFonts w:cs="Times New Roman"/>
          <w:w w:val="105"/>
          <w:sz w:val="22"/>
          <w:szCs w:val="22"/>
        </w:rPr>
        <w:t>demand</w:t>
      </w:r>
      <w:del w:id="4078" w:author="Claire Kouba" w:date="2023-09-12T16:52:00Z">
        <w:r w:rsidR="00505335" w:rsidRPr="00D753AC">
          <w:rPr>
            <w:rFonts w:cs="Times New Roman"/>
            <w:w w:val="105"/>
            <w:sz w:val="22"/>
            <w:szCs w:val="22"/>
          </w:rPr>
          <w:delTex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rather</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than</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indicating</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that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high</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ET</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is</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driving</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low</w:delText>
        </w:r>
        <w:r w:rsidR="00505335" w:rsidRPr="00D753AC">
          <w:rPr>
            <w:rFonts w:cs="Times New Roman"/>
            <w:spacing w:val="-12"/>
            <w:w w:val="105"/>
            <w:sz w:val="22"/>
            <w:szCs w:val="22"/>
          </w:rPr>
          <w:delText xml:space="preserve"> </w:delText>
        </w:r>
        <w:r w:rsidR="00505335" w:rsidRPr="00D753AC">
          <w:rPr>
            <w:rFonts w:cs="Times New Roman"/>
            <w:w w:val="105"/>
            <w:sz w:val="22"/>
            <w:szCs w:val="22"/>
          </w:rPr>
          <w:delText>flows</w:delText>
        </w:r>
      </w:del>
      <w:r w:rsidRPr="00D753AC">
        <w:rPr>
          <w:rFonts w:cs="Times New Roman"/>
          <w:w w:val="105"/>
          <w:sz w:val="22"/>
          <w:szCs w:val="22"/>
        </w:rPr>
        <w:t>.</w:t>
      </w:r>
      <w:r w:rsidRPr="00D753AC">
        <w:rPr>
          <w:rFonts w:cs="Times New Roman"/>
          <w:spacing w:val="-24"/>
          <w:w w:val="105"/>
          <w:sz w:val="22"/>
          <w:szCs w:val="22"/>
          <w:rPrChange w:id="4079" w:author="Claire Kouba" w:date="2023-09-12T16:52:00Z">
            <w:rPr>
              <w:spacing w:val="-12"/>
              <w:w w:val="105"/>
            </w:rPr>
          </w:rPrChange>
        </w:rPr>
        <w:t xml:space="preserve"> </w:t>
      </w:r>
      <w:r w:rsidRPr="00D753AC">
        <w:rPr>
          <w:rFonts w:cs="Times New Roman"/>
          <w:w w:val="105"/>
          <w:sz w:val="22"/>
          <w:szCs w:val="22"/>
        </w:rPr>
        <w:t>Additionally,</w:t>
      </w:r>
      <w:r w:rsidRPr="00D753AC">
        <w:rPr>
          <w:rFonts w:cs="Times New Roman"/>
          <w:spacing w:val="-24"/>
          <w:w w:val="105"/>
          <w:sz w:val="22"/>
          <w:szCs w:val="22"/>
          <w:rPrChange w:id="4080" w:author="Claire Kouba" w:date="2023-09-12T16:52:00Z">
            <w:rPr>
              <w:spacing w:val="-12"/>
              <w:w w:val="105"/>
            </w:rPr>
          </w:rPrChange>
        </w:rPr>
        <w:t xml:space="preserve"> </w:t>
      </w:r>
      <w:r w:rsidRPr="00D753AC">
        <w:rPr>
          <w:rFonts w:cs="Times New Roman"/>
          <w:w w:val="105"/>
          <w:sz w:val="22"/>
          <w:szCs w:val="22"/>
        </w:rPr>
        <w:t>the</w:t>
      </w:r>
      <w:r w:rsidRPr="00D753AC">
        <w:rPr>
          <w:rFonts w:cs="Times New Roman"/>
          <w:spacing w:val="-24"/>
          <w:w w:val="105"/>
          <w:sz w:val="22"/>
          <w:szCs w:val="22"/>
          <w:rPrChange w:id="4081" w:author="Claire Kouba" w:date="2023-09-12T16:52:00Z">
            <w:rPr>
              <w:spacing w:val="-12"/>
              <w:w w:val="105"/>
            </w:rPr>
          </w:rPrChange>
        </w:rPr>
        <w:t xml:space="preserve"> </w:t>
      </w:r>
      <w:r w:rsidRPr="00D753AC">
        <w:rPr>
          <w:rFonts w:cs="Times New Roman"/>
          <w:w w:val="105"/>
          <w:sz w:val="22"/>
          <w:szCs w:val="22"/>
        </w:rPr>
        <w:t>relatively</w:t>
      </w:r>
      <w:r w:rsidRPr="00D753AC">
        <w:rPr>
          <w:rFonts w:cs="Times New Roman"/>
          <w:spacing w:val="-24"/>
          <w:w w:val="105"/>
          <w:sz w:val="22"/>
          <w:szCs w:val="22"/>
          <w:rPrChange w:id="4082" w:author="Claire Kouba" w:date="2023-09-12T16:52:00Z">
            <w:rPr>
              <w:spacing w:val="-12"/>
              <w:w w:val="105"/>
            </w:rPr>
          </w:rPrChange>
        </w:rPr>
        <w:t xml:space="preserve"> </w:t>
      </w:r>
      <w:r w:rsidRPr="00D753AC">
        <w:rPr>
          <w:rFonts w:cs="Times New Roman"/>
          <w:w w:val="105"/>
          <w:sz w:val="22"/>
          <w:szCs w:val="22"/>
        </w:rPr>
        <w:t>high</w:t>
      </w:r>
      <w:r w:rsidRPr="00D753AC">
        <w:rPr>
          <w:rFonts w:cs="Times New Roman"/>
          <w:spacing w:val="-24"/>
          <w:w w:val="105"/>
          <w:sz w:val="22"/>
          <w:szCs w:val="22"/>
          <w:rPrChange w:id="4083" w:author="Claire Kouba" w:date="2023-09-12T16:52:00Z">
            <w:rPr>
              <w:spacing w:val="-12"/>
              <w:w w:val="105"/>
            </w:rPr>
          </w:rPrChange>
        </w:rPr>
        <w:t xml:space="preserve"> </w:t>
      </w:r>
      <w:del w:id="4084" w:author="Claire Kouba" w:date="2023-09-25T11:34:00Z">
        <w:r w:rsidRPr="00D753AC" w:rsidDel="009E484D">
          <w:rPr>
            <w:rFonts w:cs="Times New Roman"/>
            <w:w w:val="105"/>
            <w:sz w:val="22"/>
            <w:szCs w:val="22"/>
          </w:rPr>
          <w:delText>absolute</w:delText>
        </w:r>
        <w:r w:rsidRPr="00D753AC" w:rsidDel="009E484D">
          <w:rPr>
            <w:rFonts w:cs="Times New Roman"/>
            <w:spacing w:val="-24"/>
            <w:w w:val="105"/>
            <w:sz w:val="22"/>
            <w:szCs w:val="22"/>
            <w:rPrChange w:id="4085" w:author="Claire Kouba" w:date="2023-09-12T16:52:00Z">
              <w:rPr>
                <w:spacing w:val="-12"/>
                <w:w w:val="105"/>
              </w:rPr>
            </w:rPrChange>
          </w:rPr>
          <w:delText xml:space="preserve"> </w:delText>
        </w:r>
        <w:r w:rsidRPr="00D753AC" w:rsidDel="009E484D">
          <w:rPr>
            <w:rFonts w:cs="Times New Roman"/>
            <w:w w:val="105"/>
            <w:sz w:val="22"/>
            <w:szCs w:val="22"/>
          </w:rPr>
          <w:delText>values</w:delText>
        </w:r>
        <w:r w:rsidRPr="00D753AC" w:rsidDel="009E484D">
          <w:rPr>
            <w:rFonts w:cs="Times New Roman"/>
            <w:spacing w:val="-24"/>
            <w:w w:val="105"/>
            <w:sz w:val="22"/>
            <w:szCs w:val="22"/>
            <w:rPrChange w:id="4086" w:author="Claire Kouba" w:date="2023-09-12T16:52:00Z">
              <w:rPr>
                <w:spacing w:val="-12"/>
                <w:w w:val="105"/>
              </w:rPr>
            </w:rPrChange>
          </w:rPr>
          <w:delText xml:space="preserve"> </w:delText>
        </w:r>
        <w:r w:rsidRPr="00D753AC" w:rsidDel="009E484D">
          <w:rPr>
            <w:rFonts w:cs="Times New Roman"/>
            <w:w w:val="105"/>
            <w:sz w:val="22"/>
            <w:szCs w:val="22"/>
          </w:rPr>
          <w:delText>of</w:delText>
        </w:r>
      </w:del>
      <w:ins w:id="4087" w:author="Claire Kouba" w:date="2023-09-25T11:34:00Z">
        <w:r w:rsidR="009E484D">
          <w:rPr>
            <w:rFonts w:cs="Times New Roman"/>
            <w:w w:val="105"/>
            <w:sz w:val="22"/>
            <w:szCs w:val="22"/>
          </w:rPr>
          <w:t>correlation</w:t>
        </w:r>
      </w:ins>
      <w:r w:rsidRPr="00D753AC">
        <w:rPr>
          <w:rFonts w:cs="Times New Roman"/>
          <w:spacing w:val="-24"/>
          <w:w w:val="105"/>
          <w:sz w:val="22"/>
          <w:szCs w:val="22"/>
          <w:rPrChange w:id="4088" w:author="Claire Kouba" w:date="2023-09-12T16:52:00Z">
            <w:rPr>
              <w:w w:val="99"/>
            </w:rPr>
          </w:rPrChange>
        </w:rPr>
        <w:t xml:space="preserve"> </w:t>
      </w:r>
      <w:ins w:id="4089" w:author="Claire Kouba" w:date="2023-09-25T11:34:00Z">
        <w:r w:rsidR="009E484D">
          <w:rPr>
            <w:rFonts w:cs="Times New Roman"/>
            <w:spacing w:val="-24"/>
            <w:w w:val="105"/>
            <w:sz w:val="22"/>
            <w:szCs w:val="22"/>
          </w:rPr>
          <w:t>(</w:t>
        </w:r>
      </w:ins>
      <w:r w:rsidRPr="00D753AC">
        <w:rPr>
          <w:rFonts w:cs="Times New Roman"/>
          <w:i/>
          <w:w w:val="105"/>
          <w:sz w:val="22"/>
          <w:szCs w:val="22"/>
        </w:rPr>
        <w:t>R</w:t>
      </w:r>
      <w:ins w:id="4090" w:author="Claire Kouba" w:date="2023-09-25T11:34:00Z">
        <w:r w:rsidR="009E484D" w:rsidRPr="009E484D">
          <w:rPr>
            <w:rFonts w:cs="Times New Roman"/>
            <w:w w:val="105"/>
            <w:sz w:val="22"/>
            <w:szCs w:val="22"/>
            <w:rPrChange w:id="4091" w:author="Claire Kouba" w:date="2023-09-25T11:35:00Z">
              <w:rPr>
                <w:rFonts w:cs="Times New Roman"/>
                <w:i/>
                <w:w w:val="105"/>
                <w:sz w:val="22"/>
                <w:szCs w:val="22"/>
              </w:rPr>
            </w:rPrChange>
          </w:rPr>
          <w:t>)</w:t>
        </w:r>
      </w:ins>
      <w:r w:rsidRPr="00D753AC">
        <w:rPr>
          <w:rFonts w:cs="Times New Roman"/>
          <w:i/>
          <w:spacing w:val="-29"/>
          <w:w w:val="105"/>
          <w:sz w:val="22"/>
          <w:szCs w:val="22"/>
          <w:rPrChange w:id="4092" w:author="Claire Kouba" w:date="2023-09-12T16:52:00Z">
            <w:rPr>
              <w:i/>
              <w:spacing w:val="-13"/>
              <w:w w:val="105"/>
            </w:rPr>
          </w:rPrChange>
        </w:rPr>
        <w:t xml:space="preserve"> </w:t>
      </w:r>
      <w:r w:rsidRPr="00D753AC">
        <w:rPr>
          <w:rFonts w:cs="Times New Roman"/>
          <w:w w:val="105"/>
          <w:sz w:val="22"/>
          <w:szCs w:val="22"/>
        </w:rPr>
        <w:t>for</w:t>
      </w:r>
      <w:r w:rsidRPr="00D753AC">
        <w:rPr>
          <w:rFonts w:cs="Times New Roman"/>
          <w:spacing w:val="-24"/>
          <w:w w:val="105"/>
          <w:sz w:val="22"/>
          <w:szCs w:val="22"/>
          <w:rPrChange w:id="4093" w:author="Claire Kouba" w:date="2023-09-12T16:52:00Z">
            <w:rPr>
              <w:spacing w:val="-8"/>
              <w:w w:val="105"/>
            </w:rPr>
          </w:rPrChange>
        </w:rPr>
        <w:t xml:space="preserve"> </w:t>
      </w:r>
      <w:r w:rsidRPr="00D753AC">
        <w:rPr>
          <w:rFonts w:cs="Times New Roman"/>
          <w:w w:val="105"/>
          <w:sz w:val="22"/>
          <w:szCs w:val="22"/>
        </w:rPr>
        <w:t>between</w:t>
      </w:r>
      <w:r w:rsidRPr="00D753AC">
        <w:rPr>
          <w:rFonts w:cs="Times New Roman"/>
          <w:spacing w:val="-24"/>
          <w:w w:val="105"/>
          <w:sz w:val="22"/>
          <w:szCs w:val="22"/>
          <w:rPrChange w:id="4094" w:author="Claire Kouba" w:date="2023-09-12T16:52:00Z">
            <w:rPr>
              <w:spacing w:val="-8"/>
              <w:w w:val="105"/>
            </w:rPr>
          </w:rPrChange>
        </w:rPr>
        <w:t xml:space="preserve"> </w:t>
      </w:r>
      <w:r w:rsidRPr="00D753AC">
        <w:rPr>
          <w:rFonts w:cs="Times New Roman"/>
          <w:w w:val="105"/>
          <w:sz w:val="22"/>
          <w:szCs w:val="22"/>
        </w:rPr>
        <w:t>ET</w:t>
      </w:r>
      <w:r w:rsidRPr="00D753AC">
        <w:rPr>
          <w:rFonts w:cs="Times New Roman"/>
          <w:w w:val="105"/>
          <w:position w:val="-2"/>
          <w:sz w:val="22"/>
          <w:szCs w:val="22"/>
        </w:rPr>
        <w:t>0</w:t>
      </w:r>
      <w:r w:rsidRPr="00D753AC">
        <w:rPr>
          <w:rFonts w:cs="Times New Roman"/>
          <w:spacing w:val="-3"/>
          <w:w w:val="105"/>
          <w:position w:val="-2"/>
          <w:sz w:val="22"/>
          <w:szCs w:val="22"/>
          <w:rPrChange w:id="4095" w:author="Claire Kouba" w:date="2023-09-12T16:52:00Z">
            <w:rPr>
              <w:spacing w:val="14"/>
              <w:w w:val="105"/>
              <w:position w:val="-2"/>
            </w:rPr>
          </w:rPrChange>
        </w:rPr>
        <w:t xml:space="preserve"> </w:t>
      </w:r>
      <w:r w:rsidRPr="00D753AC">
        <w:rPr>
          <w:rFonts w:cs="Times New Roman"/>
          <w:w w:val="105"/>
          <w:sz w:val="22"/>
          <w:szCs w:val="22"/>
        </w:rPr>
        <w:t>and</w:t>
      </w:r>
      <w:r w:rsidRPr="00D753AC">
        <w:rPr>
          <w:rFonts w:cs="Times New Roman"/>
          <w:spacing w:val="-24"/>
          <w:w w:val="105"/>
          <w:sz w:val="22"/>
          <w:szCs w:val="22"/>
          <w:rPrChange w:id="4096" w:author="Claire Kouba" w:date="2023-09-12T16:52:00Z">
            <w:rPr>
              <w:spacing w:val="-8"/>
              <w:w w:val="105"/>
            </w:rPr>
          </w:rPrChange>
        </w:rPr>
        <w:t xml:space="preserve"> </w:t>
      </w:r>
      <w:r w:rsidRPr="00D753AC">
        <w:rPr>
          <w:rFonts w:cs="Times New Roman"/>
          <w:w w:val="105"/>
          <w:sz w:val="22"/>
          <w:szCs w:val="22"/>
        </w:rPr>
        <w:t>the</w:t>
      </w:r>
      <w:r w:rsidRPr="00D753AC">
        <w:rPr>
          <w:rFonts w:cs="Times New Roman"/>
          <w:spacing w:val="-24"/>
          <w:w w:val="105"/>
          <w:sz w:val="22"/>
          <w:szCs w:val="22"/>
          <w:rPrChange w:id="4097" w:author="Claire Kouba" w:date="2023-09-12T16:52:00Z">
            <w:rPr>
              <w:spacing w:val="-8"/>
              <w:w w:val="105"/>
            </w:rPr>
          </w:rPrChange>
        </w:rPr>
        <w:t xml:space="preserve"> </w:t>
      </w:r>
      <w:r w:rsidRPr="00D753AC">
        <w:rPr>
          <w:rFonts w:cs="Times New Roman"/>
          <w:w w:val="105"/>
          <w:sz w:val="22"/>
          <w:szCs w:val="22"/>
        </w:rPr>
        <w:t>two</w:t>
      </w:r>
      <w:r w:rsidRPr="00D753AC">
        <w:rPr>
          <w:rFonts w:cs="Times New Roman"/>
          <w:spacing w:val="-24"/>
          <w:w w:val="105"/>
          <w:sz w:val="22"/>
          <w:szCs w:val="22"/>
          <w:rPrChange w:id="4098" w:author="Claire Kouba" w:date="2023-09-12T16:52:00Z">
            <w:rPr>
              <w:spacing w:val="-8"/>
              <w:w w:val="105"/>
            </w:rPr>
          </w:rPrChange>
        </w:rPr>
        <w:t xml:space="preserve"> </w:t>
      </w:r>
      <w:r w:rsidRPr="00D753AC">
        <w:rPr>
          <w:rFonts w:cs="Times New Roman"/>
          <w:w w:val="105"/>
          <w:sz w:val="22"/>
          <w:szCs w:val="22"/>
        </w:rPr>
        <w:t>response</w:t>
      </w:r>
      <w:r w:rsidRPr="00D753AC">
        <w:rPr>
          <w:rFonts w:cs="Times New Roman"/>
          <w:spacing w:val="-24"/>
          <w:w w:val="105"/>
          <w:sz w:val="22"/>
          <w:szCs w:val="22"/>
          <w:rPrChange w:id="4099" w:author="Claire Kouba" w:date="2023-09-12T16:52:00Z">
            <w:rPr>
              <w:spacing w:val="-8"/>
              <w:w w:val="105"/>
            </w:rPr>
          </w:rPrChange>
        </w:rPr>
        <w:t xml:space="preserve"> </w:t>
      </w:r>
      <w:r w:rsidRPr="00D753AC">
        <w:rPr>
          <w:rFonts w:cs="Times New Roman"/>
          <w:w w:val="105"/>
          <w:sz w:val="22"/>
          <w:szCs w:val="22"/>
        </w:rPr>
        <w:t>variables</w:t>
      </w:r>
      <w:r w:rsidRPr="00D753AC">
        <w:rPr>
          <w:rFonts w:cs="Times New Roman"/>
          <w:spacing w:val="-24"/>
          <w:w w:val="105"/>
          <w:sz w:val="22"/>
          <w:szCs w:val="22"/>
          <w:rPrChange w:id="4100" w:author="Claire Kouba" w:date="2023-09-12T16:52:00Z">
            <w:rPr>
              <w:spacing w:val="-8"/>
              <w:w w:val="105"/>
            </w:rPr>
          </w:rPrChange>
        </w:rPr>
        <w:t xml:space="preserve"> </w:t>
      </w:r>
      <w:r w:rsidRPr="00D753AC">
        <w:rPr>
          <w:rFonts w:cs="Times New Roman"/>
          <w:w w:val="105"/>
          <w:sz w:val="22"/>
          <w:szCs w:val="22"/>
        </w:rPr>
        <w:t>may</w:t>
      </w:r>
      <w:r w:rsidRPr="00D753AC">
        <w:rPr>
          <w:rFonts w:cs="Times New Roman"/>
          <w:spacing w:val="-24"/>
          <w:w w:val="105"/>
          <w:sz w:val="22"/>
          <w:szCs w:val="22"/>
          <w:rPrChange w:id="4101" w:author="Claire Kouba" w:date="2023-09-12T16:52:00Z">
            <w:rPr>
              <w:spacing w:val="-8"/>
              <w:w w:val="105"/>
            </w:rPr>
          </w:rPrChange>
        </w:rPr>
        <w:t xml:space="preserve"> </w:t>
      </w:r>
      <w:r w:rsidRPr="00D753AC">
        <w:rPr>
          <w:rFonts w:cs="Times New Roman"/>
          <w:w w:val="105"/>
          <w:sz w:val="22"/>
          <w:szCs w:val="22"/>
        </w:rPr>
        <w:t>be</w:t>
      </w:r>
      <w:r w:rsidRPr="00D753AC">
        <w:rPr>
          <w:rFonts w:cs="Times New Roman"/>
          <w:spacing w:val="-24"/>
          <w:w w:val="105"/>
          <w:sz w:val="22"/>
          <w:szCs w:val="22"/>
          <w:rPrChange w:id="4102" w:author="Claire Kouba" w:date="2023-09-12T16:52:00Z">
            <w:rPr>
              <w:spacing w:val="-8"/>
              <w:w w:val="105"/>
            </w:rPr>
          </w:rPrChange>
        </w:rPr>
        <w:t xml:space="preserve"> </w:t>
      </w:r>
      <w:r w:rsidRPr="00D753AC">
        <w:rPr>
          <w:rFonts w:cs="Times New Roman"/>
          <w:w w:val="105"/>
          <w:sz w:val="22"/>
          <w:szCs w:val="22"/>
        </w:rPr>
        <w:t>due</w:t>
      </w:r>
      <w:r w:rsidRPr="00D753AC">
        <w:rPr>
          <w:rFonts w:cs="Times New Roman"/>
          <w:spacing w:val="-24"/>
          <w:w w:val="105"/>
          <w:sz w:val="22"/>
          <w:szCs w:val="22"/>
          <w:rPrChange w:id="4103" w:author="Claire Kouba" w:date="2023-09-12T16:52:00Z">
            <w:rPr>
              <w:spacing w:val="-8"/>
              <w:w w:val="105"/>
            </w:rPr>
          </w:rPrChange>
        </w:rPr>
        <w:t xml:space="preserve"> </w:t>
      </w:r>
      <w:r w:rsidRPr="00D753AC">
        <w:rPr>
          <w:rFonts w:cs="Times New Roman"/>
          <w:w w:val="105"/>
          <w:sz w:val="22"/>
          <w:szCs w:val="22"/>
        </w:rPr>
        <w:t>to</w:t>
      </w:r>
      <w:r w:rsidRPr="00D753AC">
        <w:rPr>
          <w:rFonts w:cs="Times New Roman"/>
          <w:w w:val="99"/>
          <w:sz w:val="22"/>
          <w:szCs w:val="22"/>
          <w:rPrChange w:id="4104" w:author="Claire Kouba" w:date="2023-09-12T16:52:00Z">
            <w:rPr>
              <w:spacing w:val="-8"/>
              <w:w w:val="105"/>
            </w:rPr>
          </w:rPrChange>
        </w:rPr>
        <w:t xml:space="preserve"> </w:t>
      </w:r>
      <w:r w:rsidRPr="00D753AC">
        <w:rPr>
          <w:rFonts w:cs="Times New Roman"/>
          <w:w w:val="105"/>
          <w:sz w:val="22"/>
          <w:szCs w:val="22"/>
        </w:rPr>
        <w:t>a</w:t>
      </w:r>
      <w:r w:rsidRPr="00D753AC">
        <w:rPr>
          <w:rFonts w:cs="Times New Roman"/>
          <w:spacing w:val="-26"/>
          <w:w w:val="105"/>
          <w:sz w:val="22"/>
          <w:szCs w:val="22"/>
          <w:rPrChange w:id="4105" w:author="Claire Kouba" w:date="2023-09-12T16:52:00Z">
            <w:rPr>
              <w:spacing w:val="-8"/>
              <w:w w:val="105"/>
            </w:rPr>
          </w:rPrChange>
        </w:rPr>
        <w:t xml:space="preserve"> </w:t>
      </w:r>
      <w:r w:rsidRPr="00D753AC">
        <w:rPr>
          <w:rFonts w:cs="Times New Roman"/>
          <w:w w:val="105"/>
          <w:sz w:val="22"/>
          <w:szCs w:val="22"/>
        </w:rPr>
        <w:t>small</w:t>
      </w:r>
      <w:r w:rsidRPr="00D753AC">
        <w:rPr>
          <w:rFonts w:cs="Times New Roman"/>
          <w:spacing w:val="-26"/>
          <w:w w:val="105"/>
          <w:sz w:val="22"/>
          <w:szCs w:val="22"/>
          <w:rPrChange w:id="4106" w:author="Claire Kouba" w:date="2023-09-12T16:52:00Z">
            <w:rPr>
              <w:spacing w:val="-8"/>
              <w:w w:val="105"/>
            </w:rPr>
          </w:rPrChange>
        </w:rPr>
        <w:t xml:space="preserve"> </w:t>
      </w:r>
      <w:r w:rsidRPr="00D753AC">
        <w:rPr>
          <w:rFonts w:cs="Times New Roman"/>
          <w:w w:val="105"/>
          <w:sz w:val="22"/>
          <w:szCs w:val="22"/>
        </w:rPr>
        <w:t>sample</w:t>
      </w:r>
      <w:r w:rsidRPr="00D753AC">
        <w:rPr>
          <w:rFonts w:cs="Times New Roman"/>
          <w:spacing w:val="-26"/>
          <w:w w:val="105"/>
          <w:sz w:val="22"/>
          <w:szCs w:val="22"/>
          <w:rPrChange w:id="4107" w:author="Claire Kouba" w:date="2023-09-12T16:52:00Z">
            <w:rPr>
              <w:spacing w:val="-8"/>
              <w:w w:val="105"/>
            </w:rPr>
          </w:rPrChange>
        </w:rPr>
        <w:t xml:space="preserve"> </w:t>
      </w:r>
      <w:r w:rsidRPr="00D753AC">
        <w:rPr>
          <w:rFonts w:cs="Times New Roman"/>
          <w:w w:val="105"/>
          <w:sz w:val="22"/>
          <w:szCs w:val="22"/>
        </w:rPr>
        <w:t>size,</w:t>
      </w:r>
      <w:r w:rsidRPr="00D753AC">
        <w:rPr>
          <w:rFonts w:cs="Times New Roman"/>
          <w:spacing w:val="-26"/>
          <w:w w:val="105"/>
          <w:sz w:val="22"/>
          <w:szCs w:val="22"/>
          <w:rPrChange w:id="4108" w:author="Claire Kouba" w:date="2023-09-12T16:52:00Z">
            <w:rPr>
              <w:spacing w:val="-8"/>
              <w:w w:val="105"/>
            </w:rPr>
          </w:rPrChange>
        </w:rPr>
        <w:t xml:space="preserve"> </w:t>
      </w:r>
      <w:r w:rsidRPr="00D753AC">
        <w:rPr>
          <w:rFonts w:cs="Times New Roman"/>
          <w:w w:val="105"/>
          <w:sz w:val="22"/>
          <w:szCs w:val="22"/>
        </w:rPr>
        <w:t>as</w:t>
      </w:r>
      <w:r w:rsidRPr="00D753AC">
        <w:rPr>
          <w:rFonts w:cs="Times New Roman"/>
          <w:spacing w:val="-26"/>
          <w:w w:val="105"/>
          <w:sz w:val="22"/>
          <w:szCs w:val="22"/>
          <w:rPrChange w:id="4109" w:author="Claire Kouba" w:date="2023-09-12T16:52:00Z">
            <w:rPr>
              <w:spacing w:val="-8"/>
              <w:w w:val="105"/>
            </w:rPr>
          </w:rPrChange>
        </w:rPr>
        <w:t xml:space="preserve"> </w:t>
      </w:r>
      <w:r w:rsidRPr="00D753AC">
        <w:rPr>
          <w:rFonts w:cs="Times New Roman"/>
          <w:w w:val="105"/>
          <w:sz w:val="22"/>
          <w:szCs w:val="22"/>
        </w:rPr>
        <w:t>all</w:t>
      </w:r>
      <w:r w:rsidRPr="00D753AC">
        <w:rPr>
          <w:rFonts w:cs="Times New Roman"/>
          <w:spacing w:val="-26"/>
          <w:w w:val="105"/>
          <w:sz w:val="22"/>
          <w:szCs w:val="22"/>
          <w:rPrChange w:id="4110" w:author="Claire Kouba" w:date="2023-09-12T16:52:00Z">
            <w:rPr>
              <w:spacing w:val="-8"/>
              <w:w w:val="105"/>
            </w:rPr>
          </w:rPrChange>
        </w:rPr>
        <w:t xml:space="preserve"> </w:t>
      </w:r>
      <w:r w:rsidRPr="00D753AC">
        <w:rPr>
          <w:rFonts w:cs="Times New Roman"/>
          <w:w w:val="105"/>
          <w:sz w:val="22"/>
          <w:szCs w:val="22"/>
        </w:rPr>
        <w:t>available</w:t>
      </w:r>
      <w:r w:rsidRPr="00D753AC">
        <w:rPr>
          <w:rFonts w:cs="Times New Roman"/>
          <w:spacing w:val="-26"/>
          <w:w w:val="105"/>
          <w:sz w:val="22"/>
          <w:szCs w:val="22"/>
          <w:rPrChange w:id="4111" w:author="Claire Kouba" w:date="2023-09-12T16:52:00Z">
            <w:rPr>
              <w:spacing w:val="-8"/>
              <w:w w:val="105"/>
            </w:rPr>
          </w:rPrChange>
        </w:rPr>
        <w:t xml:space="preserve"> </w:t>
      </w:r>
      <w:r w:rsidRPr="00D753AC">
        <w:rPr>
          <w:rFonts w:cs="Times New Roman"/>
          <w:w w:val="105"/>
          <w:sz w:val="22"/>
          <w:szCs w:val="22"/>
        </w:rPr>
        <w:t>ET</w:t>
      </w:r>
      <w:r w:rsidRPr="00D753AC">
        <w:rPr>
          <w:rFonts w:cs="Times New Roman"/>
          <w:w w:val="105"/>
          <w:position w:val="-2"/>
          <w:sz w:val="22"/>
          <w:szCs w:val="22"/>
        </w:rPr>
        <w:t>0</w:t>
      </w:r>
      <w:r w:rsidRPr="00D753AC">
        <w:rPr>
          <w:rFonts w:cs="Times New Roman"/>
          <w:spacing w:val="-5"/>
          <w:w w:val="105"/>
          <w:position w:val="-2"/>
          <w:sz w:val="22"/>
          <w:szCs w:val="22"/>
          <w:rPrChange w:id="4112" w:author="Claire Kouba" w:date="2023-09-12T16:52:00Z">
            <w:rPr>
              <w:spacing w:val="14"/>
              <w:w w:val="105"/>
              <w:position w:val="-2"/>
            </w:rPr>
          </w:rPrChange>
        </w:rPr>
        <w:t xml:space="preserve"> </w:t>
      </w:r>
      <w:r w:rsidRPr="00D753AC">
        <w:rPr>
          <w:rFonts w:cs="Times New Roman"/>
          <w:w w:val="105"/>
          <w:sz w:val="22"/>
          <w:szCs w:val="22"/>
        </w:rPr>
        <w:t>observations</w:t>
      </w:r>
      <w:r w:rsidRPr="00D753AC">
        <w:rPr>
          <w:rFonts w:cs="Times New Roman"/>
          <w:spacing w:val="-26"/>
          <w:w w:val="105"/>
          <w:sz w:val="22"/>
          <w:szCs w:val="22"/>
          <w:rPrChange w:id="4113" w:author="Claire Kouba" w:date="2023-09-12T16:52:00Z">
            <w:rPr>
              <w:spacing w:val="-8"/>
              <w:w w:val="105"/>
            </w:rPr>
          </w:rPrChange>
        </w:rPr>
        <w:t xml:space="preserve"> </w:t>
      </w:r>
      <w:r w:rsidRPr="00D753AC">
        <w:rPr>
          <w:rFonts w:cs="Times New Roman"/>
          <w:w w:val="105"/>
          <w:sz w:val="22"/>
          <w:szCs w:val="22"/>
        </w:rPr>
        <w:t>or</w:t>
      </w:r>
      <w:r w:rsidRPr="00D753AC">
        <w:rPr>
          <w:rFonts w:cs="Times New Roman"/>
          <w:spacing w:val="-26"/>
          <w:w w:val="105"/>
          <w:sz w:val="22"/>
          <w:szCs w:val="22"/>
          <w:rPrChange w:id="4114" w:author="Claire Kouba" w:date="2023-09-12T16:52:00Z">
            <w:rPr>
              <w:w w:val="99"/>
            </w:rPr>
          </w:rPrChange>
        </w:rPr>
        <w:t xml:space="preserve"> </w:t>
      </w:r>
      <w:r w:rsidRPr="00D753AC">
        <w:rPr>
          <w:rFonts w:cs="Times New Roman"/>
          <w:w w:val="105"/>
          <w:sz w:val="22"/>
          <w:szCs w:val="22"/>
        </w:rPr>
        <w:t>estimates</w:t>
      </w:r>
      <w:r w:rsidRPr="00D753AC">
        <w:rPr>
          <w:rFonts w:cs="Times New Roman"/>
          <w:spacing w:val="-26"/>
          <w:w w:val="105"/>
          <w:sz w:val="22"/>
          <w:szCs w:val="22"/>
          <w:rPrChange w:id="4115" w:author="Claire Kouba" w:date="2023-09-12T16:52:00Z">
            <w:rPr>
              <w:spacing w:val="-25"/>
              <w:w w:val="105"/>
            </w:rPr>
          </w:rPrChange>
        </w:rPr>
        <w:t xml:space="preserve"> </w:t>
      </w:r>
      <w:r w:rsidRPr="00D753AC">
        <w:rPr>
          <w:rFonts w:cs="Times New Roman"/>
          <w:w w:val="105"/>
          <w:sz w:val="22"/>
          <w:szCs w:val="22"/>
        </w:rPr>
        <w:t>were</w:t>
      </w:r>
      <w:r w:rsidRPr="00D753AC">
        <w:rPr>
          <w:rFonts w:cs="Times New Roman"/>
          <w:spacing w:val="-26"/>
          <w:w w:val="105"/>
          <w:sz w:val="22"/>
          <w:szCs w:val="22"/>
          <w:rPrChange w:id="4116" w:author="Claire Kouba" w:date="2023-09-12T16:52:00Z">
            <w:rPr>
              <w:spacing w:val="-25"/>
              <w:w w:val="105"/>
            </w:rPr>
          </w:rPrChange>
        </w:rPr>
        <w:t xml:space="preserve"> </w:t>
      </w:r>
      <w:r w:rsidRPr="00D753AC">
        <w:rPr>
          <w:rFonts w:cs="Times New Roman"/>
          <w:w w:val="105"/>
          <w:sz w:val="22"/>
          <w:szCs w:val="22"/>
        </w:rPr>
        <w:t>collected</w:t>
      </w:r>
      <w:r w:rsidRPr="00D753AC">
        <w:rPr>
          <w:rFonts w:cs="Times New Roman"/>
          <w:spacing w:val="-26"/>
          <w:w w:val="105"/>
          <w:sz w:val="22"/>
          <w:szCs w:val="22"/>
          <w:rPrChange w:id="4117" w:author="Claire Kouba" w:date="2023-09-12T16:52:00Z">
            <w:rPr>
              <w:spacing w:val="-25"/>
              <w:w w:val="105"/>
            </w:rPr>
          </w:rPrChange>
        </w:rPr>
        <w:t xml:space="preserve"> </w:t>
      </w:r>
      <w:r w:rsidRPr="00D753AC">
        <w:rPr>
          <w:rFonts w:cs="Times New Roman"/>
          <w:w w:val="105"/>
          <w:sz w:val="22"/>
          <w:szCs w:val="22"/>
        </w:rPr>
        <w:t>in</w:t>
      </w:r>
      <w:r w:rsidRPr="00D753AC">
        <w:rPr>
          <w:rFonts w:cs="Times New Roman"/>
          <w:spacing w:val="-26"/>
          <w:w w:val="105"/>
          <w:sz w:val="22"/>
          <w:szCs w:val="22"/>
          <w:rPrChange w:id="4118" w:author="Claire Kouba" w:date="2023-09-12T16:52:00Z">
            <w:rPr>
              <w:spacing w:val="-25"/>
              <w:w w:val="105"/>
            </w:rPr>
          </w:rPrChange>
        </w:rPr>
        <w:t xml:space="preserve"> </w:t>
      </w:r>
      <w:r w:rsidRPr="00D753AC">
        <w:rPr>
          <w:rFonts w:cs="Times New Roman"/>
          <w:w w:val="105"/>
          <w:sz w:val="22"/>
          <w:szCs w:val="22"/>
        </w:rPr>
        <w:t>2002</w:t>
      </w:r>
      <w:r w:rsidRPr="00D753AC">
        <w:rPr>
          <w:rFonts w:cs="Times New Roman"/>
          <w:spacing w:val="-26"/>
          <w:w w:val="105"/>
          <w:sz w:val="22"/>
          <w:szCs w:val="22"/>
          <w:rPrChange w:id="4119" w:author="Claire Kouba" w:date="2023-09-12T16:52:00Z">
            <w:rPr>
              <w:spacing w:val="-25"/>
              <w:w w:val="105"/>
            </w:rPr>
          </w:rPrChange>
        </w:rPr>
        <w:t xml:space="preserve"> </w:t>
      </w:r>
      <w:r w:rsidRPr="00D753AC">
        <w:rPr>
          <w:rFonts w:cs="Times New Roman"/>
          <w:w w:val="105"/>
          <w:sz w:val="22"/>
          <w:szCs w:val="22"/>
        </w:rPr>
        <w:t>or</w:t>
      </w:r>
      <w:r w:rsidRPr="00D753AC">
        <w:rPr>
          <w:rFonts w:cs="Times New Roman"/>
          <w:spacing w:val="-26"/>
          <w:w w:val="105"/>
          <w:sz w:val="22"/>
          <w:szCs w:val="22"/>
          <w:rPrChange w:id="4120" w:author="Claire Kouba" w:date="2023-09-12T16:52:00Z">
            <w:rPr>
              <w:spacing w:val="-25"/>
              <w:w w:val="105"/>
            </w:rPr>
          </w:rPrChange>
        </w:rPr>
        <w:t xml:space="preserve"> </w:t>
      </w:r>
      <w:r w:rsidRPr="00D753AC">
        <w:rPr>
          <w:rFonts w:cs="Times New Roman"/>
          <w:w w:val="105"/>
          <w:sz w:val="22"/>
          <w:szCs w:val="22"/>
        </w:rPr>
        <w:t>later</w:t>
      </w:r>
      <w:r w:rsidRPr="00D753AC">
        <w:rPr>
          <w:rFonts w:cs="Times New Roman"/>
          <w:spacing w:val="-26"/>
          <w:w w:val="105"/>
          <w:sz w:val="22"/>
          <w:szCs w:val="22"/>
          <w:rPrChange w:id="4121" w:author="Claire Kouba" w:date="2023-09-12T16:52:00Z">
            <w:rPr>
              <w:spacing w:val="-25"/>
              <w:w w:val="105"/>
            </w:rPr>
          </w:rPrChange>
        </w:rPr>
        <w:t xml:space="preserve"> </w:t>
      </w:r>
      <w:r w:rsidRPr="00D753AC">
        <w:rPr>
          <w:rFonts w:cs="Times New Roman"/>
          <w:w w:val="105"/>
          <w:sz w:val="22"/>
          <w:szCs w:val="22"/>
        </w:rPr>
        <w:t>(i.e.,</w:t>
      </w:r>
      <w:r w:rsidRPr="00D753AC">
        <w:rPr>
          <w:rFonts w:cs="Times New Roman"/>
          <w:spacing w:val="-26"/>
          <w:w w:val="105"/>
          <w:sz w:val="22"/>
          <w:szCs w:val="22"/>
          <w:rPrChange w:id="4122" w:author="Claire Kouba" w:date="2023-09-12T16:52:00Z">
            <w:rPr>
              <w:spacing w:val="-25"/>
              <w:w w:val="105"/>
            </w:rPr>
          </w:rPrChange>
        </w:rPr>
        <w:t xml:space="preserve"> </w:t>
      </w:r>
      <w:r w:rsidRPr="00D753AC">
        <w:rPr>
          <w:rFonts w:cs="Times New Roman"/>
          <w:w w:val="105"/>
          <w:sz w:val="22"/>
          <w:szCs w:val="22"/>
        </w:rPr>
        <w:t>in</w:t>
      </w:r>
      <w:r w:rsidRPr="00D753AC">
        <w:rPr>
          <w:rFonts w:cs="Times New Roman"/>
          <w:spacing w:val="-26"/>
          <w:w w:val="105"/>
          <w:sz w:val="22"/>
          <w:szCs w:val="22"/>
          <w:rPrChange w:id="4123" w:author="Claire Kouba" w:date="2023-09-12T16:52:00Z">
            <w:rPr>
              <w:spacing w:val="-25"/>
              <w:w w:val="105"/>
            </w:rPr>
          </w:rPrChange>
        </w:rPr>
        <w:t xml:space="preserve"> </w:t>
      </w:r>
      <w:r w:rsidRPr="00D753AC">
        <w:rPr>
          <w:rFonts w:cs="Times New Roman"/>
          <w:w w:val="105"/>
          <w:sz w:val="22"/>
          <w:szCs w:val="22"/>
        </w:rPr>
        <w:t>Era</w:t>
      </w:r>
      <w:r w:rsidRPr="00D753AC">
        <w:rPr>
          <w:rFonts w:cs="Times New Roman"/>
          <w:spacing w:val="-26"/>
          <w:w w:val="105"/>
          <w:sz w:val="22"/>
          <w:szCs w:val="22"/>
          <w:rPrChange w:id="4124" w:author="Claire Kouba" w:date="2023-09-12T16:52:00Z">
            <w:rPr>
              <w:spacing w:val="-25"/>
              <w:w w:val="105"/>
            </w:rPr>
          </w:rPrChange>
        </w:rPr>
        <w:t xml:space="preserve"> </w:t>
      </w:r>
      <w:r w:rsidRPr="00D753AC">
        <w:rPr>
          <w:rFonts w:cs="Times New Roman"/>
          <w:w w:val="105"/>
          <w:sz w:val="22"/>
          <w:szCs w:val="22"/>
        </w:rPr>
        <w:t>3;</w:t>
      </w:r>
      <w:r w:rsidRPr="00D753AC">
        <w:rPr>
          <w:rFonts w:cs="Times New Roman"/>
          <w:spacing w:val="-26"/>
          <w:w w:val="105"/>
          <w:sz w:val="22"/>
          <w:szCs w:val="22"/>
          <w:rPrChange w:id="4125" w:author="Claire Kouba" w:date="2023-09-12T16:52:00Z">
            <w:rPr>
              <w:spacing w:val="-25"/>
              <w:w w:val="105"/>
            </w:rPr>
          </w:rPrChange>
        </w:rPr>
        <w:t xml:space="preserve"> </w:t>
      </w:r>
      <w:del w:id="412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w w:val="105"/>
            <w:sz w:val="22"/>
            <w:szCs w:val="22"/>
          </w:rPr>
          <w:fldChar w:fldCharType="end"/>
        </w:r>
        <w:r w:rsidR="00505335" w:rsidRPr="00D753AC">
          <w:rPr>
            <w:rFonts w:cs="Times New Roman"/>
            <w:spacing w:val="-25"/>
            <w:w w:val="105"/>
            <w:sz w:val="22"/>
            <w:szCs w:val="22"/>
          </w:rPr>
          <w:delText xml:space="preserve"> </w:delText>
        </w:r>
        <w:r w:rsidR="00505335" w:rsidRPr="00D753AC">
          <w:rPr>
            <w:rFonts w:cs="Times New Roman"/>
            <w:w w:val="105"/>
            <w:sz w:val="22"/>
            <w:szCs w:val="22"/>
          </w:rPr>
          <w:delText>9</w:delText>
        </w:r>
      </w:del>
      <w:ins w:id="4127"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w w:val="105"/>
            <w:sz w:val="22"/>
            <w:szCs w:val="22"/>
          </w:rPr>
          <w:fldChar w:fldCharType="end"/>
        </w:r>
        <w:r w:rsidRPr="00D753AC">
          <w:rPr>
            <w:rFonts w:cs="Times New Roman"/>
            <w:spacing w:val="-26"/>
            <w:w w:val="105"/>
            <w:sz w:val="22"/>
            <w:szCs w:val="22"/>
          </w:rPr>
          <w:t xml:space="preserve"> </w:t>
        </w:r>
        <w:r w:rsidRPr="00D753AC">
          <w:rPr>
            <w:rFonts w:cs="Times New Roman"/>
            <w:w w:val="105"/>
            <w:sz w:val="22"/>
            <w:szCs w:val="22"/>
          </w:rPr>
          <w:t>A3</w:t>
        </w:r>
      </w:ins>
      <w:r w:rsidRPr="00D753AC">
        <w:rPr>
          <w:rFonts w:cs="Times New Roman"/>
          <w:w w:val="105"/>
          <w:sz w:val="22"/>
          <w:szCs w:val="22"/>
        </w:rPr>
        <w:t>).</w:t>
      </w:r>
    </w:p>
    <w:p w:rsidR="002153D1" w:rsidRPr="00D753AC" w:rsidRDefault="002573FA">
      <w:pPr>
        <w:pStyle w:val="BodyText"/>
        <w:ind w:left="173" w:right="138" w:firstLine="199"/>
        <w:rPr>
          <w:rFonts w:cs="Times New Roman"/>
          <w:sz w:val="22"/>
          <w:szCs w:val="22"/>
        </w:rPr>
        <w:pPrChange w:id="4128" w:author="Claire Kouba" w:date="2023-09-12T16:52:00Z">
          <w:pPr>
            <w:pStyle w:val="BodyText"/>
            <w:spacing w:before="16" w:line="328" w:lineRule="auto"/>
            <w:ind w:left="173" w:right="158" w:firstLine="220"/>
          </w:pPr>
        </w:pPrChange>
      </w:pPr>
      <w:ins w:id="4129" w:author="Claire Kouba" w:date="2023-09-12T16:52:00Z">
        <w:r w:rsidRPr="00D753AC">
          <w:rPr>
            <w:rFonts w:cs="Times New Roman"/>
            <w:sz w:val="22"/>
            <w:szCs w:val="22"/>
          </w:rPr>
          <w:t>Some</w:t>
        </w:r>
        <w:r w:rsidRPr="00D753AC">
          <w:rPr>
            <w:rFonts w:cs="Times New Roman"/>
            <w:spacing w:val="24"/>
            <w:sz w:val="22"/>
            <w:szCs w:val="22"/>
          </w:rPr>
          <w:t xml:space="preserve"> </w:t>
        </w:r>
        <w:r w:rsidRPr="00D753AC">
          <w:rPr>
            <w:rFonts w:cs="Times New Roman"/>
            <w:sz w:val="22"/>
            <w:szCs w:val="22"/>
          </w:rPr>
          <w:t>meteorological</w:t>
        </w:r>
        <w:r w:rsidRPr="00D753AC">
          <w:rPr>
            <w:rFonts w:cs="Times New Roman"/>
            <w:spacing w:val="23"/>
            <w:sz w:val="22"/>
            <w:szCs w:val="22"/>
          </w:rPr>
          <w:t xml:space="preserve"> </w:t>
        </w:r>
        <w:r w:rsidRPr="00D753AC">
          <w:rPr>
            <w:rFonts w:cs="Times New Roman"/>
            <w:sz w:val="22"/>
            <w:szCs w:val="22"/>
          </w:rPr>
          <w:t>timing</w:t>
        </w:r>
        <w:r w:rsidRPr="00D753AC">
          <w:rPr>
            <w:rFonts w:cs="Times New Roman"/>
            <w:spacing w:val="24"/>
            <w:sz w:val="22"/>
            <w:szCs w:val="22"/>
          </w:rPr>
          <w:t xml:space="preserve"> </w:t>
        </w:r>
        <w:r w:rsidRPr="00D753AC">
          <w:rPr>
            <w:rFonts w:cs="Times New Roman"/>
            <w:sz w:val="22"/>
            <w:szCs w:val="22"/>
          </w:rPr>
          <w:t>was</w:t>
        </w:r>
        <w:r w:rsidRPr="00D753AC">
          <w:rPr>
            <w:rFonts w:cs="Times New Roman"/>
            <w:spacing w:val="24"/>
            <w:sz w:val="22"/>
            <w:szCs w:val="22"/>
          </w:rPr>
          <w:t xml:space="preserve"> </w:t>
        </w:r>
        <w:r w:rsidRPr="00D753AC">
          <w:rPr>
            <w:rFonts w:cs="Times New Roman"/>
            <w:sz w:val="22"/>
            <w:szCs w:val="22"/>
          </w:rPr>
          <w:t>evaluated</w:t>
        </w:r>
        <w:r w:rsidRPr="00D753AC">
          <w:rPr>
            <w:rFonts w:cs="Times New Roman"/>
            <w:spacing w:val="23"/>
            <w:sz w:val="22"/>
            <w:szCs w:val="22"/>
          </w:rPr>
          <w:t xml:space="preserve"> </w:t>
        </w:r>
        <w:r w:rsidRPr="00D753AC">
          <w:rPr>
            <w:rFonts w:cs="Times New Roman"/>
            <w:sz w:val="22"/>
            <w:szCs w:val="22"/>
          </w:rPr>
          <w:t>in</w:t>
        </w:r>
        <w:r w:rsidRPr="00D753AC">
          <w:rPr>
            <w:rFonts w:cs="Times New Roman"/>
            <w:spacing w:val="24"/>
            <w:sz w:val="22"/>
            <w:szCs w:val="22"/>
          </w:rPr>
          <w:t xml:space="preserve"> </w:t>
        </w:r>
        <w:r w:rsidRPr="00D753AC">
          <w:rPr>
            <w:rFonts w:cs="Times New Roman"/>
            <w:sz w:val="22"/>
            <w:szCs w:val="22"/>
          </w:rPr>
          <w:t>addition</w:t>
        </w:r>
        <w:r w:rsidRPr="00D753AC">
          <w:rPr>
            <w:rFonts w:cs="Times New Roman"/>
            <w:spacing w:val="24"/>
            <w:sz w:val="22"/>
            <w:szCs w:val="22"/>
          </w:rPr>
          <w:t xml:space="preserve"> </w:t>
        </w:r>
        <w:r w:rsidRPr="00D753AC">
          <w:rPr>
            <w:rFonts w:cs="Times New Roman"/>
            <w:sz w:val="22"/>
            <w:szCs w:val="22"/>
          </w:rPr>
          <w:t>to</w:t>
        </w:r>
        <w:r w:rsidRPr="00D753AC">
          <w:rPr>
            <w:rFonts w:cs="Times New Roman"/>
            <w:spacing w:val="23"/>
            <w:sz w:val="22"/>
            <w:szCs w:val="22"/>
          </w:rPr>
          <w:t xml:space="preserve"> </w:t>
        </w:r>
        <w:r w:rsidRPr="00D753AC">
          <w:rPr>
            <w:rFonts w:cs="Times New Roman"/>
            <w:sz w:val="22"/>
            <w:szCs w:val="22"/>
          </w:rPr>
          <w:t>quantities.</w:t>
        </w:r>
        <w:r w:rsidRPr="00D753AC">
          <w:rPr>
            <w:rFonts w:cs="Times New Roman"/>
            <w:spacing w:val="24"/>
            <w:sz w:val="22"/>
            <w:szCs w:val="22"/>
          </w:rPr>
          <w:t xml:space="preserve"> </w:t>
        </w:r>
      </w:ins>
      <w:r w:rsidRPr="00D753AC">
        <w:rPr>
          <w:rFonts w:cs="Times New Roman"/>
          <w:sz w:val="22"/>
          <w:szCs w:val="22"/>
        </w:rPr>
        <w:t>Both</w:t>
      </w:r>
      <w:r w:rsidRPr="00D753AC">
        <w:rPr>
          <w:rFonts w:cs="Times New Roman"/>
          <w:spacing w:val="24"/>
          <w:sz w:val="22"/>
          <w:szCs w:val="22"/>
          <w:rPrChange w:id="4130" w:author="Claire Kouba" w:date="2023-09-12T16:52:00Z">
            <w:rPr>
              <w:spacing w:val="19"/>
            </w:rPr>
          </w:rPrChange>
        </w:rPr>
        <w:t xml:space="preserve"> </w:t>
      </w:r>
      <w:r w:rsidRPr="00D753AC">
        <w:rPr>
          <w:rFonts w:cs="Times New Roman"/>
          <w:sz w:val="22"/>
          <w:szCs w:val="22"/>
        </w:rPr>
        <w:t>response</w:t>
      </w:r>
      <w:r w:rsidRPr="00D753AC">
        <w:rPr>
          <w:rFonts w:cs="Times New Roman"/>
          <w:spacing w:val="23"/>
          <w:sz w:val="22"/>
          <w:szCs w:val="22"/>
          <w:rPrChange w:id="4131" w:author="Claire Kouba" w:date="2023-09-12T16:52:00Z">
            <w:rPr>
              <w:spacing w:val="19"/>
            </w:rPr>
          </w:rPrChange>
        </w:rPr>
        <w:t xml:space="preserve"> </w:t>
      </w:r>
      <w:r w:rsidRPr="00D753AC">
        <w:rPr>
          <w:rFonts w:cs="Times New Roman"/>
          <w:sz w:val="22"/>
          <w:szCs w:val="22"/>
        </w:rPr>
        <w:t>variables</w:t>
      </w:r>
      <w:r w:rsidRPr="00D753AC">
        <w:rPr>
          <w:rFonts w:cs="Times New Roman"/>
          <w:spacing w:val="24"/>
          <w:sz w:val="22"/>
          <w:szCs w:val="22"/>
          <w:rPrChange w:id="4132" w:author="Claire Kouba" w:date="2023-09-12T16:52:00Z">
            <w:rPr>
              <w:spacing w:val="19"/>
            </w:rPr>
          </w:rPrChange>
        </w:rPr>
        <w:t xml:space="preserve"> </w:t>
      </w:r>
      <w:r w:rsidRPr="00D753AC">
        <w:rPr>
          <w:rFonts w:cs="Times New Roman"/>
          <w:sz w:val="22"/>
          <w:szCs w:val="22"/>
        </w:rPr>
        <w:t>are</w:t>
      </w:r>
      <w:r w:rsidRPr="00D753AC">
        <w:rPr>
          <w:rFonts w:cs="Times New Roman"/>
          <w:spacing w:val="24"/>
          <w:sz w:val="22"/>
          <w:szCs w:val="22"/>
          <w:rPrChange w:id="4133" w:author="Claire Kouba" w:date="2023-09-12T16:52:00Z">
            <w:rPr>
              <w:spacing w:val="19"/>
            </w:rPr>
          </w:rPrChange>
        </w:rPr>
        <w:t xml:space="preserve"> </w:t>
      </w:r>
      <w:del w:id="4134" w:author="Claire Kouba" w:date="2023-09-12T16:52:00Z">
        <w:r w:rsidR="00505335" w:rsidRPr="00D753AC">
          <w:rPr>
            <w:rFonts w:cs="Times New Roman"/>
            <w:sz w:val="22"/>
            <w:szCs w:val="22"/>
          </w:rPr>
          <w:delText>also</w:delText>
        </w:r>
        <w:r w:rsidR="00505335" w:rsidRPr="00D753AC">
          <w:rPr>
            <w:rFonts w:cs="Times New Roman"/>
            <w:spacing w:val="19"/>
            <w:sz w:val="22"/>
            <w:szCs w:val="22"/>
          </w:rPr>
          <w:delText xml:space="preserve"> </w:delText>
        </w:r>
        <w:r w:rsidR="00505335" w:rsidRPr="00D753AC">
          <w:rPr>
            <w:rFonts w:cs="Times New Roman"/>
            <w:sz w:val="22"/>
            <w:szCs w:val="22"/>
          </w:rPr>
          <w:delText>somewhat</w:delText>
        </w:r>
      </w:del>
      <w:ins w:id="4135" w:author="Claire Kouba" w:date="2023-09-12T16:52:00Z">
        <w:r w:rsidRPr="00D753AC">
          <w:rPr>
            <w:rFonts w:cs="Times New Roman"/>
            <w:sz w:val="22"/>
            <w:szCs w:val="22"/>
          </w:rPr>
          <w:t>moderately-to-weakly</w:t>
        </w:r>
      </w:ins>
      <w:r w:rsidRPr="00D753AC">
        <w:rPr>
          <w:rFonts w:cs="Times New Roman"/>
          <w:w w:val="99"/>
          <w:sz w:val="22"/>
          <w:szCs w:val="22"/>
          <w:rPrChange w:id="4136" w:author="Claire Kouba" w:date="2023-09-12T16:52:00Z">
            <w:rPr>
              <w:spacing w:val="19"/>
            </w:rPr>
          </w:rPrChange>
        </w:rPr>
        <w:t xml:space="preserve"> </w:t>
      </w:r>
      <w:r w:rsidRPr="00D753AC">
        <w:rPr>
          <w:rFonts w:cs="Times New Roman"/>
          <w:sz w:val="22"/>
          <w:szCs w:val="22"/>
        </w:rPr>
        <w:t>correlated</w:t>
      </w:r>
      <w:r w:rsidRPr="00D753AC">
        <w:rPr>
          <w:rFonts w:cs="Times New Roman"/>
          <w:sz w:val="22"/>
          <w:szCs w:val="22"/>
          <w:rPrChange w:id="4137" w:author="Claire Kouba" w:date="2023-09-12T16:52:00Z">
            <w:rPr>
              <w:spacing w:val="19"/>
            </w:rPr>
          </w:rPrChange>
        </w:rPr>
        <w:t xml:space="preserve"> </w:t>
      </w:r>
      <w:r w:rsidRPr="00D753AC">
        <w:rPr>
          <w:rFonts w:cs="Times New Roman"/>
          <w:sz w:val="22"/>
          <w:szCs w:val="22"/>
        </w:rPr>
        <w:t>with</w:t>
      </w:r>
      <w:r w:rsidRPr="00D753AC">
        <w:rPr>
          <w:rFonts w:cs="Times New Roman"/>
          <w:sz w:val="22"/>
          <w:szCs w:val="22"/>
          <w:rPrChange w:id="4138" w:author="Claire Kouba" w:date="2023-09-12T16:52:00Z">
            <w:rPr>
              <w:spacing w:val="19"/>
            </w:rPr>
          </w:rPrChange>
        </w:rPr>
        <w:t xml:space="preserve"> </w:t>
      </w:r>
      <w:r w:rsidRPr="00D753AC">
        <w:rPr>
          <w:rFonts w:cs="Times New Roman"/>
          <w:sz w:val="22"/>
          <w:szCs w:val="22"/>
        </w:rPr>
        <w:t>snow</w:t>
      </w:r>
      <w:r w:rsidRPr="00D753AC">
        <w:rPr>
          <w:rFonts w:cs="Times New Roman"/>
          <w:sz w:val="22"/>
          <w:szCs w:val="22"/>
          <w:rPrChange w:id="4139" w:author="Claire Kouba" w:date="2023-09-12T16:52:00Z">
            <w:rPr>
              <w:spacing w:val="19"/>
            </w:rPr>
          </w:rPrChange>
        </w:rPr>
        <w:t xml:space="preserve"> </w:t>
      </w:r>
      <w:r w:rsidRPr="00D753AC">
        <w:rPr>
          <w:rFonts w:cs="Times New Roman"/>
          <w:sz w:val="22"/>
          <w:szCs w:val="22"/>
        </w:rPr>
        <w:t>timing</w:t>
      </w:r>
      <w:r w:rsidRPr="00D753AC">
        <w:rPr>
          <w:rFonts w:cs="Times New Roman"/>
          <w:sz w:val="22"/>
          <w:szCs w:val="22"/>
          <w:rPrChange w:id="4140" w:author="Claire Kouba" w:date="2023-09-12T16:52:00Z">
            <w:rPr>
              <w:spacing w:val="19"/>
            </w:rPr>
          </w:rPrChange>
        </w:rPr>
        <w:t xml:space="preserve"> </w:t>
      </w:r>
      <w:r w:rsidRPr="00D753AC">
        <w:rPr>
          <w:rFonts w:cs="Times New Roman"/>
          <w:sz w:val="22"/>
          <w:szCs w:val="22"/>
        </w:rPr>
        <w:t>(i.e.,</w:t>
      </w:r>
      <w:r w:rsidRPr="00D753AC">
        <w:rPr>
          <w:rFonts w:cs="Times New Roman"/>
          <w:sz w:val="22"/>
          <w:szCs w:val="22"/>
          <w:rPrChange w:id="4141"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142" w:author="Claire Kouba" w:date="2023-09-12T16:52:00Z">
            <w:rPr>
              <w:spacing w:val="19"/>
            </w:rPr>
          </w:rPrChange>
        </w:rPr>
        <w:t xml:space="preserve"> </w:t>
      </w:r>
      <w:r w:rsidRPr="00D753AC">
        <w:rPr>
          <w:rFonts w:cs="Times New Roman"/>
          <w:sz w:val="22"/>
          <w:szCs w:val="22"/>
        </w:rPr>
        <w:t>Julian</w:t>
      </w:r>
      <w:r w:rsidRPr="00D753AC">
        <w:rPr>
          <w:rFonts w:cs="Times New Roman"/>
          <w:sz w:val="22"/>
          <w:szCs w:val="22"/>
          <w:rPrChange w:id="4143" w:author="Claire Kouba" w:date="2023-09-12T16:52:00Z">
            <w:rPr>
              <w:spacing w:val="19"/>
            </w:rPr>
          </w:rPrChange>
        </w:rPr>
        <w:t xml:space="preserve"> </w:t>
      </w:r>
      <w:r w:rsidRPr="00D753AC">
        <w:rPr>
          <w:rFonts w:cs="Times New Roman"/>
          <w:sz w:val="22"/>
          <w:szCs w:val="22"/>
        </w:rPr>
        <w:t>day</w:t>
      </w:r>
      <w:r w:rsidRPr="00D753AC">
        <w:rPr>
          <w:rFonts w:cs="Times New Roman"/>
          <w:sz w:val="22"/>
          <w:szCs w:val="22"/>
          <w:rPrChange w:id="4144" w:author="Claire Kouba" w:date="2023-09-12T16:52:00Z">
            <w:rPr>
              <w:spacing w:val="19"/>
            </w:rPr>
          </w:rPrChange>
        </w:rPr>
        <w:t xml:space="preserve"> </w:t>
      </w:r>
      <w:r w:rsidRPr="00D753AC">
        <w:rPr>
          <w:rFonts w:cs="Times New Roman"/>
          <w:sz w:val="22"/>
          <w:szCs w:val="22"/>
        </w:rPr>
        <w:t>of</w:t>
      </w:r>
      <w:r w:rsidRPr="00D753AC">
        <w:rPr>
          <w:rFonts w:cs="Times New Roman"/>
          <w:sz w:val="22"/>
          <w:szCs w:val="22"/>
          <w:rPrChange w:id="4145"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146" w:author="Claire Kouba" w:date="2023-09-12T16:52:00Z">
            <w:rPr>
              <w:spacing w:val="19"/>
            </w:rPr>
          </w:rPrChange>
        </w:rPr>
        <w:t xml:space="preserve"> </w:t>
      </w:r>
      <w:r w:rsidRPr="00D753AC">
        <w:rPr>
          <w:rFonts w:cs="Times New Roman"/>
          <w:sz w:val="22"/>
          <w:szCs w:val="22"/>
        </w:rPr>
        <w:t>maximum</w:t>
      </w:r>
      <w:r w:rsidRPr="00D753AC">
        <w:rPr>
          <w:rFonts w:cs="Times New Roman"/>
          <w:sz w:val="22"/>
          <w:szCs w:val="22"/>
          <w:rPrChange w:id="4147" w:author="Claire Kouba" w:date="2023-09-12T16:52:00Z">
            <w:rPr>
              <w:spacing w:val="19"/>
            </w:rPr>
          </w:rPrChange>
        </w:rPr>
        <w:t xml:space="preserve"> </w:t>
      </w:r>
      <w:r w:rsidRPr="00D753AC">
        <w:rPr>
          <w:rFonts w:cs="Times New Roman"/>
          <w:sz w:val="22"/>
          <w:szCs w:val="22"/>
        </w:rPr>
        <w:t>measured</w:t>
      </w:r>
      <w:r w:rsidRPr="00D753AC">
        <w:rPr>
          <w:rFonts w:cs="Times New Roman"/>
          <w:sz w:val="22"/>
          <w:szCs w:val="22"/>
          <w:rPrChange w:id="4148" w:author="Claire Kouba" w:date="2023-09-12T16:52:00Z">
            <w:rPr>
              <w:w w:val="99"/>
            </w:rPr>
          </w:rPrChange>
        </w:rPr>
        <w:t xml:space="preserve"> </w:t>
      </w:r>
      <w:r w:rsidRPr="00D753AC">
        <w:rPr>
          <w:rFonts w:cs="Times New Roman"/>
          <w:sz w:val="22"/>
          <w:szCs w:val="22"/>
        </w:rPr>
        <w:t>snowpack</w:t>
      </w:r>
      <w:r w:rsidRPr="00D753AC">
        <w:rPr>
          <w:rFonts w:cs="Times New Roman"/>
          <w:sz w:val="22"/>
          <w:szCs w:val="22"/>
          <w:rPrChange w:id="4149" w:author="Claire Kouba" w:date="2023-09-12T16:52:00Z">
            <w:rPr>
              <w:spacing w:val="16"/>
            </w:rPr>
          </w:rPrChange>
        </w:rPr>
        <w:t xml:space="preserve"> </w:t>
      </w:r>
      <w:r w:rsidRPr="00D753AC">
        <w:rPr>
          <w:rFonts w:cs="Times New Roman"/>
          <w:sz w:val="22"/>
          <w:szCs w:val="22"/>
        </w:rPr>
        <w:t>in</w:t>
      </w:r>
      <w:r w:rsidRPr="00D753AC">
        <w:rPr>
          <w:rFonts w:cs="Times New Roman"/>
          <w:sz w:val="22"/>
          <w:szCs w:val="22"/>
          <w:rPrChange w:id="4150" w:author="Claire Kouba" w:date="2023-09-12T16:52:00Z">
            <w:rPr>
              <w:spacing w:val="16"/>
            </w:rPr>
          </w:rPrChange>
        </w:rPr>
        <w:t xml:space="preserve"> </w:t>
      </w:r>
      <w:r w:rsidRPr="00D753AC">
        <w:rPr>
          <w:rFonts w:cs="Times New Roman"/>
          <w:sz w:val="22"/>
          <w:szCs w:val="22"/>
        </w:rPr>
        <w:t>a</w:t>
      </w:r>
      <w:r w:rsidRPr="00D753AC">
        <w:rPr>
          <w:rFonts w:cs="Times New Roman"/>
          <w:sz w:val="22"/>
          <w:szCs w:val="22"/>
          <w:rPrChange w:id="4151" w:author="Claire Kouba" w:date="2023-09-12T16:52:00Z">
            <w:rPr>
              <w:spacing w:val="16"/>
            </w:rPr>
          </w:rPrChange>
        </w:rPr>
        <w:t xml:space="preserve"> </w:t>
      </w:r>
      <w:r w:rsidRPr="00D753AC">
        <w:rPr>
          <w:rFonts w:cs="Times New Roman"/>
          <w:sz w:val="22"/>
          <w:szCs w:val="22"/>
        </w:rPr>
        <w:t>given</w:t>
      </w:r>
      <w:r w:rsidRPr="00D753AC">
        <w:rPr>
          <w:rFonts w:cs="Times New Roman"/>
          <w:sz w:val="22"/>
          <w:szCs w:val="22"/>
          <w:rPrChange w:id="4152" w:author="Claire Kouba" w:date="2023-09-12T16:52:00Z">
            <w:rPr>
              <w:spacing w:val="16"/>
            </w:rPr>
          </w:rPrChange>
        </w:rPr>
        <w:t xml:space="preserve"> </w:t>
      </w:r>
      <w:r w:rsidRPr="00D753AC">
        <w:rPr>
          <w:rFonts w:cs="Times New Roman"/>
          <w:sz w:val="22"/>
          <w:szCs w:val="22"/>
        </w:rPr>
        <w:t>year;</w:t>
      </w:r>
      <w:r w:rsidRPr="00D753AC">
        <w:rPr>
          <w:rFonts w:cs="Times New Roman"/>
          <w:sz w:val="22"/>
          <w:szCs w:val="22"/>
          <w:rPrChange w:id="4153" w:author="Claire Kouba" w:date="2023-09-12T16:52:00Z">
            <w:rPr>
              <w:spacing w:val="16"/>
            </w:rPr>
          </w:rPrChange>
        </w:rPr>
        <w:t xml:space="preserve"> </w:t>
      </w:r>
      <w:r w:rsidRPr="00D753AC">
        <w:rPr>
          <w:rFonts w:cs="Times New Roman"/>
          <w:i/>
          <w:sz w:val="22"/>
          <w:szCs w:val="22"/>
        </w:rPr>
        <w:t>R</w:t>
      </w:r>
      <w:r w:rsidRPr="00D753AC">
        <w:rPr>
          <w:rFonts w:cs="Times New Roman"/>
          <w:i/>
          <w:sz w:val="22"/>
          <w:szCs w:val="22"/>
          <w:rPrChange w:id="4154" w:author="Claire Kouba" w:date="2023-09-12T16:52:00Z">
            <w:rPr>
              <w:i/>
              <w:spacing w:val="13"/>
            </w:rPr>
          </w:rPrChange>
        </w:rPr>
        <w:t xml:space="preserve"> </w:t>
      </w:r>
      <w:r w:rsidRPr="00D753AC">
        <w:rPr>
          <w:rFonts w:cs="Times New Roman"/>
          <w:sz w:val="22"/>
          <w:szCs w:val="22"/>
        </w:rPr>
        <w:t>of</w:t>
      </w:r>
      <w:r w:rsidRPr="00D753AC">
        <w:rPr>
          <w:rFonts w:cs="Times New Roman"/>
          <w:sz w:val="22"/>
          <w:szCs w:val="22"/>
          <w:rPrChange w:id="4155" w:author="Claire Kouba" w:date="2023-09-12T16:52:00Z">
            <w:rPr>
              <w:spacing w:val="16"/>
            </w:rPr>
          </w:rPrChange>
        </w:rPr>
        <w:t xml:space="preserve"> </w:t>
      </w:r>
      <w:r w:rsidRPr="00D753AC">
        <w:rPr>
          <w:rFonts w:cs="Times New Roman"/>
          <w:sz w:val="22"/>
          <w:szCs w:val="22"/>
        </w:rPr>
        <w:t>0.33</w:t>
      </w:r>
      <w:r w:rsidRPr="00D753AC">
        <w:rPr>
          <w:rFonts w:cs="Times New Roman"/>
          <w:sz w:val="22"/>
          <w:szCs w:val="22"/>
          <w:rPrChange w:id="4156" w:author="Claire Kouba" w:date="2023-09-12T16:52:00Z">
            <w:rPr>
              <w:spacing w:val="16"/>
            </w:rPr>
          </w:rPrChange>
        </w:rPr>
        <w:t xml:space="preserve"> </w:t>
      </w:r>
      <w:r w:rsidRPr="00D753AC">
        <w:rPr>
          <w:rFonts w:cs="Times New Roman"/>
          <w:sz w:val="22"/>
          <w:szCs w:val="22"/>
        </w:rPr>
        <w:t>to</w:t>
      </w:r>
      <w:r w:rsidRPr="00D753AC">
        <w:rPr>
          <w:rFonts w:cs="Times New Roman"/>
          <w:sz w:val="22"/>
          <w:szCs w:val="22"/>
          <w:rPrChange w:id="4157" w:author="Claire Kouba" w:date="2023-09-12T16:52:00Z">
            <w:rPr>
              <w:spacing w:val="16"/>
            </w:rPr>
          </w:rPrChange>
        </w:rPr>
        <w:t xml:space="preserve"> </w:t>
      </w:r>
      <w:r w:rsidRPr="00D753AC">
        <w:rPr>
          <w:rFonts w:cs="Times New Roman"/>
          <w:sz w:val="22"/>
          <w:szCs w:val="22"/>
        </w:rPr>
        <w:t>0.52</w:t>
      </w:r>
      <w:r w:rsidRPr="00D753AC">
        <w:rPr>
          <w:rFonts w:cs="Times New Roman"/>
          <w:sz w:val="22"/>
          <w:szCs w:val="22"/>
          <w:rPrChange w:id="4158" w:author="Claire Kouba" w:date="2023-09-12T16:52:00Z">
            <w:rPr>
              <w:spacing w:val="16"/>
            </w:rPr>
          </w:rPrChange>
        </w:rPr>
        <w:t xml:space="preserve"> </w:t>
      </w:r>
      <w:r w:rsidRPr="00D753AC">
        <w:rPr>
          <w:rFonts w:cs="Times New Roman"/>
          <w:sz w:val="22"/>
          <w:szCs w:val="22"/>
        </w:rPr>
        <w:t>and</w:t>
      </w:r>
      <w:del w:id="4159" w:author="Claire Kouba" w:date="2023-09-12T16:52:00Z">
        <w:r w:rsidR="00505335" w:rsidRPr="00D753AC">
          <w:rPr>
            <w:rFonts w:cs="Times New Roman"/>
            <w:spacing w:val="16"/>
            <w:sz w:val="22"/>
            <w:szCs w:val="22"/>
          </w:rPr>
          <w:delText xml:space="preserve"> </w:delText>
        </w:r>
      </w:del>
      <w:r w:rsidRPr="00D753AC">
        <w:rPr>
          <w:rFonts w:cs="Times New Roman"/>
          <w:sz w:val="22"/>
          <w:szCs w:val="22"/>
        </w:rPr>
        <w:t>-0.</w:t>
      </w:r>
      <w:del w:id="4160" w:author="Claire Kouba" w:date="2023-09-12T16:52:00Z">
        <w:r w:rsidR="00505335" w:rsidRPr="00D753AC">
          <w:rPr>
            <w:rFonts w:cs="Times New Roman"/>
            <w:sz w:val="22"/>
            <w:szCs w:val="22"/>
          </w:rPr>
          <w:delText>24</w:delText>
        </w:r>
      </w:del>
      <w:ins w:id="4161" w:author="Claire Kouba" w:date="2023-09-12T16:52:00Z">
        <w:r w:rsidRPr="00D753AC">
          <w:rPr>
            <w:rFonts w:cs="Times New Roman"/>
            <w:sz w:val="22"/>
            <w:szCs w:val="22"/>
          </w:rPr>
          <w:t>22</w:t>
        </w:r>
      </w:ins>
      <w:r w:rsidRPr="00D753AC">
        <w:rPr>
          <w:rFonts w:cs="Times New Roman"/>
          <w:spacing w:val="12"/>
          <w:sz w:val="22"/>
          <w:szCs w:val="22"/>
          <w:rPrChange w:id="4162" w:author="Claire Kouba" w:date="2023-09-12T16:52:00Z">
            <w:rPr>
              <w:spacing w:val="16"/>
            </w:rPr>
          </w:rPrChange>
        </w:rPr>
        <w:t xml:space="preserve"> </w:t>
      </w:r>
      <w:r w:rsidRPr="00D753AC">
        <w:rPr>
          <w:rFonts w:cs="Times New Roman"/>
          <w:sz w:val="22"/>
          <w:szCs w:val="22"/>
        </w:rPr>
        <w:t>to</w:t>
      </w:r>
      <w:r w:rsidRPr="00D753AC">
        <w:rPr>
          <w:rFonts w:cs="Times New Roman"/>
          <w:spacing w:val="12"/>
          <w:sz w:val="22"/>
          <w:szCs w:val="22"/>
          <w:rPrChange w:id="4163" w:author="Claire Kouba" w:date="2023-09-12T16:52:00Z">
            <w:rPr>
              <w:spacing w:val="16"/>
            </w:rPr>
          </w:rPrChange>
        </w:rPr>
        <w:t xml:space="preserve"> </w:t>
      </w:r>
      <w:r w:rsidRPr="00D753AC">
        <w:rPr>
          <w:rFonts w:cs="Times New Roman"/>
          <w:sz w:val="22"/>
          <w:szCs w:val="22"/>
        </w:rPr>
        <w:t>-0.</w:t>
      </w:r>
      <w:del w:id="4164" w:author="Claire Kouba" w:date="2023-09-12T16:52:00Z">
        <w:r w:rsidR="00505335" w:rsidRPr="00D753AC">
          <w:rPr>
            <w:rFonts w:cs="Times New Roman"/>
            <w:sz w:val="22"/>
            <w:szCs w:val="22"/>
          </w:rPr>
          <w:delText>42</w:delText>
        </w:r>
      </w:del>
      <w:ins w:id="4165" w:author="Claire Kouba" w:date="2023-09-12T16:52:00Z">
        <w:r w:rsidRPr="00D753AC">
          <w:rPr>
            <w:rFonts w:cs="Times New Roman"/>
            <w:sz w:val="22"/>
            <w:szCs w:val="22"/>
          </w:rPr>
          <w:t>38</w:t>
        </w:r>
      </w:ins>
      <w:r w:rsidRPr="00D753AC">
        <w:rPr>
          <w:rFonts w:cs="Times New Roman"/>
          <w:spacing w:val="12"/>
          <w:sz w:val="22"/>
          <w:szCs w:val="22"/>
          <w:rPrChange w:id="4166" w:author="Claire Kouba" w:date="2023-09-12T16:52:00Z">
            <w:rPr>
              <w:spacing w:val="16"/>
            </w:rPr>
          </w:rPrChange>
        </w:rPr>
        <w:t xml:space="preserve"> </w:t>
      </w:r>
      <w:r w:rsidRPr="00D753AC">
        <w:rPr>
          <w:rFonts w:cs="Times New Roman"/>
          <w:sz w:val="22"/>
          <w:szCs w:val="22"/>
        </w:rPr>
        <w:t>for</w:t>
      </w:r>
      <w:r w:rsidRPr="00D753AC">
        <w:rPr>
          <w:rFonts w:cs="Times New Roman"/>
          <w:spacing w:val="12"/>
          <w:sz w:val="22"/>
          <w:szCs w:val="22"/>
          <w:rPrChange w:id="4167" w:author="Claire Kouba" w:date="2023-09-12T16:52:00Z">
            <w:rPr>
              <w:spacing w:val="16"/>
            </w:rPr>
          </w:rPrChange>
        </w:rPr>
        <w:t xml:space="preserve"> </w:t>
      </w:r>
      <w:r w:rsidRPr="00D753AC">
        <w:rPr>
          <w:rFonts w:cs="Times New Roman"/>
          <w:i/>
          <w:sz w:val="22"/>
          <w:szCs w:val="22"/>
        </w:rPr>
        <w:t>V</w:t>
      </w:r>
      <w:r w:rsidRPr="00D753AC">
        <w:rPr>
          <w:rFonts w:cs="Times New Roman"/>
          <w:i/>
          <w:position w:val="-2"/>
          <w:sz w:val="22"/>
          <w:szCs w:val="22"/>
        </w:rPr>
        <w:t>min</w:t>
      </w:r>
      <w:del w:id="4168" w:author="Claire Kouba" w:date="2023-09-12T16:52:00Z">
        <w:r w:rsidR="00505335" w:rsidRPr="00D753AC">
          <w:rPr>
            <w:rFonts w:cs="Times New Roman"/>
            <w:i/>
            <w:position w:val="-2"/>
            <w:sz w:val="22"/>
            <w:szCs w:val="22"/>
          </w:rPr>
          <w:delText>.</w:delText>
        </w:r>
        <w:r w:rsidR="00505335" w:rsidRPr="00D753AC">
          <w:rPr>
            <w:rFonts w:cs="Times New Roman"/>
            <w:i/>
            <w:spacing w:val="14"/>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8"/>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34"/>
          <w:position w:val="-2"/>
          <w:sz w:val="22"/>
          <w:szCs w:val="22"/>
          <w:rPrChange w:id="4169" w:author="Claire Kouba" w:date="2023-09-12T16:52:00Z">
            <w:rPr>
              <w:i/>
              <w:spacing w:val="38"/>
              <w:position w:val="-2"/>
            </w:rPr>
          </w:rPrChange>
        </w:rPr>
        <w:t xml:space="preserve"> </w:t>
      </w:r>
      <w:r w:rsidRPr="00D753AC">
        <w:rPr>
          <w:rFonts w:cs="Times New Roman"/>
          <w:sz w:val="22"/>
          <w:szCs w:val="22"/>
        </w:rPr>
        <w:t>and</w:t>
      </w:r>
      <w:r w:rsidRPr="00D753AC">
        <w:rPr>
          <w:rFonts w:cs="Times New Roman"/>
          <w:spacing w:val="12"/>
          <w:sz w:val="22"/>
          <w:szCs w:val="22"/>
          <w:rPrChange w:id="4170" w:author="Claire Kouba" w:date="2023-09-12T16:52:00Z">
            <w:rPr>
              <w:spacing w:val="16"/>
            </w:rPr>
          </w:rPrChange>
        </w:rPr>
        <w:t xml:space="preserve">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w:t>
      </w:r>
      <w:r w:rsidRPr="00D753AC">
        <w:rPr>
          <w:rFonts w:cs="Times New Roman"/>
          <w:spacing w:val="12"/>
          <w:sz w:val="22"/>
          <w:szCs w:val="22"/>
          <w:rPrChange w:id="4171" w:author="Claire Kouba" w:date="2023-09-12T16:52:00Z">
            <w:rPr>
              <w:spacing w:val="16"/>
            </w:rPr>
          </w:rPrChange>
        </w:rPr>
        <w:t xml:space="preserve"> </w:t>
      </w:r>
      <w:r w:rsidRPr="00D753AC">
        <w:rPr>
          <w:rFonts w:cs="Times New Roman"/>
          <w:sz w:val="22"/>
          <w:szCs w:val="22"/>
        </w:rPr>
        <w:t>respectively),</w:t>
      </w:r>
      <w:r w:rsidRPr="00D753AC">
        <w:rPr>
          <w:rFonts w:cs="Times New Roman"/>
          <w:spacing w:val="12"/>
          <w:sz w:val="22"/>
          <w:szCs w:val="22"/>
          <w:rPrChange w:id="4172" w:author="Claire Kouba" w:date="2023-09-12T16:52:00Z">
            <w:rPr>
              <w:spacing w:val="16"/>
            </w:rPr>
          </w:rPrChange>
        </w:rPr>
        <w:t xml:space="preserve"> </w:t>
      </w:r>
      <w:r w:rsidRPr="00D753AC">
        <w:rPr>
          <w:rFonts w:cs="Times New Roman"/>
          <w:sz w:val="22"/>
          <w:szCs w:val="22"/>
        </w:rPr>
        <w:t>but</w:t>
      </w:r>
      <w:r w:rsidRPr="00D753AC">
        <w:rPr>
          <w:rFonts w:cs="Times New Roman"/>
          <w:spacing w:val="12"/>
          <w:sz w:val="22"/>
          <w:szCs w:val="22"/>
          <w:rPrChange w:id="4173" w:author="Claire Kouba" w:date="2023-09-12T16:52:00Z">
            <w:rPr>
              <w:spacing w:val="16"/>
            </w:rPr>
          </w:rPrChange>
        </w:rPr>
        <w:t xml:space="preserve"> </w:t>
      </w:r>
      <w:r w:rsidRPr="00D753AC">
        <w:rPr>
          <w:rFonts w:cs="Times New Roman"/>
          <w:sz w:val="22"/>
          <w:szCs w:val="22"/>
        </w:rPr>
        <w:t>no</w:t>
      </w:r>
      <w:r w:rsidRPr="00D753AC">
        <w:rPr>
          <w:rFonts w:cs="Times New Roman"/>
          <w:spacing w:val="12"/>
          <w:sz w:val="22"/>
          <w:szCs w:val="22"/>
          <w:rPrChange w:id="4174" w:author="Claire Kouba" w:date="2023-09-12T16:52:00Z">
            <w:rPr>
              <w:spacing w:val="16"/>
            </w:rPr>
          </w:rPrChange>
        </w:rPr>
        <w:t xml:space="preserve"> </w:t>
      </w:r>
      <w:r w:rsidRPr="00D753AC">
        <w:rPr>
          <w:rFonts w:cs="Times New Roman"/>
          <w:sz w:val="22"/>
          <w:szCs w:val="22"/>
        </w:rPr>
        <w:t>significant</w:t>
      </w:r>
      <w:r w:rsidRPr="00D753AC">
        <w:rPr>
          <w:rFonts w:cs="Times New Roman"/>
          <w:spacing w:val="12"/>
          <w:sz w:val="22"/>
          <w:szCs w:val="22"/>
          <w:rPrChange w:id="4175" w:author="Claire Kouba" w:date="2023-09-12T16:52:00Z">
            <w:rPr>
              <w:spacing w:val="-48"/>
            </w:rPr>
          </w:rPrChange>
        </w:rPr>
        <w:t xml:space="preserve"> </w:t>
      </w:r>
      <w:r w:rsidRPr="00D753AC">
        <w:rPr>
          <w:rFonts w:cs="Times New Roman"/>
          <w:sz w:val="22"/>
          <w:szCs w:val="22"/>
        </w:rPr>
        <w:t>correlation</w:t>
      </w:r>
      <w:r w:rsidRPr="00D753AC">
        <w:rPr>
          <w:rFonts w:cs="Times New Roman"/>
          <w:spacing w:val="12"/>
          <w:sz w:val="22"/>
          <w:szCs w:val="22"/>
          <w:rPrChange w:id="4176" w:author="Claire Kouba" w:date="2023-09-12T16:52:00Z">
            <w:rPr>
              <w:spacing w:val="-4"/>
            </w:rPr>
          </w:rPrChange>
        </w:rPr>
        <w:t xml:space="preserve"> </w:t>
      </w:r>
      <w:r w:rsidRPr="00D753AC">
        <w:rPr>
          <w:rFonts w:cs="Times New Roman"/>
          <w:sz w:val="22"/>
          <w:szCs w:val="22"/>
        </w:rPr>
        <w:t>is</w:t>
      </w:r>
      <w:r w:rsidRPr="00D753AC">
        <w:rPr>
          <w:rFonts w:cs="Times New Roman"/>
          <w:spacing w:val="12"/>
          <w:sz w:val="22"/>
          <w:szCs w:val="22"/>
          <w:rPrChange w:id="4177" w:author="Claire Kouba" w:date="2023-09-12T16:52:00Z">
            <w:rPr>
              <w:spacing w:val="-4"/>
            </w:rPr>
          </w:rPrChange>
        </w:rPr>
        <w:t xml:space="preserve"> </w:t>
      </w:r>
      <w:r w:rsidRPr="00D753AC">
        <w:rPr>
          <w:rFonts w:cs="Times New Roman"/>
          <w:sz w:val="22"/>
          <w:szCs w:val="22"/>
        </w:rPr>
        <w:t>evident</w:t>
      </w:r>
      <w:r w:rsidRPr="00D753AC">
        <w:rPr>
          <w:rFonts w:cs="Times New Roman"/>
          <w:spacing w:val="12"/>
          <w:sz w:val="22"/>
          <w:szCs w:val="22"/>
          <w:rPrChange w:id="4178" w:author="Claire Kouba" w:date="2023-09-12T16:52:00Z">
            <w:rPr>
              <w:spacing w:val="-4"/>
            </w:rPr>
          </w:rPrChange>
        </w:rPr>
        <w:t xml:space="preserve"> </w:t>
      </w:r>
      <w:r w:rsidRPr="00D753AC">
        <w:rPr>
          <w:rFonts w:cs="Times New Roman"/>
          <w:sz w:val="22"/>
          <w:szCs w:val="22"/>
        </w:rPr>
        <w:t>between</w:t>
      </w:r>
      <w:r w:rsidRPr="00D753AC">
        <w:rPr>
          <w:rFonts w:cs="Times New Roman"/>
          <w:spacing w:val="12"/>
          <w:sz w:val="22"/>
          <w:szCs w:val="22"/>
          <w:rPrChange w:id="4179" w:author="Claire Kouba" w:date="2023-09-12T16:52:00Z">
            <w:rPr>
              <w:spacing w:val="-4"/>
            </w:rPr>
          </w:rPrChange>
        </w:rPr>
        <w:t xml:space="preserve"> </w:t>
      </w:r>
      <w:r w:rsidRPr="00D753AC">
        <w:rPr>
          <w:rFonts w:cs="Times New Roman"/>
          <w:sz w:val="22"/>
          <w:szCs w:val="22"/>
        </w:rPr>
        <w:t>the</w:t>
      </w:r>
      <w:r w:rsidRPr="00D753AC">
        <w:rPr>
          <w:rFonts w:cs="Times New Roman"/>
          <w:spacing w:val="12"/>
          <w:sz w:val="22"/>
          <w:szCs w:val="22"/>
          <w:rPrChange w:id="4180" w:author="Claire Kouba" w:date="2023-09-12T16:52:00Z">
            <w:rPr>
              <w:spacing w:val="-4"/>
            </w:rPr>
          </w:rPrChange>
        </w:rPr>
        <w:t xml:space="preserve"> </w:t>
      </w:r>
      <w:r w:rsidRPr="00D753AC">
        <w:rPr>
          <w:rFonts w:cs="Times New Roman"/>
          <w:sz w:val="22"/>
          <w:szCs w:val="22"/>
        </w:rPr>
        <w:t>response</w:t>
      </w:r>
      <w:r w:rsidRPr="00D753AC">
        <w:rPr>
          <w:rFonts w:cs="Times New Roman"/>
          <w:spacing w:val="12"/>
          <w:sz w:val="22"/>
          <w:szCs w:val="22"/>
          <w:rPrChange w:id="4181" w:author="Claire Kouba" w:date="2023-09-12T16:52:00Z">
            <w:rPr>
              <w:spacing w:val="-4"/>
            </w:rPr>
          </w:rPrChange>
        </w:rPr>
        <w:t xml:space="preserve"> </w:t>
      </w:r>
      <w:r w:rsidRPr="00D753AC">
        <w:rPr>
          <w:rFonts w:cs="Times New Roman"/>
          <w:sz w:val="22"/>
          <w:szCs w:val="22"/>
        </w:rPr>
        <w:t>variables</w:t>
      </w:r>
      <w:r w:rsidRPr="00D753AC">
        <w:rPr>
          <w:rFonts w:cs="Times New Roman"/>
          <w:spacing w:val="12"/>
          <w:sz w:val="22"/>
          <w:szCs w:val="22"/>
          <w:rPrChange w:id="4182" w:author="Claire Kouba" w:date="2023-09-12T16:52:00Z">
            <w:rPr>
              <w:spacing w:val="-4"/>
            </w:rPr>
          </w:rPrChange>
        </w:rPr>
        <w:t xml:space="preserve"> </w:t>
      </w:r>
      <w:r w:rsidRPr="00D753AC">
        <w:rPr>
          <w:rFonts w:cs="Times New Roman"/>
          <w:sz w:val="22"/>
          <w:szCs w:val="22"/>
        </w:rPr>
        <w:t>and</w:t>
      </w:r>
      <w:r w:rsidRPr="00D753AC">
        <w:rPr>
          <w:rFonts w:cs="Times New Roman"/>
          <w:w w:val="99"/>
          <w:sz w:val="22"/>
          <w:szCs w:val="22"/>
          <w:rPrChange w:id="4183" w:author="Claire Kouba" w:date="2023-09-12T16:52:00Z">
            <w:rPr>
              <w:spacing w:val="-4"/>
            </w:rPr>
          </w:rPrChange>
        </w:rPr>
        <w:t xml:space="preserve"> </w:t>
      </w:r>
      <w:r w:rsidRPr="00D753AC">
        <w:rPr>
          <w:rFonts w:cs="Times New Roman"/>
          <w:sz w:val="22"/>
          <w:szCs w:val="22"/>
        </w:rPr>
        <w:t>precipitation</w:t>
      </w:r>
      <w:r w:rsidRPr="00D753AC">
        <w:rPr>
          <w:rFonts w:cs="Times New Roman"/>
          <w:sz w:val="22"/>
          <w:szCs w:val="22"/>
          <w:rPrChange w:id="4184" w:author="Claire Kouba" w:date="2023-09-12T16:52:00Z">
            <w:rPr>
              <w:spacing w:val="-4"/>
            </w:rPr>
          </w:rPrChange>
        </w:rPr>
        <w:t xml:space="preserve"> </w:t>
      </w:r>
      <w:r w:rsidRPr="00D753AC">
        <w:rPr>
          <w:rFonts w:cs="Times New Roman"/>
          <w:sz w:val="22"/>
          <w:szCs w:val="22"/>
        </w:rPr>
        <w:t>timing</w:t>
      </w:r>
      <w:r w:rsidRPr="00D753AC">
        <w:rPr>
          <w:rFonts w:cs="Times New Roman"/>
          <w:sz w:val="22"/>
          <w:szCs w:val="22"/>
          <w:rPrChange w:id="4185" w:author="Claire Kouba" w:date="2023-09-12T16:52:00Z">
            <w:rPr>
              <w:spacing w:val="-4"/>
            </w:rPr>
          </w:rPrChange>
        </w:rPr>
        <w:t xml:space="preserve"> </w:t>
      </w:r>
      <w:r w:rsidRPr="00D753AC">
        <w:rPr>
          <w:rFonts w:cs="Times New Roman"/>
          <w:sz w:val="22"/>
          <w:szCs w:val="22"/>
        </w:rPr>
        <w:fldChar w:fldCharType="begin"/>
      </w:r>
      <w:r w:rsidRPr="00D753AC">
        <w:rPr>
          <w:rFonts w:cs="Times New Roman"/>
          <w:sz w:val="22"/>
          <w:szCs w:val="22"/>
        </w:rPr>
        <w:instrText xml:space="preserve"> HYPERLINK \l "_bookmark7" </w:instrText>
      </w:r>
      <w:r w:rsidRPr="00D753AC">
        <w:rPr>
          <w:rFonts w:cs="Times New Roman"/>
          <w:sz w:val="22"/>
          <w:szCs w:val="22"/>
        </w:rPr>
        <w:fldChar w:fldCharType="separate"/>
      </w:r>
      <w:r w:rsidRPr="00D753AC">
        <w:rPr>
          <w:rFonts w:cs="Times New Roman"/>
          <w:sz w:val="22"/>
          <w:szCs w:val="22"/>
        </w:rPr>
        <w:t>(Figure</w:t>
      </w:r>
      <w:ins w:id="4186" w:author="Claire Kouba" w:date="2023-09-12T16:52:00Z">
        <w:r w:rsidRPr="00D753AC">
          <w:rPr>
            <w:rFonts w:cs="Times New Roman"/>
            <w:spacing w:val="-12"/>
            <w:sz w:val="22"/>
            <w:szCs w:val="22"/>
          </w:rPr>
          <w:t xml:space="preserve"> </w:t>
        </w:r>
      </w:ins>
      <w:ins w:id="4187" w:author="Claire Kouba" w:date="2023-09-25T11:54:00Z">
        <w:r w:rsidR="000A08F1">
          <w:rPr>
            <w:rFonts w:cs="Times New Roman"/>
            <w:sz w:val="22"/>
            <w:szCs w:val="22"/>
          </w:rPr>
          <w:t>8</w:t>
        </w:r>
      </w:ins>
      <w:ins w:id="4188" w:author="Claire Kouba" w:date="2023-09-12T16:52:00Z">
        <w:r w:rsidRPr="00D753AC">
          <w:rPr>
            <w:rFonts w:cs="Times New Roman"/>
            <w:sz w:val="22"/>
            <w:szCs w:val="22"/>
          </w:rPr>
          <w:t>).</w:t>
        </w:r>
      </w:ins>
      <w:r w:rsidRPr="00D753AC">
        <w:rPr>
          <w:rFonts w:cs="Times New Roman"/>
          <w:sz w:val="22"/>
          <w:szCs w:val="22"/>
        </w:rPr>
        <w:fldChar w:fldCharType="end"/>
      </w:r>
      <w:del w:id="4189" w:author="Claire Kouba" w:date="2023-09-12T16:52:00Z">
        <w:r w:rsidR="00505335" w:rsidRPr="00D753AC">
          <w:rPr>
            <w:rFonts w:cs="Times New Roman"/>
            <w:spacing w:val="-4"/>
            <w:sz w:val="22"/>
            <w:szCs w:val="22"/>
          </w:rPr>
          <w:delText xml:space="preserve"> </w:delText>
        </w:r>
        <w:r w:rsidR="00505335" w:rsidRPr="00D753AC">
          <w:rPr>
            <w:rFonts w:cs="Times New Roman"/>
            <w:sz w:val="22"/>
            <w:szCs w:val="22"/>
          </w:rPr>
          <w:delText>7).</w:delText>
        </w:r>
      </w:del>
    </w:p>
    <w:p w:rsidR="002153D1" w:rsidRPr="00D753AC" w:rsidRDefault="00505335">
      <w:pPr>
        <w:pStyle w:val="BodyText"/>
        <w:spacing w:before="25"/>
        <w:ind w:left="173" w:right="138" w:firstLine="199"/>
        <w:rPr>
          <w:rFonts w:cs="Times New Roman"/>
          <w:sz w:val="22"/>
          <w:szCs w:val="22"/>
        </w:rPr>
        <w:pPrChange w:id="4190" w:author="Claire Kouba" w:date="2023-09-12T16:52:00Z">
          <w:pPr>
            <w:pStyle w:val="BodyText"/>
            <w:spacing w:before="35" w:line="331" w:lineRule="auto"/>
            <w:ind w:left="173" w:right="158" w:firstLine="199"/>
          </w:pPr>
        </w:pPrChange>
      </w:pPr>
      <w:del w:id="4191" w:author="Claire Kouba" w:date="2023-09-12T16:52:00Z">
        <w:r w:rsidRPr="00D753AC">
          <w:rPr>
            <w:rFonts w:cs="Times New Roman"/>
            <w:w w:val="105"/>
            <w:sz w:val="22"/>
            <w:szCs w:val="22"/>
          </w:rPr>
          <w:delText>A</w:delText>
        </w:r>
      </w:del>
      <w:ins w:id="4192" w:author="Claire Kouba" w:date="2023-09-12T16:52:00Z">
        <w:r w:rsidR="002573FA" w:rsidRPr="00D753AC">
          <w:rPr>
            <w:rFonts w:cs="Times New Roman"/>
            <w:w w:val="105"/>
            <w:sz w:val="22"/>
            <w:szCs w:val="22"/>
          </w:rPr>
          <w:t>Finally,</w:t>
        </w:r>
        <w:r w:rsidR="002573FA" w:rsidRPr="00D753AC">
          <w:rPr>
            <w:rFonts w:cs="Times New Roman"/>
            <w:spacing w:val="-25"/>
            <w:w w:val="105"/>
            <w:sz w:val="22"/>
            <w:szCs w:val="22"/>
          </w:rPr>
          <w:t xml:space="preserve"> </w:t>
        </w:r>
        <w:r w:rsidR="002573FA" w:rsidRPr="00D753AC">
          <w:rPr>
            <w:rFonts w:cs="Times New Roman"/>
            <w:w w:val="105"/>
            <w:sz w:val="22"/>
            <w:szCs w:val="22"/>
          </w:rPr>
          <w:t>a</w:t>
        </w:r>
      </w:ins>
      <w:r w:rsidR="002573FA" w:rsidRPr="00D753AC">
        <w:rPr>
          <w:rFonts w:cs="Times New Roman"/>
          <w:spacing w:val="-25"/>
          <w:w w:val="105"/>
          <w:sz w:val="22"/>
          <w:szCs w:val="22"/>
          <w:rPrChange w:id="4193" w:author="Claire Kouba" w:date="2023-09-12T16:52:00Z">
            <w:rPr>
              <w:spacing w:val="-35"/>
              <w:w w:val="105"/>
            </w:rPr>
          </w:rPrChange>
        </w:rPr>
        <w:t xml:space="preserve"> </w:t>
      </w:r>
      <w:r w:rsidR="002573FA" w:rsidRPr="00D753AC">
        <w:rPr>
          <w:rFonts w:cs="Times New Roman"/>
          <w:w w:val="105"/>
          <w:sz w:val="22"/>
          <w:szCs w:val="22"/>
        </w:rPr>
        <w:t>subset</w:t>
      </w:r>
      <w:r w:rsidR="002573FA" w:rsidRPr="00D753AC">
        <w:rPr>
          <w:rFonts w:cs="Times New Roman"/>
          <w:spacing w:val="-25"/>
          <w:w w:val="105"/>
          <w:sz w:val="22"/>
          <w:szCs w:val="22"/>
          <w:rPrChange w:id="4194" w:author="Claire Kouba" w:date="2023-09-12T16:52:00Z">
            <w:rPr>
              <w:spacing w:val="-35"/>
              <w:w w:val="105"/>
            </w:rPr>
          </w:rPrChange>
        </w:rPr>
        <w:t xml:space="preserve"> </w:t>
      </w:r>
      <w:r w:rsidR="002573FA" w:rsidRPr="00D753AC">
        <w:rPr>
          <w:rFonts w:cs="Times New Roman"/>
          <w:w w:val="105"/>
          <w:sz w:val="22"/>
          <w:szCs w:val="22"/>
        </w:rPr>
        <w:t>of</w:t>
      </w:r>
      <w:r w:rsidR="002573FA" w:rsidRPr="00D753AC">
        <w:rPr>
          <w:rFonts w:cs="Times New Roman"/>
          <w:spacing w:val="-25"/>
          <w:w w:val="105"/>
          <w:sz w:val="22"/>
          <w:szCs w:val="22"/>
          <w:rPrChange w:id="4195" w:author="Claire Kouba" w:date="2023-09-12T16:52:00Z">
            <w:rPr>
              <w:spacing w:val="-35"/>
              <w:w w:val="105"/>
            </w:rPr>
          </w:rPrChange>
        </w:rPr>
        <w:t xml:space="preserve"> </w:t>
      </w:r>
      <w:r w:rsidR="002573FA" w:rsidRPr="00D753AC">
        <w:rPr>
          <w:rFonts w:cs="Times New Roman"/>
          <w:w w:val="105"/>
          <w:sz w:val="22"/>
          <w:szCs w:val="22"/>
        </w:rPr>
        <w:t>observations</w:t>
      </w:r>
      <w:r w:rsidR="002573FA" w:rsidRPr="00D753AC">
        <w:rPr>
          <w:rFonts w:cs="Times New Roman"/>
          <w:spacing w:val="-25"/>
          <w:w w:val="105"/>
          <w:sz w:val="22"/>
          <w:szCs w:val="22"/>
          <w:rPrChange w:id="4196" w:author="Claire Kouba" w:date="2023-09-12T16:52:00Z">
            <w:rPr>
              <w:spacing w:val="-35"/>
              <w:w w:val="105"/>
            </w:rPr>
          </w:rPrChange>
        </w:rPr>
        <w:t xml:space="preserve"> </w:t>
      </w:r>
      <w:r w:rsidR="002573FA" w:rsidRPr="00D753AC">
        <w:rPr>
          <w:rFonts w:cs="Times New Roman"/>
          <w:w w:val="105"/>
          <w:sz w:val="22"/>
          <w:szCs w:val="22"/>
        </w:rPr>
        <w:t>from</w:t>
      </w:r>
      <w:r w:rsidR="002573FA" w:rsidRPr="00D753AC">
        <w:rPr>
          <w:rFonts w:cs="Times New Roman"/>
          <w:spacing w:val="-25"/>
          <w:w w:val="105"/>
          <w:sz w:val="22"/>
          <w:szCs w:val="22"/>
          <w:rPrChange w:id="4197" w:author="Claire Kouba" w:date="2023-09-12T16:52:00Z">
            <w:rPr>
              <w:spacing w:val="-35"/>
              <w:w w:val="105"/>
            </w:rPr>
          </w:rPrChange>
        </w:rPr>
        <w:t xml:space="preserve"> </w:t>
      </w:r>
      <w:r w:rsidR="002573FA" w:rsidRPr="00D753AC">
        <w:rPr>
          <w:rFonts w:cs="Times New Roman"/>
          <w:w w:val="105"/>
          <w:sz w:val="22"/>
          <w:szCs w:val="22"/>
        </w:rPr>
        <w:t>the</w:t>
      </w:r>
      <w:r w:rsidR="002573FA" w:rsidRPr="00D753AC">
        <w:rPr>
          <w:rFonts w:cs="Times New Roman"/>
          <w:spacing w:val="-25"/>
          <w:w w:val="105"/>
          <w:sz w:val="22"/>
          <w:szCs w:val="22"/>
          <w:rPrChange w:id="4198" w:author="Claire Kouba" w:date="2023-09-12T16:52:00Z">
            <w:rPr>
              <w:spacing w:val="-35"/>
              <w:w w:val="105"/>
            </w:rPr>
          </w:rPrChange>
        </w:rPr>
        <w:t xml:space="preserve"> </w:t>
      </w:r>
      <w:r w:rsidR="002573FA" w:rsidRPr="00D753AC">
        <w:rPr>
          <w:rFonts w:cs="Times New Roman"/>
          <w:w w:val="105"/>
          <w:sz w:val="22"/>
          <w:szCs w:val="22"/>
        </w:rPr>
        <w:t>previous</w:t>
      </w:r>
      <w:r w:rsidR="002573FA" w:rsidRPr="00D753AC">
        <w:rPr>
          <w:rFonts w:cs="Times New Roman"/>
          <w:spacing w:val="-25"/>
          <w:w w:val="105"/>
          <w:sz w:val="22"/>
          <w:szCs w:val="22"/>
          <w:rPrChange w:id="4199" w:author="Claire Kouba" w:date="2023-09-12T16:52:00Z">
            <w:rPr>
              <w:spacing w:val="-35"/>
              <w:w w:val="105"/>
            </w:rPr>
          </w:rPrChange>
        </w:rPr>
        <w:t xml:space="preserve"> </w:t>
      </w:r>
      <w:r w:rsidR="002573FA" w:rsidRPr="00D753AC">
        <w:rPr>
          <w:rFonts w:cs="Times New Roman"/>
          <w:w w:val="105"/>
          <w:sz w:val="22"/>
          <w:szCs w:val="22"/>
        </w:rPr>
        <w:t>water</w:t>
      </w:r>
      <w:r w:rsidR="002573FA" w:rsidRPr="00D753AC">
        <w:rPr>
          <w:rFonts w:cs="Times New Roman"/>
          <w:spacing w:val="-25"/>
          <w:w w:val="105"/>
          <w:sz w:val="22"/>
          <w:szCs w:val="22"/>
          <w:rPrChange w:id="4200" w:author="Claire Kouba" w:date="2023-09-12T16:52:00Z">
            <w:rPr>
              <w:spacing w:val="-35"/>
              <w:w w:val="105"/>
            </w:rPr>
          </w:rPrChange>
        </w:rPr>
        <w:t xml:space="preserve"> </w:t>
      </w:r>
      <w:r w:rsidR="002573FA" w:rsidRPr="00D753AC">
        <w:rPr>
          <w:rFonts w:cs="Times New Roman"/>
          <w:w w:val="105"/>
          <w:sz w:val="22"/>
          <w:szCs w:val="22"/>
        </w:rPr>
        <w:t>year</w:t>
      </w:r>
      <w:r w:rsidR="002573FA" w:rsidRPr="00D753AC">
        <w:rPr>
          <w:rFonts w:cs="Times New Roman"/>
          <w:spacing w:val="-25"/>
          <w:w w:val="105"/>
          <w:sz w:val="22"/>
          <w:szCs w:val="22"/>
          <w:rPrChange w:id="4201" w:author="Claire Kouba" w:date="2023-09-12T16:52:00Z">
            <w:rPr>
              <w:spacing w:val="-35"/>
              <w:w w:val="105"/>
            </w:rPr>
          </w:rPrChange>
        </w:rPr>
        <w:t xml:space="preserve"> </w:t>
      </w:r>
      <w:r w:rsidR="002573FA" w:rsidRPr="00D753AC">
        <w:rPr>
          <w:rFonts w:cs="Times New Roman"/>
          <w:w w:val="105"/>
          <w:sz w:val="22"/>
          <w:szCs w:val="22"/>
        </w:rPr>
        <w:t>were</w:t>
      </w:r>
      <w:r w:rsidR="002573FA" w:rsidRPr="00D753AC">
        <w:rPr>
          <w:rFonts w:cs="Times New Roman"/>
          <w:spacing w:val="-25"/>
          <w:w w:val="105"/>
          <w:sz w:val="22"/>
          <w:szCs w:val="22"/>
          <w:rPrChange w:id="4202" w:author="Claire Kouba" w:date="2023-09-12T16:52:00Z">
            <w:rPr>
              <w:spacing w:val="-35"/>
              <w:w w:val="105"/>
            </w:rPr>
          </w:rPrChange>
        </w:rPr>
        <w:t xml:space="preserve"> </w:t>
      </w:r>
      <w:r w:rsidR="002573FA" w:rsidRPr="00D753AC">
        <w:rPr>
          <w:rFonts w:cs="Times New Roman"/>
          <w:w w:val="105"/>
          <w:sz w:val="22"/>
          <w:szCs w:val="22"/>
        </w:rPr>
        <w:t>included</w:t>
      </w:r>
      <w:r w:rsidR="002573FA" w:rsidRPr="00D753AC">
        <w:rPr>
          <w:rFonts w:cs="Times New Roman"/>
          <w:spacing w:val="-25"/>
          <w:w w:val="105"/>
          <w:sz w:val="22"/>
          <w:szCs w:val="22"/>
          <w:rPrChange w:id="4203" w:author="Claire Kouba" w:date="2023-09-12T16:52:00Z">
            <w:rPr>
              <w:spacing w:val="-35"/>
              <w:w w:val="105"/>
            </w:rPr>
          </w:rPrChange>
        </w:rPr>
        <w:t xml:space="preserve"> </w:t>
      </w:r>
      <w:r w:rsidR="002573FA" w:rsidRPr="00D753AC">
        <w:rPr>
          <w:rFonts w:cs="Times New Roman"/>
          <w:w w:val="105"/>
          <w:sz w:val="22"/>
          <w:szCs w:val="22"/>
        </w:rPr>
        <w:t>in</w:t>
      </w:r>
      <w:r w:rsidR="002573FA" w:rsidRPr="00D753AC">
        <w:rPr>
          <w:rFonts w:cs="Times New Roman"/>
          <w:spacing w:val="-25"/>
          <w:w w:val="105"/>
          <w:sz w:val="22"/>
          <w:szCs w:val="22"/>
          <w:rPrChange w:id="4204" w:author="Claire Kouba" w:date="2023-09-12T16:52:00Z">
            <w:rPr>
              <w:spacing w:val="-35"/>
              <w:w w:val="105"/>
            </w:rPr>
          </w:rPrChange>
        </w:rPr>
        <w:t xml:space="preserve"> </w:t>
      </w:r>
      <w:r w:rsidR="002573FA" w:rsidRPr="00D753AC">
        <w:rPr>
          <w:rFonts w:cs="Times New Roman"/>
          <w:w w:val="105"/>
          <w:sz w:val="22"/>
          <w:szCs w:val="22"/>
        </w:rPr>
        <w:t>the</w:t>
      </w:r>
      <w:r w:rsidR="002573FA" w:rsidRPr="00D753AC">
        <w:rPr>
          <w:rFonts w:cs="Times New Roman"/>
          <w:spacing w:val="-25"/>
          <w:w w:val="105"/>
          <w:sz w:val="22"/>
          <w:szCs w:val="22"/>
          <w:rPrChange w:id="4205" w:author="Claire Kouba" w:date="2023-09-12T16:52:00Z">
            <w:rPr>
              <w:spacing w:val="-35"/>
              <w:w w:val="105"/>
            </w:rPr>
          </w:rPrChange>
        </w:rPr>
        <w:t xml:space="preserve"> </w:t>
      </w:r>
      <w:r w:rsidR="002573FA" w:rsidRPr="00D753AC">
        <w:rPr>
          <w:rFonts w:cs="Times New Roman"/>
          <w:w w:val="105"/>
          <w:sz w:val="22"/>
          <w:szCs w:val="22"/>
        </w:rPr>
        <w:t>correlation</w:t>
      </w:r>
      <w:r w:rsidR="002573FA" w:rsidRPr="00D753AC">
        <w:rPr>
          <w:rFonts w:cs="Times New Roman"/>
          <w:spacing w:val="-25"/>
          <w:w w:val="105"/>
          <w:sz w:val="22"/>
          <w:szCs w:val="22"/>
          <w:rPrChange w:id="4206" w:author="Claire Kouba" w:date="2023-09-12T16:52:00Z">
            <w:rPr>
              <w:spacing w:val="-35"/>
              <w:w w:val="105"/>
            </w:rPr>
          </w:rPrChange>
        </w:rPr>
        <w:t xml:space="preserve"> </w:t>
      </w:r>
      <w:r w:rsidR="002573FA" w:rsidRPr="00D753AC">
        <w:rPr>
          <w:rFonts w:cs="Times New Roman"/>
          <w:w w:val="105"/>
          <w:sz w:val="22"/>
          <w:szCs w:val="22"/>
        </w:rPr>
        <w:t>matrix</w:t>
      </w:r>
      <w:r w:rsidR="002573FA" w:rsidRPr="00D753AC">
        <w:rPr>
          <w:rFonts w:cs="Times New Roman"/>
          <w:spacing w:val="-25"/>
          <w:w w:val="105"/>
          <w:sz w:val="22"/>
          <w:szCs w:val="22"/>
          <w:rPrChange w:id="4207" w:author="Claire Kouba" w:date="2023-09-12T16:52:00Z">
            <w:rPr>
              <w:spacing w:val="-35"/>
              <w:w w:val="105"/>
            </w:rPr>
          </w:rPrChange>
        </w:rPr>
        <w:t xml:space="preserve"> </w:t>
      </w:r>
      <w:r w:rsidR="002573FA" w:rsidRPr="00D753AC">
        <w:rPr>
          <w:rFonts w:cs="Times New Roman"/>
          <w:w w:val="105"/>
          <w:sz w:val="22"/>
          <w:szCs w:val="22"/>
        </w:rPr>
        <w:t>to</w:t>
      </w:r>
      <w:r w:rsidR="002573FA" w:rsidRPr="00D753AC">
        <w:rPr>
          <w:rFonts w:cs="Times New Roman"/>
          <w:spacing w:val="-25"/>
          <w:w w:val="105"/>
          <w:sz w:val="22"/>
          <w:szCs w:val="22"/>
          <w:rPrChange w:id="4208" w:author="Claire Kouba" w:date="2023-09-12T16:52:00Z">
            <w:rPr>
              <w:spacing w:val="-35"/>
              <w:w w:val="105"/>
            </w:rPr>
          </w:rPrChange>
        </w:rPr>
        <w:t xml:space="preserve"> </w:t>
      </w:r>
      <w:r w:rsidR="002573FA" w:rsidRPr="00D753AC">
        <w:rPr>
          <w:rFonts w:cs="Times New Roman"/>
          <w:w w:val="105"/>
          <w:sz w:val="22"/>
          <w:szCs w:val="22"/>
        </w:rPr>
        <w:t>test</w:t>
      </w:r>
      <w:r w:rsidR="002573FA" w:rsidRPr="00D753AC">
        <w:rPr>
          <w:rFonts w:cs="Times New Roman"/>
          <w:spacing w:val="-25"/>
          <w:w w:val="105"/>
          <w:sz w:val="22"/>
          <w:szCs w:val="22"/>
          <w:rPrChange w:id="4209" w:author="Claire Kouba" w:date="2023-09-12T16:52:00Z">
            <w:rPr>
              <w:spacing w:val="-35"/>
              <w:w w:val="105"/>
            </w:rPr>
          </w:rPrChange>
        </w:rPr>
        <w:t xml:space="preserve"> </w:t>
      </w:r>
      <w:r w:rsidR="002573FA" w:rsidRPr="00D753AC">
        <w:rPr>
          <w:rFonts w:cs="Times New Roman"/>
          <w:w w:val="105"/>
          <w:sz w:val="22"/>
          <w:szCs w:val="22"/>
        </w:rPr>
        <w:t>for</w:t>
      </w:r>
      <w:r w:rsidR="002573FA" w:rsidRPr="00D753AC">
        <w:rPr>
          <w:rFonts w:cs="Times New Roman"/>
          <w:spacing w:val="-25"/>
          <w:w w:val="105"/>
          <w:sz w:val="22"/>
          <w:szCs w:val="22"/>
          <w:rPrChange w:id="4210" w:author="Claire Kouba" w:date="2023-09-12T16:52:00Z">
            <w:rPr>
              <w:spacing w:val="-35"/>
              <w:w w:val="105"/>
            </w:rPr>
          </w:rPrChange>
        </w:rPr>
        <w:t xml:space="preserve"> </w:t>
      </w:r>
      <w:r w:rsidR="002573FA" w:rsidRPr="00D753AC">
        <w:rPr>
          <w:rFonts w:cs="Times New Roman"/>
          <w:w w:val="105"/>
          <w:sz w:val="22"/>
          <w:szCs w:val="22"/>
        </w:rPr>
        <w:t>multi-year</w:t>
      </w:r>
      <w:r w:rsidR="002573FA" w:rsidRPr="00D753AC">
        <w:rPr>
          <w:rFonts w:cs="Times New Roman"/>
          <w:w w:val="99"/>
          <w:sz w:val="22"/>
          <w:szCs w:val="22"/>
          <w:rPrChange w:id="4211" w:author="Claire Kouba" w:date="2023-09-12T16:52:00Z">
            <w:rPr>
              <w:spacing w:val="-35"/>
              <w:w w:val="105"/>
            </w:rPr>
          </w:rPrChange>
        </w:rPr>
        <w:t xml:space="preserve"> </w:t>
      </w:r>
      <w:r w:rsidR="002573FA" w:rsidRPr="00D753AC">
        <w:rPr>
          <w:rFonts w:cs="Times New Roman"/>
          <w:w w:val="105"/>
          <w:sz w:val="22"/>
          <w:szCs w:val="22"/>
        </w:rPr>
        <w:t>influence</w:t>
      </w:r>
      <w:r w:rsidR="002573FA" w:rsidRPr="00D753AC">
        <w:rPr>
          <w:rFonts w:cs="Times New Roman"/>
          <w:spacing w:val="-23"/>
          <w:w w:val="105"/>
          <w:sz w:val="22"/>
          <w:szCs w:val="22"/>
          <w:rPrChange w:id="4212" w:author="Claire Kouba" w:date="2023-09-12T16:52:00Z">
            <w:rPr>
              <w:w w:val="98"/>
            </w:rPr>
          </w:rPrChange>
        </w:rPr>
        <w:t xml:space="preserve"> </w:t>
      </w:r>
      <w:r w:rsidR="002573FA" w:rsidRPr="00D753AC">
        <w:rPr>
          <w:rFonts w:cs="Times New Roman"/>
          <w:w w:val="105"/>
          <w:sz w:val="22"/>
          <w:szCs w:val="22"/>
        </w:rPr>
        <w:t>on</w:t>
      </w:r>
      <w:r w:rsidR="002573FA" w:rsidRPr="00D753AC">
        <w:rPr>
          <w:rFonts w:cs="Times New Roman"/>
          <w:spacing w:val="-23"/>
          <w:w w:val="105"/>
          <w:sz w:val="22"/>
          <w:szCs w:val="22"/>
          <w:rPrChange w:id="4213" w:author="Claire Kouba" w:date="2023-09-12T16:52:00Z">
            <w:rPr>
              <w:spacing w:val="-22"/>
              <w:w w:val="105"/>
            </w:rPr>
          </w:rPrChange>
        </w:rPr>
        <w:t xml:space="preserve"> </w:t>
      </w:r>
      <w:r w:rsidR="002573FA" w:rsidRPr="00D753AC">
        <w:rPr>
          <w:rFonts w:cs="Times New Roman"/>
          <w:w w:val="105"/>
          <w:sz w:val="22"/>
          <w:szCs w:val="22"/>
        </w:rPr>
        <w:t>the</w:t>
      </w:r>
      <w:r w:rsidR="002573FA" w:rsidRPr="00D753AC">
        <w:rPr>
          <w:rFonts w:cs="Times New Roman"/>
          <w:spacing w:val="-23"/>
          <w:w w:val="105"/>
          <w:sz w:val="22"/>
          <w:szCs w:val="22"/>
          <w:rPrChange w:id="4214" w:author="Claire Kouba" w:date="2023-09-12T16:52:00Z">
            <w:rPr>
              <w:spacing w:val="-22"/>
              <w:w w:val="105"/>
            </w:rPr>
          </w:rPrChange>
        </w:rPr>
        <w:t xml:space="preserve"> </w:t>
      </w:r>
      <w:r w:rsidR="002573FA" w:rsidRPr="00D753AC">
        <w:rPr>
          <w:rFonts w:cs="Times New Roman"/>
          <w:w w:val="105"/>
          <w:sz w:val="22"/>
          <w:szCs w:val="22"/>
        </w:rPr>
        <w:t>response</w:t>
      </w:r>
      <w:r w:rsidR="002573FA" w:rsidRPr="00D753AC">
        <w:rPr>
          <w:rFonts w:cs="Times New Roman"/>
          <w:spacing w:val="-23"/>
          <w:w w:val="105"/>
          <w:sz w:val="22"/>
          <w:szCs w:val="22"/>
          <w:rPrChange w:id="4215" w:author="Claire Kouba" w:date="2023-09-12T16:52:00Z">
            <w:rPr>
              <w:spacing w:val="-22"/>
              <w:w w:val="105"/>
            </w:rPr>
          </w:rPrChange>
        </w:rPr>
        <w:t xml:space="preserve"> </w:t>
      </w:r>
      <w:r w:rsidR="002573FA" w:rsidRPr="00D753AC">
        <w:rPr>
          <w:rFonts w:cs="Times New Roman"/>
          <w:w w:val="105"/>
          <w:sz w:val="22"/>
          <w:szCs w:val="22"/>
        </w:rPr>
        <w:t>variables.</w:t>
      </w:r>
      <w:r w:rsidR="002573FA" w:rsidRPr="00D753AC">
        <w:rPr>
          <w:rFonts w:cs="Times New Roman"/>
          <w:spacing w:val="-23"/>
          <w:w w:val="105"/>
          <w:sz w:val="22"/>
          <w:szCs w:val="22"/>
          <w:rPrChange w:id="4216" w:author="Claire Kouba" w:date="2023-09-12T16:52:00Z">
            <w:rPr>
              <w:spacing w:val="-22"/>
              <w:w w:val="105"/>
            </w:rPr>
          </w:rPrChange>
        </w:rPr>
        <w:t xml:space="preserve"> </w:t>
      </w:r>
      <w:r w:rsidR="002573FA" w:rsidRPr="00D753AC">
        <w:rPr>
          <w:rFonts w:cs="Times New Roman"/>
          <w:w w:val="105"/>
          <w:sz w:val="22"/>
          <w:szCs w:val="22"/>
        </w:rPr>
        <w:t>These</w:t>
      </w:r>
      <w:r w:rsidR="002573FA" w:rsidRPr="00D753AC">
        <w:rPr>
          <w:rFonts w:cs="Times New Roman"/>
          <w:spacing w:val="-23"/>
          <w:w w:val="105"/>
          <w:sz w:val="22"/>
          <w:szCs w:val="22"/>
          <w:rPrChange w:id="4217" w:author="Claire Kouba" w:date="2023-09-12T16:52:00Z">
            <w:rPr>
              <w:spacing w:val="-22"/>
              <w:w w:val="105"/>
            </w:rPr>
          </w:rPrChange>
        </w:rPr>
        <w:t xml:space="preserve"> </w:t>
      </w:r>
      <w:r w:rsidR="002573FA" w:rsidRPr="00D753AC">
        <w:rPr>
          <w:rFonts w:cs="Times New Roman"/>
          <w:w w:val="105"/>
          <w:sz w:val="22"/>
          <w:szCs w:val="22"/>
        </w:rPr>
        <w:t>previous-year</w:t>
      </w:r>
      <w:r w:rsidR="002573FA" w:rsidRPr="00D753AC">
        <w:rPr>
          <w:rFonts w:cs="Times New Roman"/>
          <w:spacing w:val="-23"/>
          <w:w w:val="105"/>
          <w:sz w:val="22"/>
          <w:szCs w:val="22"/>
          <w:rPrChange w:id="4218" w:author="Claire Kouba" w:date="2023-09-12T16:52:00Z">
            <w:rPr>
              <w:spacing w:val="-22"/>
              <w:w w:val="105"/>
            </w:rPr>
          </w:rPrChange>
        </w:rPr>
        <w:t xml:space="preserve"> </w:t>
      </w:r>
      <w:r w:rsidR="002573FA" w:rsidRPr="00D753AC">
        <w:rPr>
          <w:rFonts w:cs="Times New Roman"/>
          <w:w w:val="105"/>
          <w:sz w:val="22"/>
          <w:szCs w:val="22"/>
        </w:rPr>
        <w:t>metrics</w:t>
      </w:r>
      <w:r w:rsidR="002573FA" w:rsidRPr="00D753AC">
        <w:rPr>
          <w:rFonts w:cs="Times New Roman"/>
          <w:spacing w:val="-23"/>
          <w:w w:val="105"/>
          <w:sz w:val="22"/>
          <w:szCs w:val="22"/>
          <w:rPrChange w:id="4219" w:author="Claire Kouba" w:date="2023-09-12T16:52:00Z">
            <w:rPr>
              <w:spacing w:val="-22"/>
              <w:w w:val="105"/>
            </w:rPr>
          </w:rPrChange>
        </w:rPr>
        <w:t xml:space="preserve"> </w:t>
      </w:r>
      <w:r w:rsidR="002573FA" w:rsidRPr="00D753AC">
        <w:rPr>
          <w:rFonts w:cs="Times New Roman"/>
          <w:w w:val="105"/>
          <w:sz w:val="22"/>
          <w:szCs w:val="22"/>
        </w:rPr>
        <w:t>had</w:t>
      </w:r>
      <w:r w:rsidR="002573FA" w:rsidRPr="00D753AC">
        <w:rPr>
          <w:rFonts w:cs="Times New Roman"/>
          <w:spacing w:val="-23"/>
          <w:w w:val="105"/>
          <w:sz w:val="22"/>
          <w:szCs w:val="22"/>
          <w:rPrChange w:id="4220" w:author="Claire Kouba" w:date="2023-09-12T16:52:00Z">
            <w:rPr>
              <w:spacing w:val="-22"/>
              <w:w w:val="105"/>
            </w:rPr>
          </w:rPrChange>
        </w:rPr>
        <w:t xml:space="preserve"> </w:t>
      </w:r>
      <w:del w:id="4221" w:author="Claire Kouba" w:date="2023-09-12T16:52:00Z">
        <w:r w:rsidRPr="00D753AC">
          <w:rPr>
            <w:rFonts w:cs="Times New Roman"/>
            <w:w w:val="105"/>
            <w:sz w:val="22"/>
            <w:szCs w:val="22"/>
          </w:rPr>
          <w:delText>a</w:delText>
        </w:r>
        <w:r w:rsidRPr="00D753AC">
          <w:rPr>
            <w:rFonts w:cs="Times New Roman"/>
            <w:spacing w:val="-22"/>
            <w:w w:val="105"/>
            <w:sz w:val="22"/>
            <w:szCs w:val="22"/>
          </w:rPr>
          <w:delText xml:space="preserve"> </w:delText>
        </w:r>
        <w:r w:rsidRPr="00D753AC">
          <w:rPr>
            <w:rFonts w:cs="Times New Roman"/>
            <w:w w:val="105"/>
            <w:sz w:val="22"/>
            <w:szCs w:val="22"/>
          </w:rPr>
          <w:delText>slight</w:delText>
        </w:r>
        <w:r w:rsidRPr="00D753AC">
          <w:rPr>
            <w:rFonts w:cs="Times New Roman"/>
            <w:spacing w:val="-22"/>
            <w:w w:val="105"/>
            <w:sz w:val="22"/>
            <w:szCs w:val="22"/>
          </w:rPr>
          <w:delText xml:space="preserve"> </w:delText>
        </w:r>
        <w:r w:rsidRPr="00D753AC">
          <w:rPr>
            <w:rFonts w:cs="Times New Roman"/>
            <w:w w:val="105"/>
            <w:sz w:val="22"/>
            <w:szCs w:val="22"/>
          </w:rPr>
          <w:delText>positive</w:delText>
        </w:r>
        <w:r w:rsidRPr="00D753AC">
          <w:rPr>
            <w:rFonts w:cs="Times New Roman"/>
            <w:spacing w:val="-22"/>
            <w:w w:val="105"/>
            <w:sz w:val="22"/>
            <w:szCs w:val="22"/>
          </w:rPr>
          <w:delText xml:space="preserve"> </w:delText>
        </w:r>
        <w:r w:rsidRPr="00D753AC">
          <w:rPr>
            <w:rFonts w:cs="Times New Roman"/>
            <w:w w:val="105"/>
            <w:sz w:val="22"/>
            <w:szCs w:val="22"/>
          </w:rPr>
          <w:delText>correlation</w:delText>
        </w:r>
      </w:del>
      <w:ins w:id="4222" w:author="Claire Kouba" w:date="2023-09-12T16:52:00Z">
        <w:r w:rsidR="002573FA" w:rsidRPr="00D753AC">
          <w:rPr>
            <w:rFonts w:cs="Times New Roman"/>
            <w:w w:val="105"/>
            <w:sz w:val="22"/>
            <w:szCs w:val="22"/>
          </w:rPr>
          <w:t>very</w:t>
        </w:r>
        <w:r w:rsidR="002573FA" w:rsidRPr="00D753AC">
          <w:rPr>
            <w:rFonts w:cs="Times New Roman"/>
            <w:spacing w:val="-23"/>
            <w:w w:val="105"/>
            <w:sz w:val="22"/>
            <w:szCs w:val="22"/>
          </w:rPr>
          <w:t xml:space="preserve"> </w:t>
        </w:r>
        <w:r w:rsidR="002573FA" w:rsidRPr="00D753AC">
          <w:rPr>
            <w:rFonts w:cs="Times New Roman"/>
            <w:w w:val="105"/>
            <w:sz w:val="22"/>
            <w:szCs w:val="22"/>
          </w:rPr>
          <w:t>little</w:t>
        </w:r>
        <w:r w:rsidR="002573FA" w:rsidRPr="00D753AC">
          <w:rPr>
            <w:rFonts w:cs="Times New Roman"/>
            <w:spacing w:val="-23"/>
            <w:w w:val="105"/>
            <w:sz w:val="22"/>
            <w:szCs w:val="22"/>
          </w:rPr>
          <w:t xml:space="preserve"> </w:t>
        </w:r>
        <w:r w:rsidR="002573FA" w:rsidRPr="00D753AC">
          <w:rPr>
            <w:rFonts w:cs="Times New Roman"/>
            <w:w w:val="105"/>
            <w:sz w:val="22"/>
            <w:szCs w:val="22"/>
          </w:rPr>
          <w:t>predictive</w:t>
        </w:r>
        <w:r w:rsidR="002573FA" w:rsidRPr="00D753AC">
          <w:rPr>
            <w:rFonts w:cs="Times New Roman"/>
            <w:spacing w:val="-23"/>
            <w:w w:val="105"/>
            <w:sz w:val="22"/>
            <w:szCs w:val="22"/>
          </w:rPr>
          <w:t xml:space="preserve"> </w:t>
        </w:r>
        <w:r w:rsidR="002573FA" w:rsidRPr="00D753AC">
          <w:rPr>
            <w:rFonts w:cs="Times New Roman"/>
            <w:w w:val="105"/>
            <w:sz w:val="22"/>
            <w:szCs w:val="22"/>
          </w:rPr>
          <w:t>power</w:t>
        </w:r>
        <w:r w:rsidR="002573FA" w:rsidRPr="00D753AC">
          <w:rPr>
            <w:rFonts w:cs="Times New Roman"/>
            <w:spacing w:val="-23"/>
            <w:w w:val="105"/>
            <w:sz w:val="22"/>
            <w:szCs w:val="22"/>
          </w:rPr>
          <w:t xml:space="preserve"> </w:t>
        </w:r>
        <w:r w:rsidR="002573FA" w:rsidRPr="00D753AC">
          <w:rPr>
            <w:rFonts w:cs="Times New Roman"/>
            <w:w w:val="105"/>
            <w:sz w:val="22"/>
            <w:szCs w:val="22"/>
          </w:rPr>
          <w:t>regarding</w:t>
        </w:r>
        <w:r w:rsidR="002573FA" w:rsidRPr="00D753AC">
          <w:rPr>
            <w:rFonts w:cs="Times New Roman"/>
            <w:spacing w:val="-23"/>
            <w:w w:val="105"/>
            <w:sz w:val="22"/>
            <w:szCs w:val="22"/>
          </w:rPr>
          <w:t xml:space="preserve"> </w:t>
        </w:r>
        <w:r w:rsidR="002573FA" w:rsidRPr="00D753AC">
          <w:rPr>
            <w:rFonts w:cs="Times New Roman"/>
            <w:w w:val="105"/>
            <w:sz w:val="22"/>
            <w:szCs w:val="22"/>
          </w:rPr>
          <w:t>minimum</w:t>
        </w:r>
        <w:r w:rsidR="002573FA" w:rsidRPr="00D753AC">
          <w:rPr>
            <w:rFonts w:cs="Times New Roman"/>
            <w:spacing w:val="-23"/>
            <w:w w:val="105"/>
            <w:sz w:val="22"/>
            <w:szCs w:val="22"/>
          </w:rPr>
          <w:t xml:space="preserve"> </w:t>
        </w:r>
        <w:r w:rsidR="002573FA" w:rsidRPr="00D753AC">
          <w:rPr>
            <w:rFonts w:cs="Times New Roman"/>
            <w:w w:val="105"/>
            <w:sz w:val="22"/>
            <w:szCs w:val="22"/>
          </w:rPr>
          <w:t>flows</w:t>
        </w:r>
        <w:r w:rsidR="002573FA" w:rsidRPr="00D753AC">
          <w:rPr>
            <w:rFonts w:cs="Times New Roman"/>
            <w:w w:val="99"/>
            <w:sz w:val="22"/>
            <w:szCs w:val="22"/>
          </w:rPr>
          <w:t xml:space="preserve"> </w:t>
        </w:r>
        <w:r w:rsidR="002573FA" w:rsidRPr="00D753AC">
          <w:rPr>
            <w:rFonts w:cs="Times New Roman"/>
            <w:w w:val="105"/>
            <w:sz w:val="22"/>
            <w:szCs w:val="22"/>
          </w:rPr>
          <w:t>(correlated</w:t>
        </w:r>
      </w:ins>
      <w:r w:rsidR="002573FA" w:rsidRPr="00D753AC">
        <w:rPr>
          <w:rFonts w:cs="Times New Roman"/>
          <w:spacing w:val="-15"/>
          <w:w w:val="105"/>
          <w:sz w:val="22"/>
          <w:szCs w:val="22"/>
          <w:rPrChange w:id="4223" w:author="Claire Kouba" w:date="2023-09-12T16:52:00Z">
            <w:rPr>
              <w:spacing w:val="-22"/>
              <w:w w:val="105"/>
            </w:rPr>
          </w:rPrChange>
        </w:rPr>
        <w:t xml:space="preserve"> </w:t>
      </w:r>
      <w:r w:rsidR="002573FA" w:rsidRPr="00D753AC">
        <w:rPr>
          <w:rFonts w:cs="Times New Roman"/>
          <w:w w:val="105"/>
          <w:sz w:val="22"/>
          <w:szCs w:val="22"/>
        </w:rPr>
        <w:t>with</w:t>
      </w:r>
      <w:r w:rsidR="002573FA" w:rsidRPr="00D753AC">
        <w:rPr>
          <w:rFonts w:cs="Times New Roman"/>
          <w:spacing w:val="-15"/>
          <w:w w:val="105"/>
          <w:sz w:val="22"/>
          <w:szCs w:val="22"/>
          <w:rPrChange w:id="4224" w:author="Claire Kouba" w:date="2023-09-12T16:52:00Z">
            <w:rPr>
              <w:spacing w:val="-22"/>
              <w:w w:val="105"/>
            </w:rPr>
          </w:rPrChange>
        </w:rPr>
        <w:t xml:space="preserve"> </w:t>
      </w:r>
      <w:r w:rsidR="002573FA" w:rsidRPr="00D753AC">
        <w:rPr>
          <w:rFonts w:cs="Times New Roman"/>
          <w:i/>
          <w:w w:val="105"/>
          <w:sz w:val="22"/>
          <w:szCs w:val="22"/>
        </w:rPr>
        <w:t>V</w:t>
      </w:r>
      <w:r w:rsidR="002573FA" w:rsidRPr="00D753AC">
        <w:rPr>
          <w:rFonts w:cs="Times New Roman"/>
          <w:i/>
          <w:w w:val="105"/>
          <w:position w:val="-2"/>
          <w:sz w:val="22"/>
          <w:szCs w:val="22"/>
        </w:rPr>
        <w:t>min</w:t>
      </w:r>
      <w:del w:id="4225" w:author="Claire Kouba" w:date="2023-09-12T16:52:00Z">
        <w:r w:rsidRPr="00D753AC">
          <w:rPr>
            <w:rFonts w:eastAsia="Arial" w:cs="Times New Roman"/>
            <w:i/>
            <w:w w:val="105"/>
            <w:position w:val="-2"/>
            <w:sz w:val="22"/>
            <w:szCs w:val="22"/>
          </w:rPr>
          <w:delText>.</w:delText>
        </w:r>
        <w:r w:rsidRPr="00D753AC">
          <w:rPr>
            <w:rFonts w:eastAsia="Arial" w:cs="Times New Roman"/>
            <w:i/>
            <w:spacing w:val="-11"/>
            <w:w w:val="105"/>
            <w:position w:val="-2"/>
            <w:sz w:val="22"/>
            <w:szCs w:val="22"/>
          </w:rPr>
          <w:delText xml:space="preserve"> </w:delText>
        </w:r>
        <w:r w:rsidRPr="00D753AC">
          <w:rPr>
            <w:rFonts w:eastAsia="Bauhaus 93" w:cs="Times New Roman"/>
            <w:w w:val="105"/>
            <w:position w:val="-2"/>
            <w:sz w:val="22"/>
            <w:szCs w:val="22"/>
          </w:rPr>
          <w:delText>30</w:delText>
        </w:r>
        <w:r w:rsidRPr="00D753AC">
          <w:rPr>
            <w:rFonts w:eastAsia="Bauhaus 93" w:cs="Times New Roman"/>
            <w:spacing w:val="-7"/>
            <w:w w:val="105"/>
            <w:position w:val="-2"/>
            <w:sz w:val="22"/>
            <w:szCs w:val="22"/>
          </w:rPr>
          <w:delText xml:space="preserve"> </w:delText>
        </w:r>
        <w:r w:rsidRPr="00D753AC">
          <w:rPr>
            <w:rFonts w:eastAsia="Arial" w:cs="Times New Roman"/>
            <w:i/>
            <w:w w:val="105"/>
            <w:position w:val="-2"/>
            <w:sz w:val="22"/>
            <w:szCs w:val="22"/>
          </w:rPr>
          <w:delText>days</w:delText>
        </w:r>
        <w:r w:rsidRPr="00D753AC">
          <w:rPr>
            <w:rFonts w:eastAsia="Arial" w:cs="Times New Roman"/>
            <w:i/>
            <w:spacing w:val="-4"/>
            <w:w w:val="105"/>
            <w:position w:val="-2"/>
            <w:sz w:val="22"/>
            <w:szCs w:val="22"/>
          </w:rPr>
          <w:delText xml:space="preserve"> </w:delText>
        </w:r>
        <w:r w:rsidRPr="00D753AC">
          <w:rPr>
            <w:rFonts w:cs="Times New Roman"/>
            <w:w w:val="105"/>
            <w:sz w:val="22"/>
            <w:szCs w:val="22"/>
          </w:rPr>
          <w:delText>(</w:delText>
        </w:r>
      </w:del>
      <w:ins w:id="4226" w:author="Claire Kouba" w:date="2023-09-12T16:52:00Z">
        <w:r w:rsidR="002573FA" w:rsidRPr="00D753AC">
          <w:rPr>
            <w:rFonts w:cs="Times New Roman"/>
            <w:i/>
            <w:spacing w:val="5"/>
            <w:w w:val="105"/>
            <w:position w:val="-2"/>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w w:val="105"/>
            <w:sz w:val="22"/>
            <w:szCs w:val="22"/>
          </w:rPr>
          <w:t>an</w:t>
        </w:r>
        <w:r w:rsidR="002573FA" w:rsidRPr="00D753AC">
          <w:rPr>
            <w:rFonts w:cs="Times New Roman"/>
            <w:spacing w:val="-15"/>
            <w:w w:val="105"/>
            <w:sz w:val="22"/>
            <w:szCs w:val="22"/>
          </w:rPr>
          <w:t xml:space="preserve"> </w:t>
        </w:r>
      </w:ins>
      <w:r w:rsidR="002573FA" w:rsidRPr="00D753AC">
        <w:rPr>
          <w:rFonts w:cs="Times New Roman"/>
          <w:i/>
          <w:w w:val="105"/>
          <w:sz w:val="22"/>
          <w:szCs w:val="22"/>
        </w:rPr>
        <w:t>R</w:t>
      </w:r>
      <w:r w:rsidR="002573FA" w:rsidRPr="00D753AC">
        <w:rPr>
          <w:rFonts w:cs="Times New Roman"/>
          <w:i/>
          <w:spacing w:val="-19"/>
          <w:w w:val="105"/>
          <w:sz w:val="22"/>
          <w:szCs w:val="22"/>
          <w:rPrChange w:id="4227" w:author="Claire Kouba" w:date="2023-09-12T16:52:00Z">
            <w:rPr>
              <w:i/>
              <w:spacing w:val="-27"/>
              <w:w w:val="105"/>
            </w:rPr>
          </w:rPrChange>
        </w:rPr>
        <w:t xml:space="preserve"> </w:t>
      </w:r>
      <w:r w:rsidR="002573FA" w:rsidRPr="00D753AC">
        <w:rPr>
          <w:rFonts w:cs="Times New Roman"/>
          <w:w w:val="105"/>
          <w:sz w:val="22"/>
          <w:szCs w:val="22"/>
        </w:rPr>
        <w:t>of</w:t>
      </w:r>
      <w:r w:rsidR="002573FA" w:rsidRPr="00D753AC">
        <w:rPr>
          <w:rFonts w:cs="Times New Roman"/>
          <w:spacing w:val="-15"/>
          <w:w w:val="105"/>
          <w:sz w:val="22"/>
          <w:szCs w:val="22"/>
          <w:rPrChange w:id="4228" w:author="Claire Kouba" w:date="2023-09-12T16:52:00Z">
            <w:rPr>
              <w:spacing w:val="-22"/>
              <w:w w:val="105"/>
            </w:rPr>
          </w:rPrChange>
        </w:rPr>
        <w:t xml:space="preserve"> </w:t>
      </w:r>
      <w:r w:rsidR="002573FA" w:rsidRPr="00D753AC">
        <w:rPr>
          <w:rFonts w:cs="Times New Roman"/>
          <w:w w:val="105"/>
          <w:sz w:val="22"/>
          <w:szCs w:val="22"/>
        </w:rPr>
        <w:t>0.29</w:t>
      </w:r>
      <w:r w:rsidR="002573FA" w:rsidRPr="00D753AC">
        <w:rPr>
          <w:rFonts w:cs="Times New Roman"/>
          <w:spacing w:val="-15"/>
          <w:w w:val="105"/>
          <w:sz w:val="22"/>
          <w:szCs w:val="22"/>
          <w:rPrChange w:id="4229" w:author="Claire Kouba" w:date="2023-09-12T16:52:00Z">
            <w:rPr>
              <w:spacing w:val="-22"/>
              <w:w w:val="105"/>
            </w:rPr>
          </w:rPrChange>
        </w:rPr>
        <w:t xml:space="preserve"> </w:t>
      </w:r>
      <w:r w:rsidR="002573FA" w:rsidRPr="00D753AC">
        <w:rPr>
          <w:rFonts w:cs="Times New Roman"/>
          <w:w w:val="105"/>
          <w:sz w:val="22"/>
          <w:szCs w:val="22"/>
        </w:rPr>
        <w:t>to</w:t>
      </w:r>
      <w:r w:rsidR="002573FA" w:rsidRPr="00D753AC">
        <w:rPr>
          <w:rFonts w:cs="Times New Roman"/>
          <w:spacing w:val="-15"/>
          <w:w w:val="105"/>
          <w:sz w:val="22"/>
          <w:szCs w:val="22"/>
          <w:rPrChange w:id="4230" w:author="Claire Kouba" w:date="2023-09-12T16:52:00Z">
            <w:rPr>
              <w:spacing w:val="-22"/>
              <w:w w:val="105"/>
            </w:rPr>
          </w:rPrChange>
        </w:rPr>
        <w:t xml:space="preserve"> </w:t>
      </w:r>
      <w:r w:rsidR="002573FA" w:rsidRPr="00D753AC">
        <w:rPr>
          <w:rFonts w:cs="Times New Roman"/>
          <w:w w:val="105"/>
          <w:sz w:val="22"/>
          <w:szCs w:val="22"/>
        </w:rPr>
        <w:t>0.33</w:t>
      </w:r>
      <w:del w:id="4231" w:author="Claire Kouba" w:date="2023-09-12T16:52:00Z">
        <w:r w:rsidRPr="00D753AC">
          <w:rPr>
            <w:rFonts w:cs="Times New Roman"/>
            <w:w w:val="105"/>
            <w:sz w:val="22"/>
            <w:szCs w:val="22"/>
          </w:rPr>
          <w:delText>),</w:delText>
        </w:r>
      </w:del>
      <w:ins w:id="4232" w:author="Claire Kouba" w:date="2023-09-12T16:52:00Z">
        <w:r w:rsidR="002573FA" w:rsidRPr="00D753AC">
          <w:rPr>
            <w:rFonts w:cs="Times New Roman"/>
            <w:w w:val="105"/>
            <w:sz w:val="22"/>
            <w:szCs w:val="22"/>
          </w:rPr>
          <w:t>)</w:t>
        </w:r>
      </w:ins>
      <w:r w:rsidR="002573FA" w:rsidRPr="00D753AC">
        <w:rPr>
          <w:rFonts w:cs="Times New Roman"/>
          <w:spacing w:val="-15"/>
          <w:w w:val="105"/>
          <w:sz w:val="22"/>
          <w:szCs w:val="22"/>
          <w:rPrChange w:id="4233" w:author="Claire Kouba" w:date="2023-09-12T16:52:00Z">
            <w:rPr>
              <w:w w:val="99"/>
            </w:rPr>
          </w:rPrChange>
        </w:rPr>
        <w:t xml:space="preserve"> </w:t>
      </w:r>
      <w:r w:rsidR="002573FA" w:rsidRPr="00D753AC">
        <w:rPr>
          <w:rFonts w:cs="Times New Roman"/>
          <w:w w:val="105"/>
          <w:sz w:val="22"/>
          <w:szCs w:val="22"/>
        </w:rPr>
        <w:t>and</w:t>
      </w:r>
      <w:r w:rsidR="002573FA" w:rsidRPr="00D753AC">
        <w:rPr>
          <w:rFonts w:cs="Times New Roman"/>
          <w:spacing w:val="-15"/>
          <w:w w:val="105"/>
          <w:sz w:val="22"/>
          <w:szCs w:val="22"/>
          <w:rPrChange w:id="4234" w:author="Claire Kouba" w:date="2023-09-12T16:52:00Z">
            <w:rPr>
              <w:spacing w:val="-26"/>
              <w:w w:val="105"/>
            </w:rPr>
          </w:rPrChange>
        </w:rPr>
        <w:t xml:space="preserve"> </w:t>
      </w:r>
      <w:del w:id="4235" w:author="Claire Kouba" w:date="2023-09-12T16:52:00Z">
        <w:r w:rsidRPr="00D753AC">
          <w:rPr>
            <w:rFonts w:cs="Times New Roman"/>
            <w:w w:val="105"/>
            <w:sz w:val="22"/>
            <w:szCs w:val="22"/>
          </w:rPr>
          <w:delText>an</w:delText>
        </w:r>
        <w:r w:rsidRPr="00D753AC">
          <w:rPr>
            <w:rFonts w:cs="Times New Roman"/>
            <w:spacing w:val="-26"/>
            <w:w w:val="105"/>
            <w:sz w:val="22"/>
            <w:szCs w:val="22"/>
          </w:rPr>
          <w:delText xml:space="preserve"> </w:delText>
        </w:r>
        <w:r w:rsidRPr="00D753AC">
          <w:rPr>
            <w:rFonts w:cs="Times New Roman"/>
            <w:w w:val="105"/>
            <w:sz w:val="22"/>
            <w:szCs w:val="22"/>
          </w:rPr>
          <w:delText>even</w:delText>
        </w:r>
        <w:r w:rsidRPr="00D753AC">
          <w:rPr>
            <w:rFonts w:cs="Times New Roman"/>
            <w:spacing w:val="-26"/>
            <w:w w:val="105"/>
            <w:sz w:val="22"/>
            <w:szCs w:val="22"/>
          </w:rPr>
          <w:delText xml:space="preserve"> </w:delText>
        </w:r>
        <w:r w:rsidRPr="00D753AC">
          <w:rPr>
            <w:rFonts w:cs="Times New Roman"/>
            <w:w w:val="105"/>
            <w:sz w:val="22"/>
            <w:szCs w:val="22"/>
          </w:rPr>
          <w:delText>slighter</w:delText>
        </w:r>
        <w:r w:rsidRPr="00D753AC">
          <w:rPr>
            <w:rFonts w:cs="Times New Roman"/>
            <w:spacing w:val="-26"/>
            <w:w w:val="105"/>
            <w:sz w:val="22"/>
            <w:szCs w:val="22"/>
          </w:rPr>
          <w:delText xml:space="preserve"> </w:delText>
        </w:r>
        <w:r w:rsidRPr="00D753AC">
          <w:rPr>
            <w:rFonts w:cs="Times New Roman"/>
            <w:w w:val="105"/>
            <w:sz w:val="22"/>
            <w:szCs w:val="22"/>
          </w:rPr>
          <w:delText>negative</w:delText>
        </w:r>
        <w:r w:rsidRPr="00D753AC">
          <w:rPr>
            <w:rFonts w:cs="Times New Roman"/>
            <w:spacing w:val="-26"/>
            <w:w w:val="105"/>
            <w:sz w:val="22"/>
            <w:szCs w:val="22"/>
          </w:rPr>
          <w:delText xml:space="preserve"> </w:delText>
        </w:r>
        <w:r w:rsidRPr="00D753AC">
          <w:rPr>
            <w:rFonts w:cs="Times New Roman"/>
            <w:w w:val="105"/>
            <w:sz w:val="22"/>
            <w:szCs w:val="22"/>
          </w:rPr>
          <w:delText>correlation</w:delText>
        </w:r>
        <w:r w:rsidRPr="00D753AC">
          <w:rPr>
            <w:rFonts w:cs="Times New Roman"/>
            <w:spacing w:val="-26"/>
            <w:w w:val="105"/>
            <w:sz w:val="22"/>
            <w:szCs w:val="22"/>
          </w:rPr>
          <w:delText xml:space="preserve"> </w:delText>
        </w:r>
        <w:r w:rsidRPr="00D753AC">
          <w:rPr>
            <w:rFonts w:cs="Times New Roman"/>
            <w:w w:val="105"/>
            <w:sz w:val="22"/>
            <w:szCs w:val="22"/>
          </w:rPr>
          <w:delText>with</w:delText>
        </w:r>
        <w:r w:rsidRPr="00D753AC">
          <w:rPr>
            <w:rFonts w:cs="Times New Roman"/>
            <w:spacing w:val="-26"/>
            <w:w w:val="105"/>
            <w:sz w:val="22"/>
            <w:szCs w:val="22"/>
          </w:rPr>
          <w:delText xml:space="preserve"> </w:delText>
        </w:r>
      </w:del>
      <w:ins w:id="4236" w:author="Claire Kouba" w:date="2023-09-12T16:52:00Z">
        <w:r w:rsidR="002573FA" w:rsidRPr="00D753AC">
          <w:rPr>
            <w:rFonts w:cs="Times New Roman"/>
            <w:w w:val="105"/>
            <w:sz w:val="22"/>
            <w:szCs w:val="22"/>
          </w:rPr>
          <w:t>virtually</w:t>
        </w:r>
        <w:r w:rsidR="002573FA" w:rsidRPr="00D753AC">
          <w:rPr>
            <w:rFonts w:cs="Times New Roman"/>
            <w:spacing w:val="-15"/>
            <w:w w:val="105"/>
            <w:sz w:val="22"/>
            <w:szCs w:val="22"/>
          </w:rPr>
          <w:t xml:space="preserve"> </w:t>
        </w:r>
        <w:r w:rsidR="002573FA" w:rsidRPr="00D753AC">
          <w:rPr>
            <w:rFonts w:cs="Times New Roman"/>
            <w:w w:val="105"/>
            <w:sz w:val="22"/>
            <w:szCs w:val="22"/>
          </w:rPr>
          <w:t>none</w:t>
        </w:r>
        <w:r w:rsidR="002573FA" w:rsidRPr="00D753AC">
          <w:rPr>
            <w:rFonts w:cs="Times New Roman"/>
            <w:spacing w:val="-15"/>
            <w:w w:val="105"/>
            <w:sz w:val="22"/>
            <w:szCs w:val="22"/>
          </w:rPr>
          <w:t xml:space="preserve"> </w:t>
        </w:r>
        <w:r w:rsidR="002573FA" w:rsidRPr="00D753AC">
          <w:rPr>
            <w:rFonts w:cs="Times New Roman"/>
            <w:w w:val="105"/>
            <w:sz w:val="22"/>
            <w:szCs w:val="22"/>
          </w:rPr>
          <w:t>regarding</w:t>
        </w:r>
        <w:r w:rsidR="002573FA" w:rsidRPr="00D753AC">
          <w:rPr>
            <w:rFonts w:cs="Times New Roman"/>
            <w:spacing w:val="-15"/>
            <w:w w:val="105"/>
            <w:sz w:val="22"/>
            <w:szCs w:val="22"/>
          </w:rPr>
          <w:t xml:space="preserve"> </w:t>
        </w:r>
      </w:ins>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i/>
          <w:spacing w:val="5"/>
          <w:w w:val="105"/>
          <w:position w:val="-2"/>
          <w:sz w:val="22"/>
          <w:szCs w:val="22"/>
          <w:rPrChange w:id="4237" w:author="Claire Kouba" w:date="2023-09-12T16:52:00Z">
            <w:rPr>
              <w:i/>
              <w:spacing w:val="-9"/>
              <w:w w:val="105"/>
              <w:position w:val="-2"/>
            </w:rPr>
          </w:rPrChange>
        </w:rPr>
        <w:t xml:space="preserve"> </w:t>
      </w:r>
      <w:r w:rsidR="002573FA" w:rsidRPr="00D753AC">
        <w:rPr>
          <w:rFonts w:cs="Times New Roman"/>
          <w:w w:val="105"/>
          <w:sz w:val="22"/>
          <w:szCs w:val="22"/>
        </w:rPr>
        <w:t>(</w:t>
      </w:r>
      <w:ins w:id="4238" w:author="Claire Kouba" w:date="2023-09-12T16:52:00Z">
        <w:r w:rsidR="002573FA" w:rsidRPr="00D753AC">
          <w:rPr>
            <w:rFonts w:cs="Times New Roman"/>
            <w:w w:val="105"/>
            <w:sz w:val="22"/>
            <w:szCs w:val="22"/>
          </w:rPr>
          <w:t>correlated</w:t>
        </w:r>
        <w:r w:rsidR="002573FA" w:rsidRPr="00D753AC">
          <w:rPr>
            <w:rFonts w:cs="Times New Roman"/>
            <w:spacing w:val="-15"/>
            <w:w w:val="105"/>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i/>
            <w:w w:val="105"/>
            <w:sz w:val="22"/>
            <w:szCs w:val="22"/>
          </w:rPr>
          <w:t>P</w:t>
        </w:r>
        <w:r w:rsidR="002573FA" w:rsidRPr="00D753AC">
          <w:rPr>
            <w:rFonts w:cs="Times New Roman"/>
            <w:i/>
            <w:w w:val="105"/>
            <w:position w:val="-2"/>
            <w:sz w:val="22"/>
            <w:szCs w:val="22"/>
          </w:rPr>
          <w:t>spill</w:t>
        </w:r>
        <w:r w:rsidR="002573FA" w:rsidRPr="00D753AC">
          <w:rPr>
            <w:rFonts w:cs="Times New Roman"/>
            <w:i/>
            <w:spacing w:val="5"/>
            <w:w w:val="105"/>
            <w:position w:val="-2"/>
            <w:sz w:val="22"/>
            <w:szCs w:val="22"/>
          </w:rPr>
          <w:t xml:space="preserve"> </w:t>
        </w:r>
        <w:r w:rsidR="002573FA" w:rsidRPr="00D753AC">
          <w:rPr>
            <w:rFonts w:cs="Times New Roman"/>
            <w:w w:val="105"/>
            <w:sz w:val="22"/>
            <w:szCs w:val="22"/>
          </w:rPr>
          <w:t>with</w:t>
        </w:r>
        <w:r w:rsidR="002573FA" w:rsidRPr="00D753AC">
          <w:rPr>
            <w:rFonts w:cs="Times New Roman"/>
            <w:spacing w:val="-15"/>
            <w:w w:val="105"/>
            <w:sz w:val="22"/>
            <w:szCs w:val="22"/>
          </w:rPr>
          <w:t xml:space="preserve"> </w:t>
        </w:r>
        <w:r w:rsidR="002573FA" w:rsidRPr="00D753AC">
          <w:rPr>
            <w:rFonts w:cs="Times New Roman"/>
            <w:w w:val="105"/>
            <w:sz w:val="22"/>
            <w:szCs w:val="22"/>
          </w:rPr>
          <w:t>an</w:t>
        </w:r>
        <w:r w:rsidR="002573FA" w:rsidRPr="00D753AC">
          <w:rPr>
            <w:rFonts w:cs="Times New Roman"/>
            <w:spacing w:val="-15"/>
            <w:w w:val="105"/>
            <w:sz w:val="22"/>
            <w:szCs w:val="22"/>
          </w:rPr>
          <w:t xml:space="preserve"> </w:t>
        </w:r>
      </w:ins>
      <w:r w:rsidR="002573FA" w:rsidRPr="00D753AC">
        <w:rPr>
          <w:rFonts w:cs="Times New Roman"/>
          <w:i/>
          <w:w w:val="105"/>
          <w:sz w:val="22"/>
          <w:szCs w:val="22"/>
        </w:rPr>
        <w:t>R</w:t>
      </w:r>
      <w:r w:rsidR="002573FA" w:rsidRPr="00D753AC">
        <w:rPr>
          <w:rFonts w:cs="Times New Roman"/>
          <w:i/>
          <w:spacing w:val="-19"/>
          <w:w w:val="105"/>
          <w:sz w:val="22"/>
          <w:szCs w:val="22"/>
          <w:rPrChange w:id="4239" w:author="Claire Kouba" w:date="2023-09-12T16:52:00Z">
            <w:rPr>
              <w:i/>
              <w:spacing w:val="-31"/>
              <w:w w:val="105"/>
            </w:rPr>
          </w:rPrChange>
        </w:rPr>
        <w:t xml:space="preserve"> </w:t>
      </w:r>
      <w:r w:rsidR="002573FA" w:rsidRPr="00D753AC">
        <w:rPr>
          <w:rFonts w:cs="Times New Roman"/>
          <w:w w:val="105"/>
          <w:sz w:val="22"/>
          <w:szCs w:val="22"/>
        </w:rPr>
        <w:t>of</w:t>
      </w:r>
      <w:r w:rsidR="002573FA" w:rsidRPr="00D753AC">
        <w:rPr>
          <w:rFonts w:cs="Times New Roman"/>
          <w:spacing w:val="-15"/>
          <w:w w:val="105"/>
          <w:sz w:val="22"/>
          <w:szCs w:val="22"/>
          <w:rPrChange w:id="4240" w:author="Claire Kouba" w:date="2023-09-12T16:52:00Z">
            <w:rPr>
              <w:spacing w:val="-26"/>
              <w:w w:val="105"/>
            </w:rPr>
          </w:rPrChange>
        </w:rPr>
        <w:t xml:space="preserve"> </w:t>
      </w:r>
      <w:r w:rsidR="002573FA" w:rsidRPr="00D753AC">
        <w:rPr>
          <w:rFonts w:cs="Times New Roman"/>
          <w:w w:val="105"/>
          <w:sz w:val="22"/>
          <w:szCs w:val="22"/>
        </w:rPr>
        <w:t>-0.</w:t>
      </w:r>
      <w:del w:id="4241" w:author="Claire Kouba" w:date="2023-09-12T16:52:00Z">
        <w:r w:rsidRPr="00D753AC">
          <w:rPr>
            <w:rFonts w:cs="Times New Roman"/>
            <w:w w:val="105"/>
            <w:sz w:val="22"/>
            <w:szCs w:val="22"/>
          </w:rPr>
          <w:delText>11</w:delText>
        </w:r>
      </w:del>
      <w:ins w:id="4242" w:author="Claire Kouba" w:date="2023-09-12T16:52:00Z">
        <w:r w:rsidR="002573FA" w:rsidRPr="00D753AC">
          <w:rPr>
            <w:rFonts w:cs="Times New Roman"/>
            <w:w w:val="105"/>
            <w:sz w:val="22"/>
            <w:szCs w:val="22"/>
          </w:rPr>
          <w:t>01</w:t>
        </w:r>
      </w:ins>
      <w:r w:rsidR="002573FA" w:rsidRPr="00D753AC">
        <w:rPr>
          <w:rFonts w:cs="Times New Roman"/>
          <w:w w:val="99"/>
          <w:sz w:val="22"/>
          <w:szCs w:val="22"/>
          <w:rPrChange w:id="4243" w:author="Claire Kouba" w:date="2023-09-12T16:52:00Z">
            <w:rPr>
              <w:spacing w:val="-26"/>
              <w:w w:val="105"/>
            </w:rPr>
          </w:rPrChange>
        </w:rPr>
        <w:t xml:space="preserve"> </w:t>
      </w:r>
      <w:r w:rsidR="002573FA" w:rsidRPr="00D753AC">
        <w:rPr>
          <w:rFonts w:cs="Times New Roman"/>
          <w:w w:val="105"/>
          <w:sz w:val="22"/>
          <w:szCs w:val="22"/>
        </w:rPr>
        <w:t>to</w:t>
      </w:r>
      <w:r w:rsidR="002573FA" w:rsidRPr="00D753AC">
        <w:rPr>
          <w:rFonts w:cs="Times New Roman"/>
          <w:spacing w:val="-36"/>
          <w:w w:val="105"/>
          <w:sz w:val="22"/>
          <w:szCs w:val="22"/>
          <w:rPrChange w:id="4244" w:author="Claire Kouba" w:date="2023-09-12T16:52:00Z">
            <w:rPr>
              <w:spacing w:val="-26"/>
              <w:w w:val="105"/>
            </w:rPr>
          </w:rPrChange>
        </w:rPr>
        <w:t xml:space="preserve"> </w:t>
      </w:r>
      <w:r w:rsidR="002573FA" w:rsidRPr="00D753AC">
        <w:rPr>
          <w:rFonts w:cs="Times New Roman"/>
          <w:w w:val="105"/>
          <w:sz w:val="22"/>
          <w:szCs w:val="22"/>
        </w:rPr>
        <w:t>-0.</w:t>
      </w:r>
      <w:del w:id="4245" w:author="Claire Kouba" w:date="2023-09-12T16:52:00Z">
        <w:r w:rsidRPr="00D753AC">
          <w:rPr>
            <w:rFonts w:cs="Times New Roman"/>
            <w:w w:val="105"/>
            <w:sz w:val="22"/>
            <w:szCs w:val="22"/>
          </w:rPr>
          <w:delText>24),</w:delText>
        </w:r>
        <w:r w:rsidRPr="00D753AC">
          <w:rPr>
            <w:rFonts w:cs="Times New Roman"/>
            <w:spacing w:val="-26"/>
            <w:w w:val="105"/>
            <w:sz w:val="22"/>
            <w:szCs w:val="22"/>
          </w:rPr>
          <w:delText xml:space="preserve"> </w:delText>
        </w:r>
        <w:r w:rsidRPr="00D753AC">
          <w:rPr>
            <w:rFonts w:cs="Times New Roman"/>
            <w:w w:val="105"/>
            <w:sz w:val="22"/>
            <w:szCs w:val="22"/>
          </w:rPr>
          <w:delText>providing</w:delText>
        </w:r>
        <w:r w:rsidRPr="00D753AC">
          <w:rPr>
            <w:rFonts w:cs="Times New Roman"/>
            <w:spacing w:val="-26"/>
            <w:w w:val="105"/>
            <w:sz w:val="22"/>
            <w:szCs w:val="22"/>
          </w:rPr>
          <w:delText xml:space="preserve"> </w:delText>
        </w:r>
        <w:r w:rsidRPr="00D753AC">
          <w:rPr>
            <w:rFonts w:cs="Times New Roman"/>
            <w:w w:val="105"/>
            <w:sz w:val="22"/>
            <w:szCs w:val="22"/>
          </w:rPr>
          <w:delText>moderate</w:delText>
        </w:r>
        <w:r w:rsidRPr="00D753AC">
          <w:rPr>
            <w:rFonts w:cs="Times New Roman"/>
            <w:spacing w:val="-26"/>
            <w:w w:val="105"/>
            <w:sz w:val="22"/>
            <w:szCs w:val="22"/>
          </w:rPr>
          <w:delText xml:space="preserve"> </w:delText>
        </w:r>
        <w:r w:rsidRPr="00D753AC">
          <w:rPr>
            <w:rFonts w:cs="Times New Roman"/>
            <w:w w:val="105"/>
            <w:sz w:val="22"/>
            <w:szCs w:val="22"/>
          </w:rPr>
          <w:delText>evidence</w:delText>
        </w:r>
        <w:r w:rsidRPr="00D753AC">
          <w:rPr>
            <w:rFonts w:cs="Times New Roman"/>
            <w:spacing w:val="-26"/>
            <w:w w:val="105"/>
            <w:sz w:val="22"/>
            <w:szCs w:val="22"/>
          </w:rPr>
          <w:delText xml:space="preserve"> </w:delText>
        </w:r>
        <w:r w:rsidRPr="00D753AC">
          <w:rPr>
            <w:rFonts w:cs="Times New Roman"/>
            <w:w w:val="105"/>
            <w:sz w:val="22"/>
            <w:szCs w:val="22"/>
          </w:rPr>
          <w:delText>for</w:delText>
        </w:r>
        <w:r w:rsidRPr="00D753AC">
          <w:rPr>
            <w:rFonts w:cs="Times New Roman"/>
            <w:spacing w:val="-26"/>
            <w:w w:val="105"/>
            <w:sz w:val="22"/>
            <w:szCs w:val="22"/>
          </w:rPr>
          <w:delText xml:space="preserve"> </w:delText>
        </w:r>
        <w:r w:rsidRPr="00D753AC">
          <w:rPr>
            <w:rFonts w:cs="Times New Roman"/>
            <w:w w:val="105"/>
            <w:sz w:val="22"/>
            <w:szCs w:val="22"/>
          </w:rPr>
          <w:delText>an</w:delText>
        </w:r>
        <w:r w:rsidRPr="00D753AC">
          <w:rPr>
            <w:rFonts w:cs="Times New Roman"/>
            <w:spacing w:val="-26"/>
            <w:w w:val="105"/>
            <w:sz w:val="22"/>
            <w:szCs w:val="22"/>
          </w:rPr>
          <w:delText xml:space="preserve"> </w:delText>
        </w:r>
        <w:r w:rsidRPr="00D753AC">
          <w:rPr>
            <w:rFonts w:cs="Times New Roman"/>
            <w:w w:val="105"/>
            <w:sz w:val="22"/>
            <w:szCs w:val="22"/>
          </w:rPr>
          <w:delText>“echo”</w:delText>
        </w:r>
        <w:r w:rsidRPr="00D753AC">
          <w:rPr>
            <w:rFonts w:cs="Times New Roman"/>
            <w:spacing w:val="-26"/>
            <w:w w:val="105"/>
            <w:sz w:val="22"/>
            <w:szCs w:val="22"/>
          </w:rPr>
          <w:delText xml:space="preserve"> </w:delText>
        </w:r>
        <w:r w:rsidRPr="00D753AC">
          <w:rPr>
            <w:rFonts w:cs="Times New Roman"/>
            <w:w w:val="105"/>
            <w:sz w:val="22"/>
            <w:szCs w:val="22"/>
          </w:rPr>
          <w:delText>effect</w:delText>
        </w:r>
        <w:r w:rsidRPr="00D753AC">
          <w:rPr>
            <w:rFonts w:cs="Times New Roman"/>
            <w:spacing w:val="-26"/>
            <w:w w:val="105"/>
            <w:sz w:val="22"/>
            <w:szCs w:val="22"/>
          </w:rPr>
          <w:delText xml:space="preserve"> </w:delText>
        </w:r>
        <w:r w:rsidRPr="00D753AC">
          <w:rPr>
            <w:rFonts w:cs="Times New Roman"/>
            <w:w w:val="105"/>
            <w:sz w:val="22"/>
            <w:szCs w:val="22"/>
          </w:rPr>
          <w:delText>of</w:delText>
        </w:r>
        <w:r w:rsidRPr="00D753AC">
          <w:rPr>
            <w:rFonts w:cs="Times New Roman"/>
            <w:w w:val="99"/>
            <w:sz w:val="22"/>
            <w:szCs w:val="22"/>
          </w:rPr>
          <w:delText xml:space="preserve"> </w:delText>
        </w:r>
        <w:r w:rsidRPr="00D753AC">
          <w:rPr>
            <w:rFonts w:cs="Times New Roman"/>
            <w:w w:val="105"/>
            <w:sz w:val="22"/>
            <w:szCs w:val="22"/>
          </w:rPr>
          <w:delText>the</w:delText>
        </w:r>
        <w:r w:rsidRPr="00D753AC">
          <w:rPr>
            <w:rFonts w:cs="Times New Roman"/>
            <w:spacing w:val="-36"/>
            <w:w w:val="105"/>
            <w:sz w:val="22"/>
            <w:szCs w:val="22"/>
          </w:rPr>
          <w:delText xml:space="preserve"> </w:delText>
        </w:r>
        <w:r w:rsidRPr="00D753AC">
          <w:rPr>
            <w:rFonts w:cs="Times New Roman"/>
            <w:w w:val="105"/>
            <w:sz w:val="22"/>
            <w:szCs w:val="22"/>
          </w:rPr>
          <w:delText>previous</w:delText>
        </w:r>
        <w:r w:rsidRPr="00D753AC">
          <w:rPr>
            <w:rFonts w:cs="Times New Roman"/>
            <w:spacing w:val="-36"/>
            <w:w w:val="105"/>
            <w:sz w:val="22"/>
            <w:szCs w:val="22"/>
          </w:rPr>
          <w:delText xml:space="preserve"> </w:delText>
        </w:r>
        <w:r w:rsidRPr="00D753AC">
          <w:rPr>
            <w:rFonts w:cs="Times New Roman"/>
            <w:w w:val="105"/>
            <w:sz w:val="22"/>
            <w:szCs w:val="22"/>
          </w:rPr>
          <w:delText>year’s</w:delText>
        </w:r>
        <w:r w:rsidRPr="00D753AC">
          <w:rPr>
            <w:rFonts w:cs="Times New Roman"/>
            <w:spacing w:val="-36"/>
            <w:w w:val="105"/>
            <w:sz w:val="22"/>
            <w:szCs w:val="22"/>
          </w:rPr>
          <w:delText xml:space="preserve"> </w:delText>
        </w:r>
        <w:r w:rsidRPr="00D753AC">
          <w:rPr>
            <w:rFonts w:cs="Times New Roman"/>
            <w:w w:val="105"/>
            <w:sz w:val="22"/>
            <w:szCs w:val="22"/>
          </w:rPr>
          <w:delText>hydroclimate</w:delText>
        </w:r>
        <w:r w:rsidRPr="00D753AC">
          <w:rPr>
            <w:rFonts w:cs="Times New Roman"/>
            <w:spacing w:val="-36"/>
            <w:w w:val="105"/>
            <w:sz w:val="22"/>
            <w:szCs w:val="22"/>
          </w:rPr>
          <w:delText xml:space="preserve"> </w:delText>
        </w:r>
        <w:r w:rsidRPr="00D753AC">
          <w:rPr>
            <w:rFonts w:cs="Times New Roman"/>
            <w:w w:val="105"/>
            <w:sz w:val="22"/>
            <w:szCs w:val="22"/>
          </w:rPr>
          <w:delText>conditions</w:delText>
        </w:r>
        <w:r w:rsidRPr="00D753AC">
          <w:rPr>
            <w:rFonts w:cs="Times New Roman"/>
            <w:spacing w:val="-36"/>
            <w:w w:val="105"/>
            <w:sz w:val="22"/>
            <w:szCs w:val="22"/>
          </w:rPr>
          <w:delText xml:space="preserve"> </w:delText>
        </w:r>
        <w:r w:rsidRPr="00D753AC">
          <w:rPr>
            <w:rFonts w:cs="Times New Roman"/>
            <w:w w:val="105"/>
            <w:sz w:val="22"/>
            <w:szCs w:val="22"/>
          </w:rPr>
          <w:delText>on</w:delText>
        </w:r>
        <w:r w:rsidRPr="00D753AC">
          <w:rPr>
            <w:rFonts w:cs="Times New Roman"/>
            <w:spacing w:val="-36"/>
            <w:w w:val="105"/>
            <w:sz w:val="22"/>
            <w:szCs w:val="22"/>
          </w:rPr>
          <w:delText xml:space="preserve"> </w:delText>
        </w:r>
        <w:r w:rsidRPr="00D753AC">
          <w:rPr>
            <w:rFonts w:cs="Times New Roman"/>
            <w:w w:val="105"/>
            <w:sz w:val="22"/>
            <w:szCs w:val="22"/>
          </w:rPr>
          <w:delText>a</w:delText>
        </w:r>
        <w:r w:rsidRPr="00D753AC">
          <w:rPr>
            <w:rFonts w:cs="Times New Roman"/>
            <w:spacing w:val="-36"/>
            <w:w w:val="105"/>
            <w:sz w:val="22"/>
            <w:szCs w:val="22"/>
          </w:rPr>
          <w:delText xml:space="preserve"> </w:delText>
        </w:r>
        <w:r w:rsidRPr="00D753AC">
          <w:rPr>
            <w:rFonts w:cs="Times New Roman"/>
            <w:w w:val="105"/>
            <w:sz w:val="22"/>
            <w:szCs w:val="22"/>
          </w:rPr>
          <w:delText>given</w:delText>
        </w:r>
        <w:r w:rsidRPr="00D753AC">
          <w:rPr>
            <w:rFonts w:cs="Times New Roman"/>
            <w:spacing w:val="-36"/>
            <w:w w:val="105"/>
            <w:sz w:val="22"/>
            <w:szCs w:val="22"/>
          </w:rPr>
          <w:delText xml:space="preserve"> </w:delText>
        </w:r>
        <w:r w:rsidRPr="00D753AC">
          <w:rPr>
            <w:rFonts w:cs="Times New Roman"/>
            <w:w w:val="105"/>
            <w:sz w:val="22"/>
            <w:szCs w:val="22"/>
          </w:rPr>
          <w:delText>fall</w:delText>
        </w:r>
        <w:r w:rsidRPr="00D753AC">
          <w:rPr>
            <w:rFonts w:cs="Times New Roman"/>
            <w:spacing w:val="-36"/>
            <w:w w:val="105"/>
            <w:sz w:val="22"/>
            <w:szCs w:val="22"/>
          </w:rPr>
          <w:delText xml:space="preserve"> </w:delText>
        </w:r>
        <w:r w:rsidRPr="00D753AC">
          <w:rPr>
            <w:rFonts w:cs="Times New Roman"/>
            <w:w w:val="105"/>
            <w:sz w:val="22"/>
            <w:szCs w:val="22"/>
          </w:rPr>
          <w:delText>season.</w:delText>
        </w:r>
      </w:del>
      <w:ins w:id="4246" w:author="Claire Kouba" w:date="2023-09-12T16:52:00Z">
        <w:r w:rsidR="002573FA" w:rsidRPr="00D753AC">
          <w:rPr>
            <w:rFonts w:cs="Times New Roman"/>
            <w:w w:val="105"/>
            <w:sz w:val="22"/>
            <w:szCs w:val="22"/>
          </w:rPr>
          <w:t>1).</w:t>
        </w:r>
      </w:ins>
      <w:bookmarkStart w:id="4247" w:name="_bookmark6"/>
      <w:bookmarkEnd w:id="4247"/>
    </w:p>
    <w:p w:rsidR="00A7616E" w:rsidRPr="00D753AC" w:rsidRDefault="00A7616E" w:rsidP="00D753AC">
      <w:pPr>
        <w:spacing w:before="1"/>
        <w:ind w:left="173"/>
        <w:rPr>
          <w:del w:id="4248" w:author="Claire Kouba" w:date="2023-09-12T16:52:00Z"/>
          <w:rFonts w:ascii="Times New Roman" w:eastAsia="Times New Roman" w:hAnsi="Times New Roman" w:cs="Times New Roman"/>
        </w:rPr>
      </w:pPr>
      <w:bookmarkStart w:id="4249" w:name="_bookmark7"/>
      <w:bookmarkEnd w:id="4249"/>
    </w:p>
    <w:p w:rsidR="002153D1" w:rsidRPr="00D753AC" w:rsidRDefault="000A08F1">
      <w:pPr>
        <w:pStyle w:val="Heading2"/>
        <w:rPr>
          <w:rPrChange w:id="4250" w:author="Claire Kouba" w:date="2023-09-12T16:52:00Z">
            <w:rPr>
              <w:rFonts w:ascii="Times New Roman" w:hAnsi="Times New Roman"/>
              <w:sz w:val="20"/>
            </w:rPr>
          </w:rPrChange>
        </w:rPr>
        <w:pPrChange w:id="4251" w:author="Claire Kouba" w:date="2023-09-25T11:54:00Z">
          <w:pPr>
            <w:pStyle w:val="ListParagraph"/>
            <w:numPr>
              <w:ilvl w:val="1"/>
              <w:numId w:val="14"/>
            </w:numPr>
            <w:tabs>
              <w:tab w:val="left" w:pos="566"/>
            </w:tabs>
            <w:ind w:left="173" w:hanging="448"/>
            <w:jc w:val="right"/>
          </w:pPr>
        </w:pPrChange>
      </w:pPr>
      <w:ins w:id="4252" w:author="Claire Kouba" w:date="2023-09-25T11:54:00Z">
        <w:r>
          <w:rPr>
            <w:w w:val="110"/>
          </w:rPr>
          <w:t xml:space="preserve">3.5 </w:t>
        </w:r>
      </w:ins>
      <w:r w:rsidR="002573FA" w:rsidRPr="00D753AC">
        <w:rPr>
          <w:w w:val="110"/>
        </w:rPr>
        <w:t>Predicted values of</w:t>
      </w:r>
      <w:r w:rsidR="002573FA" w:rsidRPr="00D753AC">
        <w:rPr>
          <w:spacing w:val="-21"/>
          <w:w w:val="110"/>
          <w:rPrChange w:id="4253" w:author="Claire Kouba" w:date="2023-09-12T16:52:00Z">
            <w:rPr>
              <w:bCs/>
              <w:w w:val="110"/>
            </w:rPr>
          </w:rPrChange>
        </w:rPr>
        <w:t xml:space="preserve"> </w:t>
      </w:r>
      <w:r w:rsidR="002573FA" w:rsidRPr="00D753AC">
        <w:rPr>
          <w:i/>
          <w:w w:val="115"/>
          <w:rPrChange w:id="4254" w:author="Claire Kouba" w:date="2023-09-12T16:52:00Z">
            <w:rPr>
              <w:bCs/>
              <w:i/>
              <w:w w:val="125"/>
            </w:rPr>
          </w:rPrChange>
        </w:rPr>
        <w:t>V</w:t>
      </w:r>
      <w:r w:rsidR="002573FA" w:rsidRPr="00D753AC">
        <w:rPr>
          <w:i/>
          <w:w w:val="115"/>
          <w:position w:val="-2"/>
          <w:rPrChange w:id="4255" w:author="Claire Kouba" w:date="2023-09-12T16:52:00Z">
            <w:rPr>
              <w:bCs/>
              <w:i/>
              <w:w w:val="125"/>
              <w:position w:val="-2"/>
            </w:rPr>
          </w:rPrChange>
        </w:rPr>
        <w:t>min</w:t>
      </w:r>
      <w:del w:id="4256" w:author="Claire Kouba" w:date="2023-09-12T16:52:00Z">
        <w:r w:rsidR="00505335" w:rsidRPr="00D753AC">
          <w:rPr>
            <w:b w:val="0"/>
            <w:i/>
            <w:w w:val="125"/>
            <w:position w:val="-2"/>
          </w:rPr>
          <w:delText xml:space="preserve">. </w:delText>
        </w:r>
        <w:r w:rsidR="00505335" w:rsidRPr="00D753AC">
          <w:rPr>
            <w:w w:val="110"/>
            <w:position w:val="-2"/>
          </w:rPr>
          <w:delText>30</w:delText>
        </w:r>
        <w:r w:rsidR="00505335" w:rsidRPr="00D753AC">
          <w:rPr>
            <w:spacing w:val="-17"/>
            <w:w w:val="110"/>
            <w:position w:val="-2"/>
          </w:rPr>
          <w:delText xml:space="preserve"> </w:delText>
        </w:r>
        <w:r w:rsidR="00505335" w:rsidRPr="00D753AC">
          <w:rPr>
            <w:b w:val="0"/>
            <w:i/>
            <w:w w:val="125"/>
            <w:position w:val="-2"/>
          </w:rPr>
          <w:delText>days</w:delText>
        </w:r>
      </w:del>
    </w:p>
    <w:p w:rsidR="002153D1" w:rsidRPr="00D753AC" w:rsidRDefault="002153D1" w:rsidP="00D753AC">
      <w:pPr>
        <w:spacing w:before="4"/>
        <w:ind w:left="173"/>
        <w:rPr>
          <w:ins w:id="4257" w:author="Claire Kouba" w:date="2023-09-12T16:52:00Z"/>
          <w:rFonts w:ascii="Times New Roman" w:eastAsia="Times New Roman" w:hAnsi="Times New Roman" w:cs="Times New Roman"/>
          <w:b/>
          <w:bCs/>
          <w:i/>
        </w:rPr>
      </w:pPr>
    </w:p>
    <w:p w:rsidR="002153D1" w:rsidRPr="00D753AC" w:rsidRDefault="002153D1">
      <w:pPr>
        <w:spacing w:before="2"/>
        <w:ind w:left="173"/>
        <w:rPr>
          <w:rFonts w:ascii="Times New Roman" w:hAnsi="Times New Roman" w:cs="Times New Roman"/>
          <w:rPrChange w:id="4258" w:author="Claire Kouba" w:date="2023-09-12T16:52:00Z">
            <w:rPr>
              <w:rFonts w:ascii="Times New Roman" w:hAnsi="Times New Roman"/>
              <w:b/>
              <w:i/>
              <w:sz w:val="20"/>
            </w:rPr>
          </w:rPrChange>
        </w:rPr>
        <w:pPrChange w:id="4259" w:author="Claire Kouba" w:date="2023-09-12T16:52:00Z">
          <w:pPr>
            <w:spacing w:before="7"/>
            <w:ind w:left="173"/>
          </w:pPr>
        </w:pPrChange>
      </w:pPr>
    </w:p>
    <w:p w:rsidR="002153D1" w:rsidRPr="00D753AC" w:rsidRDefault="000A08F1">
      <w:pPr>
        <w:pStyle w:val="Heading2"/>
        <w:pPrChange w:id="4260" w:author="Claire Kouba" w:date="2023-09-25T11:54:00Z">
          <w:pPr>
            <w:pStyle w:val="Heading1"/>
            <w:numPr>
              <w:ilvl w:val="2"/>
              <w:numId w:val="14"/>
            </w:numPr>
            <w:tabs>
              <w:tab w:val="left" w:pos="768"/>
            </w:tabs>
            <w:ind w:left="173"/>
          </w:pPr>
        </w:pPrChange>
      </w:pPr>
      <w:ins w:id="4261" w:author="Claire Kouba" w:date="2023-09-25T11:54:00Z">
        <w:r>
          <w:t xml:space="preserve">3.5.1 </w:t>
        </w:r>
      </w:ins>
      <w:del w:id="4262" w:author="Claire Kouba" w:date="2023-09-25T11:56:00Z">
        <w:r w:rsidR="002573FA" w:rsidRPr="00D753AC" w:rsidDel="000A08F1">
          <w:delText xml:space="preserve">Predictor </w:delText>
        </w:r>
      </w:del>
      <w:ins w:id="4263" w:author="Claire Kouba" w:date="2023-09-25T11:56:00Z">
        <w:r w:rsidRPr="000A08F1">
          <w:rPr>
            <w:i/>
            <w:rPrChange w:id="4264" w:author="Claire Kouba" w:date="2023-09-25T11:56:00Z">
              <w:rPr>
                <w:rFonts w:ascii="Arial" w:eastAsia="Arial" w:hAnsi="Arial"/>
                <w:b w:val="0"/>
                <w:bCs w:val="0"/>
                <w:sz w:val="25"/>
                <w:szCs w:val="25"/>
              </w:rPr>
            </w:rPrChange>
          </w:rPr>
          <w:t>Vmin</w:t>
        </w:r>
        <w:r>
          <w:t xml:space="preserve"> p</w:t>
        </w:r>
        <w:r w:rsidRPr="00D753AC">
          <w:t xml:space="preserve">redictor </w:t>
        </w:r>
      </w:ins>
      <w:r w:rsidR="002573FA" w:rsidRPr="000A08F1">
        <w:rPr>
          <w:rPrChange w:id="4265" w:author="Claire Kouba" w:date="2023-09-25T11:54:00Z">
            <w:rPr>
              <w:rFonts w:ascii="Arial" w:eastAsia="Arial" w:hAnsi="Arial" w:cs="Times New Roman"/>
              <w:b w:val="0"/>
              <w:bCs w:val="0"/>
              <w:sz w:val="22"/>
              <w:szCs w:val="22"/>
            </w:rPr>
          </w:rPrChange>
        </w:rPr>
        <w:t>assessment</w:t>
      </w:r>
      <w:r w:rsidR="002573FA" w:rsidRPr="00D753AC">
        <w:t xml:space="preserve"> and prediction</w:t>
      </w:r>
      <w:r w:rsidR="002573FA" w:rsidRPr="00D753AC">
        <w:rPr>
          <w:spacing w:val="-5"/>
        </w:rPr>
        <w:t xml:space="preserve"> </w:t>
      </w:r>
      <w:r w:rsidR="002573FA" w:rsidRPr="00D753AC">
        <w:t>formula</w:t>
      </w:r>
    </w:p>
    <w:p w:rsidR="002153D1" w:rsidRPr="00D753AC" w:rsidRDefault="002153D1">
      <w:pPr>
        <w:spacing w:before="8"/>
        <w:ind w:left="173"/>
        <w:rPr>
          <w:rFonts w:ascii="Times New Roman" w:eastAsia="Times New Roman" w:hAnsi="Times New Roman" w:cs="Times New Roman"/>
          <w:b/>
          <w:bCs/>
        </w:rPr>
        <w:pPrChange w:id="4266" w:author="Claire Kouba" w:date="2023-09-12T16:52:00Z">
          <w:pPr>
            <w:spacing w:before="4"/>
            <w:ind w:left="173"/>
          </w:pPr>
        </w:pPrChange>
      </w:pPr>
    </w:p>
    <w:p w:rsidR="002153D1" w:rsidRPr="00D753AC" w:rsidRDefault="00505335" w:rsidP="00D753AC">
      <w:pPr>
        <w:pStyle w:val="BodyText"/>
        <w:ind w:left="173" w:right="218" w:firstLine="42"/>
        <w:rPr>
          <w:ins w:id="4267" w:author="Claire Kouba" w:date="2023-09-12T16:52:00Z"/>
          <w:rFonts w:cs="Times New Roman"/>
          <w:sz w:val="22"/>
          <w:szCs w:val="22"/>
        </w:rPr>
      </w:pPr>
      <w:del w:id="4268" w:author="Claire Kouba" w:date="2023-09-12T16:52:00Z">
        <w:r w:rsidRPr="00D753AC">
          <w:rPr>
            <w:rFonts w:cs="Times New Roman"/>
            <w:sz w:val="22"/>
            <w:szCs w:val="22"/>
          </w:rPr>
          <w:delText>In</w:delText>
        </w:r>
        <w:r w:rsidRPr="00D753AC">
          <w:rPr>
            <w:rFonts w:cs="Times New Roman"/>
            <w:spacing w:val="-4"/>
            <w:sz w:val="22"/>
            <w:szCs w:val="22"/>
          </w:rPr>
          <w:delText xml:space="preserve"> </w:delText>
        </w:r>
        <w:r w:rsidRPr="00D753AC">
          <w:rPr>
            <w:rFonts w:cs="Times New Roman"/>
            <w:sz w:val="22"/>
            <w:szCs w:val="22"/>
          </w:rPr>
          <w:delText>each</w:delText>
        </w:r>
        <w:r w:rsidRPr="00D753AC">
          <w:rPr>
            <w:rFonts w:cs="Times New Roman"/>
            <w:spacing w:val="-4"/>
            <w:sz w:val="22"/>
            <w:szCs w:val="22"/>
          </w:rPr>
          <w:delText xml:space="preserve"> </w:delText>
        </w:r>
        <w:r w:rsidRPr="00D753AC">
          <w:rPr>
            <w:rFonts w:cs="Times New Roman"/>
            <w:sz w:val="22"/>
            <w:szCs w:val="22"/>
          </w:rPr>
          <w:delText>of</w:delText>
        </w:r>
        <w:r w:rsidRPr="00D753AC">
          <w:rPr>
            <w:rFonts w:cs="Times New Roman"/>
            <w:spacing w:val="-4"/>
            <w:sz w:val="22"/>
            <w:szCs w:val="22"/>
          </w:rPr>
          <w:delText xml:space="preserve"> </w:delText>
        </w:r>
        <w:r w:rsidRPr="00D753AC">
          <w:rPr>
            <w:rFonts w:cs="Times New Roman"/>
            <w:sz w:val="22"/>
            <w:szCs w:val="22"/>
          </w:rPr>
          <w:delText>six</w:delText>
        </w:r>
        <w:r w:rsidRPr="00D753AC">
          <w:rPr>
            <w:rFonts w:cs="Times New Roman"/>
            <w:spacing w:val="-4"/>
            <w:sz w:val="22"/>
            <w:szCs w:val="22"/>
          </w:rPr>
          <w:delText xml:space="preserve"> </w:delText>
        </w:r>
        <w:r w:rsidRPr="00D753AC">
          <w:rPr>
            <w:rFonts w:cs="Times New Roman"/>
            <w:sz w:val="22"/>
            <w:szCs w:val="22"/>
          </w:rPr>
          <w:delText>high-</w:delText>
        </w:r>
        <w:r w:rsidRPr="00D753AC">
          <w:rPr>
            <w:rFonts w:cs="Times New Roman"/>
            <w:i/>
            <w:sz w:val="22"/>
            <w:szCs w:val="22"/>
          </w:rPr>
          <w:delText>R</w:delText>
        </w:r>
      </w:del>
      <w:ins w:id="4269" w:author="Claire Kouba" w:date="2023-09-12T16:52:00Z">
        <w:r w:rsidR="002573FA" w:rsidRPr="00D753AC">
          <w:rPr>
            <w:rFonts w:cs="Times New Roman"/>
            <w:sz w:val="22"/>
            <w:szCs w:val="22"/>
          </w:rPr>
          <w:t>Six hydroclimate data</w:t>
        </w:r>
      </w:ins>
      <w:r w:rsidR="002573FA" w:rsidRPr="00D753AC">
        <w:rPr>
          <w:rFonts w:cs="Times New Roman"/>
          <w:sz w:val="22"/>
          <w:szCs w:val="22"/>
          <w:rPrChange w:id="4270" w:author="Claire Kouba" w:date="2023-09-12T16:52:00Z">
            <w:rPr>
              <w:i/>
              <w:spacing w:val="-8"/>
            </w:rPr>
          </w:rPrChange>
        </w:rPr>
        <w:t xml:space="preserve"> </w:t>
      </w:r>
      <w:r w:rsidR="002573FA" w:rsidRPr="00D753AC">
        <w:rPr>
          <w:rFonts w:cs="Times New Roman"/>
          <w:sz w:val="22"/>
          <w:szCs w:val="22"/>
        </w:rPr>
        <w:t>categories</w:t>
      </w:r>
      <w:del w:id="4271" w:author="Claire Kouba" w:date="2023-09-12T16:52:00Z">
        <w:r w:rsidRPr="00D753AC">
          <w:rPr>
            <w:rFonts w:cs="Times New Roman"/>
            <w:sz w:val="22"/>
            <w:szCs w:val="22"/>
          </w:rPr>
          <w:delText>,</w:delText>
        </w:r>
        <w:r w:rsidRPr="00D753AC">
          <w:rPr>
            <w:rFonts w:cs="Times New Roman"/>
            <w:spacing w:val="-4"/>
            <w:sz w:val="22"/>
            <w:szCs w:val="22"/>
          </w:rPr>
          <w:delText xml:space="preserve"> </w:delText>
        </w:r>
        <w:r w:rsidRPr="00D753AC">
          <w:rPr>
            <w:rFonts w:cs="Times New Roman"/>
            <w:sz w:val="22"/>
            <w:szCs w:val="22"/>
          </w:rPr>
          <w:delText>the</w:delText>
        </w:r>
      </w:del>
      <w:ins w:id="4272" w:author="Claire Kouba" w:date="2023-09-12T16:52:00Z">
        <w:r w:rsidR="002573FA" w:rsidRPr="00D753AC">
          <w:rPr>
            <w:rFonts w:cs="Times New Roman"/>
            <w:sz w:val="22"/>
            <w:szCs w:val="22"/>
          </w:rPr>
          <w:t xml:space="preserve"> contained at least one measurement station with an </w:t>
        </w:r>
        <w:r w:rsidR="002573FA" w:rsidRPr="00D753AC">
          <w:rPr>
            <w:rFonts w:cs="Times New Roman"/>
            <w:i/>
            <w:sz w:val="22"/>
            <w:szCs w:val="22"/>
          </w:rPr>
          <w:t xml:space="preserve">R </w:t>
        </w:r>
        <w:r w:rsidR="002573FA" w:rsidRPr="00D753AC">
          <w:rPr>
            <w:rFonts w:cs="Times New Roman"/>
            <w:sz w:val="22"/>
            <w:szCs w:val="22"/>
          </w:rPr>
          <w:t>value greater than 0.5 between a</w:t>
        </w:r>
        <w:r w:rsidR="002573FA" w:rsidRPr="00D753AC">
          <w:rPr>
            <w:rFonts w:cs="Times New Roman"/>
            <w:spacing w:val="31"/>
            <w:sz w:val="22"/>
            <w:szCs w:val="22"/>
          </w:rPr>
          <w:t xml:space="preserve"> </w:t>
        </w:r>
        <w:r w:rsidR="002573FA" w:rsidRPr="00D753AC">
          <w:rPr>
            <w:rFonts w:cs="Times New Roman"/>
            <w:sz w:val="22"/>
            <w:szCs w:val="22"/>
          </w:rPr>
          <w:t>data</w:t>
        </w:r>
        <w:r w:rsidR="002573FA" w:rsidRPr="00D753AC">
          <w:rPr>
            <w:rFonts w:cs="Times New Roman"/>
            <w:w w:val="99"/>
            <w:sz w:val="22"/>
            <w:szCs w:val="22"/>
          </w:rPr>
          <w:t xml:space="preserve"> </w:t>
        </w:r>
        <w:r w:rsidR="002573FA" w:rsidRPr="00D753AC">
          <w:rPr>
            <w:rFonts w:cs="Times New Roman"/>
            <w:sz w:val="22"/>
            <w:szCs w:val="22"/>
          </w:rPr>
          <w:t xml:space="preserve">record and observed </w:t>
        </w:r>
        <w:r w:rsidR="002573FA" w:rsidRPr="00D753AC">
          <w:rPr>
            <w:rFonts w:cs="Times New Roman"/>
            <w:i/>
            <w:sz w:val="22"/>
            <w:szCs w:val="22"/>
          </w:rPr>
          <w:t>V</w:t>
        </w:r>
        <w:r w:rsidR="002573FA" w:rsidRPr="00D753AC">
          <w:rPr>
            <w:rFonts w:cs="Times New Roman"/>
            <w:i/>
            <w:position w:val="-2"/>
            <w:sz w:val="22"/>
            <w:szCs w:val="22"/>
          </w:rPr>
          <w:t xml:space="preserve">min </w:t>
        </w:r>
        <w:r w:rsidR="002573FA" w:rsidRPr="00D753AC">
          <w:rPr>
            <w:rFonts w:cs="Times New Roman"/>
            <w:sz w:val="22"/>
            <w:szCs w:val="22"/>
          </w:rPr>
          <w:t>values. The single</w:t>
        </w:r>
      </w:ins>
      <w:r w:rsidR="002573FA" w:rsidRPr="00D753AC">
        <w:rPr>
          <w:rFonts w:cs="Times New Roman"/>
          <w:sz w:val="22"/>
          <w:szCs w:val="22"/>
          <w:rPrChange w:id="4273" w:author="Claire Kouba" w:date="2023-09-12T16:52:00Z">
            <w:rPr>
              <w:spacing w:val="-4"/>
            </w:rPr>
          </w:rPrChange>
        </w:rPr>
        <w:t xml:space="preserve"> </w:t>
      </w:r>
      <w:r w:rsidR="002573FA" w:rsidRPr="00D753AC">
        <w:rPr>
          <w:rFonts w:cs="Times New Roman"/>
          <w:sz w:val="22"/>
          <w:szCs w:val="22"/>
        </w:rPr>
        <w:t>monitoring</w:t>
      </w:r>
      <w:r w:rsidR="002573FA" w:rsidRPr="00D753AC">
        <w:rPr>
          <w:rFonts w:cs="Times New Roman"/>
          <w:sz w:val="22"/>
          <w:szCs w:val="22"/>
          <w:rPrChange w:id="4274" w:author="Claire Kouba" w:date="2023-09-12T16:52:00Z">
            <w:rPr>
              <w:spacing w:val="-4"/>
            </w:rPr>
          </w:rPrChange>
        </w:rPr>
        <w:t xml:space="preserve"> </w:t>
      </w:r>
      <w:r w:rsidR="002573FA" w:rsidRPr="00D753AC">
        <w:rPr>
          <w:rFonts w:cs="Times New Roman"/>
          <w:sz w:val="22"/>
          <w:szCs w:val="22"/>
        </w:rPr>
        <w:t>location</w:t>
      </w:r>
      <w:r w:rsidR="002573FA" w:rsidRPr="00D753AC">
        <w:rPr>
          <w:rFonts w:cs="Times New Roman"/>
          <w:sz w:val="22"/>
          <w:szCs w:val="22"/>
          <w:rPrChange w:id="4275" w:author="Claire Kouba" w:date="2023-09-12T16:52:00Z">
            <w:rPr>
              <w:spacing w:val="-4"/>
            </w:rPr>
          </w:rPrChange>
        </w:rPr>
        <w:t xml:space="preserve"> </w:t>
      </w:r>
      <w:r w:rsidR="002573FA" w:rsidRPr="00D753AC">
        <w:rPr>
          <w:rFonts w:cs="Times New Roman"/>
          <w:sz w:val="22"/>
          <w:szCs w:val="22"/>
        </w:rPr>
        <w:t>in</w:t>
      </w:r>
      <w:r w:rsidR="002573FA" w:rsidRPr="00D753AC">
        <w:rPr>
          <w:rFonts w:cs="Times New Roman"/>
          <w:sz w:val="22"/>
          <w:szCs w:val="22"/>
          <w:rPrChange w:id="4276" w:author="Claire Kouba" w:date="2023-09-12T16:52:00Z">
            <w:rPr>
              <w:spacing w:val="-4"/>
            </w:rPr>
          </w:rPrChange>
        </w:rPr>
        <w:t xml:space="preserve"> </w:t>
      </w:r>
      <w:r w:rsidR="002573FA" w:rsidRPr="00D753AC">
        <w:rPr>
          <w:rFonts w:cs="Times New Roman"/>
          <w:sz w:val="22"/>
          <w:szCs w:val="22"/>
        </w:rPr>
        <w:t>each</w:t>
      </w:r>
      <w:r w:rsidR="002573FA" w:rsidRPr="00D753AC">
        <w:rPr>
          <w:rFonts w:cs="Times New Roman"/>
          <w:sz w:val="22"/>
          <w:szCs w:val="22"/>
          <w:rPrChange w:id="4277" w:author="Claire Kouba" w:date="2023-09-12T16:52:00Z">
            <w:rPr>
              <w:spacing w:val="-4"/>
            </w:rPr>
          </w:rPrChange>
        </w:rPr>
        <w:t xml:space="preserve"> </w:t>
      </w:r>
      <w:ins w:id="4278" w:author="Claire Kouba" w:date="2023-09-14T15:30:00Z">
        <w:r w:rsidR="00BF174D" w:rsidRPr="00D753AC">
          <w:rPr>
            <w:rFonts w:cs="Times New Roman"/>
            <w:sz w:val="22"/>
            <w:szCs w:val="22"/>
          </w:rPr>
          <w:t xml:space="preserve">of these </w:t>
        </w:r>
      </w:ins>
      <w:del w:id="4279" w:author="Claire Kouba" w:date="2023-09-14T15:30:00Z">
        <w:r w:rsidR="002573FA" w:rsidRPr="00D753AC" w:rsidDel="00BF174D">
          <w:rPr>
            <w:rFonts w:cs="Times New Roman"/>
            <w:sz w:val="22"/>
            <w:szCs w:val="22"/>
          </w:rPr>
          <w:delText>category</w:delText>
        </w:r>
        <w:r w:rsidR="002573FA" w:rsidRPr="00D753AC" w:rsidDel="00BF174D">
          <w:rPr>
            <w:rFonts w:cs="Times New Roman"/>
            <w:sz w:val="22"/>
            <w:szCs w:val="22"/>
            <w:rPrChange w:id="4280" w:author="Claire Kouba" w:date="2023-09-12T16:52:00Z">
              <w:rPr>
                <w:spacing w:val="-4"/>
              </w:rPr>
            </w:rPrChange>
          </w:rPr>
          <w:delText xml:space="preserve"> </w:delText>
        </w:r>
      </w:del>
      <w:ins w:id="4281" w:author="Claire Kouba" w:date="2023-09-14T15:30:00Z">
        <w:r w:rsidR="00BF174D" w:rsidRPr="00D753AC">
          <w:rPr>
            <w:rFonts w:cs="Times New Roman"/>
            <w:sz w:val="22"/>
            <w:szCs w:val="22"/>
          </w:rPr>
          <w:t>categories</w:t>
        </w:r>
        <w:r w:rsidR="00BF174D" w:rsidRPr="00D753AC">
          <w:rPr>
            <w:rFonts w:cs="Times New Roman"/>
            <w:sz w:val="22"/>
            <w:szCs w:val="22"/>
            <w:rPrChange w:id="4282" w:author="Claire Kouba" w:date="2023-09-12T16:52:00Z">
              <w:rPr>
                <w:spacing w:val="-4"/>
              </w:rPr>
            </w:rPrChange>
          </w:rPr>
          <w:t xml:space="preserve"> </w:t>
        </w:r>
      </w:ins>
      <w:r w:rsidR="002573FA" w:rsidRPr="00D753AC">
        <w:rPr>
          <w:rFonts w:cs="Times New Roman"/>
          <w:sz w:val="22"/>
          <w:szCs w:val="22"/>
        </w:rPr>
        <w:t>with</w:t>
      </w:r>
      <w:r w:rsidR="002573FA" w:rsidRPr="00D753AC">
        <w:rPr>
          <w:rFonts w:cs="Times New Roman"/>
          <w:sz w:val="22"/>
          <w:szCs w:val="22"/>
          <w:rPrChange w:id="4283" w:author="Claire Kouba" w:date="2023-09-12T16:52:00Z">
            <w:rPr>
              <w:spacing w:val="-4"/>
            </w:rPr>
          </w:rPrChange>
        </w:rPr>
        <w:t xml:space="preserve"> </w:t>
      </w:r>
      <w:r w:rsidR="002573FA" w:rsidRPr="00D753AC">
        <w:rPr>
          <w:rFonts w:cs="Times New Roman"/>
          <w:sz w:val="22"/>
          <w:szCs w:val="22"/>
        </w:rPr>
        <w:t>the</w:t>
      </w:r>
      <w:r w:rsidR="002573FA" w:rsidRPr="00D753AC">
        <w:rPr>
          <w:rFonts w:cs="Times New Roman"/>
          <w:sz w:val="22"/>
          <w:szCs w:val="22"/>
          <w:rPrChange w:id="4284" w:author="Claire Kouba" w:date="2023-09-12T16:52:00Z">
            <w:rPr>
              <w:spacing w:val="-4"/>
            </w:rPr>
          </w:rPrChange>
        </w:rPr>
        <w:t xml:space="preserve"> </w:t>
      </w:r>
      <w:r w:rsidR="002573FA" w:rsidRPr="00D753AC">
        <w:rPr>
          <w:rFonts w:cs="Times New Roman"/>
          <w:sz w:val="22"/>
          <w:szCs w:val="22"/>
        </w:rPr>
        <w:t>highest</w:t>
      </w:r>
      <w:r w:rsidR="002573FA" w:rsidRPr="00D753AC">
        <w:rPr>
          <w:rFonts w:cs="Times New Roman"/>
          <w:sz w:val="22"/>
          <w:szCs w:val="22"/>
          <w:rPrChange w:id="4285" w:author="Claire Kouba" w:date="2023-09-12T16:52:00Z">
            <w:rPr>
              <w:spacing w:val="-4"/>
            </w:rPr>
          </w:rPrChange>
        </w:rPr>
        <w:t xml:space="preserve"> </w:t>
      </w:r>
      <w:r w:rsidR="002573FA" w:rsidRPr="00D753AC">
        <w:rPr>
          <w:rFonts w:cs="Times New Roman"/>
          <w:i/>
          <w:sz w:val="22"/>
          <w:szCs w:val="22"/>
        </w:rPr>
        <w:t>R</w:t>
      </w:r>
      <w:r w:rsidR="002573FA" w:rsidRPr="00D753AC">
        <w:rPr>
          <w:rFonts w:cs="Times New Roman"/>
          <w:i/>
          <w:sz w:val="22"/>
          <w:szCs w:val="22"/>
          <w:rPrChange w:id="4286" w:author="Claire Kouba" w:date="2023-09-12T16:52:00Z">
            <w:rPr>
              <w:i/>
              <w:spacing w:val="-8"/>
            </w:rPr>
          </w:rPrChange>
        </w:rPr>
        <w:t xml:space="preserve"> </w:t>
      </w:r>
      <w:r w:rsidR="002573FA" w:rsidRPr="00D753AC">
        <w:rPr>
          <w:rFonts w:cs="Times New Roman"/>
          <w:sz w:val="22"/>
          <w:szCs w:val="22"/>
        </w:rPr>
        <w:t>value</w:t>
      </w:r>
      <w:r w:rsidR="002573FA" w:rsidRPr="00D753AC">
        <w:rPr>
          <w:rFonts w:cs="Times New Roman"/>
          <w:sz w:val="22"/>
          <w:szCs w:val="22"/>
          <w:rPrChange w:id="4287" w:author="Claire Kouba" w:date="2023-09-12T16:52:00Z">
            <w:rPr>
              <w:spacing w:val="-4"/>
            </w:rPr>
          </w:rPrChange>
        </w:rPr>
        <w:t xml:space="preserve"> </w:t>
      </w:r>
      <w:del w:id="4288" w:author="Claire Kouba" w:date="2023-09-12T16:52:00Z">
        <w:r w:rsidRPr="00D753AC">
          <w:rPr>
            <w:rFonts w:cs="Times New Roman"/>
            <w:sz w:val="22"/>
            <w:szCs w:val="22"/>
          </w:rPr>
          <w:delText>with</w:delText>
        </w:r>
        <w:r w:rsidRPr="00D753AC">
          <w:rPr>
            <w:rFonts w:cs="Times New Roman"/>
            <w:spacing w:val="-4"/>
            <w:sz w:val="22"/>
            <w:szCs w:val="22"/>
          </w:rPr>
          <w:delText xml:space="preserve"> </w:delText>
        </w:r>
        <w:r w:rsidRPr="00D753AC">
          <w:rPr>
            <w:rFonts w:cs="Times New Roman"/>
            <w:sz w:val="22"/>
            <w:szCs w:val="22"/>
          </w:rPr>
          <w:delText>observed</w:delText>
        </w:r>
        <w:r w:rsidRPr="00D753AC">
          <w:rPr>
            <w:rFonts w:cs="Times New Roman"/>
            <w:spacing w:val="-4"/>
            <w:sz w:val="22"/>
            <w:szCs w:val="22"/>
          </w:rPr>
          <w:delText xml:space="preserve"> </w:delText>
        </w:r>
        <w:r w:rsidRPr="00D753AC">
          <w:rPr>
            <w:rFonts w:cs="Times New Roman"/>
            <w:i/>
            <w:sz w:val="22"/>
            <w:szCs w:val="22"/>
          </w:rPr>
          <w:delText>V</w:delText>
        </w:r>
        <w:r w:rsidRPr="00D753AC">
          <w:rPr>
            <w:rFonts w:cs="Times New Roman"/>
            <w:i/>
            <w:position w:val="-2"/>
            <w:sz w:val="22"/>
            <w:szCs w:val="22"/>
          </w:rPr>
          <w:delText>min.</w:delText>
        </w:r>
        <w:r w:rsidRPr="00D753AC">
          <w:rPr>
            <w:rFonts w:cs="Times New Roman"/>
            <w:i/>
            <w:spacing w:val="13"/>
            <w:position w:val="-2"/>
            <w:sz w:val="22"/>
            <w:szCs w:val="22"/>
          </w:rPr>
          <w:delText xml:space="preserve"> </w:delText>
        </w:r>
        <w:r w:rsidRPr="00D753AC">
          <w:rPr>
            <w:rFonts w:cs="Times New Roman"/>
            <w:position w:val="-2"/>
            <w:sz w:val="22"/>
            <w:szCs w:val="22"/>
          </w:rPr>
          <w:delText>30</w:delText>
        </w:r>
        <w:r w:rsidRPr="00D753AC">
          <w:rPr>
            <w:rFonts w:cs="Times New Roman"/>
            <w:spacing w:val="17"/>
            <w:position w:val="-2"/>
            <w:sz w:val="22"/>
            <w:szCs w:val="22"/>
          </w:rPr>
          <w:delText xml:space="preserve"> </w:delText>
        </w:r>
        <w:r w:rsidRPr="00D753AC">
          <w:rPr>
            <w:rFonts w:cs="Times New Roman"/>
            <w:i/>
            <w:position w:val="-2"/>
            <w:sz w:val="22"/>
            <w:szCs w:val="22"/>
          </w:rPr>
          <w:delText>days</w:delText>
        </w:r>
        <w:r w:rsidRPr="00D753AC">
          <w:rPr>
            <w:rFonts w:cs="Times New Roman"/>
            <w:i/>
            <w:w w:val="107"/>
            <w:position w:val="-2"/>
            <w:sz w:val="22"/>
            <w:szCs w:val="22"/>
          </w:rPr>
          <w:delText xml:space="preserve"> </w:delText>
        </w:r>
        <w:r w:rsidRPr="00D753AC">
          <w:rPr>
            <w:rFonts w:cs="Times New Roman"/>
            <w:sz w:val="22"/>
            <w:szCs w:val="22"/>
          </w:rPr>
          <w:delText>values</w:delText>
        </w:r>
        <w:r w:rsidRPr="00D753AC">
          <w:rPr>
            <w:rFonts w:cs="Times New Roman"/>
            <w:spacing w:val="-11"/>
            <w:sz w:val="22"/>
            <w:szCs w:val="22"/>
          </w:rPr>
          <w:delText xml:space="preserve"> </w:delText>
        </w:r>
      </w:del>
      <w:r w:rsidR="002573FA" w:rsidRPr="00D753AC">
        <w:rPr>
          <w:rFonts w:cs="Times New Roman"/>
          <w:sz w:val="22"/>
          <w:szCs w:val="22"/>
        </w:rPr>
        <w:t>was</w:t>
      </w:r>
      <w:r w:rsidR="002573FA" w:rsidRPr="00D753AC">
        <w:rPr>
          <w:rFonts w:cs="Times New Roman"/>
          <w:sz w:val="22"/>
          <w:szCs w:val="22"/>
          <w:rPrChange w:id="4289" w:author="Claire Kouba" w:date="2023-09-12T16:52:00Z">
            <w:rPr>
              <w:spacing w:val="-11"/>
            </w:rPr>
          </w:rPrChange>
        </w:rPr>
        <w:t xml:space="preserve"> </w:t>
      </w:r>
      <w:r w:rsidR="002573FA" w:rsidRPr="00D753AC">
        <w:rPr>
          <w:rFonts w:cs="Times New Roman"/>
          <w:sz w:val="22"/>
          <w:szCs w:val="22"/>
        </w:rPr>
        <w:t>selected</w:t>
      </w:r>
      <w:r w:rsidR="002573FA" w:rsidRPr="00D753AC">
        <w:rPr>
          <w:rFonts w:cs="Times New Roman"/>
          <w:spacing w:val="38"/>
          <w:sz w:val="22"/>
          <w:szCs w:val="22"/>
          <w:rPrChange w:id="4290" w:author="Claire Kouba" w:date="2023-09-12T16:52:00Z">
            <w:rPr>
              <w:spacing w:val="-11"/>
            </w:rPr>
          </w:rPrChange>
        </w:rPr>
        <w:t xml:space="preserve"> </w:t>
      </w:r>
      <w:r w:rsidR="002573FA" w:rsidRPr="00D753AC">
        <w:rPr>
          <w:rFonts w:cs="Times New Roman"/>
          <w:sz w:val="22"/>
          <w:szCs w:val="22"/>
        </w:rPr>
        <w:t>for</w:t>
      </w:r>
      <w:r w:rsidR="002573FA" w:rsidRPr="00D753AC">
        <w:rPr>
          <w:rFonts w:cs="Times New Roman"/>
          <w:w w:val="99"/>
          <w:sz w:val="22"/>
          <w:szCs w:val="22"/>
          <w:rPrChange w:id="4291" w:author="Claire Kouba" w:date="2023-09-12T16:52:00Z">
            <w:rPr>
              <w:spacing w:val="-11"/>
            </w:rPr>
          </w:rPrChange>
        </w:rPr>
        <w:t xml:space="preserve"> </w:t>
      </w:r>
      <w:r w:rsidR="002573FA" w:rsidRPr="00D753AC">
        <w:rPr>
          <w:rFonts w:cs="Times New Roman"/>
          <w:sz w:val="22"/>
          <w:szCs w:val="22"/>
        </w:rPr>
        <w:t>further</w:t>
      </w:r>
      <w:r w:rsidR="002573FA" w:rsidRPr="00D753AC">
        <w:rPr>
          <w:rFonts w:cs="Times New Roman"/>
          <w:sz w:val="22"/>
          <w:szCs w:val="22"/>
          <w:rPrChange w:id="4292" w:author="Claire Kouba" w:date="2023-09-12T16:52:00Z">
            <w:rPr>
              <w:spacing w:val="-11"/>
            </w:rPr>
          </w:rPrChange>
        </w:rPr>
        <w:t xml:space="preserve"> </w:t>
      </w:r>
      <w:r w:rsidR="002573FA" w:rsidRPr="00D753AC">
        <w:rPr>
          <w:rFonts w:cs="Times New Roman"/>
          <w:sz w:val="22"/>
          <w:szCs w:val="22"/>
        </w:rPr>
        <w:t>analysis</w:t>
      </w:r>
      <w:r w:rsidR="002573FA" w:rsidRPr="00D753AC">
        <w:rPr>
          <w:rFonts w:cs="Times New Roman"/>
          <w:sz w:val="22"/>
          <w:szCs w:val="22"/>
          <w:rPrChange w:id="4293" w:author="Claire Kouba" w:date="2023-09-12T16:52:00Z">
            <w:rPr>
              <w:spacing w:val="-11"/>
            </w:rPr>
          </w:rPrChange>
        </w:rPr>
        <w:t xml:space="preserve"> </w:t>
      </w:r>
      <w:del w:id="4294"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"_bookmark9" </w:delInstrText>
        </w:r>
        <w:r w:rsidRPr="00D753AC">
          <w:rPr>
            <w:rFonts w:cs="Times New Roman"/>
            <w:sz w:val="22"/>
            <w:szCs w:val="22"/>
          </w:rPr>
          <w:fldChar w:fldCharType="separate"/>
        </w:r>
        <w:r w:rsidRPr="00D753AC">
          <w:rPr>
            <w:rFonts w:cs="Times New Roman"/>
            <w:sz w:val="22"/>
            <w:szCs w:val="22"/>
          </w:rPr>
          <w:delText>(Figure</w:delText>
        </w:r>
        <w:r w:rsidRPr="00D753AC">
          <w:rPr>
            <w:rFonts w:cs="Times New Roman"/>
            <w:sz w:val="22"/>
            <w:szCs w:val="22"/>
          </w:rPr>
          <w:fldChar w:fldCharType="end"/>
        </w:r>
      </w:del>
      <w:ins w:id="4295"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"_bookmark14"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z w:val="22"/>
            <w:szCs w:val="22"/>
          </w:rPr>
          <w:fldChar w:fldCharType="end"/>
        </w:r>
      </w:ins>
      <w:r w:rsidR="002573FA" w:rsidRPr="00D753AC">
        <w:rPr>
          <w:rFonts w:cs="Times New Roman"/>
          <w:sz w:val="22"/>
          <w:szCs w:val="22"/>
          <w:rPrChange w:id="4296" w:author="Claire Kouba" w:date="2023-09-12T16:52:00Z">
            <w:rPr>
              <w:spacing w:val="-11"/>
            </w:rPr>
          </w:rPrChange>
        </w:rPr>
        <w:t xml:space="preserve"> </w:t>
      </w:r>
      <w:del w:id="4297" w:author="Claire Kouba" w:date="2023-09-12T16:52:00Z">
        <w:r w:rsidRPr="00D753AC">
          <w:rPr>
            <w:rFonts w:cs="Times New Roman"/>
            <w:sz w:val="22"/>
            <w:szCs w:val="22"/>
          </w:rPr>
          <w:delText>9).</w:delText>
        </w:r>
      </w:del>
      <w:ins w:id="4298" w:author="Claire Kouba" w:date="2023-09-12T16:52:00Z">
        <w:r w:rsidR="002573FA" w:rsidRPr="00D753AC">
          <w:rPr>
            <w:rFonts w:cs="Times New Roman"/>
            <w:sz w:val="22"/>
            <w:szCs w:val="22"/>
          </w:rPr>
          <w:t xml:space="preserve">A3). (Although an </w:t>
        </w:r>
        <w:r w:rsidR="002573FA" w:rsidRPr="00D753AC">
          <w:rPr>
            <w:rFonts w:cs="Times New Roman"/>
            <w:i/>
            <w:sz w:val="22"/>
            <w:szCs w:val="22"/>
          </w:rPr>
          <w:t xml:space="preserve">R </w:t>
        </w:r>
        <w:r w:rsidR="002573FA" w:rsidRPr="00D753AC">
          <w:rPr>
            <w:rFonts w:cs="Times New Roman"/>
            <w:sz w:val="22"/>
            <w:szCs w:val="22"/>
          </w:rPr>
          <w:t>value of 0.5 is not considered a strong correlation on its own, it was selected</w:t>
        </w:r>
        <w:r w:rsidR="002573FA" w:rsidRPr="00D753AC">
          <w:rPr>
            <w:rFonts w:cs="Times New Roman"/>
            <w:spacing w:val="48"/>
            <w:sz w:val="22"/>
            <w:szCs w:val="22"/>
          </w:rPr>
          <w:t xml:space="preserve"> </w:t>
        </w:r>
        <w:r w:rsidR="002573FA" w:rsidRPr="00D753AC">
          <w:rPr>
            <w:rFonts w:cs="Times New Roman"/>
            <w:sz w:val="22"/>
            <w:szCs w:val="22"/>
          </w:rPr>
          <w:t>as</w:t>
        </w:r>
        <w:r w:rsidR="002573FA" w:rsidRPr="00D753AC">
          <w:rPr>
            <w:rFonts w:cs="Times New Roman"/>
            <w:w w:val="99"/>
            <w:sz w:val="22"/>
            <w:szCs w:val="22"/>
          </w:rPr>
          <w:t xml:space="preserve"> </w:t>
        </w:r>
        <w:r w:rsidR="002573FA" w:rsidRPr="00D753AC">
          <w:rPr>
            <w:rFonts w:cs="Times New Roman"/>
            <w:sz w:val="22"/>
            <w:szCs w:val="22"/>
          </w:rPr>
          <w:t>an</w:t>
        </w:r>
        <w:r w:rsidR="002573FA" w:rsidRPr="00D753AC">
          <w:rPr>
            <w:rFonts w:cs="Times New Roman"/>
            <w:spacing w:val="-7"/>
            <w:sz w:val="22"/>
            <w:szCs w:val="22"/>
          </w:rPr>
          <w:t xml:space="preserve"> </w:t>
        </w:r>
        <w:r w:rsidR="002573FA" w:rsidRPr="00D753AC">
          <w:rPr>
            <w:rFonts w:cs="Times New Roman"/>
            <w:sz w:val="22"/>
            <w:szCs w:val="22"/>
          </w:rPr>
          <w:t>inclusion</w:t>
        </w:r>
        <w:r w:rsidR="002573FA" w:rsidRPr="00D753AC">
          <w:rPr>
            <w:rFonts w:cs="Times New Roman"/>
            <w:spacing w:val="-7"/>
            <w:sz w:val="22"/>
            <w:szCs w:val="22"/>
          </w:rPr>
          <w:t xml:space="preserve"> </w:t>
        </w:r>
        <w:r w:rsidR="002573FA" w:rsidRPr="00D753AC">
          <w:rPr>
            <w:rFonts w:cs="Times New Roman"/>
            <w:sz w:val="22"/>
            <w:szCs w:val="22"/>
          </w:rPr>
          <w:t>threshold</w:t>
        </w:r>
        <w:r w:rsidR="002573FA" w:rsidRPr="00D753AC">
          <w:rPr>
            <w:rFonts w:cs="Times New Roman"/>
            <w:spacing w:val="-7"/>
            <w:sz w:val="22"/>
            <w:szCs w:val="22"/>
          </w:rPr>
          <w:t xml:space="preserve"> </w:t>
        </w:r>
        <w:r w:rsidR="002573FA" w:rsidRPr="00D753AC">
          <w:rPr>
            <w:rFonts w:cs="Times New Roman"/>
            <w:sz w:val="22"/>
            <w:szCs w:val="22"/>
          </w:rPr>
          <w:t>to</w:t>
        </w:r>
        <w:r w:rsidR="002573FA" w:rsidRPr="00D753AC">
          <w:rPr>
            <w:rFonts w:cs="Times New Roman"/>
            <w:spacing w:val="-8"/>
            <w:sz w:val="22"/>
            <w:szCs w:val="22"/>
          </w:rPr>
          <w:t xml:space="preserve"> </w:t>
        </w:r>
        <w:r w:rsidR="002573FA" w:rsidRPr="00D753AC">
          <w:rPr>
            <w:rFonts w:cs="Times New Roman"/>
            <w:sz w:val="22"/>
            <w:szCs w:val="22"/>
          </w:rPr>
          <w:t>retain</w:t>
        </w:r>
        <w:r w:rsidR="002573FA" w:rsidRPr="00D753AC">
          <w:rPr>
            <w:rFonts w:cs="Times New Roman"/>
            <w:spacing w:val="-7"/>
            <w:sz w:val="22"/>
            <w:szCs w:val="22"/>
          </w:rPr>
          <w:t xml:space="preserve"> </w:t>
        </w:r>
        <w:r w:rsidR="002573FA" w:rsidRPr="00D753AC">
          <w:rPr>
            <w:rFonts w:cs="Times New Roman"/>
            <w:sz w:val="22"/>
            <w:szCs w:val="22"/>
          </w:rPr>
          <w:t>any</w:t>
        </w:r>
        <w:r w:rsidR="002573FA" w:rsidRPr="00D753AC">
          <w:rPr>
            <w:rFonts w:cs="Times New Roman"/>
            <w:spacing w:val="-7"/>
            <w:sz w:val="22"/>
            <w:szCs w:val="22"/>
          </w:rPr>
          <w:t xml:space="preserve"> </w:t>
        </w:r>
        <w:r w:rsidR="002573FA" w:rsidRPr="00D753AC">
          <w:rPr>
            <w:rFonts w:cs="Times New Roman"/>
            <w:sz w:val="22"/>
            <w:szCs w:val="22"/>
          </w:rPr>
          <w:t>predictors</w:t>
        </w:r>
        <w:r w:rsidR="002573FA" w:rsidRPr="00D753AC">
          <w:rPr>
            <w:rFonts w:cs="Times New Roman"/>
            <w:spacing w:val="-7"/>
            <w:sz w:val="22"/>
            <w:szCs w:val="22"/>
          </w:rPr>
          <w:t xml:space="preserve"> </w:t>
        </w:r>
        <w:r w:rsidR="002573FA" w:rsidRPr="00D753AC">
          <w:rPr>
            <w:rFonts w:cs="Times New Roman"/>
            <w:sz w:val="22"/>
            <w:szCs w:val="22"/>
          </w:rPr>
          <w:t>that</w:t>
        </w:r>
        <w:r w:rsidR="002573FA" w:rsidRPr="00D753AC">
          <w:rPr>
            <w:rFonts w:cs="Times New Roman"/>
            <w:spacing w:val="-7"/>
            <w:sz w:val="22"/>
            <w:szCs w:val="22"/>
          </w:rPr>
          <w:t xml:space="preserve"> </w:t>
        </w:r>
        <w:r w:rsidR="002573FA" w:rsidRPr="00D753AC">
          <w:rPr>
            <w:rFonts w:cs="Times New Roman"/>
            <w:sz w:val="22"/>
            <w:szCs w:val="22"/>
          </w:rPr>
          <w:t>could</w:t>
        </w:r>
        <w:r w:rsidR="002573FA" w:rsidRPr="00D753AC">
          <w:rPr>
            <w:rFonts w:cs="Times New Roman"/>
            <w:spacing w:val="-7"/>
            <w:sz w:val="22"/>
            <w:szCs w:val="22"/>
          </w:rPr>
          <w:t xml:space="preserve"> </w:t>
        </w:r>
        <w:r w:rsidR="002573FA" w:rsidRPr="00D753AC">
          <w:rPr>
            <w:rFonts w:cs="Times New Roman"/>
            <w:sz w:val="22"/>
            <w:szCs w:val="22"/>
          </w:rPr>
          <w:t>provide</w:t>
        </w:r>
        <w:r w:rsidR="002573FA" w:rsidRPr="00D753AC">
          <w:rPr>
            <w:rFonts w:cs="Times New Roman"/>
            <w:spacing w:val="-7"/>
            <w:sz w:val="22"/>
            <w:szCs w:val="22"/>
          </w:rPr>
          <w:t xml:space="preserve"> </w:t>
        </w:r>
        <w:r w:rsidR="002573FA" w:rsidRPr="00D753AC">
          <w:rPr>
            <w:rFonts w:cs="Times New Roman"/>
            <w:sz w:val="22"/>
            <w:szCs w:val="22"/>
          </w:rPr>
          <w:t>useful</w:t>
        </w:r>
        <w:r w:rsidR="002573FA" w:rsidRPr="00D753AC">
          <w:rPr>
            <w:rFonts w:cs="Times New Roman"/>
            <w:spacing w:val="-8"/>
            <w:sz w:val="22"/>
            <w:szCs w:val="22"/>
          </w:rPr>
          <w:t xml:space="preserve"> </w:t>
        </w:r>
        <w:r w:rsidR="002573FA" w:rsidRPr="00D753AC">
          <w:rPr>
            <w:rFonts w:cs="Times New Roman"/>
            <w:sz w:val="22"/>
            <w:szCs w:val="22"/>
          </w:rPr>
          <w:t>information</w:t>
        </w:r>
        <w:r w:rsidR="002573FA" w:rsidRPr="00D753AC">
          <w:rPr>
            <w:rFonts w:cs="Times New Roman"/>
            <w:spacing w:val="-7"/>
            <w:sz w:val="22"/>
            <w:szCs w:val="22"/>
          </w:rPr>
          <w:t xml:space="preserve"> </w:t>
        </w:r>
        <w:r w:rsidR="002573FA" w:rsidRPr="00D753AC">
          <w:rPr>
            <w:rFonts w:cs="Times New Roman"/>
            <w:sz w:val="22"/>
            <w:szCs w:val="22"/>
          </w:rPr>
          <w:t>in</w:t>
        </w:r>
        <w:r w:rsidR="002573FA" w:rsidRPr="00D753AC">
          <w:rPr>
            <w:rFonts w:cs="Times New Roman"/>
            <w:spacing w:val="-7"/>
            <w:sz w:val="22"/>
            <w:szCs w:val="22"/>
          </w:rPr>
          <w:t xml:space="preserve"> </w:t>
        </w:r>
        <w:r w:rsidR="002573FA" w:rsidRPr="00D753AC">
          <w:rPr>
            <w:rFonts w:cs="Times New Roman"/>
            <w:sz w:val="22"/>
            <w:szCs w:val="22"/>
          </w:rPr>
          <w:t>combination</w:t>
        </w:r>
        <w:r w:rsidR="002573FA" w:rsidRPr="00D753AC">
          <w:rPr>
            <w:rFonts w:cs="Times New Roman"/>
            <w:spacing w:val="-7"/>
            <w:sz w:val="22"/>
            <w:szCs w:val="22"/>
          </w:rPr>
          <w:t xml:space="preserve"> </w:t>
        </w:r>
        <w:r w:rsidR="002573FA" w:rsidRPr="00D753AC">
          <w:rPr>
            <w:rFonts w:cs="Times New Roman"/>
            <w:sz w:val="22"/>
            <w:szCs w:val="22"/>
          </w:rPr>
          <w:t>with</w:t>
        </w:r>
        <w:r w:rsidR="002573FA" w:rsidRPr="00D753AC">
          <w:rPr>
            <w:rFonts w:cs="Times New Roman"/>
            <w:spacing w:val="-7"/>
            <w:sz w:val="22"/>
            <w:szCs w:val="22"/>
          </w:rPr>
          <w:t xml:space="preserve"> </w:t>
        </w:r>
        <w:r w:rsidR="002573FA" w:rsidRPr="00D753AC">
          <w:rPr>
            <w:rFonts w:cs="Times New Roman"/>
            <w:sz w:val="22"/>
            <w:szCs w:val="22"/>
          </w:rPr>
          <w:t>other</w:t>
        </w:r>
        <w:r w:rsidR="002573FA" w:rsidRPr="00D753AC">
          <w:rPr>
            <w:rFonts w:cs="Times New Roman"/>
            <w:spacing w:val="-7"/>
            <w:sz w:val="22"/>
            <w:szCs w:val="22"/>
          </w:rPr>
          <w:t xml:space="preserve"> </w:t>
        </w:r>
        <w:r w:rsidR="002573FA" w:rsidRPr="00D753AC">
          <w:rPr>
            <w:rFonts w:cs="Times New Roman"/>
            <w:sz w:val="22"/>
            <w:szCs w:val="22"/>
          </w:rPr>
          <w:t>predictors.)</w:t>
        </w:r>
      </w:ins>
      <w:r w:rsidR="002573FA" w:rsidRPr="00D753AC">
        <w:rPr>
          <w:rFonts w:cs="Times New Roman"/>
          <w:spacing w:val="-7"/>
          <w:sz w:val="22"/>
          <w:szCs w:val="22"/>
          <w:rPrChange w:id="4299" w:author="Claire Kouba" w:date="2023-09-12T16:52:00Z">
            <w:rPr>
              <w:spacing w:val="-11"/>
            </w:rPr>
          </w:rPrChange>
        </w:rPr>
        <w:t xml:space="preserve"> </w:t>
      </w:r>
      <w:r w:rsidR="002573FA" w:rsidRPr="00D753AC">
        <w:rPr>
          <w:rFonts w:cs="Times New Roman"/>
          <w:sz w:val="22"/>
          <w:szCs w:val="22"/>
        </w:rPr>
        <w:t>Out</w:t>
      </w:r>
      <w:r w:rsidR="002573FA" w:rsidRPr="00D753AC">
        <w:rPr>
          <w:rFonts w:cs="Times New Roman"/>
          <w:w w:val="99"/>
          <w:sz w:val="22"/>
          <w:szCs w:val="22"/>
          <w:rPrChange w:id="4300" w:author="Claire Kouba" w:date="2023-09-12T16:52:00Z">
            <w:rPr>
              <w:spacing w:val="-11"/>
            </w:rPr>
          </w:rPrChange>
        </w:rPr>
        <w:t xml:space="preserve"> </w:t>
      </w:r>
      <w:r w:rsidR="002573FA" w:rsidRPr="00D753AC">
        <w:rPr>
          <w:rFonts w:cs="Times New Roman"/>
          <w:sz w:val="22"/>
          <w:szCs w:val="22"/>
        </w:rPr>
        <w:t>of</w:t>
      </w:r>
      <w:r w:rsidR="002573FA" w:rsidRPr="00D753AC">
        <w:rPr>
          <w:rFonts w:cs="Times New Roman"/>
          <w:sz w:val="22"/>
          <w:szCs w:val="22"/>
          <w:rPrChange w:id="4301" w:author="Claire Kouba" w:date="2023-09-12T16:52:00Z">
            <w:rPr>
              <w:spacing w:val="-11"/>
            </w:rPr>
          </w:rPrChange>
        </w:rPr>
        <w:t xml:space="preserve"> </w:t>
      </w:r>
      <w:r w:rsidR="002573FA" w:rsidRPr="00D753AC">
        <w:rPr>
          <w:rFonts w:cs="Times New Roman"/>
          <w:sz w:val="22"/>
          <w:szCs w:val="22"/>
        </w:rPr>
        <w:t>this</w:t>
      </w:r>
      <w:r w:rsidR="002573FA" w:rsidRPr="00D753AC">
        <w:rPr>
          <w:rFonts w:cs="Times New Roman"/>
          <w:sz w:val="22"/>
          <w:szCs w:val="22"/>
          <w:rPrChange w:id="4302" w:author="Claire Kouba" w:date="2023-09-12T16:52:00Z">
            <w:rPr>
              <w:spacing w:val="-11"/>
            </w:rPr>
          </w:rPrChange>
        </w:rPr>
        <w:t xml:space="preserve"> </w:t>
      </w:r>
      <w:r w:rsidR="002573FA" w:rsidRPr="00D753AC">
        <w:rPr>
          <w:rFonts w:cs="Times New Roman"/>
          <w:sz w:val="22"/>
          <w:szCs w:val="22"/>
        </w:rPr>
        <w:t>set</w:t>
      </w:r>
      <w:r w:rsidR="002573FA" w:rsidRPr="00D753AC">
        <w:rPr>
          <w:rFonts w:cs="Times New Roman"/>
          <w:sz w:val="22"/>
          <w:szCs w:val="22"/>
          <w:rPrChange w:id="4303" w:author="Claire Kouba" w:date="2023-09-12T16:52:00Z">
            <w:rPr>
              <w:spacing w:val="-11"/>
            </w:rPr>
          </w:rPrChange>
        </w:rPr>
        <w:t xml:space="preserve"> </w:t>
      </w:r>
      <w:r w:rsidR="002573FA" w:rsidRPr="00D753AC">
        <w:rPr>
          <w:rFonts w:cs="Times New Roman"/>
          <w:sz w:val="22"/>
          <w:szCs w:val="22"/>
        </w:rPr>
        <w:t>of</w:t>
      </w:r>
      <w:r w:rsidR="002573FA" w:rsidRPr="00D753AC">
        <w:rPr>
          <w:rFonts w:cs="Times New Roman"/>
          <w:sz w:val="22"/>
          <w:szCs w:val="22"/>
          <w:rPrChange w:id="4304" w:author="Claire Kouba" w:date="2023-09-12T16:52:00Z">
            <w:rPr>
              <w:spacing w:val="-11"/>
            </w:rPr>
          </w:rPrChange>
        </w:rPr>
        <w:t xml:space="preserve"> </w:t>
      </w:r>
      <w:r w:rsidR="002573FA" w:rsidRPr="00D753AC">
        <w:rPr>
          <w:rFonts w:cs="Times New Roman"/>
          <w:sz w:val="22"/>
          <w:szCs w:val="22"/>
        </w:rPr>
        <w:t>six</w:t>
      </w:r>
      <w:ins w:id="4305" w:author="Claire Kouba" w:date="2023-09-12T16:52:00Z">
        <w:r w:rsidR="002573FA" w:rsidRPr="00D753AC">
          <w:rPr>
            <w:rFonts w:cs="Times New Roman"/>
            <w:sz w:val="22"/>
            <w:szCs w:val="22"/>
          </w:rPr>
          <w:t xml:space="preserve"> hydroclimate data records</w:t>
        </w:r>
      </w:ins>
      <w:r w:rsidR="002573FA" w:rsidRPr="00D753AC">
        <w:rPr>
          <w:rFonts w:cs="Times New Roman"/>
          <w:sz w:val="22"/>
          <w:szCs w:val="22"/>
        </w:rPr>
        <w:t>,</w:t>
      </w:r>
      <w:r w:rsidR="002573FA" w:rsidRPr="00D753AC">
        <w:rPr>
          <w:rFonts w:cs="Times New Roman"/>
          <w:sz w:val="22"/>
          <w:szCs w:val="22"/>
          <w:rPrChange w:id="4306" w:author="Claire Kouba" w:date="2023-09-12T16:52:00Z">
            <w:rPr>
              <w:spacing w:val="-11"/>
            </w:rPr>
          </w:rPrChange>
        </w:rPr>
        <w:t xml:space="preserve"> </w:t>
      </w:r>
      <w:r w:rsidR="002573FA" w:rsidRPr="00D753AC">
        <w:rPr>
          <w:rFonts w:cs="Times New Roman"/>
          <w:sz w:val="22"/>
          <w:szCs w:val="22"/>
        </w:rPr>
        <w:t>the</w:t>
      </w:r>
      <w:r w:rsidR="002573FA" w:rsidRPr="00D753AC">
        <w:rPr>
          <w:rFonts w:cs="Times New Roman"/>
          <w:sz w:val="22"/>
          <w:szCs w:val="22"/>
          <w:rPrChange w:id="4307" w:author="Claire Kouba" w:date="2023-09-12T16:52:00Z">
            <w:rPr>
              <w:spacing w:val="-11"/>
            </w:rPr>
          </w:rPrChange>
        </w:rPr>
        <w:t xml:space="preserve"> </w:t>
      </w:r>
      <w:r w:rsidR="002573FA" w:rsidRPr="00D753AC">
        <w:rPr>
          <w:rFonts w:cs="Times New Roman"/>
          <w:sz w:val="22"/>
          <w:szCs w:val="22"/>
        </w:rPr>
        <w:t>maximum</w:t>
      </w:r>
      <w:r w:rsidR="002573FA" w:rsidRPr="00D753AC">
        <w:rPr>
          <w:rFonts w:cs="Times New Roman"/>
          <w:sz w:val="22"/>
          <w:szCs w:val="22"/>
          <w:rPrChange w:id="4308" w:author="Claire Kouba" w:date="2023-09-12T16:52:00Z">
            <w:rPr>
              <w:spacing w:val="-11"/>
            </w:rPr>
          </w:rPrChange>
        </w:rPr>
        <w:t xml:space="preserve"> </w:t>
      </w:r>
      <w:r w:rsidR="002573FA" w:rsidRPr="00D753AC">
        <w:rPr>
          <w:rFonts w:cs="Times New Roman"/>
          <w:sz w:val="22"/>
          <w:szCs w:val="22"/>
        </w:rPr>
        <w:t>snowpack</w:t>
      </w:r>
      <w:r w:rsidR="002573FA" w:rsidRPr="00D753AC">
        <w:rPr>
          <w:rFonts w:cs="Times New Roman"/>
          <w:sz w:val="22"/>
          <w:szCs w:val="22"/>
          <w:rPrChange w:id="4309" w:author="Claire Kouba" w:date="2023-09-12T16:52:00Z">
            <w:rPr>
              <w:spacing w:val="-11"/>
            </w:rPr>
          </w:rPrChange>
        </w:rPr>
        <w:t xml:space="preserve"> </w:t>
      </w:r>
      <w:r w:rsidR="002573FA" w:rsidRPr="00D753AC">
        <w:rPr>
          <w:rFonts w:cs="Times New Roman"/>
          <w:sz w:val="22"/>
          <w:szCs w:val="22"/>
        </w:rPr>
        <w:t>and</w:t>
      </w:r>
      <w:r w:rsidR="002573FA" w:rsidRPr="00D753AC">
        <w:rPr>
          <w:rFonts w:cs="Times New Roman"/>
          <w:sz w:val="22"/>
          <w:szCs w:val="22"/>
          <w:rPrChange w:id="4310" w:author="Claire Kouba" w:date="2023-09-12T16:52:00Z">
            <w:rPr>
              <w:spacing w:val="-11"/>
            </w:rPr>
          </w:rPrChange>
        </w:rPr>
        <w:t xml:space="preserve"> </w:t>
      </w:r>
      <w:r w:rsidR="002573FA" w:rsidRPr="00D753AC">
        <w:rPr>
          <w:rFonts w:cs="Times New Roman"/>
          <w:sz w:val="22"/>
          <w:szCs w:val="22"/>
        </w:rPr>
        <w:t>October-April</w:t>
      </w:r>
      <w:r w:rsidR="002573FA" w:rsidRPr="00D753AC">
        <w:rPr>
          <w:rFonts w:cs="Times New Roman"/>
          <w:sz w:val="22"/>
          <w:szCs w:val="22"/>
          <w:rPrChange w:id="4311" w:author="Claire Kouba" w:date="2023-09-12T16:52:00Z">
            <w:rPr>
              <w:spacing w:val="-11"/>
            </w:rPr>
          </w:rPrChange>
        </w:rPr>
        <w:t xml:space="preserve"> </w:t>
      </w:r>
      <w:r w:rsidR="002573FA" w:rsidRPr="00D753AC">
        <w:rPr>
          <w:rFonts w:cs="Times New Roman"/>
          <w:sz w:val="22"/>
          <w:szCs w:val="22"/>
        </w:rPr>
        <w:t>cumulative</w:t>
      </w:r>
      <w:r w:rsidR="002573FA" w:rsidRPr="00D753AC">
        <w:rPr>
          <w:rFonts w:cs="Times New Roman"/>
          <w:sz w:val="22"/>
          <w:szCs w:val="22"/>
          <w:rPrChange w:id="4312" w:author="Claire Kouba" w:date="2023-09-12T16:52:00Z">
            <w:rPr>
              <w:w w:val="99"/>
            </w:rPr>
          </w:rPrChange>
        </w:rPr>
        <w:t xml:space="preserve"> </w:t>
      </w:r>
      <w:r w:rsidR="002573FA" w:rsidRPr="00D753AC">
        <w:rPr>
          <w:rFonts w:cs="Times New Roman"/>
          <w:sz w:val="22"/>
          <w:szCs w:val="22"/>
        </w:rPr>
        <w:t>precipitation produce</w:t>
      </w:r>
      <w:r w:rsidR="002573FA" w:rsidRPr="00D753AC">
        <w:rPr>
          <w:rFonts w:cs="Times New Roman"/>
          <w:spacing w:val="13"/>
          <w:sz w:val="22"/>
          <w:szCs w:val="22"/>
          <w:rPrChange w:id="4313" w:author="Claire Kouba" w:date="2023-09-12T16:52:00Z">
            <w:rPr/>
          </w:rPrChange>
        </w:rPr>
        <w:t xml:space="preserve"> </w:t>
      </w:r>
      <w:r w:rsidR="002573FA" w:rsidRPr="00D753AC">
        <w:rPr>
          <w:rFonts w:cs="Times New Roman"/>
          <w:sz w:val="22"/>
          <w:szCs w:val="22"/>
        </w:rPr>
        <w:t>the</w:t>
      </w:r>
      <w:r w:rsidR="002573FA" w:rsidRPr="00D753AC">
        <w:rPr>
          <w:rFonts w:cs="Times New Roman"/>
          <w:w w:val="99"/>
          <w:sz w:val="22"/>
          <w:szCs w:val="22"/>
          <w:rPrChange w:id="4314" w:author="Claire Kouba" w:date="2023-09-12T16:52:00Z">
            <w:rPr/>
          </w:rPrChange>
        </w:rPr>
        <w:t xml:space="preserve"> </w:t>
      </w:r>
      <w:r w:rsidR="002573FA" w:rsidRPr="00D753AC">
        <w:rPr>
          <w:rFonts w:cs="Times New Roman"/>
          <w:sz w:val="22"/>
          <w:szCs w:val="22"/>
        </w:rPr>
        <w:t>lowest</w:t>
      </w:r>
      <w:r w:rsidR="002573FA" w:rsidRPr="00D753AC">
        <w:rPr>
          <w:rFonts w:cs="Times New Roman"/>
          <w:spacing w:val="-13"/>
          <w:sz w:val="22"/>
          <w:szCs w:val="22"/>
          <w:rPrChange w:id="4315" w:author="Claire Kouba" w:date="2023-09-12T16:52:00Z">
            <w:rPr/>
          </w:rPrChange>
        </w:rPr>
        <w:t xml:space="preserve"> </w:t>
      </w:r>
      <w:r w:rsidR="002573FA" w:rsidRPr="00D753AC">
        <w:rPr>
          <w:rFonts w:cs="Times New Roman"/>
          <w:sz w:val="22"/>
          <w:szCs w:val="22"/>
        </w:rPr>
        <w:t>model</w:t>
      </w:r>
      <w:r w:rsidR="002573FA" w:rsidRPr="00D753AC">
        <w:rPr>
          <w:rFonts w:cs="Times New Roman"/>
          <w:spacing w:val="-13"/>
          <w:sz w:val="22"/>
          <w:szCs w:val="22"/>
          <w:rPrChange w:id="4316" w:author="Claire Kouba" w:date="2023-09-12T16:52:00Z">
            <w:rPr/>
          </w:rPrChange>
        </w:rPr>
        <w:t xml:space="preserve"> </w:t>
      </w:r>
      <w:r w:rsidR="002573FA" w:rsidRPr="00D753AC">
        <w:rPr>
          <w:rFonts w:cs="Times New Roman"/>
          <w:sz w:val="22"/>
          <w:szCs w:val="22"/>
        </w:rPr>
        <w:t>errors</w:t>
      </w:r>
      <w:r w:rsidR="002573FA" w:rsidRPr="00D753AC">
        <w:rPr>
          <w:rFonts w:cs="Times New Roman"/>
          <w:spacing w:val="-13"/>
          <w:sz w:val="22"/>
          <w:szCs w:val="22"/>
          <w:rPrChange w:id="4317" w:author="Claire Kouba" w:date="2023-09-12T16:52:00Z">
            <w:rPr/>
          </w:rPrChange>
        </w:rPr>
        <w:t xml:space="preserve"> </w:t>
      </w:r>
      <w:r w:rsidR="002573FA" w:rsidRPr="00D753AC">
        <w:rPr>
          <w:rFonts w:cs="Times New Roman"/>
          <w:sz w:val="22"/>
          <w:szCs w:val="22"/>
        </w:rPr>
        <w:t>(LOOCV</w:t>
      </w:r>
      <w:r w:rsidR="002573FA" w:rsidRPr="00D753AC">
        <w:rPr>
          <w:rFonts w:cs="Times New Roman"/>
          <w:spacing w:val="-13"/>
          <w:sz w:val="22"/>
          <w:szCs w:val="22"/>
          <w:rPrChange w:id="4318" w:author="Claire Kouba" w:date="2023-09-12T16:52:00Z">
            <w:rPr/>
          </w:rPrChange>
        </w:rPr>
        <w:t xml:space="preserve"> </w:t>
      </w:r>
      <w:r w:rsidR="002573FA" w:rsidRPr="00D753AC">
        <w:rPr>
          <w:rFonts w:cs="Times New Roman"/>
          <w:sz w:val="22"/>
          <w:szCs w:val="22"/>
        </w:rPr>
        <w:t>errors</w:t>
      </w:r>
      <w:r w:rsidR="002573FA" w:rsidRPr="00D753AC">
        <w:rPr>
          <w:rFonts w:cs="Times New Roman"/>
          <w:spacing w:val="-13"/>
          <w:sz w:val="22"/>
          <w:szCs w:val="22"/>
          <w:rPrChange w:id="4319" w:author="Claire Kouba" w:date="2023-09-12T16:52:00Z">
            <w:rPr/>
          </w:rPrChange>
        </w:rPr>
        <w:t xml:space="preserve"> </w:t>
      </w:r>
      <w:r w:rsidR="002573FA" w:rsidRPr="00D753AC">
        <w:rPr>
          <w:rFonts w:cs="Times New Roman"/>
          <w:sz w:val="22"/>
          <w:szCs w:val="22"/>
        </w:rPr>
        <w:t>of</w:t>
      </w:r>
      <w:r w:rsidR="002573FA" w:rsidRPr="00D753AC">
        <w:rPr>
          <w:rFonts w:cs="Times New Roman"/>
          <w:spacing w:val="-13"/>
          <w:sz w:val="22"/>
          <w:szCs w:val="22"/>
          <w:rPrChange w:id="4320" w:author="Claire Kouba" w:date="2023-09-12T16:52:00Z">
            <w:rPr/>
          </w:rPrChange>
        </w:rPr>
        <w:t xml:space="preserve"> </w:t>
      </w:r>
      <w:r w:rsidR="002573FA" w:rsidRPr="00D753AC">
        <w:rPr>
          <w:rFonts w:cs="Times New Roman"/>
          <w:sz w:val="22"/>
          <w:szCs w:val="22"/>
        </w:rPr>
        <w:t>2.74</w:t>
      </w:r>
      <w:r w:rsidR="002573FA" w:rsidRPr="00D753AC">
        <w:rPr>
          <w:rFonts w:cs="Times New Roman"/>
          <w:spacing w:val="-13"/>
          <w:sz w:val="22"/>
          <w:szCs w:val="22"/>
          <w:rPrChange w:id="4321" w:author="Claire Kouba" w:date="2023-09-12T16:52:00Z">
            <w:rPr/>
          </w:rPrChange>
        </w:rPr>
        <w:t xml:space="preserve"> </w:t>
      </w:r>
      <w:r w:rsidR="002573FA" w:rsidRPr="00D753AC">
        <w:rPr>
          <w:rFonts w:cs="Times New Roman"/>
          <w:sz w:val="22"/>
          <w:szCs w:val="22"/>
        </w:rPr>
        <w:t>and</w:t>
      </w:r>
      <w:r w:rsidR="002573FA" w:rsidRPr="00D753AC">
        <w:rPr>
          <w:rFonts w:cs="Times New Roman"/>
          <w:spacing w:val="-13"/>
          <w:sz w:val="22"/>
          <w:szCs w:val="22"/>
          <w:rPrChange w:id="4322" w:author="Claire Kouba" w:date="2023-09-12T16:52:00Z">
            <w:rPr/>
          </w:rPrChange>
        </w:rPr>
        <w:t xml:space="preserve"> </w:t>
      </w:r>
      <w:r w:rsidR="002573FA" w:rsidRPr="00D753AC">
        <w:rPr>
          <w:rFonts w:cs="Times New Roman"/>
          <w:sz w:val="22"/>
          <w:szCs w:val="22"/>
        </w:rPr>
        <w:t>2.72</w:t>
      </w:r>
      <w:r w:rsidR="002573FA" w:rsidRPr="00D753AC">
        <w:rPr>
          <w:rFonts w:cs="Times New Roman"/>
          <w:spacing w:val="-13"/>
          <w:sz w:val="22"/>
          <w:szCs w:val="22"/>
          <w:rPrChange w:id="4323" w:author="Claire Kouba" w:date="2023-09-12T16:52:00Z">
            <w:rPr/>
          </w:rPrChange>
        </w:rPr>
        <w:t xml:space="preserve"> </w:t>
      </w:r>
      <w:r w:rsidR="002573FA" w:rsidRPr="00D753AC">
        <w:rPr>
          <w:rFonts w:cs="Times New Roman"/>
          <w:sz w:val="22"/>
          <w:szCs w:val="22"/>
        </w:rPr>
        <w:t>Mm</w:t>
      </w:r>
      <w:r w:rsidR="002573FA" w:rsidRPr="00D753AC">
        <w:rPr>
          <w:rFonts w:cs="Times New Roman"/>
          <w:position w:val="7"/>
          <w:sz w:val="22"/>
          <w:szCs w:val="22"/>
        </w:rPr>
        <w:t>3</w:t>
      </w:r>
      <w:r w:rsidR="002573FA" w:rsidRPr="00D753AC">
        <w:rPr>
          <w:rFonts w:cs="Times New Roman"/>
          <w:sz w:val="22"/>
          <w:szCs w:val="22"/>
        </w:rPr>
        <w:t>,</w:t>
      </w:r>
      <w:r w:rsidR="002573FA" w:rsidRPr="00D753AC">
        <w:rPr>
          <w:rFonts w:cs="Times New Roman"/>
          <w:spacing w:val="-13"/>
          <w:sz w:val="22"/>
          <w:szCs w:val="22"/>
          <w:rPrChange w:id="4324" w:author="Claire Kouba" w:date="2023-09-12T16:52:00Z">
            <w:rPr/>
          </w:rPrChange>
        </w:rPr>
        <w:t xml:space="preserve"> </w:t>
      </w:r>
      <w:r w:rsidR="002573FA" w:rsidRPr="00D753AC">
        <w:rPr>
          <w:rFonts w:cs="Times New Roman"/>
          <w:sz w:val="22"/>
          <w:szCs w:val="22"/>
        </w:rPr>
        <w:t>respectively;</w:t>
      </w:r>
      <w:r w:rsidR="002573FA" w:rsidRPr="00D753AC">
        <w:rPr>
          <w:rFonts w:cs="Times New Roman"/>
          <w:spacing w:val="-13"/>
          <w:sz w:val="22"/>
          <w:szCs w:val="22"/>
          <w:rPrChange w:id="4325" w:author="Claire Kouba" w:date="2023-09-12T16:52:00Z">
            <w:rPr/>
          </w:rPrChange>
        </w:rPr>
        <w:t xml:space="preserve"> </w:t>
      </w:r>
      <w:del w:id="4326"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"_bookmark9" </w:delInstrText>
        </w:r>
        <w:r w:rsidRPr="00D753AC">
          <w:rPr>
            <w:rFonts w:cs="Times New Roman"/>
            <w:sz w:val="22"/>
            <w:szCs w:val="22"/>
          </w:rPr>
          <w:fldChar w:fldCharType="separate"/>
        </w:r>
        <w:r w:rsidRPr="00D753AC">
          <w:rPr>
            <w:rFonts w:cs="Times New Roman"/>
            <w:sz w:val="22"/>
            <w:szCs w:val="22"/>
          </w:rPr>
          <w:delText>Figure 9,</w:delText>
        </w:r>
        <w:r w:rsidRPr="00D753AC">
          <w:rPr>
            <w:rFonts w:cs="Times New Roman"/>
            <w:sz w:val="22"/>
            <w:szCs w:val="22"/>
          </w:rPr>
          <w:fldChar w:fldCharType="end"/>
        </w:r>
      </w:del>
      <w:ins w:id="4327" w:author="Claire Kouba" w:date="2023-09-12T16:52:00Z">
        <w:r w:rsidR="002573FA" w:rsidRPr="00D753AC">
          <w:rPr>
            <w:rFonts w:cs="Times New Roman"/>
            <w:sz w:val="22"/>
            <w:szCs w:val="22"/>
          </w:rPr>
          <w:fldChar w:fldCharType="begin"/>
        </w:r>
        <w:r w:rsidR="002573FA" w:rsidRPr="00D753AC">
          <w:rPr>
            <w:rFonts w:cs="Times New Roman"/>
            <w:sz w:val="22"/>
            <w:szCs w:val="22"/>
          </w:rPr>
          <w:instrText xml:space="preserve"> HYPERLINK \l "_bookmark14"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13"/>
            <w:sz w:val="22"/>
            <w:szCs w:val="22"/>
          </w:rPr>
          <w:t xml:space="preserve"> </w:t>
        </w:r>
        <w:r w:rsidR="002573FA" w:rsidRPr="00D753AC">
          <w:rPr>
            <w:rFonts w:cs="Times New Roman"/>
            <w:sz w:val="22"/>
            <w:szCs w:val="22"/>
          </w:rPr>
          <w:t>A3,</w:t>
        </w:r>
        <w:r w:rsidR="002573FA" w:rsidRPr="00D753AC">
          <w:rPr>
            <w:rFonts w:cs="Times New Roman"/>
            <w:sz w:val="22"/>
            <w:szCs w:val="22"/>
          </w:rPr>
          <w:fldChar w:fldCharType="end"/>
        </w:r>
      </w:ins>
      <w:r w:rsidR="002573FA" w:rsidRPr="00D753AC">
        <w:rPr>
          <w:rFonts w:cs="Times New Roman"/>
          <w:spacing w:val="-13"/>
          <w:sz w:val="22"/>
          <w:szCs w:val="22"/>
          <w:rPrChange w:id="4328" w:author="Claire Kouba" w:date="2023-09-12T16:52:00Z">
            <w:rPr/>
          </w:rPrChange>
        </w:rPr>
        <w:t xml:space="preserve"> </w:t>
      </w:r>
      <w:r w:rsidR="002573FA" w:rsidRPr="00D753AC">
        <w:rPr>
          <w:rFonts w:cs="Times New Roman"/>
          <w:sz w:val="22"/>
          <w:szCs w:val="22"/>
        </w:rPr>
        <w:t>top</w:t>
      </w:r>
      <w:r w:rsidR="002573FA" w:rsidRPr="00D753AC">
        <w:rPr>
          <w:rFonts w:cs="Times New Roman"/>
          <w:spacing w:val="-13"/>
          <w:sz w:val="22"/>
          <w:szCs w:val="22"/>
          <w:rPrChange w:id="4329" w:author="Claire Kouba" w:date="2023-09-12T16:52:00Z">
            <w:rPr/>
          </w:rPrChange>
        </w:rPr>
        <w:t xml:space="preserve"> </w:t>
      </w:r>
      <w:r w:rsidR="002573FA" w:rsidRPr="00D753AC">
        <w:rPr>
          <w:rFonts w:cs="Times New Roman"/>
          <w:sz w:val="22"/>
          <w:szCs w:val="22"/>
        </w:rPr>
        <w:t>two</w:t>
      </w:r>
      <w:r w:rsidR="002573FA" w:rsidRPr="00D753AC">
        <w:rPr>
          <w:rFonts w:cs="Times New Roman"/>
          <w:spacing w:val="-13"/>
          <w:sz w:val="22"/>
          <w:szCs w:val="22"/>
          <w:rPrChange w:id="4330" w:author="Claire Kouba" w:date="2023-09-12T16:52:00Z">
            <w:rPr>
              <w:spacing w:val="31"/>
            </w:rPr>
          </w:rPrChange>
        </w:rPr>
        <w:t xml:space="preserve"> </w:t>
      </w:r>
      <w:r w:rsidR="002573FA" w:rsidRPr="00D753AC">
        <w:rPr>
          <w:rFonts w:cs="Times New Roman"/>
          <w:sz w:val="22"/>
          <w:szCs w:val="22"/>
        </w:rPr>
        <w:t>panels</w:t>
      </w:r>
      <w:ins w:id="4331" w:author="Claire Kouba" w:date="2023-09-12T16:52:00Z">
        <w:r w:rsidR="002573FA" w:rsidRPr="00D753AC">
          <w:rPr>
            <w:rFonts w:cs="Times New Roman"/>
            <w:sz w:val="22"/>
            <w:szCs w:val="22"/>
          </w:rPr>
          <w:t>;</w:t>
        </w:r>
        <w:r w:rsidR="002573FA" w:rsidRPr="00D753AC">
          <w:rPr>
            <w:rFonts w:cs="Times New Roman"/>
            <w:spacing w:val="-13"/>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"_bookmark12" </w:instrText>
        </w:r>
        <w:r w:rsidR="002573FA" w:rsidRPr="00D753AC">
          <w:rPr>
            <w:rFonts w:cs="Times New Roman"/>
            <w:sz w:val="22"/>
            <w:szCs w:val="22"/>
          </w:rPr>
          <w:fldChar w:fldCharType="separate"/>
        </w:r>
        <w:r w:rsidR="002573FA" w:rsidRPr="00D753AC">
          <w:rPr>
            <w:rFonts w:cs="Times New Roman"/>
            <w:spacing w:val="-4"/>
            <w:sz w:val="22"/>
            <w:szCs w:val="22"/>
          </w:rPr>
          <w:t>Table</w:t>
        </w:r>
        <w:r w:rsidR="002573FA" w:rsidRPr="00D753AC">
          <w:rPr>
            <w:rFonts w:cs="Times New Roman"/>
            <w:spacing w:val="-4"/>
            <w:sz w:val="22"/>
            <w:szCs w:val="22"/>
          </w:rPr>
          <w:fldChar w:fldCharType="end"/>
        </w:r>
        <w:r w:rsidR="002573FA" w:rsidRPr="00D753AC">
          <w:rPr>
            <w:rFonts w:cs="Times New Roman"/>
            <w:spacing w:val="-13"/>
            <w:sz w:val="22"/>
            <w:szCs w:val="22"/>
          </w:rPr>
          <w:t xml:space="preserve"> </w:t>
        </w:r>
        <w:r w:rsidR="002573FA" w:rsidRPr="00D753AC">
          <w:rPr>
            <w:rFonts w:cs="Times New Roman"/>
            <w:sz w:val="22"/>
            <w:szCs w:val="22"/>
          </w:rPr>
          <w:t>A1</w:t>
        </w:r>
      </w:ins>
      <w:r w:rsidR="002573FA" w:rsidRPr="00D753AC">
        <w:rPr>
          <w:rFonts w:cs="Times New Roman"/>
          <w:sz w:val="22"/>
          <w:szCs w:val="22"/>
        </w:rPr>
        <w:t>).</w:t>
      </w:r>
      <w:r w:rsidR="002573FA" w:rsidRPr="00D753AC">
        <w:rPr>
          <w:rFonts w:cs="Times New Roman"/>
          <w:spacing w:val="-13"/>
          <w:sz w:val="22"/>
          <w:szCs w:val="22"/>
          <w:rPrChange w:id="4332" w:author="Claire Kouba" w:date="2023-09-12T16:52:00Z">
            <w:rPr>
              <w:w w:val="99"/>
            </w:rPr>
          </w:rPrChange>
        </w:rPr>
        <w:t xml:space="preserve"> </w:t>
      </w:r>
      <w:del w:id="4333" w:author="Claire Kouba" w:date="2023-09-25T11:37:00Z">
        <w:r w:rsidR="002573FA" w:rsidRPr="00D753AC" w:rsidDel="00517E54">
          <w:rPr>
            <w:rFonts w:cs="Times New Roman"/>
            <w:sz w:val="22"/>
            <w:szCs w:val="22"/>
          </w:rPr>
          <w:delText>In</w:delText>
        </w:r>
        <w:r w:rsidR="002573FA" w:rsidRPr="00D753AC" w:rsidDel="00517E54">
          <w:rPr>
            <w:rFonts w:cs="Times New Roman"/>
            <w:spacing w:val="-13"/>
            <w:sz w:val="22"/>
            <w:szCs w:val="22"/>
            <w:rPrChange w:id="4334" w:author="Claire Kouba" w:date="2023-09-12T16:52:00Z">
              <w:rPr/>
            </w:rPrChange>
          </w:rPr>
          <w:delText xml:space="preserve"> </w:delText>
        </w:r>
      </w:del>
      <w:ins w:id="4335" w:author="Claire Kouba" w:date="2023-09-25T11:37:00Z">
        <w:r w:rsidR="00517E54">
          <w:rPr>
            <w:rFonts w:cs="Times New Roman"/>
            <w:sz w:val="22"/>
            <w:szCs w:val="22"/>
          </w:rPr>
          <w:t>Among</w:t>
        </w:r>
        <w:r w:rsidR="00517E54" w:rsidRPr="00D753AC">
          <w:rPr>
            <w:rFonts w:cs="Times New Roman"/>
            <w:spacing w:val="-13"/>
            <w:sz w:val="22"/>
            <w:szCs w:val="22"/>
            <w:rPrChange w:id="4336" w:author="Claire Kouba" w:date="2023-09-12T16:52:00Z">
              <w:rPr/>
            </w:rPrChange>
          </w:rPr>
          <w:t xml:space="preserve"> </w:t>
        </w:r>
      </w:ins>
      <w:r w:rsidR="002573FA" w:rsidRPr="00D753AC">
        <w:rPr>
          <w:rFonts w:cs="Times New Roman"/>
          <w:sz w:val="22"/>
          <w:szCs w:val="22"/>
        </w:rPr>
        <w:t>combinations</w:t>
      </w:r>
      <w:r w:rsidR="002573FA" w:rsidRPr="00D753AC">
        <w:rPr>
          <w:rFonts w:cs="Times New Roman"/>
          <w:w w:val="99"/>
          <w:sz w:val="22"/>
          <w:szCs w:val="22"/>
          <w:rPrChange w:id="4337" w:author="Claire Kouba" w:date="2023-09-12T16:52:00Z">
            <w:rPr/>
          </w:rPrChange>
        </w:rPr>
        <w:t xml:space="preserve"> </w:t>
      </w:r>
      <w:r w:rsidR="002573FA" w:rsidRPr="00D753AC">
        <w:rPr>
          <w:rFonts w:cs="Times New Roman"/>
          <w:sz w:val="22"/>
          <w:szCs w:val="22"/>
        </w:rPr>
        <w:t>of</w:t>
      </w:r>
      <w:r w:rsidR="002573FA" w:rsidRPr="00D753AC">
        <w:rPr>
          <w:rFonts w:cs="Times New Roman"/>
          <w:spacing w:val="22"/>
          <w:sz w:val="22"/>
          <w:szCs w:val="22"/>
          <w:rPrChange w:id="4338" w:author="Claire Kouba" w:date="2023-09-12T16:52:00Z">
            <w:rPr/>
          </w:rPrChange>
        </w:rPr>
        <w:t xml:space="preserve"> </w:t>
      </w:r>
      <w:r w:rsidR="002573FA" w:rsidRPr="00D753AC">
        <w:rPr>
          <w:rFonts w:cs="Times New Roman"/>
          <w:sz w:val="22"/>
          <w:szCs w:val="22"/>
        </w:rPr>
        <w:t>two</w:t>
      </w:r>
      <w:r w:rsidR="002573FA" w:rsidRPr="00D753AC">
        <w:rPr>
          <w:rFonts w:cs="Times New Roman"/>
          <w:spacing w:val="21"/>
          <w:sz w:val="22"/>
          <w:szCs w:val="22"/>
          <w:rPrChange w:id="4339" w:author="Claire Kouba" w:date="2023-09-12T16:52:00Z">
            <w:rPr/>
          </w:rPrChange>
        </w:rPr>
        <w:t xml:space="preserve"> </w:t>
      </w:r>
      <w:r w:rsidR="002573FA" w:rsidRPr="00D753AC">
        <w:rPr>
          <w:rFonts w:cs="Times New Roman"/>
          <w:sz w:val="22"/>
          <w:szCs w:val="22"/>
        </w:rPr>
        <w:t>predictors,</w:t>
      </w:r>
      <w:r w:rsidR="002573FA" w:rsidRPr="00D753AC">
        <w:rPr>
          <w:rFonts w:cs="Times New Roman"/>
          <w:spacing w:val="22"/>
          <w:sz w:val="22"/>
          <w:szCs w:val="22"/>
          <w:rPrChange w:id="4340" w:author="Claire Kouba" w:date="2023-09-12T16:52:00Z">
            <w:rPr/>
          </w:rPrChange>
        </w:rPr>
        <w:t xml:space="preserve"> </w:t>
      </w:r>
      <w:r w:rsidR="002573FA" w:rsidRPr="00D753AC">
        <w:rPr>
          <w:rFonts w:cs="Times New Roman"/>
          <w:sz w:val="22"/>
          <w:szCs w:val="22"/>
        </w:rPr>
        <w:t>a</w:t>
      </w:r>
      <w:r w:rsidR="002573FA" w:rsidRPr="00D753AC">
        <w:rPr>
          <w:rFonts w:cs="Times New Roman"/>
          <w:spacing w:val="21"/>
          <w:sz w:val="22"/>
          <w:szCs w:val="22"/>
          <w:rPrChange w:id="4341" w:author="Claire Kouba" w:date="2023-09-12T16:52:00Z">
            <w:rPr/>
          </w:rPrChange>
        </w:rPr>
        <w:t xml:space="preserve"> </w:t>
      </w:r>
      <w:r w:rsidR="002573FA" w:rsidRPr="00D753AC">
        <w:rPr>
          <w:rFonts w:cs="Times New Roman"/>
          <w:sz w:val="22"/>
          <w:szCs w:val="22"/>
        </w:rPr>
        <w:t>linear</w:t>
      </w:r>
      <w:r w:rsidR="002573FA" w:rsidRPr="00D753AC">
        <w:rPr>
          <w:rFonts w:cs="Times New Roman"/>
          <w:spacing w:val="22"/>
          <w:sz w:val="22"/>
          <w:szCs w:val="22"/>
          <w:rPrChange w:id="4342" w:author="Claire Kouba" w:date="2023-09-12T16:52:00Z">
            <w:rPr/>
          </w:rPrChange>
        </w:rPr>
        <w:t xml:space="preserve"> </w:t>
      </w:r>
      <w:r w:rsidR="002573FA" w:rsidRPr="00D753AC">
        <w:rPr>
          <w:rFonts w:cs="Times New Roman"/>
          <w:sz w:val="22"/>
          <w:szCs w:val="22"/>
        </w:rPr>
        <w:t>combination</w:t>
      </w:r>
      <w:r w:rsidR="002573FA" w:rsidRPr="00D753AC">
        <w:rPr>
          <w:rFonts w:cs="Times New Roman"/>
          <w:spacing w:val="21"/>
          <w:sz w:val="22"/>
          <w:szCs w:val="22"/>
          <w:rPrChange w:id="4343" w:author="Claire Kouba" w:date="2023-09-12T16:52:00Z">
            <w:rPr/>
          </w:rPrChange>
        </w:rPr>
        <w:t xml:space="preserve"> </w:t>
      </w:r>
      <w:r w:rsidR="002573FA" w:rsidRPr="00D753AC">
        <w:rPr>
          <w:rFonts w:cs="Times New Roman"/>
          <w:sz w:val="22"/>
          <w:szCs w:val="22"/>
        </w:rPr>
        <w:t>of</w:t>
      </w:r>
      <w:r w:rsidR="002573FA" w:rsidRPr="00D753AC">
        <w:rPr>
          <w:rFonts w:cs="Times New Roman"/>
          <w:spacing w:val="22"/>
          <w:sz w:val="22"/>
          <w:szCs w:val="22"/>
          <w:rPrChange w:id="4344" w:author="Claire Kouba" w:date="2023-09-12T16:52:00Z">
            <w:rPr/>
          </w:rPrChange>
        </w:rPr>
        <w:t xml:space="preserve"> </w:t>
      </w:r>
      <w:r w:rsidR="002573FA" w:rsidRPr="00D753AC">
        <w:rPr>
          <w:rFonts w:cs="Times New Roman"/>
          <w:sz w:val="22"/>
          <w:szCs w:val="22"/>
        </w:rPr>
        <w:t>maximum</w:t>
      </w:r>
      <w:r w:rsidR="002573FA" w:rsidRPr="00D753AC">
        <w:rPr>
          <w:rFonts w:cs="Times New Roman"/>
          <w:spacing w:val="21"/>
          <w:sz w:val="22"/>
          <w:szCs w:val="22"/>
          <w:rPrChange w:id="4345" w:author="Claire Kouba" w:date="2023-09-12T16:52:00Z">
            <w:rPr/>
          </w:rPrChange>
        </w:rPr>
        <w:t xml:space="preserve"> </w:t>
      </w:r>
      <w:r w:rsidR="002573FA" w:rsidRPr="00D753AC">
        <w:rPr>
          <w:rFonts w:cs="Times New Roman"/>
          <w:sz w:val="22"/>
          <w:szCs w:val="22"/>
        </w:rPr>
        <w:t>snowpack</w:t>
      </w:r>
      <w:r w:rsidR="002573FA" w:rsidRPr="00D753AC">
        <w:rPr>
          <w:rFonts w:cs="Times New Roman"/>
          <w:spacing w:val="22"/>
          <w:sz w:val="22"/>
          <w:szCs w:val="22"/>
          <w:rPrChange w:id="4346" w:author="Claire Kouba" w:date="2023-09-12T16:52:00Z">
            <w:rPr/>
          </w:rPrChange>
        </w:rPr>
        <w:t xml:space="preserve"> </w:t>
      </w:r>
      <w:r w:rsidR="002573FA" w:rsidRPr="00D753AC">
        <w:rPr>
          <w:rFonts w:cs="Times New Roman"/>
          <w:sz w:val="22"/>
          <w:szCs w:val="22"/>
        </w:rPr>
        <w:t>and</w:t>
      </w:r>
      <w:r w:rsidR="002573FA" w:rsidRPr="00D753AC">
        <w:rPr>
          <w:rFonts w:cs="Times New Roman"/>
          <w:spacing w:val="21"/>
          <w:sz w:val="22"/>
          <w:szCs w:val="22"/>
          <w:rPrChange w:id="4347" w:author="Claire Kouba" w:date="2023-09-12T16:52:00Z">
            <w:rPr/>
          </w:rPrChange>
        </w:rPr>
        <w:t xml:space="preserve"> </w:t>
      </w:r>
      <w:r w:rsidR="002573FA" w:rsidRPr="00D753AC">
        <w:rPr>
          <w:rFonts w:cs="Times New Roman"/>
          <w:sz w:val="22"/>
          <w:szCs w:val="22"/>
        </w:rPr>
        <w:t>cumulative</w:t>
      </w:r>
      <w:r w:rsidR="002573FA" w:rsidRPr="00D753AC">
        <w:rPr>
          <w:rFonts w:cs="Times New Roman"/>
          <w:spacing w:val="22"/>
          <w:sz w:val="22"/>
          <w:szCs w:val="22"/>
          <w:rPrChange w:id="4348" w:author="Claire Kouba" w:date="2023-09-12T16:52:00Z">
            <w:rPr/>
          </w:rPrChange>
        </w:rPr>
        <w:t xml:space="preserve"> </w:t>
      </w:r>
      <w:r w:rsidR="002573FA" w:rsidRPr="00D753AC">
        <w:rPr>
          <w:rFonts w:cs="Times New Roman"/>
          <w:sz w:val="22"/>
          <w:szCs w:val="22"/>
        </w:rPr>
        <w:t>precipitation</w:t>
      </w:r>
      <w:r w:rsidR="002573FA" w:rsidRPr="00D753AC">
        <w:rPr>
          <w:rFonts w:cs="Times New Roman"/>
          <w:spacing w:val="21"/>
          <w:sz w:val="22"/>
          <w:szCs w:val="22"/>
          <w:rPrChange w:id="4349" w:author="Claire Kouba" w:date="2023-09-12T16:52:00Z">
            <w:rPr/>
          </w:rPrChange>
        </w:rPr>
        <w:t xml:space="preserve"> </w:t>
      </w:r>
      <w:r w:rsidR="002573FA" w:rsidRPr="00D753AC">
        <w:rPr>
          <w:rFonts w:cs="Times New Roman"/>
          <w:sz w:val="22"/>
          <w:szCs w:val="22"/>
        </w:rPr>
        <w:t>improved</w:t>
      </w:r>
      <w:r w:rsidR="002573FA" w:rsidRPr="00D753AC">
        <w:rPr>
          <w:rFonts w:cs="Times New Roman"/>
          <w:spacing w:val="22"/>
          <w:sz w:val="22"/>
          <w:szCs w:val="22"/>
          <w:rPrChange w:id="4350" w:author="Claire Kouba" w:date="2023-09-12T16:52:00Z">
            <w:rPr/>
          </w:rPrChange>
        </w:rPr>
        <w:t xml:space="preserve"> </w:t>
      </w:r>
      <w:r w:rsidR="002573FA" w:rsidRPr="00D753AC">
        <w:rPr>
          <w:rFonts w:cs="Times New Roman"/>
          <w:sz w:val="22"/>
          <w:szCs w:val="22"/>
        </w:rPr>
        <w:t>on</w:t>
      </w:r>
      <w:r w:rsidR="002573FA" w:rsidRPr="00D753AC">
        <w:rPr>
          <w:rFonts w:cs="Times New Roman"/>
          <w:spacing w:val="22"/>
          <w:sz w:val="22"/>
          <w:szCs w:val="22"/>
          <w:rPrChange w:id="4351" w:author="Claire Kouba" w:date="2023-09-12T16:52:00Z">
            <w:rPr>
              <w:spacing w:val="-34"/>
            </w:rPr>
          </w:rPrChange>
        </w:rPr>
        <w:t xml:space="preserve"> </w:t>
      </w:r>
      <w:r w:rsidR="002573FA" w:rsidRPr="00D753AC">
        <w:rPr>
          <w:rFonts w:cs="Times New Roman"/>
          <w:sz w:val="22"/>
          <w:szCs w:val="22"/>
        </w:rPr>
        <w:t>the</w:t>
      </w:r>
      <w:r w:rsidR="002573FA" w:rsidRPr="00D753AC">
        <w:rPr>
          <w:rFonts w:cs="Times New Roman"/>
          <w:spacing w:val="21"/>
          <w:sz w:val="22"/>
          <w:szCs w:val="22"/>
          <w:rPrChange w:id="4352" w:author="Claire Kouba" w:date="2023-09-12T16:52:00Z">
            <w:rPr>
              <w:w w:val="99"/>
            </w:rPr>
          </w:rPrChange>
        </w:rPr>
        <w:t xml:space="preserve"> </w:t>
      </w:r>
      <w:r w:rsidR="002573FA" w:rsidRPr="00D753AC">
        <w:rPr>
          <w:rFonts w:cs="Times New Roman"/>
          <w:sz w:val="22"/>
          <w:szCs w:val="22"/>
        </w:rPr>
        <w:t>best</w:t>
      </w:r>
      <w:r w:rsidR="002573FA" w:rsidRPr="00D753AC">
        <w:rPr>
          <w:rFonts w:cs="Times New Roman"/>
          <w:spacing w:val="22"/>
          <w:sz w:val="22"/>
          <w:szCs w:val="22"/>
          <w:rPrChange w:id="4353" w:author="Claire Kouba" w:date="2023-09-12T16:52:00Z">
            <w:rPr/>
          </w:rPrChange>
        </w:rPr>
        <w:t xml:space="preserve"> </w:t>
      </w:r>
      <w:r w:rsidR="002573FA" w:rsidRPr="00D753AC">
        <w:rPr>
          <w:rFonts w:cs="Times New Roman"/>
          <w:sz w:val="22"/>
          <w:szCs w:val="22"/>
        </w:rPr>
        <w:t>single-</w:t>
      </w:r>
      <w:ins w:id="4354" w:author="Claire Kouba" w:date="2023-09-12T16:52:00Z">
        <w:r w:rsidR="002573FA" w:rsidRPr="00D753AC">
          <w:rPr>
            <w:rFonts w:cs="Times New Roman"/>
            <w:w w:val="99"/>
            <w:sz w:val="22"/>
            <w:szCs w:val="22"/>
          </w:rPr>
          <w:t xml:space="preserve"> </w:t>
        </w:r>
      </w:ins>
      <w:r w:rsidR="002573FA" w:rsidRPr="00D753AC">
        <w:rPr>
          <w:rFonts w:cs="Times New Roman"/>
          <w:sz w:val="22"/>
          <w:szCs w:val="22"/>
        </w:rPr>
        <w:t>predictor</w:t>
      </w:r>
      <w:r w:rsidR="002573FA" w:rsidRPr="00D753AC">
        <w:rPr>
          <w:rFonts w:cs="Times New Roman"/>
          <w:spacing w:val="22"/>
          <w:sz w:val="22"/>
          <w:szCs w:val="22"/>
          <w:rPrChange w:id="4355" w:author="Claire Kouba" w:date="2023-09-12T16:52:00Z">
            <w:rPr/>
          </w:rPrChange>
        </w:rPr>
        <w:t xml:space="preserve"> </w:t>
      </w:r>
      <w:r w:rsidR="002573FA" w:rsidRPr="00D753AC">
        <w:rPr>
          <w:rFonts w:cs="Times New Roman"/>
          <w:sz w:val="22"/>
          <w:szCs w:val="22"/>
        </w:rPr>
        <w:t>model,</w:t>
      </w:r>
      <w:r w:rsidR="002573FA" w:rsidRPr="00D753AC">
        <w:rPr>
          <w:rFonts w:cs="Times New Roman"/>
          <w:spacing w:val="22"/>
          <w:sz w:val="22"/>
          <w:szCs w:val="22"/>
          <w:rPrChange w:id="4356" w:author="Claire Kouba" w:date="2023-09-12T16:52:00Z">
            <w:rPr/>
          </w:rPrChange>
        </w:rPr>
        <w:t xml:space="preserve"> </w:t>
      </w:r>
      <w:r w:rsidR="002573FA" w:rsidRPr="00D753AC">
        <w:rPr>
          <w:rFonts w:cs="Times New Roman"/>
          <w:sz w:val="22"/>
          <w:szCs w:val="22"/>
        </w:rPr>
        <w:t>with</w:t>
      </w:r>
      <w:r w:rsidR="002573FA" w:rsidRPr="00D753AC">
        <w:rPr>
          <w:rFonts w:cs="Times New Roman"/>
          <w:spacing w:val="22"/>
          <w:sz w:val="22"/>
          <w:szCs w:val="22"/>
          <w:rPrChange w:id="4357" w:author="Claire Kouba" w:date="2023-09-12T16:52:00Z">
            <w:rPr/>
          </w:rPrChange>
        </w:rPr>
        <w:t xml:space="preserve"> </w:t>
      </w:r>
      <w:r w:rsidR="002573FA" w:rsidRPr="00D753AC">
        <w:rPr>
          <w:rFonts w:cs="Times New Roman"/>
          <w:sz w:val="22"/>
          <w:szCs w:val="22"/>
        </w:rPr>
        <w:t>an</w:t>
      </w:r>
      <w:r w:rsidR="002573FA" w:rsidRPr="00D753AC">
        <w:rPr>
          <w:rFonts w:cs="Times New Roman"/>
          <w:spacing w:val="22"/>
          <w:sz w:val="22"/>
          <w:szCs w:val="22"/>
          <w:rPrChange w:id="4358" w:author="Claire Kouba" w:date="2023-09-12T16:52:00Z">
            <w:rPr/>
          </w:rPrChange>
        </w:rPr>
        <w:t xml:space="preserve"> </w:t>
      </w:r>
      <w:r w:rsidR="002573FA" w:rsidRPr="00D753AC">
        <w:rPr>
          <w:rFonts w:cs="Times New Roman"/>
          <w:sz w:val="22"/>
          <w:szCs w:val="22"/>
        </w:rPr>
        <w:t>LOOCV</w:t>
      </w:r>
      <w:r w:rsidR="002573FA" w:rsidRPr="00D753AC">
        <w:rPr>
          <w:rFonts w:cs="Times New Roman"/>
          <w:spacing w:val="22"/>
          <w:sz w:val="22"/>
          <w:szCs w:val="22"/>
          <w:rPrChange w:id="4359" w:author="Claire Kouba" w:date="2023-09-12T16:52:00Z">
            <w:rPr/>
          </w:rPrChange>
        </w:rPr>
        <w:t xml:space="preserve"> </w:t>
      </w:r>
      <w:r w:rsidR="002573FA" w:rsidRPr="00D753AC">
        <w:rPr>
          <w:rFonts w:cs="Times New Roman"/>
          <w:sz w:val="22"/>
          <w:szCs w:val="22"/>
        </w:rPr>
        <w:t>error</w:t>
      </w:r>
      <w:r w:rsidR="002573FA" w:rsidRPr="00D753AC">
        <w:rPr>
          <w:rFonts w:cs="Times New Roman"/>
          <w:spacing w:val="22"/>
          <w:sz w:val="22"/>
          <w:szCs w:val="22"/>
          <w:rPrChange w:id="4360" w:author="Claire Kouba" w:date="2023-09-12T16:52:00Z">
            <w:rPr/>
          </w:rPrChange>
        </w:rPr>
        <w:t xml:space="preserve"> </w:t>
      </w:r>
      <w:r w:rsidR="002573FA" w:rsidRPr="00D753AC">
        <w:rPr>
          <w:rFonts w:cs="Times New Roman"/>
          <w:sz w:val="22"/>
          <w:szCs w:val="22"/>
        </w:rPr>
        <w:t>of</w:t>
      </w:r>
      <w:r w:rsidR="002573FA" w:rsidRPr="00D753AC">
        <w:rPr>
          <w:rFonts w:cs="Times New Roman"/>
          <w:spacing w:val="22"/>
          <w:sz w:val="22"/>
          <w:szCs w:val="22"/>
          <w:rPrChange w:id="4361" w:author="Claire Kouba" w:date="2023-09-12T16:52:00Z">
            <w:rPr/>
          </w:rPrChange>
        </w:rPr>
        <w:t xml:space="preserve"> </w:t>
      </w:r>
      <w:r w:rsidR="002573FA" w:rsidRPr="00D753AC">
        <w:rPr>
          <w:rFonts w:cs="Times New Roman"/>
          <w:sz w:val="22"/>
          <w:szCs w:val="22"/>
        </w:rPr>
        <w:t>2.29</w:t>
      </w:r>
      <w:r w:rsidR="002573FA" w:rsidRPr="00D753AC">
        <w:rPr>
          <w:rFonts w:cs="Times New Roman"/>
          <w:spacing w:val="22"/>
          <w:sz w:val="22"/>
          <w:szCs w:val="22"/>
          <w:rPrChange w:id="4362" w:author="Claire Kouba" w:date="2023-09-12T16:52:00Z">
            <w:rPr/>
          </w:rPrChange>
        </w:rPr>
        <w:t xml:space="preserve"> </w:t>
      </w:r>
      <w:r w:rsidR="002573FA" w:rsidRPr="00D753AC">
        <w:rPr>
          <w:rFonts w:cs="Times New Roman"/>
          <w:sz w:val="22"/>
          <w:szCs w:val="22"/>
        </w:rPr>
        <w:t>Mm</w:t>
      </w:r>
      <w:r w:rsidR="002573FA" w:rsidRPr="00D753AC">
        <w:rPr>
          <w:rFonts w:cs="Times New Roman"/>
          <w:position w:val="7"/>
          <w:sz w:val="22"/>
          <w:szCs w:val="22"/>
        </w:rPr>
        <w:t xml:space="preserve">3 </w:t>
      </w:r>
      <w:del w:id="4363" w:author="Claire Kouba" w:date="2023-09-12T16:52:00Z">
        <w:r w:rsidRPr="00D753AC">
          <w:rPr>
            <w:rFonts w:cs="Times New Roman"/>
            <w:sz w:val="22"/>
            <w:szCs w:val="22"/>
          </w:rPr>
          <w:fldChar w:fldCharType="begin"/>
        </w:r>
        <w:r w:rsidRPr="00D753AC">
          <w:rPr>
            <w:rFonts w:cs="Times New Roman"/>
            <w:sz w:val="22"/>
            <w:szCs w:val="22"/>
          </w:rPr>
          <w:delInstrText xml:space="preserve"> HYPERLINK \l "_bookmark10" </w:delInstrText>
        </w:r>
        <w:r w:rsidRPr="00D753AC">
          <w:rPr>
            <w:rFonts w:cs="Times New Roman"/>
            <w:sz w:val="22"/>
            <w:szCs w:val="22"/>
          </w:rPr>
          <w:fldChar w:fldCharType="separate"/>
        </w:r>
        <w:r w:rsidRPr="00D753AC">
          <w:rPr>
            <w:rFonts w:cs="Times New Roman"/>
            <w:sz w:val="22"/>
            <w:szCs w:val="22"/>
          </w:rPr>
          <w:delText>(Figure 10,</w:delText>
        </w:r>
        <w:r w:rsidRPr="00D753AC">
          <w:rPr>
            <w:rFonts w:cs="Times New Roman"/>
            <w:sz w:val="22"/>
            <w:szCs w:val="22"/>
          </w:rPr>
          <w:fldChar w:fldCharType="end"/>
        </w:r>
      </w:del>
      <w:ins w:id="4364" w:author="Claire Kouba" w:date="2023-09-12T16:52:00Z">
        <w:r w:rsidR="002573FA" w:rsidRPr="00D753AC">
          <w:rPr>
            <w:rFonts w:cs="Times New Roman"/>
            <w:spacing w:val="12"/>
            <w:position w:val="7"/>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"_bookmark15" </w:instrText>
        </w:r>
        <w:r w:rsidR="002573FA" w:rsidRPr="00D753AC">
          <w:rPr>
            <w:rFonts w:cs="Times New Roman"/>
            <w:sz w:val="22"/>
            <w:szCs w:val="22"/>
          </w:rPr>
          <w:fldChar w:fldCharType="separate"/>
        </w:r>
        <w:r w:rsidR="002573FA" w:rsidRPr="00D753AC">
          <w:rPr>
            <w:rFonts w:cs="Times New Roman"/>
            <w:sz w:val="22"/>
            <w:szCs w:val="22"/>
          </w:rPr>
          <w:t>(Figure</w:t>
        </w:r>
        <w:r w:rsidR="002573FA" w:rsidRPr="00D753AC">
          <w:rPr>
            <w:rFonts w:cs="Times New Roman"/>
            <w:spacing w:val="22"/>
            <w:sz w:val="22"/>
            <w:szCs w:val="22"/>
          </w:rPr>
          <w:t xml:space="preserve"> </w:t>
        </w:r>
        <w:r w:rsidR="002573FA" w:rsidRPr="00D753AC">
          <w:rPr>
            <w:rFonts w:cs="Times New Roman"/>
            <w:sz w:val="22"/>
            <w:szCs w:val="22"/>
          </w:rPr>
          <w:t>A4,</w:t>
        </w:r>
        <w:r w:rsidR="002573FA" w:rsidRPr="00D753AC">
          <w:rPr>
            <w:rFonts w:cs="Times New Roman"/>
            <w:sz w:val="22"/>
            <w:szCs w:val="22"/>
          </w:rPr>
          <w:fldChar w:fldCharType="end"/>
        </w:r>
      </w:ins>
      <w:r w:rsidR="002573FA" w:rsidRPr="00D753AC">
        <w:rPr>
          <w:rFonts w:cs="Times New Roman"/>
          <w:spacing w:val="22"/>
          <w:sz w:val="22"/>
          <w:szCs w:val="22"/>
          <w:rPrChange w:id="4365" w:author="Claire Kouba" w:date="2023-09-12T16:52:00Z">
            <w:rPr/>
          </w:rPrChange>
        </w:rPr>
        <w:t xml:space="preserve"> </w:t>
      </w:r>
      <w:r w:rsidR="002573FA" w:rsidRPr="00D753AC">
        <w:rPr>
          <w:rFonts w:cs="Times New Roman"/>
          <w:sz w:val="22"/>
          <w:szCs w:val="22"/>
        </w:rPr>
        <w:t>upper</w:t>
      </w:r>
      <w:r w:rsidR="002573FA" w:rsidRPr="00D753AC">
        <w:rPr>
          <w:rFonts w:cs="Times New Roman"/>
          <w:spacing w:val="22"/>
          <w:sz w:val="22"/>
          <w:szCs w:val="22"/>
          <w:rPrChange w:id="4366" w:author="Claire Kouba" w:date="2023-09-12T16:52:00Z">
            <w:rPr/>
          </w:rPrChange>
        </w:rPr>
        <w:t xml:space="preserve"> </w:t>
      </w:r>
      <w:r w:rsidR="002573FA" w:rsidRPr="00D753AC">
        <w:rPr>
          <w:rFonts w:cs="Times New Roman"/>
          <w:sz w:val="22"/>
          <w:szCs w:val="22"/>
        </w:rPr>
        <w:t>left</w:t>
      </w:r>
      <w:r w:rsidR="002573FA" w:rsidRPr="00D753AC">
        <w:rPr>
          <w:rFonts w:cs="Times New Roman"/>
          <w:spacing w:val="22"/>
          <w:sz w:val="22"/>
          <w:szCs w:val="22"/>
          <w:rPrChange w:id="4367" w:author="Claire Kouba" w:date="2023-09-12T16:52:00Z">
            <w:rPr>
              <w:spacing w:val="-16"/>
            </w:rPr>
          </w:rPrChange>
        </w:rPr>
        <w:t xml:space="preserve"> </w:t>
      </w:r>
      <w:r w:rsidR="002573FA" w:rsidRPr="00D753AC">
        <w:rPr>
          <w:rFonts w:cs="Times New Roman"/>
          <w:sz w:val="22"/>
          <w:szCs w:val="22"/>
        </w:rPr>
        <w:t>panel</w:t>
      </w:r>
      <w:del w:id="4368" w:author="Claire Kouba" w:date="2023-09-12T16:52:00Z">
        <w:r w:rsidRPr="00D753AC">
          <w:rPr>
            <w:rFonts w:cs="Times New Roman"/>
            <w:sz w:val="22"/>
            <w:szCs w:val="22"/>
          </w:rPr>
          <w:delText>).</w:delText>
        </w:r>
      </w:del>
      <w:ins w:id="4369" w:author="Claire Kouba" w:date="2023-09-12T16:52:00Z">
        <w:r w:rsidR="002573FA" w:rsidRPr="00D753AC">
          <w:rPr>
            <w:rFonts w:cs="Times New Roman"/>
            <w:sz w:val="22"/>
            <w:szCs w:val="22"/>
          </w:rPr>
          <w:t>;</w:t>
        </w:r>
        <w:r w:rsidR="002573FA" w:rsidRPr="00D753AC">
          <w:rPr>
            <w:rFonts w:cs="Times New Roman"/>
            <w:spacing w:val="22"/>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"_bookmark13" </w:instrText>
        </w:r>
        <w:r w:rsidR="002573FA" w:rsidRPr="00D753AC">
          <w:rPr>
            <w:rFonts w:cs="Times New Roman"/>
            <w:sz w:val="22"/>
            <w:szCs w:val="22"/>
          </w:rPr>
          <w:fldChar w:fldCharType="separate"/>
        </w:r>
        <w:r w:rsidR="002573FA" w:rsidRPr="00D753AC">
          <w:rPr>
            <w:rFonts w:cs="Times New Roman"/>
            <w:spacing w:val="-4"/>
            <w:sz w:val="22"/>
            <w:szCs w:val="22"/>
          </w:rPr>
          <w:t>Table</w:t>
        </w:r>
        <w:r w:rsidR="002573FA" w:rsidRPr="00D753AC">
          <w:rPr>
            <w:rFonts w:cs="Times New Roman"/>
            <w:spacing w:val="-4"/>
            <w:sz w:val="22"/>
            <w:szCs w:val="22"/>
          </w:rPr>
          <w:fldChar w:fldCharType="end"/>
        </w:r>
        <w:r w:rsidR="002573FA" w:rsidRPr="00D753AC">
          <w:rPr>
            <w:rFonts w:cs="Times New Roman"/>
            <w:spacing w:val="22"/>
            <w:sz w:val="22"/>
            <w:szCs w:val="22"/>
          </w:rPr>
          <w:t xml:space="preserve"> </w:t>
        </w:r>
        <w:r w:rsidR="002573FA" w:rsidRPr="00D753AC">
          <w:rPr>
            <w:rFonts w:cs="Times New Roman"/>
            <w:sz w:val="22"/>
            <w:szCs w:val="22"/>
          </w:rPr>
          <w:t>A2).</w:t>
        </w:r>
        <w:r w:rsidR="002573FA" w:rsidRPr="00D753AC">
          <w:rPr>
            <w:rFonts w:cs="Times New Roman"/>
            <w:spacing w:val="22"/>
            <w:sz w:val="22"/>
            <w:szCs w:val="22"/>
          </w:rPr>
          <w:t xml:space="preserve"> </w:t>
        </w:r>
        <w:r w:rsidR="002573FA" w:rsidRPr="00D753AC">
          <w:rPr>
            <w:rFonts w:cs="Times New Roman"/>
            <w:sz w:val="22"/>
            <w:szCs w:val="22"/>
          </w:rPr>
          <w:t>No</w:t>
        </w:r>
        <w:r w:rsidR="002573FA" w:rsidRPr="00D753AC">
          <w:rPr>
            <w:rFonts w:cs="Times New Roman"/>
            <w:spacing w:val="22"/>
            <w:sz w:val="22"/>
            <w:szCs w:val="22"/>
          </w:rPr>
          <w:t xml:space="preserve"> </w:t>
        </w:r>
        <w:r w:rsidR="002573FA" w:rsidRPr="00D753AC">
          <w:rPr>
            <w:rFonts w:cs="Times New Roman"/>
            <w:sz w:val="22"/>
            <w:szCs w:val="22"/>
          </w:rPr>
          <w:t>three-predictor</w:t>
        </w:r>
        <w:r w:rsidR="002573FA" w:rsidRPr="00D753AC">
          <w:rPr>
            <w:rFonts w:cs="Times New Roman"/>
            <w:spacing w:val="22"/>
            <w:sz w:val="22"/>
            <w:szCs w:val="22"/>
          </w:rPr>
          <w:t xml:space="preserve"> </w:t>
        </w:r>
        <w:r w:rsidR="002573FA" w:rsidRPr="00D753AC">
          <w:rPr>
            <w:rFonts w:cs="Times New Roman"/>
            <w:sz w:val="22"/>
            <w:szCs w:val="22"/>
          </w:rPr>
          <w:t>models</w:t>
        </w:r>
      </w:ins>
      <w:r w:rsidR="006C4F06" w:rsidRPr="00D753AC">
        <w:rPr>
          <w:rFonts w:cs="Times New Roman"/>
          <w:sz w:val="22"/>
          <w:szCs w:val="22"/>
        </w:rPr>
        <w:t xml:space="preserve"> </w:t>
      </w:r>
      <w:ins w:id="4370" w:author="Claire Kouba" w:date="2023-09-12T16:52:00Z">
        <w:r w:rsidR="002573FA" w:rsidRPr="00D753AC">
          <w:rPr>
            <w:rFonts w:cs="Times New Roman"/>
            <w:sz w:val="22"/>
            <w:szCs w:val="22"/>
          </w:rPr>
          <w:t xml:space="preserve">produced lower LOOCV or </w:t>
        </w:r>
        <w:r w:rsidR="002573FA" w:rsidRPr="00D753AC">
          <w:rPr>
            <w:rFonts w:cs="Times New Roman"/>
            <w:i/>
            <w:sz w:val="22"/>
            <w:szCs w:val="22"/>
          </w:rPr>
          <w:t>R</w:t>
        </w:r>
        <w:r w:rsidR="002573FA" w:rsidRPr="00D753AC">
          <w:rPr>
            <w:rFonts w:cs="Times New Roman"/>
            <w:position w:val="7"/>
            <w:sz w:val="22"/>
            <w:szCs w:val="22"/>
          </w:rPr>
          <w:t xml:space="preserve">2 </w:t>
        </w:r>
        <w:r w:rsidR="002573FA" w:rsidRPr="00D753AC">
          <w:rPr>
            <w:rFonts w:cs="Times New Roman"/>
            <w:sz w:val="22"/>
            <w:szCs w:val="22"/>
          </w:rPr>
          <w:t xml:space="preserve">values </w:t>
        </w:r>
        <w:r w:rsidR="002573FA" w:rsidRPr="00D753AC">
          <w:rPr>
            <w:rFonts w:cs="Times New Roman"/>
            <w:sz w:val="22"/>
            <w:szCs w:val="22"/>
          </w:rPr>
          <w:fldChar w:fldCharType="begin"/>
        </w:r>
        <w:r w:rsidR="002573FA" w:rsidRPr="00D753AC">
          <w:rPr>
            <w:rFonts w:cs="Times New Roman"/>
            <w:sz w:val="22"/>
            <w:szCs w:val="22"/>
          </w:rPr>
          <w:instrText xml:space="preserve"> HYPERLINK \l "_bookmark17" </w:instrText>
        </w:r>
        <w:r w:rsidR="002573FA" w:rsidRPr="00D753AC">
          <w:rPr>
            <w:rFonts w:cs="Times New Roman"/>
            <w:sz w:val="22"/>
            <w:szCs w:val="22"/>
          </w:rPr>
          <w:fldChar w:fldCharType="separate"/>
        </w:r>
        <w:r w:rsidR="002573FA" w:rsidRPr="00D753AC">
          <w:rPr>
            <w:rFonts w:cs="Times New Roman"/>
            <w:spacing w:val="-3"/>
            <w:sz w:val="22"/>
            <w:szCs w:val="22"/>
          </w:rPr>
          <w:t>(Table</w:t>
        </w:r>
        <w:r w:rsidR="002573FA" w:rsidRPr="00D753AC">
          <w:rPr>
            <w:rFonts w:cs="Times New Roman"/>
            <w:spacing w:val="-3"/>
            <w:sz w:val="22"/>
            <w:szCs w:val="22"/>
          </w:rPr>
          <w:fldChar w:fldCharType="end"/>
        </w:r>
        <w:r w:rsidR="002573FA" w:rsidRPr="00D753AC">
          <w:rPr>
            <w:rFonts w:cs="Times New Roman"/>
            <w:spacing w:val="-3"/>
            <w:sz w:val="22"/>
            <w:szCs w:val="22"/>
          </w:rPr>
          <w:t xml:space="preserve"> </w:t>
        </w:r>
        <w:r w:rsidR="002573FA" w:rsidRPr="00D753AC">
          <w:rPr>
            <w:rFonts w:cs="Times New Roman"/>
            <w:sz w:val="22"/>
            <w:szCs w:val="22"/>
          </w:rPr>
          <w:t>A3), so no visualizations were made of three-predictor model</w:t>
        </w:r>
        <w:r w:rsidR="002573FA" w:rsidRPr="00D753AC">
          <w:rPr>
            <w:rFonts w:cs="Times New Roman"/>
            <w:spacing w:val="-19"/>
            <w:sz w:val="22"/>
            <w:szCs w:val="22"/>
          </w:rPr>
          <w:t xml:space="preserve"> </w:t>
        </w:r>
        <w:r w:rsidR="002573FA" w:rsidRPr="00D753AC">
          <w:rPr>
            <w:rFonts w:cs="Times New Roman"/>
            <w:sz w:val="22"/>
            <w:szCs w:val="22"/>
          </w:rPr>
          <w:t>results.</w:t>
        </w:r>
      </w:ins>
    </w:p>
    <w:p w:rsidR="002153D1" w:rsidRPr="00D753AC" w:rsidRDefault="002573FA">
      <w:pPr>
        <w:pStyle w:val="BodyText"/>
        <w:spacing w:before="104"/>
        <w:ind w:left="173" w:right="173" w:firstLine="199"/>
        <w:rPr>
          <w:rFonts w:cs="Times New Roman"/>
          <w:sz w:val="22"/>
          <w:szCs w:val="22"/>
        </w:rPr>
        <w:pPrChange w:id="4371" w:author="Claire Kouba" w:date="2023-09-12T16:52:00Z">
          <w:pPr>
            <w:pStyle w:val="BodyText"/>
            <w:spacing w:before="14" w:line="343" w:lineRule="auto"/>
            <w:ind w:left="173" w:right="113" w:firstLine="199"/>
          </w:pPr>
        </w:pPrChange>
      </w:pPr>
      <w:r w:rsidRPr="00D753AC">
        <w:rPr>
          <w:rFonts w:cs="Times New Roman"/>
          <w:sz w:val="22"/>
          <w:szCs w:val="22"/>
        </w:rPr>
        <w:t>Among</w:t>
      </w:r>
      <w:r w:rsidRPr="00D753AC">
        <w:rPr>
          <w:rFonts w:cs="Times New Roman"/>
          <w:sz w:val="22"/>
          <w:szCs w:val="22"/>
          <w:rPrChange w:id="4372"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373" w:author="Claire Kouba" w:date="2023-09-12T16:52:00Z">
            <w:rPr>
              <w:spacing w:val="19"/>
            </w:rPr>
          </w:rPrChange>
        </w:rPr>
        <w:t xml:space="preserve"> </w:t>
      </w:r>
      <w:r w:rsidRPr="00D753AC">
        <w:rPr>
          <w:rFonts w:cs="Times New Roman"/>
          <w:sz w:val="22"/>
          <w:szCs w:val="22"/>
        </w:rPr>
        <w:t>two-predictor</w:t>
      </w:r>
      <w:r w:rsidRPr="00D753AC">
        <w:rPr>
          <w:rFonts w:cs="Times New Roman"/>
          <w:sz w:val="22"/>
          <w:szCs w:val="22"/>
          <w:rPrChange w:id="4374" w:author="Claire Kouba" w:date="2023-09-12T16:52:00Z">
            <w:rPr>
              <w:spacing w:val="19"/>
            </w:rPr>
          </w:rPrChange>
        </w:rPr>
        <w:t xml:space="preserve"> </w:t>
      </w:r>
      <w:r w:rsidRPr="00D753AC">
        <w:rPr>
          <w:rFonts w:cs="Times New Roman"/>
          <w:sz w:val="22"/>
          <w:szCs w:val="22"/>
        </w:rPr>
        <w:t>models</w:t>
      </w:r>
      <w:r w:rsidRPr="00D753AC">
        <w:rPr>
          <w:rFonts w:cs="Times New Roman"/>
          <w:sz w:val="22"/>
          <w:szCs w:val="22"/>
          <w:rPrChange w:id="4375" w:author="Claire Kouba" w:date="2023-09-12T16:52:00Z">
            <w:rPr>
              <w:spacing w:val="19"/>
            </w:rPr>
          </w:rPrChange>
        </w:rPr>
        <w:t xml:space="preserve"> </w:t>
      </w:r>
      <w:r w:rsidRPr="00D753AC">
        <w:rPr>
          <w:rFonts w:cs="Times New Roman"/>
          <w:sz w:val="22"/>
          <w:szCs w:val="22"/>
        </w:rPr>
        <w:t>evaluated</w:t>
      </w:r>
      <w:r w:rsidRPr="00D753AC">
        <w:rPr>
          <w:rFonts w:cs="Times New Roman"/>
          <w:sz w:val="22"/>
          <w:szCs w:val="22"/>
          <w:rPrChange w:id="4376" w:author="Claire Kouba" w:date="2023-09-12T16:52:00Z">
            <w:rPr>
              <w:spacing w:val="19"/>
            </w:rPr>
          </w:rPrChange>
        </w:rPr>
        <w:t xml:space="preserve"> </w:t>
      </w:r>
      <w:r w:rsidRPr="00D753AC">
        <w:rPr>
          <w:rFonts w:cs="Times New Roman"/>
          <w:sz w:val="22"/>
          <w:szCs w:val="22"/>
        </w:rPr>
        <w:t>was</w:t>
      </w:r>
      <w:r w:rsidRPr="00D753AC">
        <w:rPr>
          <w:rFonts w:cs="Times New Roman"/>
          <w:sz w:val="22"/>
          <w:szCs w:val="22"/>
          <w:rPrChange w:id="4377" w:author="Claire Kouba" w:date="2023-09-12T16:52:00Z">
            <w:rPr>
              <w:spacing w:val="19"/>
            </w:rPr>
          </w:rPrChange>
        </w:rPr>
        <w:t xml:space="preserve"> </w:t>
      </w:r>
      <w:r w:rsidRPr="00D753AC">
        <w:rPr>
          <w:rFonts w:cs="Times New Roman"/>
          <w:sz w:val="22"/>
          <w:szCs w:val="22"/>
        </w:rPr>
        <w:t>a</w:t>
      </w:r>
      <w:r w:rsidRPr="00D753AC">
        <w:rPr>
          <w:rFonts w:cs="Times New Roman"/>
          <w:sz w:val="22"/>
          <w:szCs w:val="22"/>
          <w:rPrChange w:id="4378" w:author="Claire Kouba" w:date="2023-09-12T16:52:00Z">
            <w:rPr>
              <w:spacing w:val="19"/>
            </w:rPr>
          </w:rPrChange>
        </w:rPr>
        <w:t xml:space="preserve"> </w:t>
      </w:r>
      <w:r w:rsidRPr="00D753AC">
        <w:rPr>
          <w:rFonts w:cs="Times New Roman"/>
          <w:sz w:val="22"/>
          <w:szCs w:val="22"/>
        </w:rPr>
        <w:t>combination</w:t>
      </w:r>
      <w:r w:rsidRPr="00D753AC">
        <w:rPr>
          <w:rFonts w:cs="Times New Roman"/>
          <w:sz w:val="22"/>
          <w:szCs w:val="22"/>
          <w:rPrChange w:id="4379" w:author="Claire Kouba" w:date="2023-09-12T16:52:00Z">
            <w:rPr>
              <w:spacing w:val="19"/>
            </w:rPr>
          </w:rPrChange>
        </w:rPr>
        <w:t xml:space="preserve"> </w:t>
      </w:r>
      <w:r w:rsidRPr="00D753AC">
        <w:rPr>
          <w:rFonts w:cs="Times New Roman"/>
          <w:sz w:val="22"/>
          <w:szCs w:val="22"/>
        </w:rPr>
        <w:t>of</w:t>
      </w:r>
      <w:r w:rsidRPr="00D753AC">
        <w:rPr>
          <w:rFonts w:cs="Times New Roman"/>
          <w:sz w:val="22"/>
          <w:szCs w:val="22"/>
          <w:rPrChange w:id="4380" w:author="Claire Kouba" w:date="2023-09-12T16:52:00Z">
            <w:rPr>
              <w:spacing w:val="19"/>
            </w:rPr>
          </w:rPrChange>
        </w:rPr>
        <w:t xml:space="preserve"> </w:t>
      </w:r>
      <w:r w:rsidRPr="00D753AC">
        <w:rPr>
          <w:rFonts w:cs="Times New Roman"/>
          <w:sz w:val="22"/>
          <w:szCs w:val="22"/>
        </w:rPr>
        <w:t>maximum</w:t>
      </w:r>
      <w:r w:rsidRPr="00D753AC">
        <w:rPr>
          <w:rFonts w:cs="Times New Roman"/>
          <w:sz w:val="22"/>
          <w:szCs w:val="22"/>
          <w:rPrChange w:id="4381" w:author="Claire Kouba" w:date="2023-09-12T16:52:00Z">
            <w:rPr>
              <w:spacing w:val="19"/>
            </w:rPr>
          </w:rPrChange>
        </w:rPr>
        <w:t xml:space="preserve"> </w:t>
      </w:r>
      <w:r w:rsidRPr="00D753AC">
        <w:rPr>
          <w:rFonts w:cs="Times New Roman"/>
          <w:sz w:val="22"/>
          <w:szCs w:val="22"/>
        </w:rPr>
        <w:t>snowpack</w:t>
      </w:r>
      <w:r w:rsidRPr="00D753AC">
        <w:rPr>
          <w:rFonts w:cs="Times New Roman"/>
          <w:sz w:val="22"/>
          <w:szCs w:val="22"/>
          <w:rPrChange w:id="4382" w:author="Claire Kouba" w:date="2023-09-12T16:52:00Z">
            <w:rPr>
              <w:spacing w:val="19"/>
            </w:rPr>
          </w:rPrChange>
        </w:rPr>
        <w:t xml:space="preserve"> </w:t>
      </w:r>
      <w:r w:rsidRPr="00D753AC">
        <w:rPr>
          <w:rFonts w:cs="Times New Roman"/>
          <w:sz w:val="22"/>
          <w:szCs w:val="22"/>
        </w:rPr>
        <w:t>water</w:t>
      </w:r>
      <w:r w:rsidRPr="00D753AC">
        <w:rPr>
          <w:rFonts w:cs="Times New Roman"/>
          <w:sz w:val="22"/>
          <w:szCs w:val="22"/>
          <w:rPrChange w:id="4383" w:author="Claire Kouba" w:date="2023-09-12T16:52:00Z">
            <w:rPr>
              <w:spacing w:val="19"/>
            </w:rPr>
          </w:rPrChange>
        </w:rPr>
        <w:t xml:space="preserve"> </w:t>
      </w:r>
      <w:r w:rsidRPr="00D753AC">
        <w:rPr>
          <w:rFonts w:cs="Times New Roman"/>
          <w:sz w:val="22"/>
          <w:szCs w:val="22"/>
        </w:rPr>
        <w:t>content</w:t>
      </w:r>
      <w:r w:rsidRPr="00D753AC">
        <w:rPr>
          <w:rFonts w:cs="Times New Roman"/>
          <w:sz w:val="22"/>
          <w:szCs w:val="22"/>
          <w:rPrChange w:id="4384" w:author="Claire Kouba" w:date="2023-09-12T16:52:00Z">
            <w:rPr>
              <w:spacing w:val="19"/>
            </w:rPr>
          </w:rPrChange>
        </w:rPr>
        <w:t xml:space="preserve"> </w:t>
      </w:r>
      <w:r w:rsidRPr="00D753AC">
        <w:rPr>
          <w:rFonts w:cs="Times New Roman"/>
          <w:sz w:val="22"/>
          <w:szCs w:val="22"/>
        </w:rPr>
        <w:t>and</w:t>
      </w:r>
      <w:r w:rsidRPr="00D753AC">
        <w:rPr>
          <w:rFonts w:cs="Times New Roman"/>
          <w:sz w:val="22"/>
          <w:szCs w:val="22"/>
          <w:rPrChange w:id="4385" w:author="Claire Kouba" w:date="2023-09-12T16:52:00Z">
            <w:rPr>
              <w:spacing w:val="19"/>
            </w:rPr>
          </w:rPrChange>
        </w:rPr>
        <w:t xml:space="preserve"> </w:t>
      </w:r>
      <w:r w:rsidRPr="00D753AC">
        <w:rPr>
          <w:rFonts w:cs="Times New Roman"/>
          <w:sz w:val="22"/>
          <w:szCs w:val="22"/>
        </w:rPr>
        <w:t>the</w:t>
      </w:r>
      <w:r w:rsidRPr="00D753AC">
        <w:rPr>
          <w:rFonts w:cs="Times New Roman"/>
          <w:sz w:val="22"/>
          <w:szCs w:val="22"/>
          <w:rPrChange w:id="4386" w:author="Claire Kouba" w:date="2023-09-12T16:52:00Z">
            <w:rPr>
              <w:spacing w:val="19"/>
            </w:rPr>
          </w:rPrChange>
        </w:rPr>
        <w:t xml:space="preserve"> </w:t>
      </w:r>
      <w:r w:rsidRPr="00D753AC">
        <w:rPr>
          <w:rFonts w:cs="Times New Roman"/>
          <w:sz w:val="22"/>
          <w:szCs w:val="22"/>
        </w:rPr>
        <w:t>timing</w:t>
      </w:r>
      <w:r w:rsidRPr="00D753AC">
        <w:rPr>
          <w:rFonts w:cs="Times New Roman"/>
          <w:sz w:val="22"/>
          <w:szCs w:val="22"/>
          <w:rPrChange w:id="4387" w:author="Claire Kouba" w:date="2023-09-12T16:52:00Z">
            <w:rPr>
              <w:spacing w:val="19"/>
            </w:rPr>
          </w:rPrChange>
        </w:rPr>
        <w:t xml:space="preserve"> </w:t>
      </w:r>
      <w:r w:rsidRPr="00D753AC">
        <w:rPr>
          <w:rFonts w:cs="Times New Roman"/>
          <w:sz w:val="22"/>
          <w:szCs w:val="22"/>
        </w:rPr>
        <w:t>of</w:t>
      </w:r>
      <w:r w:rsidRPr="00D753AC">
        <w:rPr>
          <w:rFonts w:cs="Times New Roman"/>
          <w:spacing w:val="33"/>
          <w:sz w:val="22"/>
          <w:szCs w:val="22"/>
          <w:rPrChange w:id="4388" w:author="Claire Kouba" w:date="2023-09-12T16:52:00Z">
            <w:rPr>
              <w:w w:val="99"/>
            </w:rPr>
          </w:rPrChange>
        </w:rPr>
        <w:t xml:space="preserve"> </w:t>
      </w:r>
      <w:r w:rsidRPr="00D753AC">
        <w:rPr>
          <w:rFonts w:cs="Times New Roman"/>
          <w:sz w:val="22"/>
          <w:szCs w:val="22"/>
        </w:rPr>
        <w:t>the</w:t>
      </w:r>
      <w:r w:rsidRPr="00D753AC">
        <w:rPr>
          <w:rFonts w:cs="Times New Roman"/>
          <w:w w:val="99"/>
          <w:sz w:val="22"/>
          <w:szCs w:val="22"/>
          <w:rPrChange w:id="4389" w:author="Claire Kouba" w:date="2023-09-12T16:52:00Z">
            <w:rPr>
              <w:spacing w:val="16"/>
            </w:rPr>
          </w:rPrChange>
        </w:rPr>
        <w:t xml:space="preserve"> </w:t>
      </w:r>
      <w:r w:rsidRPr="00D753AC">
        <w:rPr>
          <w:rFonts w:cs="Times New Roman"/>
          <w:sz w:val="22"/>
          <w:szCs w:val="22"/>
        </w:rPr>
        <w:t>maximum</w:t>
      </w:r>
      <w:r w:rsidRPr="00D753AC">
        <w:rPr>
          <w:rFonts w:cs="Times New Roman"/>
          <w:spacing w:val="-9"/>
          <w:sz w:val="22"/>
          <w:szCs w:val="22"/>
          <w:rPrChange w:id="4390" w:author="Claire Kouba" w:date="2023-09-12T16:52:00Z">
            <w:rPr>
              <w:spacing w:val="16"/>
            </w:rPr>
          </w:rPrChange>
        </w:rPr>
        <w:t xml:space="preserve"> </w:t>
      </w:r>
      <w:r w:rsidRPr="00D753AC">
        <w:rPr>
          <w:rFonts w:cs="Times New Roman"/>
          <w:sz w:val="22"/>
          <w:szCs w:val="22"/>
        </w:rPr>
        <w:t>measurement</w:t>
      </w:r>
      <w:r w:rsidRPr="00D753AC">
        <w:rPr>
          <w:rFonts w:cs="Times New Roman"/>
          <w:spacing w:val="-9"/>
          <w:sz w:val="22"/>
          <w:szCs w:val="22"/>
          <w:rPrChange w:id="4391" w:author="Claire Kouba" w:date="2023-09-12T16:52:00Z">
            <w:rPr>
              <w:spacing w:val="16"/>
            </w:rPr>
          </w:rPrChange>
        </w:rPr>
        <w:t xml:space="preserve"> </w:t>
      </w:r>
      <w:del w:id="4392"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6"/>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4393"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r w:rsidRPr="00D753AC">
          <w:rPr>
            <w:rFonts w:cs="Times New Roman"/>
            <w:spacing w:val="-9"/>
            <w:sz w:val="22"/>
            <w:szCs w:val="22"/>
          </w:rPr>
          <w:t xml:space="preserve"> </w:t>
        </w:r>
        <w:r w:rsidRPr="00D753AC">
          <w:rPr>
            <w:rFonts w:cs="Times New Roman"/>
            <w:sz w:val="22"/>
            <w:szCs w:val="22"/>
          </w:rPr>
          <w:t>A4,</w:t>
        </w:r>
      </w:ins>
      <w:r w:rsidRPr="00D753AC">
        <w:rPr>
          <w:rFonts w:cs="Times New Roman"/>
          <w:spacing w:val="-9"/>
          <w:sz w:val="22"/>
          <w:szCs w:val="22"/>
          <w:rPrChange w:id="4394" w:author="Claire Kouba" w:date="2023-09-12T16:52:00Z">
            <w:rPr>
              <w:spacing w:val="16"/>
            </w:rPr>
          </w:rPrChange>
        </w:rPr>
        <w:t xml:space="preserve"> </w:t>
      </w:r>
      <w:r w:rsidRPr="00D753AC">
        <w:rPr>
          <w:rFonts w:cs="Times New Roman"/>
          <w:sz w:val="22"/>
          <w:szCs w:val="22"/>
        </w:rPr>
        <w:t>top</w:t>
      </w:r>
      <w:r w:rsidRPr="00D753AC">
        <w:rPr>
          <w:rFonts w:cs="Times New Roman"/>
          <w:spacing w:val="-9"/>
          <w:sz w:val="22"/>
          <w:szCs w:val="22"/>
          <w:rPrChange w:id="4395" w:author="Claire Kouba" w:date="2023-09-12T16:52:00Z">
            <w:rPr>
              <w:spacing w:val="16"/>
            </w:rPr>
          </w:rPrChange>
        </w:rPr>
        <w:t xml:space="preserve"> </w:t>
      </w:r>
      <w:r w:rsidRPr="00D753AC">
        <w:rPr>
          <w:rFonts w:cs="Times New Roman"/>
          <w:sz w:val="22"/>
          <w:szCs w:val="22"/>
        </w:rPr>
        <w:t>right</w:t>
      </w:r>
      <w:r w:rsidRPr="00D753AC">
        <w:rPr>
          <w:rFonts w:cs="Times New Roman"/>
          <w:spacing w:val="-9"/>
          <w:sz w:val="22"/>
          <w:szCs w:val="22"/>
          <w:rPrChange w:id="4396" w:author="Claire Kouba" w:date="2023-09-12T16:52:00Z">
            <w:rPr>
              <w:spacing w:val="16"/>
            </w:rPr>
          </w:rPrChange>
        </w:rPr>
        <w:t xml:space="preserve"> </w:t>
      </w:r>
      <w:r w:rsidRPr="00D753AC">
        <w:rPr>
          <w:rFonts w:cs="Times New Roman"/>
          <w:sz w:val="22"/>
          <w:szCs w:val="22"/>
        </w:rPr>
        <w:t>panel).</w:t>
      </w:r>
      <w:r w:rsidRPr="00D753AC">
        <w:rPr>
          <w:rFonts w:cs="Times New Roman"/>
          <w:spacing w:val="-9"/>
          <w:sz w:val="22"/>
          <w:szCs w:val="22"/>
          <w:rPrChange w:id="4397" w:author="Claire Kouba" w:date="2023-09-12T16:52:00Z">
            <w:rPr>
              <w:spacing w:val="16"/>
            </w:rPr>
          </w:rPrChange>
        </w:rPr>
        <w:t xml:space="preserve"> </w:t>
      </w:r>
      <w:r w:rsidRPr="00D753AC">
        <w:rPr>
          <w:rFonts w:cs="Times New Roman"/>
          <w:sz w:val="22"/>
          <w:szCs w:val="22"/>
        </w:rPr>
        <w:t>This</w:t>
      </w:r>
      <w:r w:rsidRPr="00D753AC">
        <w:rPr>
          <w:rFonts w:cs="Times New Roman"/>
          <w:spacing w:val="-9"/>
          <w:sz w:val="22"/>
          <w:szCs w:val="22"/>
          <w:rPrChange w:id="4398" w:author="Claire Kouba" w:date="2023-09-12T16:52:00Z">
            <w:rPr>
              <w:spacing w:val="16"/>
            </w:rPr>
          </w:rPrChange>
        </w:rPr>
        <w:t xml:space="preserve"> </w:t>
      </w:r>
      <w:r w:rsidRPr="00D753AC">
        <w:rPr>
          <w:rFonts w:cs="Times New Roman"/>
          <w:sz w:val="22"/>
          <w:szCs w:val="22"/>
        </w:rPr>
        <w:t>produced</w:t>
      </w:r>
      <w:r w:rsidRPr="00D753AC">
        <w:rPr>
          <w:rFonts w:cs="Times New Roman"/>
          <w:spacing w:val="-9"/>
          <w:sz w:val="22"/>
          <w:szCs w:val="22"/>
          <w:rPrChange w:id="4399" w:author="Claire Kouba" w:date="2023-09-12T16:52:00Z">
            <w:rPr>
              <w:spacing w:val="16"/>
            </w:rPr>
          </w:rPrChange>
        </w:rPr>
        <w:t xml:space="preserve"> </w:t>
      </w:r>
      <w:r w:rsidRPr="00D753AC">
        <w:rPr>
          <w:rFonts w:cs="Times New Roman"/>
          <w:sz w:val="22"/>
          <w:szCs w:val="22"/>
        </w:rPr>
        <w:t>a</w:t>
      </w:r>
      <w:r w:rsidRPr="00D753AC">
        <w:rPr>
          <w:rFonts w:cs="Times New Roman"/>
          <w:spacing w:val="-9"/>
          <w:sz w:val="22"/>
          <w:szCs w:val="22"/>
          <w:rPrChange w:id="4400" w:author="Claire Kouba" w:date="2023-09-12T16:52:00Z">
            <w:rPr>
              <w:spacing w:val="16"/>
            </w:rPr>
          </w:rPrChange>
        </w:rPr>
        <w:t xml:space="preserve"> </w:t>
      </w:r>
      <w:r w:rsidRPr="00D753AC">
        <w:rPr>
          <w:rFonts w:cs="Times New Roman"/>
          <w:sz w:val="22"/>
          <w:szCs w:val="22"/>
        </w:rPr>
        <w:t>slightly</w:t>
      </w:r>
      <w:r w:rsidRPr="00D753AC">
        <w:rPr>
          <w:rFonts w:cs="Times New Roman"/>
          <w:spacing w:val="-9"/>
          <w:sz w:val="22"/>
          <w:szCs w:val="22"/>
          <w:rPrChange w:id="4401" w:author="Claire Kouba" w:date="2023-09-12T16:52:00Z">
            <w:rPr>
              <w:spacing w:val="16"/>
            </w:rPr>
          </w:rPrChange>
        </w:rPr>
        <w:t xml:space="preserve"> </w:t>
      </w:r>
      <w:del w:id="4402" w:author="Claire Kouba" w:date="2023-09-12T16:52:00Z">
        <w:r w:rsidR="00505335" w:rsidRPr="00D753AC">
          <w:rPr>
            <w:rFonts w:cs="Times New Roman"/>
            <w:sz w:val="22"/>
            <w:szCs w:val="22"/>
          </w:rPr>
          <w:delText>worse</w:delText>
        </w:r>
      </w:del>
      <w:ins w:id="4403" w:author="Claire Kouba" w:date="2023-09-12T16:52:00Z">
        <w:r w:rsidRPr="00D753AC">
          <w:rPr>
            <w:rFonts w:cs="Times New Roman"/>
            <w:sz w:val="22"/>
            <w:szCs w:val="22"/>
          </w:rPr>
          <w:t>larger</w:t>
        </w:r>
      </w:ins>
      <w:r w:rsidRPr="00D753AC">
        <w:rPr>
          <w:rFonts w:cs="Times New Roman"/>
          <w:spacing w:val="-9"/>
          <w:sz w:val="22"/>
          <w:szCs w:val="22"/>
          <w:rPrChange w:id="4404" w:author="Claire Kouba" w:date="2023-09-12T16:52:00Z">
            <w:rPr>
              <w:spacing w:val="16"/>
            </w:rPr>
          </w:rPrChange>
        </w:rPr>
        <w:t xml:space="preserve"> </w:t>
      </w:r>
      <w:r w:rsidRPr="00D753AC">
        <w:rPr>
          <w:rFonts w:cs="Times New Roman"/>
          <w:sz w:val="22"/>
          <w:szCs w:val="22"/>
        </w:rPr>
        <w:t>error</w:t>
      </w:r>
      <w:r w:rsidRPr="00D753AC">
        <w:rPr>
          <w:rFonts w:cs="Times New Roman"/>
          <w:spacing w:val="-9"/>
          <w:sz w:val="22"/>
          <w:szCs w:val="22"/>
          <w:rPrChange w:id="4405" w:author="Claire Kouba" w:date="2023-09-12T16:52:00Z">
            <w:rPr>
              <w:spacing w:val="16"/>
            </w:rPr>
          </w:rPrChange>
        </w:rPr>
        <w:t xml:space="preserve"> </w:t>
      </w:r>
      <w:r w:rsidRPr="00D753AC">
        <w:rPr>
          <w:rFonts w:cs="Times New Roman"/>
          <w:sz w:val="22"/>
          <w:szCs w:val="22"/>
        </w:rPr>
        <w:t>(2.78</w:t>
      </w:r>
      <w:r w:rsidRPr="00D753AC">
        <w:rPr>
          <w:rFonts w:cs="Times New Roman"/>
          <w:spacing w:val="-9"/>
          <w:sz w:val="22"/>
          <w:szCs w:val="22"/>
          <w:rPrChange w:id="4406" w:author="Claire Kouba" w:date="2023-09-12T16:52:00Z">
            <w:rPr>
              <w:spacing w:val="16"/>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z w:val="22"/>
          <w:szCs w:val="22"/>
        </w:rPr>
        <w:t>)</w:t>
      </w:r>
      <w:r w:rsidRPr="00D753AC">
        <w:rPr>
          <w:rFonts w:cs="Times New Roman"/>
          <w:spacing w:val="-9"/>
          <w:sz w:val="22"/>
          <w:szCs w:val="22"/>
          <w:rPrChange w:id="4407" w:author="Claire Kouba" w:date="2023-09-12T16:52:00Z">
            <w:rPr>
              <w:spacing w:val="16"/>
            </w:rPr>
          </w:rPrChange>
        </w:rPr>
        <w:t xml:space="preserve"> </w:t>
      </w:r>
      <w:r w:rsidRPr="00D753AC">
        <w:rPr>
          <w:rFonts w:cs="Times New Roman"/>
          <w:sz w:val="22"/>
          <w:szCs w:val="22"/>
        </w:rPr>
        <w:t>than</w:t>
      </w:r>
      <w:r w:rsidRPr="00D753AC">
        <w:rPr>
          <w:rFonts w:cs="Times New Roman"/>
          <w:spacing w:val="-9"/>
          <w:sz w:val="22"/>
          <w:szCs w:val="22"/>
          <w:rPrChange w:id="4408" w:author="Claire Kouba" w:date="2023-09-12T16:52:00Z">
            <w:rPr>
              <w:spacing w:val="16"/>
            </w:rPr>
          </w:rPrChange>
        </w:rPr>
        <w:t xml:space="preserve"> </w:t>
      </w:r>
      <w:r w:rsidRPr="00D753AC">
        <w:rPr>
          <w:rFonts w:cs="Times New Roman"/>
          <w:sz w:val="22"/>
          <w:szCs w:val="22"/>
        </w:rPr>
        <w:t>the</w:t>
      </w:r>
      <w:r w:rsidRPr="00D753AC">
        <w:rPr>
          <w:rFonts w:cs="Times New Roman"/>
          <w:spacing w:val="-9"/>
          <w:sz w:val="22"/>
          <w:szCs w:val="22"/>
          <w:rPrChange w:id="4409" w:author="Claire Kouba" w:date="2023-09-12T16:52:00Z">
            <w:rPr>
              <w:spacing w:val="16"/>
            </w:rPr>
          </w:rPrChange>
        </w:rPr>
        <w:t xml:space="preserve"> </w:t>
      </w:r>
      <w:r w:rsidRPr="00D753AC">
        <w:rPr>
          <w:rFonts w:cs="Times New Roman"/>
          <w:sz w:val="22"/>
          <w:szCs w:val="22"/>
        </w:rPr>
        <w:t>single-</w:t>
      </w:r>
      <w:del w:id="4410" w:author="Claire Kouba" w:date="2023-09-12T16:52:00Z">
        <w:r w:rsidR="00505335" w:rsidRPr="00D753AC">
          <w:rPr>
            <w:rFonts w:cs="Times New Roman"/>
            <w:w w:val="99"/>
            <w:sz w:val="22"/>
            <w:szCs w:val="22"/>
          </w:rPr>
          <w:delText xml:space="preserve"> </w:delText>
        </w:r>
      </w:del>
      <w:r w:rsidRPr="00D753AC">
        <w:rPr>
          <w:rFonts w:cs="Times New Roman"/>
          <w:sz w:val="22"/>
          <w:szCs w:val="22"/>
        </w:rPr>
        <w:t>predictor</w:t>
      </w:r>
      <w:r w:rsidRPr="00D753AC">
        <w:rPr>
          <w:rFonts w:cs="Times New Roman"/>
          <w:w w:val="99"/>
          <w:sz w:val="22"/>
          <w:szCs w:val="22"/>
          <w:rPrChange w:id="4411" w:author="Claire Kouba" w:date="2023-09-12T16:52:00Z">
            <w:rPr>
              <w:spacing w:val="15"/>
            </w:rPr>
          </w:rPrChange>
        </w:rPr>
        <w:t xml:space="preserve"> </w:t>
      </w:r>
      <w:r w:rsidRPr="00D753AC">
        <w:rPr>
          <w:rFonts w:cs="Times New Roman"/>
          <w:sz w:val="22"/>
          <w:szCs w:val="22"/>
        </w:rPr>
        <w:t>model</w:t>
      </w:r>
      <w:r w:rsidRPr="00D753AC">
        <w:rPr>
          <w:rFonts w:cs="Times New Roman"/>
          <w:sz w:val="22"/>
          <w:szCs w:val="22"/>
          <w:rPrChange w:id="4412" w:author="Claire Kouba" w:date="2023-09-12T16:52:00Z">
            <w:rPr>
              <w:spacing w:val="15"/>
            </w:rPr>
          </w:rPrChange>
        </w:rPr>
        <w:t xml:space="preserve"> </w:t>
      </w:r>
      <w:r w:rsidRPr="00D753AC">
        <w:rPr>
          <w:rFonts w:cs="Times New Roman"/>
          <w:sz w:val="22"/>
          <w:szCs w:val="22"/>
        </w:rPr>
        <w:t>with</w:t>
      </w:r>
      <w:r w:rsidRPr="00D753AC">
        <w:rPr>
          <w:rFonts w:cs="Times New Roman"/>
          <w:sz w:val="22"/>
          <w:szCs w:val="22"/>
          <w:rPrChange w:id="4413" w:author="Claire Kouba" w:date="2023-09-12T16:52:00Z">
            <w:rPr>
              <w:spacing w:val="15"/>
            </w:rPr>
          </w:rPrChange>
        </w:rPr>
        <w:t xml:space="preserve"> </w:t>
      </w:r>
      <w:r w:rsidRPr="00D753AC">
        <w:rPr>
          <w:rFonts w:cs="Times New Roman"/>
          <w:sz w:val="22"/>
          <w:szCs w:val="22"/>
        </w:rPr>
        <w:t>maximum</w:t>
      </w:r>
      <w:r w:rsidRPr="00D753AC">
        <w:rPr>
          <w:rFonts w:cs="Times New Roman"/>
          <w:sz w:val="22"/>
          <w:szCs w:val="22"/>
          <w:rPrChange w:id="4414" w:author="Claire Kouba" w:date="2023-09-12T16:52:00Z">
            <w:rPr>
              <w:spacing w:val="15"/>
            </w:rPr>
          </w:rPrChange>
        </w:rPr>
        <w:t xml:space="preserve"> </w:t>
      </w:r>
      <w:r w:rsidRPr="00D753AC">
        <w:rPr>
          <w:rFonts w:cs="Times New Roman"/>
          <w:sz w:val="22"/>
          <w:szCs w:val="22"/>
        </w:rPr>
        <w:t>snowpack</w:t>
      </w:r>
      <w:r w:rsidRPr="00D753AC">
        <w:rPr>
          <w:rFonts w:cs="Times New Roman"/>
          <w:sz w:val="22"/>
          <w:szCs w:val="22"/>
          <w:rPrChange w:id="4415" w:author="Claire Kouba" w:date="2023-09-12T16:52:00Z">
            <w:rPr>
              <w:spacing w:val="15"/>
            </w:rPr>
          </w:rPrChange>
        </w:rPr>
        <w:t xml:space="preserve"> </w:t>
      </w:r>
      <w:r w:rsidRPr="00D753AC">
        <w:rPr>
          <w:rFonts w:cs="Times New Roman"/>
          <w:sz w:val="22"/>
          <w:szCs w:val="22"/>
        </w:rPr>
        <w:t>water</w:t>
      </w:r>
      <w:r w:rsidRPr="00D753AC">
        <w:rPr>
          <w:rFonts w:cs="Times New Roman"/>
          <w:sz w:val="22"/>
          <w:szCs w:val="22"/>
          <w:rPrChange w:id="4416" w:author="Claire Kouba" w:date="2023-09-12T16:52:00Z">
            <w:rPr>
              <w:spacing w:val="15"/>
            </w:rPr>
          </w:rPrChange>
        </w:rPr>
        <w:t xml:space="preserve"> </w:t>
      </w:r>
      <w:r w:rsidRPr="00D753AC">
        <w:rPr>
          <w:rFonts w:cs="Times New Roman"/>
          <w:sz w:val="22"/>
          <w:szCs w:val="22"/>
        </w:rPr>
        <w:t>content</w:t>
      </w:r>
      <w:r w:rsidRPr="00D753AC">
        <w:rPr>
          <w:rFonts w:cs="Times New Roman"/>
          <w:sz w:val="22"/>
          <w:szCs w:val="22"/>
          <w:rPrChange w:id="4417" w:author="Claire Kouba" w:date="2023-09-12T16:52:00Z">
            <w:rPr>
              <w:spacing w:val="15"/>
            </w:rPr>
          </w:rPrChange>
        </w:rPr>
        <w:t xml:space="preserve"> </w:t>
      </w:r>
      <w:r w:rsidRPr="00D753AC">
        <w:rPr>
          <w:rFonts w:cs="Times New Roman"/>
          <w:sz w:val="22"/>
          <w:szCs w:val="22"/>
        </w:rPr>
        <w:t>alone</w:t>
      </w:r>
      <w:r w:rsidRPr="00D753AC">
        <w:rPr>
          <w:rFonts w:cs="Times New Roman"/>
          <w:sz w:val="22"/>
          <w:szCs w:val="22"/>
          <w:rPrChange w:id="4418" w:author="Claire Kouba" w:date="2023-09-12T16:52:00Z">
            <w:rPr>
              <w:spacing w:val="15"/>
            </w:rPr>
          </w:rPrChange>
        </w:rPr>
        <w:t xml:space="preserve"> </w:t>
      </w:r>
      <w:r w:rsidRPr="00D753AC">
        <w:rPr>
          <w:rFonts w:cs="Times New Roman"/>
          <w:sz w:val="22"/>
          <w:szCs w:val="22"/>
        </w:rPr>
        <w:t>(2.74</w:t>
      </w:r>
      <w:r w:rsidRPr="00D753AC">
        <w:rPr>
          <w:rFonts w:cs="Times New Roman"/>
          <w:sz w:val="22"/>
          <w:szCs w:val="22"/>
          <w:rPrChange w:id="4419" w:author="Claire Kouba" w:date="2023-09-12T16:52:00Z">
            <w:rPr>
              <w:spacing w:val="15"/>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z w:val="22"/>
          <w:szCs w:val="22"/>
        </w:rPr>
        <w:t>;</w:t>
      </w:r>
      <w:r w:rsidRPr="00D753AC">
        <w:rPr>
          <w:rFonts w:cs="Times New Roman"/>
          <w:sz w:val="22"/>
          <w:szCs w:val="22"/>
          <w:rPrChange w:id="4420" w:author="Claire Kouba" w:date="2023-09-12T16:52:00Z">
            <w:rPr>
              <w:spacing w:val="15"/>
            </w:rPr>
          </w:rPrChange>
        </w:rPr>
        <w:t xml:space="preserve"> </w:t>
      </w:r>
      <w:del w:id="4421"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"_bookmark9"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z w:val="22"/>
            <w:szCs w:val="22"/>
          </w:rPr>
          <w:fldChar w:fldCharType="end"/>
        </w:r>
      </w:del>
      <w:ins w:id="4422"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sz w:val="22"/>
            <w:szCs w:val="22"/>
          </w:rPr>
          <w:t>Figure</w:t>
        </w:r>
        <w:r w:rsidRPr="00D753AC">
          <w:rPr>
            <w:rFonts w:cs="Times New Roman"/>
            <w:sz w:val="22"/>
            <w:szCs w:val="22"/>
          </w:rPr>
          <w:fldChar w:fldCharType="end"/>
        </w:r>
      </w:ins>
      <w:r w:rsidRPr="00D753AC">
        <w:rPr>
          <w:rFonts w:cs="Times New Roman"/>
          <w:sz w:val="22"/>
          <w:szCs w:val="22"/>
          <w:rPrChange w:id="4423" w:author="Claire Kouba" w:date="2023-09-12T16:52:00Z">
            <w:rPr>
              <w:spacing w:val="15"/>
            </w:rPr>
          </w:rPrChange>
        </w:rPr>
        <w:t xml:space="preserve"> </w:t>
      </w:r>
      <w:del w:id="4424" w:author="Claire Kouba" w:date="2023-09-12T16:52:00Z">
        <w:r w:rsidR="00505335" w:rsidRPr="00D753AC">
          <w:rPr>
            <w:rFonts w:cs="Times New Roman"/>
            <w:sz w:val="22"/>
            <w:szCs w:val="22"/>
          </w:rPr>
          <w:delText>9</w:delText>
        </w:r>
      </w:del>
      <w:ins w:id="4425" w:author="Claire Kouba" w:date="2023-09-12T16:52:00Z">
        <w:r w:rsidRPr="00D753AC">
          <w:rPr>
            <w:rFonts w:cs="Times New Roman"/>
            <w:sz w:val="22"/>
            <w:szCs w:val="22"/>
          </w:rPr>
          <w:t>A3</w:t>
        </w:r>
      </w:ins>
      <w:r w:rsidRPr="00D753AC">
        <w:rPr>
          <w:rFonts w:cs="Times New Roman"/>
          <w:sz w:val="22"/>
          <w:szCs w:val="22"/>
        </w:rPr>
        <w:t>,</w:t>
      </w:r>
      <w:r w:rsidRPr="00D753AC">
        <w:rPr>
          <w:rFonts w:cs="Times New Roman"/>
          <w:sz w:val="22"/>
          <w:szCs w:val="22"/>
          <w:rPrChange w:id="4426" w:author="Claire Kouba" w:date="2023-09-12T16:52:00Z">
            <w:rPr>
              <w:spacing w:val="15"/>
            </w:rPr>
          </w:rPrChange>
        </w:rPr>
        <w:t xml:space="preserve"> </w:t>
      </w:r>
      <w:r w:rsidRPr="00D753AC">
        <w:rPr>
          <w:rFonts w:cs="Times New Roman"/>
          <w:sz w:val="22"/>
          <w:szCs w:val="22"/>
        </w:rPr>
        <w:t>middle</w:t>
      </w:r>
      <w:r w:rsidRPr="00D753AC">
        <w:rPr>
          <w:rFonts w:cs="Times New Roman"/>
          <w:sz w:val="22"/>
          <w:szCs w:val="22"/>
          <w:rPrChange w:id="4427" w:author="Claire Kouba" w:date="2023-09-12T16:52:00Z">
            <w:rPr>
              <w:spacing w:val="15"/>
            </w:rPr>
          </w:rPrChange>
        </w:rPr>
        <w:t xml:space="preserve"> </w:t>
      </w:r>
      <w:r w:rsidRPr="00D753AC">
        <w:rPr>
          <w:rFonts w:cs="Times New Roman"/>
          <w:sz w:val="22"/>
          <w:szCs w:val="22"/>
        </w:rPr>
        <w:t>left</w:t>
      </w:r>
      <w:r w:rsidRPr="00D753AC">
        <w:rPr>
          <w:rFonts w:cs="Times New Roman"/>
          <w:sz w:val="22"/>
          <w:szCs w:val="22"/>
          <w:rPrChange w:id="4428" w:author="Claire Kouba" w:date="2023-09-12T16:52:00Z">
            <w:rPr>
              <w:spacing w:val="15"/>
            </w:rPr>
          </w:rPrChange>
        </w:rPr>
        <w:t xml:space="preserve"> </w:t>
      </w:r>
      <w:r w:rsidRPr="00D753AC">
        <w:rPr>
          <w:rFonts w:cs="Times New Roman"/>
          <w:sz w:val="22"/>
          <w:szCs w:val="22"/>
        </w:rPr>
        <w:t>panel),</w:t>
      </w:r>
      <w:r w:rsidRPr="00D753AC">
        <w:rPr>
          <w:rFonts w:cs="Times New Roman"/>
          <w:sz w:val="22"/>
          <w:szCs w:val="22"/>
          <w:rPrChange w:id="4429" w:author="Claire Kouba" w:date="2023-09-12T16:52:00Z">
            <w:rPr>
              <w:spacing w:val="15"/>
            </w:rPr>
          </w:rPrChange>
        </w:rPr>
        <w:t xml:space="preserve"> </w:t>
      </w:r>
      <w:r w:rsidRPr="00D753AC">
        <w:rPr>
          <w:rFonts w:cs="Times New Roman"/>
          <w:sz w:val="22"/>
          <w:szCs w:val="22"/>
        </w:rPr>
        <w:t>indicating</w:t>
      </w:r>
      <w:r w:rsidRPr="00D753AC">
        <w:rPr>
          <w:rFonts w:cs="Times New Roman"/>
          <w:sz w:val="22"/>
          <w:szCs w:val="22"/>
          <w:rPrChange w:id="4430" w:author="Claire Kouba" w:date="2023-09-12T16:52:00Z">
            <w:rPr>
              <w:spacing w:val="15"/>
            </w:rPr>
          </w:rPrChange>
        </w:rPr>
        <w:t xml:space="preserve"> </w:t>
      </w:r>
      <w:r w:rsidRPr="00D753AC">
        <w:rPr>
          <w:rFonts w:cs="Times New Roman"/>
          <w:sz w:val="22"/>
          <w:szCs w:val="22"/>
        </w:rPr>
        <w:t>that</w:t>
      </w:r>
      <w:r w:rsidRPr="00D753AC">
        <w:rPr>
          <w:rFonts w:cs="Times New Roman"/>
          <w:sz w:val="22"/>
          <w:szCs w:val="22"/>
          <w:rPrChange w:id="4431" w:author="Claire Kouba" w:date="2023-09-12T16:52:00Z">
            <w:rPr>
              <w:spacing w:val="15"/>
            </w:rPr>
          </w:rPrChange>
        </w:rPr>
        <w:t xml:space="preserve"> </w:t>
      </w:r>
      <w:r w:rsidRPr="00D753AC">
        <w:rPr>
          <w:rFonts w:cs="Times New Roman"/>
          <w:sz w:val="22"/>
          <w:szCs w:val="22"/>
        </w:rPr>
        <w:t>the</w:t>
      </w:r>
      <w:r w:rsidRPr="00D753AC">
        <w:rPr>
          <w:rFonts w:cs="Times New Roman"/>
          <w:sz w:val="22"/>
          <w:szCs w:val="22"/>
          <w:rPrChange w:id="4432" w:author="Claire Kouba" w:date="2023-09-12T16:52:00Z">
            <w:rPr>
              <w:w w:val="99"/>
            </w:rPr>
          </w:rPrChange>
        </w:rPr>
        <w:t xml:space="preserve"> </w:t>
      </w:r>
      <w:r w:rsidRPr="00D753AC">
        <w:rPr>
          <w:rFonts w:cs="Times New Roman"/>
          <w:sz w:val="22"/>
          <w:szCs w:val="22"/>
        </w:rPr>
        <w:t>timing</w:t>
      </w:r>
      <w:r w:rsidRPr="00D753AC">
        <w:rPr>
          <w:rFonts w:cs="Times New Roman"/>
          <w:spacing w:val="44"/>
          <w:sz w:val="22"/>
          <w:szCs w:val="22"/>
          <w:rPrChange w:id="4433" w:author="Claire Kouba" w:date="2023-09-12T16:52:00Z">
            <w:rPr>
              <w:spacing w:val="-5"/>
            </w:rPr>
          </w:rPrChange>
        </w:rPr>
        <w:t xml:space="preserve"> </w:t>
      </w:r>
      <w:r w:rsidRPr="00D753AC">
        <w:rPr>
          <w:rFonts w:cs="Times New Roman"/>
          <w:sz w:val="22"/>
          <w:szCs w:val="22"/>
        </w:rPr>
        <w:t>of</w:t>
      </w:r>
      <w:r w:rsidRPr="00D753AC">
        <w:rPr>
          <w:rFonts w:cs="Times New Roman"/>
          <w:w w:val="99"/>
          <w:sz w:val="22"/>
          <w:szCs w:val="22"/>
          <w:rPrChange w:id="4434" w:author="Claire Kouba" w:date="2023-09-12T16:52:00Z">
            <w:rPr>
              <w:spacing w:val="-5"/>
            </w:rPr>
          </w:rPrChange>
        </w:rPr>
        <w:t xml:space="preserve"> </w:t>
      </w:r>
      <w:r w:rsidRPr="00D753AC">
        <w:rPr>
          <w:rFonts w:cs="Times New Roman"/>
          <w:sz w:val="22"/>
          <w:szCs w:val="22"/>
        </w:rPr>
        <w:t>maximum</w:t>
      </w:r>
      <w:r w:rsidRPr="00D753AC">
        <w:rPr>
          <w:rFonts w:cs="Times New Roman"/>
          <w:sz w:val="22"/>
          <w:szCs w:val="22"/>
          <w:rPrChange w:id="4435" w:author="Claire Kouba" w:date="2023-09-12T16:52:00Z">
            <w:rPr>
              <w:spacing w:val="-5"/>
            </w:rPr>
          </w:rPrChange>
        </w:rPr>
        <w:t xml:space="preserve"> </w:t>
      </w:r>
      <w:r w:rsidRPr="00D753AC">
        <w:rPr>
          <w:rFonts w:cs="Times New Roman"/>
          <w:sz w:val="22"/>
          <w:szCs w:val="22"/>
        </w:rPr>
        <w:t>snow</w:t>
      </w:r>
      <w:r w:rsidRPr="00D753AC">
        <w:rPr>
          <w:rFonts w:cs="Times New Roman"/>
          <w:sz w:val="22"/>
          <w:szCs w:val="22"/>
          <w:rPrChange w:id="4436" w:author="Claire Kouba" w:date="2023-09-12T16:52:00Z">
            <w:rPr>
              <w:spacing w:val="-5"/>
            </w:rPr>
          </w:rPrChange>
        </w:rPr>
        <w:t xml:space="preserve"> </w:t>
      </w:r>
      <w:r w:rsidRPr="00D753AC">
        <w:rPr>
          <w:rFonts w:cs="Times New Roman"/>
          <w:sz w:val="22"/>
          <w:szCs w:val="22"/>
        </w:rPr>
        <w:t>accumulation</w:t>
      </w:r>
      <w:r w:rsidRPr="00D753AC">
        <w:rPr>
          <w:rFonts w:cs="Times New Roman"/>
          <w:sz w:val="22"/>
          <w:szCs w:val="22"/>
          <w:rPrChange w:id="4437" w:author="Claire Kouba" w:date="2023-09-12T16:52:00Z">
            <w:rPr>
              <w:spacing w:val="-5"/>
            </w:rPr>
          </w:rPrChange>
        </w:rPr>
        <w:t xml:space="preserve"> </w:t>
      </w:r>
      <w:r w:rsidRPr="00D753AC">
        <w:rPr>
          <w:rFonts w:cs="Times New Roman"/>
          <w:sz w:val="22"/>
          <w:szCs w:val="22"/>
        </w:rPr>
        <w:t>is</w:t>
      </w:r>
      <w:r w:rsidRPr="00D753AC">
        <w:rPr>
          <w:rFonts w:cs="Times New Roman"/>
          <w:sz w:val="22"/>
          <w:szCs w:val="22"/>
          <w:rPrChange w:id="4438" w:author="Claire Kouba" w:date="2023-09-12T16:52:00Z">
            <w:rPr>
              <w:spacing w:val="-5"/>
            </w:rPr>
          </w:rPrChange>
        </w:rPr>
        <w:t xml:space="preserve"> </w:t>
      </w:r>
      <w:r w:rsidRPr="00D753AC">
        <w:rPr>
          <w:rFonts w:cs="Times New Roman"/>
          <w:sz w:val="22"/>
          <w:szCs w:val="22"/>
        </w:rPr>
        <w:t>either</w:t>
      </w:r>
      <w:r w:rsidRPr="00D753AC">
        <w:rPr>
          <w:rFonts w:cs="Times New Roman"/>
          <w:sz w:val="22"/>
          <w:szCs w:val="22"/>
          <w:rPrChange w:id="4439" w:author="Claire Kouba" w:date="2023-09-12T16:52:00Z">
            <w:rPr>
              <w:spacing w:val="-5"/>
            </w:rPr>
          </w:rPrChange>
        </w:rPr>
        <w:t xml:space="preserve"> </w:t>
      </w:r>
      <w:r w:rsidRPr="00D753AC">
        <w:rPr>
          <w:rFonts w:cs="Times New Roman"/>
          <w:sz w:val="22"/>
          <w:szCs w:val="22"/>
        </w:rPr>
        <w:t>relatively</w:t>
      </w:r>
      <w:r w:rsidRPr="00D753AC">
        <w:rPr>
          <w:rFonts w:cs="Times New Roman"/>
          <w:sz w:val="22"/>
          <w:szCs w:val="22"/>
          <w:rPrChange w:id="4440" w:author="Claire Kouba" w:date="2023-09-12T16:52:00Z">
            <w:rPr>
              <w:spacing w:val="-5"/>
            </w:rPr>
          </w:rPrChange>
        </w:rPr>
        <w:t xml:space="preserve"> </w:t>
      </w:r>
      <w:r w:rsidRPr="00D753AC">
        <w:rPr>
          <w:rFonts w:cs="Times New Roman"/>
          <w:sz w:val="22"/>
          <w:szCs w:val="22"/>
        </w:rPr>
        <w:t>unimportant</w:t>
      </w:r>
      <w:r w:rsidRPr="00D753AC">
        <w:rPr>
          <w:rFonts w:cs="Times New Roman"/>
          <w:sz w:val="22"/>
          <w:szCs w:val="22"/>
          <w:rPrChange w:id="4441" w:author="Claire Kouba" w:date="2023-09-12T16:52:00Z">
            <w:rPr>
              <w:spacing w:val="-5"/>
            </w:rPr>
          </w:rPrChange>
        </w:rPr>
        <w:t xml:space="preserve"> </w:t>
      </w:r>
      <w:r w:rsidRPr="00D753AC">
        <w:rPr>
          <w:rFonts w:cs="Times New Roman"/>
          <w:sz w:val="22"/>
          <w:szCs w:val="22"/>
        </w:rPr>
        <w:t>in</w:t>
      </w:r>
      <w:r w:rsidRPr="00D753AC">
        <w:rPr>
          <w:rFonts w:cs="Times New Roman"/>
          <w:sz w:val="22"/>
          <w:szCs w:val="22"/>
          <w:rPrChange w:id="4442" w:author="Claire Kouba" w:date="2023-09-12T16:52:00Z">
            <w:rPr>
              <w:spacing w:val="-5"/>
            </w:rPr>
          </w:rPrChange>
        </w:rPr>
        <w:t xml:space="preserve"> </w:t>
      </w:r>
      <w:r w:rsidRPr="00D753AC">
        <w:rPr>
          <w:rFonts w:cs="Times New Roman"/>
          <w:sz w:val="22"/>
          <w:szCs w:val="22"/>
        </w:rPr>
        <w:t>generating</w:t>
      </w:r>
      <w:r w:rsidRPr="00D753AC">
        <w:rPr>
          <w:rFonts w:cs="Times New Roman"/>
          <w:sz w:val="22"/>
          <w:szCs w:val="22"/>
          <w:rPrChange w:id="4443" w:author="Claire Kouba" w:date="2023-09-12T16:52:00Z">
            <w:rPr>
              <w:spacing w:val="-5"/>
            </w:rPr>
          </w:rPrChange>
        </w:rPr>
        <w:t xml:space="preserve"> </w:t>
      </w:r>
      <w:r w:rsidRPr="00D753AC">
        <w:rPr>
          <w:rFonts w:cs="Times New Roman"/>
          <w:sz w:val="22"/>
          <w:szCs w:val="22"/>
        </w:rPr>
        <w:t>dry</w:t>
      </w:r>
      <w:r w:rsidRPr="00D753AC">
        <w:rPr>
          <w:rFonts w:cs="Times New Roman"/>
          <w:sz w:val="22"/>
          <w:szCs w:val="22"/>
          <w:rPrChange w:id="4444" w:author="Claire Kouba" w:date="2023-09-12T16:52:00Z">
            <w:rPr>
              <w:spacing w:val="-5"/>
            </w:rPr>
          </w:rPrChange>
        </w:rPr>
        <w:t xml:space="preserve"> </w:t>
      </w:r>
      <w:r w:rsidRPr="00D753AC">
        <w:rPr>
          <w:rFonts w:cs="Times New Roman"/>
          <w:sz w:val="22"/>
          <w:szCs w:val="22"/>
        </w:rPr>
        <w:t>season</w:t>
      </w:r>
      <w:r w:rsidRPr="00D753AC">
        <w:rPr>
          <w:rFonts w:cs="Times New Roman"/>
          <w:sz w:val="22"/>
          <w:szCs w:val="22"/>
          <w:rPrChange w:id="4445" w:author="Claire Kouba" w:date="2023-09-12T16:52:00Z">
            <w:rPr>
              <w:spacing w:val="-5"/>
            </w:rPr>
          </w:rPrChange>
        </w:rPr>
        <w:t xml:space="preserve"> </w:t>
      </w:r>
      <w:r w:rsidRPr="00D753AC">
        <w:rPr>
          <w:rFonts w:cs="Times New Roman"/>
          <w:sz w:val="22"/>
          <w:szCs w:val="22"/>
        </w:rPr>
        <w:t>baseflows</w:t>
      </w:r>
      <w:r w:rsidRPr="00D753AC">
        <w:rPr>
          <w:rFonts w:cs="Times New Roman"/>
          <w:sz w:val="22"/>
          <w:szCs w:val="22"/>
          <w:rPrChange w:id="4446" w:author="Claire Kouba" w:date="2023-09-12T16:52:00Z">
            <w:rPr>
              <w:spacing w:val="-5"/>
            </w:rPr>
          </w:rPrChange>
        </w:rPr>
        <w:t xml:space="preserve"> </w:t>
      </w:r>
      <w:del w:id="4447" w:author="Claire Kouba" w:date="2023-09-12T16:52:00Z">
        <w:r w:rsidR="00505335" w:rsidRPr="00D753AC">
          <w:rPr>
            <w:rFonts w:cs="Times New Roman"/>
            <w:sz w:val="22"/>
            <w:szCs w:val="22"/>
          </w:rPr>
          <w:delText>–</w:delText>
        </w:r>
        <w:r w:rsidR="00505335" w:rsidRPr="00D753AC">
          <w:rPr>
            <w:rFonts w:cs="Times New Roman"/>
            <w:spacing w:val="-5"/>
            <w:sz w:val="22"/>
            <w:szCs w:val="22"/>
          </w:rPr>
          <w:delText xml:space="preserve"> </w:delText>
        </w:r>
        <w:r w:rsidR="00505335" w:rsidRPr="00D753AC">
          <w:rPr>
            <w:rFonts w:cs="Times New Roman"/>
            <w:sz w:val="22"/>
            <w:szCs w:val="22"/>
          </w:rPr>
          <w:delText>perhaps</w:delText>
        </w:r>
        <w:r w:rsidR="00505335" w:rsidRPr="00D753AC">
          <w:rPr>
            <w:rFonts w:cs="Times New Roman"/>
            <w:spacing w:val="-5"/>
            <w:sz w:val="22"/>
            <w:szCs w:val="22"/>
          </w:rPr>
          <w:delText xml:space="preserve"> </w:delText>
        </w:r>
        <w:r w:rsidR="00505335" w:rsidRPr="00D753AC">
          <w:rPr>
            <w:rFonts w:cs="Times New Roman"/>
            <w:sz w:val="22"/>
            <w:szCs w:val="22"/>
          </w:rPr>
          <w:delText>because,</w:delText>
        </w:r>
        <w:r w:rsidR="00505335" w:rsidRPr="00D753AC">
          <w:rPr>
            <w:rFonts w:cs="Times New Roman"/>
            <w:w w:val="99"/>
            <w:sz w:val="22"/>
            <w:szCs w:val="22"/>
          </w:rPr>
          <w:delText xml:space="preserve"> </w:delText>
        </w:r>
        <w:r w:rsidR="00505335" w:rsidRPr="00D753AC">
          <w:rPr>
            <w:rFonts w:cs="Times New Roman"/>
            <w:sz w:val="22"/>
            <w:szCs w:val="22"/>
          </w:rPr>
          <w:delText>regardless of the peak time, the melting snowpack becomes recharge, which moves slowly enough through the subsurface</w:delText>
        </w:r>
        <w:r w:rsidR="00505335" w:rsidRPr="00D753AC">
          <w:rPr>
            <w:rFonts w:cs="Times New Roman"/>
            <w:spacing w:val="26"/>
            <w:sz w:val="22"/>
            <w:szCs w:val="22"/>
          </w:rPr>
          <w:delText xml:space="preserve"> </w:delText>
        </w:r>
        <w:r w:rsidR="00505335" w:rsidRPr="00D753AC">
          <w:rPr>
            <w:rFonts w:cs="Times New Roman"/>
            <w:sz w:val="22"/>
            <w:szCs w:val="22"/>
          </w:rPr>
          <w:delText>to</w:delText>
        </w:r>
        <w:r w:rsidR="00505335" w:rsidRPr="00D753AC">
          <w:rPr>
            <w:rFonts w:cs="Times New Roman"/>
            <w:w w:val="99"/>
            <w:sz w:val="22"/>
            <w:szCs w:val="22"/>
          </w:rPr>
          <w:delText xml:space="preserve"> </w:delText>
        </w:r>
        <w:r w:rsidR="00505335" w:rsidRPr="00D753AC">
          <w:rPr>
            <w:rFonts w:cs="Times New Roman"/>
            <w:sz w:val="22"/>
            <w:szCs w:val="22"/>
          </w:rPr>
          <w:delText>buffer</w:delText>
        </w:r>
        <w:r w:rsidR="00505335" w:rsidRPr="00D753AC">
          <w:rPr>
            <w:rFonts w:cs="Times New Roman"/>
            <w:spacing w:val="11"/>
            <w:sz w:val="22"/>
            <w:szCs w:val="22"/>
          </w:rPr>
          <w:delText xml:space="preserve"> </w:delText>
        </w:r>
        <w:r w:rsidR="00505335" w:rsidRPr="00D753AC">
          <w:rPr>
            <w:rFonts w:cs="Times New Roman"/>
            <w:sz w:val="22"/>
            <w:szCs w:val="22"/>
          </w:rPr>
          <w:delText>the</w:delText>
        </w:r>
        <w:r w:rsidR="00505335" w:rsidRPr="00D753AC">
          <w:rPr>
            <w:rFonts w:cs="Times New Roman"/>
            <w:spacing w:val="10"/>
            <w:sz w:val="22"/>
            <w:szCs w:val="22"/>
          </w:rPr>
          <w:delText xml:space="preserve"> </w:delText>
        </w:r>
        <w:r w:rsidR="00505335" w:rsidRPr="00D753AC">
          <w:rPr>
            <w:rFonts w:cs="Times New Roman"/>
            <w:sz w:val="22"/>
            <w:szCs w:val="22"/>
          </w:rPr>
          <w:delText>timing</w:delText>
        </w:r>
        <w:r w:rsidR="00505335" w:rsidRPr="00D753AC">
          <w:rPr>
            <w:rFonts w:cs="Times New Roman"/>
            <w:spacing w:val="11"/>
            <w:sz w:val="22"/>
            <w:szCs w:val="22"/>
          </w:rPr>
          <w:delText xml:space="preserve"> </w:delText>
        </w:r>
        <w:r w:rsidR="00505335" w:rsidRPr="00D753AC">
          <w:rPr>
            <w:rFonts w:cs="Times New Roman"/>
            <w:sz w:val="22"/>
            <w:szCs w:val="22"/>
          </w:rPr>
          <w:delText>of</w:delText>
        </w:r>
        <w:r w:rsidR="00505335" w:rsidRPr="00D753AC">
          <w:rPr>
            <w:rFonts w:cs="Times New Roman"/>
            <w:spacing w:val="10"/>
            <w:sz w:val="22"/>
            <w:szCs w:val="22"/>
          </w:rPr>
          <w:delText xml:space="preserve"> </w:delText>
        </w:r>
        <w:r w:rsidR="00505335" w:rsidRPr="00D753AC">
          <w:rPr>
            <w:rFonts w:cs="Times New Roman"/>
            <w:sz w:val="22"/>
            <w:szCs w:val="22"/>
          </w:rPr>
          <w:delText>snowmelt</w:delText>
        </w:r>
        <w:r w:rsidR="00505335" w:rsidRPr="00D753AC">
          <w:rPr>
            <w:rFonts w:cs="Times New Roman"/>
            <w:spacing w:val="11"/>
            <w:sz w:val="22"/>
            <w:szCs w:val="22"/>
          </w:rPr>
          <w:delText xml:space="preserve"> </w:delText>
        </w:r>
        <w:r w:rsidR="00505335" w:rsidRPr="00D753AC">
          <w:rPr>
            <w:rFonts w:cs="Times New Roman"/>
            <w:sz w:val="22"/>
            <w:szCs w:val="22"/>
          </w:rPr>
          <w:delText>–</w:delText>
        </w:r>
        <w:r w:rsidR="00505335" w:rsidRPr="00D753AC">
          <w:rPr>
            <w:rFonts w:cs="Times New Roman"/>
            <w:spacing w:val="10"/>
            <w:sz w:val="22"/>
            <w:szCs w:val="22"/>
          </w:rPr>
          <w:delText xml:space="preserve"> </w:delText>
        </w:r>
      </w:del>
      <w:r w:rsidRPr="00D753AC">
        <w:rPr>
          <w:rFonts w:cs="Times New Roman"/>
          <w:sz w:val="22"/>
          <w:szCs w:val="22"/>
        </w:rPr>
        <w:t>or</w:t>
      </w:r>
      <w:r w:rsidRPr="00D753AC">
        <w:rPr>
          <w:rFonts w:cs="Times New Roman"/>
          <w:sz w:val="22"/>
          <w:szCs w:val="22"/>
          <w:rPrChange w:id="4448" w:author="Claire Kouba" w:date="2023-09-12T16:52:00Z">
            <w:rPr>
              <w:spacing w:val="11"/>
            </w:rPr>
          </w:rPrChange>
        </w:rPr>
        <w:t xml:space="preserve"> </w:t>
      </w:r>
      <w:r w:rsidRPr="00D753AC">
        <w:rPr>
          <w:rFonts w:cs="Times New Roman"/>
          <w:sz w:val="22"/>
          <w:szCs w:val="22"/>
        </w:rPr>
        <w:t>that</w:t>
      </w:r>
      <w:r w:rsidRPr="00D753AC">
        <w:rPr>
          <w:rFonts w:cs="Times New Roman"/>
          <w:sz w:val="22"/>
          <w:szCs w:val="22"/>
          <w:rPrChange w:id="4449"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4450" w:author="Claire Kouba" w:date="2023-09-12T16:52:00Z">
            <w:rPr>
              <w:spacing w:val="11"/>
            </w:rPr>
          </w:rPrChange>
        </w:rPr>
        <w:t xml:space="preserve"> </w:t>
      </w:r>
      <w:r w:rsidRPr="00D753AC">
        <w:rPr>
          <w:rFonts w:cs="Times New Roman"/>
          <w:sz w:val="22"/>
          <w:szCs w:val="22"/>
        </w:rPr>
        <w:t>actual</w:t>
      </w:r>
      <w:r w:rsidRPr="00D753AC">
        <w:rPr>
          <w:rFonts w:cs="Times New Roman"/>
          <w:sz w:val="22"/>
          <w:szCs w:val="22"/>
          <w:rPrChange w:id="4451" w:author="Claire Kouba" w:date="2023-09-12T16:52:00Z">
            <w:rPr>
              <w:spacing w:val="10"/>
            </w:rPr>
          </w:rPrChange>
        </w:rPr>
        <w:t xml:space="preserve"> </w:t>
      </w:r>
      <w:r w:rsidRPr="00D753AC">
        <w:rPr>
          <w:rFonts w:cs="Times New Roman"/>
          <w:sz w:val="22"/>
          <w:szCs w:val="22"/>
        </w:rPr>
        <w:t>timing</w:t>
      </w:r>
      <w:r w:rsidRPr="00D753AC">
        <w:rPr>
          <w:rFonts w:cs="Times New Roman"/>
          <w:spacing w:val="26"/>
          <w:sz w:val="22"/>
          <w:szCs w:val="22"/>
          <w:rPrChange w:id="4452" w:author="Claire Kouba" w:date="2023-09-12T16:52:00Z">
            <w:rPr>
              <w:spacing w:val="11"/>
            </w:rPr>
          </w:rPrChange>
        </w:rPr>
        <w:t xml:space="preserve"> </w:t>
      </w:r>
      <w:r w:rsidRPr="00D753AC">
        <w:rPr>
          <w:rFonts w:cs="Times New Roman"/>
          <w:sz w:val="22"/>
          <w:szCs w:val="22"/>
        </w:rPr>
        <w:t>of</w:t>
      </w:r>
      <w:r w:rsidRPr="00D753AC">
        <w:rPr>
          <w:rFonts w:cs="Times New Roman"/>
          <w:w w:val="99"/>
          <w:sz w:val="22"/>
          <w:szCs w:val="22"/>
          <w:rPrChange w:id="4453" w:author="Claire Kouba" w:date="2023-09-12T16:52:00Z">
            <w:rPr>
              <w:spacing w:val="10"/>
            </w:rPr>
          </w:rPrChange>
        </w:rPr>
        <w:t xml:space="preserve"> </w:t>
      </w:r>
      <w:r w:rsidRPr="00D753AC">
        <w:rPr>
          <w:rFonts w:cs="Times New Roman"/>
          <w:sz w:val="22"/>
          <w:szCs w:val="22"/>
        </w:rPr>
        <w:t>snowpack</w:t>
      </w:r>
      <w:r w:rsidRPr="00D753AC">
        <w:rPr>
          <w:rFonts w:cs="Times New Roman"/>
          <w:spacing w:val="-5"/>
          <w:sz w:val="22"/>
          <w:szCs w:val="22"/>
          <w:rPrChange w:id="4454" w:author="Claire Kouba" w:date="2023-09-12T16:52:00Z">
            <w:rPr>
              <w:spacing w:val="11"/>
            </w:rPr>
          </w:rPrChange>
        </w:rPr>
        <w:t xml:space="preserve"> </w:t>
      </w:r>
      <w:r w:rsidRPr="00D753AC">
        <w:rPr>
          <w:rFonts w:cs="Times New Roman"/>
          <w:sz w:val="22"/>
          <w:szCs w:val="22"/>
        </w:rPr>
        <w:t>maximum</w:t>
      </w:r>
      <w:r w:rsidRPr="00D753AC">
        <w:rPr>
          <w:rFonts w:cs="Times New Roman"/>
          <w:spacing w:val="-5"/>
          <w:sz w:val="22"/>
          <w:szCs w:val="22"/>
          <w:rPrChange w:id="4455" w:author="Claire Kouba" w:date="2023-09-12T16:52:00Z">
            <w:rPr>
              <w:spacing w:val="10"/>
            </w:rPr>
          </w:rPrChange>
        </w:rPr>
        <w:t xml:space="preserve"> </w:t>
      </w:r>
      <w:r w:rsidRPr="00D753AC">
        <w:rPr>
          <w:rFonts w:cs="Times New Roman"/>
          <w:sz w:val="22"/>
          <w:szCs w:val="22"/>
        </w:rPr>
        <w:t>is</w:t>
      </w:r>
      <w:r w:rsidRPr="00D753AC">
        <w:rPr>
          <w:rFonts w:cs="Times New Roman"/>
          <w:spacing w:val="-5"/>
          <w:sz w:val="22"/>
          <w:szCs w:val="22"/>
          <w:rPrChange w:id="4456" w:author="Claire Kouba" w:date="2023-09-12T16:52:00Z">
            <w:rPr>
              <w:spacing w:val="11"/>
            </w:rPr>
          </w:rPrChange>
        </w:rPr>
        <w:t xml:space="preserve"> </w:t>
      </w:r>
      <w:r w:rsidRPr="00D753AC">
        <w:rPr>
          <w:rFonts w:cs="Times New Roman"/>
          <w:sz w:val="22"/>
          <w:szCs w:val="22"/>
        </w:rPr>
        <w:t>not</w:t>
      </w:r>
      <w:r w:rsidRPr="00D753AC">
        <w:rPr>
          <w:rFonts w:cs="Times New Roman"/>
          <w:spacing w:val="-5"/>
          <w:sz w:val="22"/>
          <w:szCs w:val="22"/>
          <w:rPrChange w:id="4457" w:author="Claire Kouba" w:date="2023-09-12T16:52:00Z">
            <w:rPr>
              <w:spacing w:val="10"/>
            </w:rPr>
          </w:rPrChange>
        </w:rPr>
        <w:t xml:space="preserve"> </w:t>
      </w:r>
      <w:r w:rsidRPr="00D753AC">
        <w:rPr>
          <w:rFonts w:cs="Times New Roman"/>
          <w:sz w:val="22"/>
          <w:szCs w:val="22"/>
        </w:rPr>
        <w:t>captured</w:t>
      </w:r>
      <w:r w:rsidRPr="00D753AC">
        <w:rPr>
          <w:rFonts w:cs="Times New Roman"/>
          <w:spacing w:val="-5"/>
          <w:sz w:val="22"/>
          <w:szCs w:val="22"/>
          <w:rPrChange w:id="4458" w:author="Claire Kouba" w:date="2023-09-12T16:52:00Z">
            <w:rPr>
              <w:spacing w:val="11"/>
            </w:rPr>
          </w:rPrChange>
        </w:rPr>
        <w:t xml:space="preserve"> </w:t>
      </w:r>
      <w:r w:rsidRPr="00D753AC">
        <w:rPr>
          <w:rFonts w:cs="Times New Roman"/>
          <w:sz w:val="22"/>
          <w:szCs w:val="22"/>
        </w:rPr>
        <w:t>in</w:t>
      </w:r>
      <w:r w:rsidRPr="00D753AC">
        <w:rPr>
          <w:rFonts w:cs="Times New Roman"/>
          <w:spacing w:val="-5"/>
          <w:sz w:val="22"/>
          <w:szCs w:val="22"/>
          <w:rPrChange w:id="4459" w:author="Claire Kouba" w:date="2023-09-12T16:52:00Z">
            <w:rPr>
              <w:spacing w:val="11"/>
            </w:rPr>
          </w:rPrChange>
        </w:rPr>
        <w:t xml:space="preserve"> </w:t>
      </w:r>
      <w:r w:rsidRPr="00D753AC">
        <w:rPr>
          <w:rFonts w:cs="Times New Roman"/>
          <w:sz w:val="22"/>
          <w:szCs w:val="22"/>
        </w:rPr>
        <w:t>temporally</w:t>
      </w:r>
      <w:r w:rsidRPr="00D753AC">
        <w:rPr>
          <w:rFonts w:cs="Times New Roman"/>
          <w:spacing w:val="-5"/>
          <w:sz w:val="22"/>
          <w:szCs w:val="22"/>
          <w:rPrChange w:id="4460" w:author="Claire Kouba" w:date="2023-09-12T16:52:00Z">
            <w:rPr>
              <w:spacing w:val="10"/>
            </w:rPr>
          </w:rPrChange>
        </w:rPr>
        <w:t xml:space="preserve"> </w:t>
      </w:r>
      <w:r w:rsidRPr="00D753AC">
        <w:rPr>
          <w:rFonts w:cs="Times New Roman"/>
          <w:sz w:val="22"/>
          <w:szCs w:val="22"/>
        </w:rPr>
        <w:t>sparse</w:t>
      </w:r>
      <w:r w:rsidRPr="00D753AC">
        <w:rPr>
          <w:rFonts w:cs="Times New Roman"/>
          <w:spacing w:val="-5"/>
          <w:sz w:val="22"/>
          <w:szCs w:val="22"/>
          <w:rPrChange w:id="4461" w:author="Claire Kouba" w:date="2023-09-12T16:52:00Z">
            <w:rPr>
              <w:spacing w:val="11"/>
            </w:rPr>
          </w:rPrChange>
        </w:rPr>
        <w:t xml:space="preserve"> </w:t>
      </w:r>
      <w:r w:rsidRPr="00D753AC">
        <w:rPr>
          <w:rFonts w:cs="Times New Roman"/>
          <w:sz w:val="22"/>
          <w:szCs w:val="22"/>
        </w:rPr>
        <w:t>snow</w:t>
      </w:r>
      <w:r w:rsidRPr="00D753AC">
        <w:rPr>
          <w:rFonts w:cs="Times New Roman"/>
          <w:spacing w:val="-5"/>
          <w:sz w:val="22"/>
          <w:szCs w:val="22"/>
          <w:rPrChange w:id="4462" w:author="Claire Kouba" w:date="2023-09-12T16:52:00Z">
            <w:rPr>
              <w:w w:val="99"/>
            </w:rPr>
          </w:rPrChange>
        </w:rPr>
        <w:t xml:space="preserve"> </w:t>
      </w:r>
      <w:r w:rsidRPr="00D753AC">
        <w:rPr>
          <w:rFonts w:cs="Times New Roman"/>
          <w:sz w:val="22"/>
          <w:szCs w:val="22"/>
        </w:rPr>
        <w:t>course</w:t>
      </w:r>
      <w:r w:rsidRPr="00D753AC">
        <w:rPr>
          <w:rFonts w:cs="Times New Roman"/>
          <w:spacing w:val="-5"/>
          <w:sz w:val="22"/>
          <w:szCs w:val="22"/>
          <w:rPrChange w:id="4463" w:author="Claire Kouba" w:date="2023-09-12T16:52:00Z">
            <w:rPr>
              <w:spacing w:val="-8"/>
            </w:rPr>
          </w:rPrChange>
        </w:rPr>
        <w:t xml:space="preserve"> </w:t>
      </w:r>
      <w:r w:rsidRPr="00D753AC">
        <w:rPr>
          <w:rFonts w:cs="Times New Roman"/>
          <w:sz w:val="22"/>
          <w:szCs w:val="22"/>
        </w:rPr>
        <w:t>measurements.</w:t>
      </w:r>
    </w:p>
    <w:p w:rsidR="002153D1" w:rsidRPr="00D753AC" w:rsidRDefault="002573FA">
      <w:pPr>
        <w:pStyle w:val="BodyText"/>
        <w:spacing w:before="6"/>
        <w:ind w:left="173" w:right="173" w:firstLine="208"/>
        <w:rPr>
          <w:rFonts w:cs="Times New Roman"/>
          <w:sz w:val="22"/>
          <w:szCs w:val="22"/>
        </w:rPr>
        <w:pPrChange w:id="4464" w:author="Claire Kouba" w:date="2023-09-12T16:52:00Z">
          <w:pPr>
            <w:pStyle w:val="BodyText"/>
            <w:spacing w:before="55" w:line="352" w:lineRule="auto"/>
            <w:ind w:left="173" w:right="218" w:firstLine="188"/>
          </w:pPr>
        </w:pPrChange>
      </w:pPr>
      <w:r w:rsidRPr="00D753AC">
        <w:rPr>
          <w:rFonts w:cs="Times New Roman"/>
          <w:sz w:val="22"/>
          <w:szCs w:val="22"/>
        </w:rPr>
        <w:t>Additionally, two models featuring a partial one-year holdover were evaluated, to test the validity of this component of</w:t>
      </w:r>
      <w:r w:rsidRPr="00D753AC">
        <w:rPr>
          <w:rFonts w:cs="Times New Roman"/>
          <w:spacing w:val="39"/>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methodology</w:t>
      </w:r>
      <w:r w:rsidRPr="00D753AC">
        <w:rPr>
          <w:rFonts w:cs="Times New Roman"/>
          <w:spacing w:val="-8"/>
          <w:sz w:val="22"/>
          <w:szCs w:val="22"/>
        </w:rPr>
        <w:t xml:space="preserve"> </w:t>
      </w:r>
      <w:r w:rsidRPr="00D753AC">
        <w:rPr>
          <w:rFonts w:cs="Times New Roman"/>
          <w:sz w:val="22"/>
          <w:szCs w:val="22"/>
        </w:rPr>
        <w:t>of</w:t>
      </w:r>
      <w:r w:rsidRPr="00D753AC">
        <w:rPr>
          <w:rFonts w:cs="Times New Roman"/>
          <w:spacing w:val="-8"/>
          <w:sz w:val="22"/>
          <w:szCs w:val="22"/>
        </w:rPr>
        <w:t xml:space="preserve"> </w:t>
      </w:r>
      <w:r w:rsidRPr="00D753AC">
        <w:rPr>
          <w:rFonts w:cs="Times New Roman"/>
          <w:sz w:val="22"/>
          <w:szCs w:val="22"/>
        </w:rPr>
        <w:t>DWR’s</w:t>
      </w:r>
      <w:r w:rsidRPr="00D753AC">
        <w:rPr>
          <w:rFonts w:cs="Times New Roman"/>
          <w:spacing w:val="-8"/>
          <w:sz w:val="22"/>
          <w:szCs w:val="22"/>
        </w:rPr>
        <w:t xml:space="preserve"> </w:t>
      </w:r>
      <w:r w:rsidRPr="00D753AC">
        <w:rPr>
          <w:rFonts w:cs="Times New Roman"/>
          <w:spacing w:val="-4"/>
          <w:sz w:val="22"/>
          <w:szCs w:val="22"/>
        </w:rPr>
        <w:t>Water</w:t>
      </w:r>
      <w:r w:rsidRPr="00D753AC">
        <w:rPr>
          <w:rFonts w:cs="Times New Roman"/>
          <w:spacing w:val="-8"/>
          <w:sz w:val="22"/>
          <w:szCs w:val="22"/>
        </w:rPr>
        <w:t xml:space="preserve"> </w:t>
      </w:r>
      <w:r w:rsidRPr="00D753AC">
        <w:rPr>
          <w:rFonts w:cs="Times New Roman"/>
          <w:spacing w:val="-6"/>
          <w:sz w:val="22"/>
          <w:szCs w:val="22"/>
        </w:rPr>
        <w:t>Year</w:t>
      </w:r>
      <w:r w:rsidRPr="00D753AC">
        <w:rPr>
          <w:rFonts w:cs="Times New Roman"/>
          <w:spacing w:val="-8"/>
          <w:sz w:val="22"/>
          <w:szCs w:val="22"/>
        </w:rPr>
        <w:t xml:space="preserve"> </w:t>
      </w:r>
      <w:r w:rsidRPr="00D753AC">
        <w:rPr>
          <w:rFonts w:cs="Times New Roman"/>
          <w:spacing w:val="-5"/>
          <w:sz w:val="22"/>
          <w:szCs w:val="22"/>
        </w:rPr>
        <w:t>Type</w:t>
      </w:r>
      <w:r w:rsidRPr="00D753AC">
        <w:rPr>
          <w:rFonts w:cs="Times New Roman"/>
          <w:spacing w:val="-8"/>
          <w:sz w:val="22"/>
          <w:szCs w:val="22"/>
        </w:rPr>
        <w:t xml:space="preserve"> </w:t>
      </w:r>
      <w:r w:rsidRPr="00D753AC">
        <w:rPr>
          <w:rFonts w:cs="Times New Roman"/>
          <w:sz w:val="22"/>
          <w:szCs w:val="22"/>
        </w:rPr>
        <w:t>index.</w:t>
      </w:r>
      <w:r w:rsidRPr="00D753AC">
        <w:rPr>
          <w:rFonts w:cs="Times New Roman"/>
          <w:spacing w:val="-8"/>
          <w:sz w:val="22"/>
          <w:szCs w:val="22"/>
        </w:rPr>
        <w:t xml:space="preserve"> </w:t>
      </w:r>
      <w:r w:rsidRPr="00D753AC">
        <w:rPr>
          <w:rFonts w:cs="Times New Roman"/>
          <w:sz w:val="22"/>
          <w:szCs w:val="22"/>
        </w:rPr>
        <w:t>In</w:t>
      </w:r>
      <w:r w:rsidRPr="00D753AC">
        <w:rPr>
          <w:rFonts w:cs="Times New Roman"/>
          <w:spacing w:val="-8"/>
          <w:sz w:val="22"/>
          <w:szCs w:val="22"/>
        </w:rPr>
        <w:t xml:space="preserve"> </w:t>
      </w:r>
      <w:r w:rsidRPr="00D753AC">
        <w:rPr>
          <w:rFonts w:cs="Times New Roman"/>
          <w:sz w:val="22"/>
          <w:szCs w:val="22"/>
        </w:rPr>
        <w:t>both</w:t>
      </w:r>
      <w:r w:rsidRPr="00D753AC">
        <w:rPr>
          <w:rFonts w:cs="Times New Roman"/>
          <w:spacing w:val="-8"/>
          <w:sz w:val="22"/>
          <w:szCs w:val="22"/>
        </w:rPr>
        <w:t xml:space="preserve"> </w:t>
      </w:r>
      <w:r w:rsidRPr="00D753AC">
        <w:rPr>
          <w:rFonts w:cs="Times New Roman"/>
          <w:sz w:val="22"/>
          <w:szCs w:val="22"/>
        </w:rPr>
        <w:t>cases,</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addition</w:t>
      </w:r>
      <w:r w:rsidRPr="00D753AC">
        <w:rPr>
          <w:rFonts w:cs="Times New Roman"/>
          <w:spacing w:val="-8"/>
          <w:sz w:val="22"/>
          <w:szCs w:val="22"/>
        </w:rPr>
        <w:t xml:space="preserve"> </w:t>
      </w:r>
      <w:r w:rsidRPr="00D753AC">
        <w:rPr>
          <w:rFonts w:cs="Times New Roman"/>
          <w:sz w:val="22"/>
          <w:szCs w:val="22"/>
        </w:rPr>
        <w:t>of</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climate</w:t>
      </w:r>
      <w:r w:rsidRPr="00D753AC">
        <w:rPr>
          <w:rFonts w:cs="Times New Roman"/>
          <w:spacing w:val="-8"/>
          <w:sz w:val="22"/>
          <w:szCs w:val="22"/>
        </w:rPr>
        <w:t xml:space="preserve"> </w:t>
      </w:r>
      <w:r w:rsidRPr="00D753AC">
        <w:rPr>
          <w:rFonts w:cs="Times New Roman"/>
          <w:sz w:val="22"/>
          <w:szCs w:val="22"/>
        </w:rPr>
        <w:t>data</w:t>
      </w:r>
      <w:r w:rsidRPr="00D753AC">
        <w:rPr>
          <w:rFonts w:cs="Times New Roman"/>
          <w:spacing w:val="-8"/>
          <w:sz w:val="22"/>
          <w:szCs w:val="22"/>
        </w:rPr>
        <w:t xml:space="preserve"> </w:t>
      </w:r>
      <w:r w:rsidRPr="00D753AC">
        <w:rPr>
          <w:rFonts w:cs="Times New Roman"/>
          <w:sz w:val="22"/>
          <w:szCs w:val="22"/>
        </w:rPr>
        <w:t>from</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previous</w:t>
      </w:r>
      <w:r w:rsidRPr="00D753AC">
        <w:rPr>
          <w:rFonts w:cs="Times New Roman"/>
          <w:spacing w:val="-8"/>
          <w:sz w:val="22"/>
          <w:szCs w:val="22"/>
        </w:rPr>
        <w:t xml:space="preserve"> </w:t>
      </w:r>
      <w:r w:rsidRPr="00D753AC">
        <w:rPr>
          <w:rFonts w:cs="Times New Roman"/>
          <w:sz w:val="22"/>
          <w:szCs w:val="22"/>
        </w:rPr>
        <w:t>year</w:t>
      </w:r>
      <w:r w:rsidRPr="00D753AC">
        <w:rPr>
          <w:rFonts w:cs="Times New Roman"/>
          <w:spacing w:val="-8"/>
          <w:sz w:val="22"/>
          <w:szCs w:val="22"/>
        </w:rPr>
        <w:t xml:space="preserve"> </w:t>
      </w:r>
      <w:r w:rsidRPr="00D753AC">
        <w:rPr>
          <w:rFonts w:cs="Times New Roman"/>
          <w:sz w:val="22"/>
          <w:szCs w:val="22"/>
        </w:rPr>
        <w:t>produced</w:t>
      </w:r>
      <w:r w:rsidRPr="00D753AC">
        <w:rPr>
          <w:rFonts w:cs="Times New Roman"/>
          <w:w w:val="99"/>
          <w:sz w:val="22"/>
          <w:szCs w:val="22"/>
        </w:rPr>
        <w:t xml:space="preserve"> </w:t>
      </w:r>
      <w:r w:rsidRPr="00D753AC">
        <w:rPr>
          <w:rFonts w:cs="Times New Roman"/>
          <w:sz w:val="22"/>
          <w:szCs w:val="22"/>
        </w:rPr>
        <w:t>a</w:t>
      </w:r>
      <w:r w:rsidRPr="00D753AC">
        <w:rPr>
          <w:rFonts w:cs="Times New Roman"/>
          <w:spacing w:val="14"/>
          <w:sz w:val="22"/>
          <w:szCs w:val="22"/>
          <w:rPrChange w:id="4465" w:author="Claire Kouba" w:date="2023-09-12T16:52:00Z">
            <w:rPr>
              <w:spacing w:val="-10"/>
            </w:rPr>
          </w:rPrChange>
        </w:rPr>
        <w:t xml:space="preserve"> </w:t>
      </w:r>
      <w:r w:rsidRPr="00D753AC">
        <w:rPr>
          <w:rFonts w:cs="Times New Roman"/>
          <w:sz w:val="22"/>
          <w:szCs w:val="22"/>
        </w:rPr>
        <w:t>very</w:t>
      </w:r>
      <w:r w:rsidRPr="00D753AC">
        <w:rPr>
          <w:rFonts w:cs="Times New Roman"/>
          <w:spacing w:val="14"/>
          <w:sz w:val="22"/>
          <w:szCs w:val="22"/>
          <w:rPrChange w:id="4466" w:author="Claire Kouba" w:date="2023-09-12T16:52:00Z">
            <w:rPr>
              <w:spacing w:val="-10"/>
            </w:rPr>
          </w:rPrChange>
        </w:rPr>
        <w:t xml:space="preserve"> </w:t>
      </w:r>
      <w:r w:rsidRPr="00D753AC">
        <w:rPr>
          <w:rFonts w:cs="Times New Roman"/>
          <w:sz w:val="22"/>
          <w:szCs w:val="22"/>
        </w:rPr>
        <w:t>small</w:t>
      </w:r>
      <w:r w:rsidRPr="00D753AC">
        <w:rPr>
          <w:rFonts w:cs="Times New Roman"/>
          <w:spacing w:val="15"/>
          <w:sz w:val="22"/>
          <w:szCs w:val="22"/>
          <w:rPrChange w:id="4467" w:author="Claire Kouba" w:date="2023-09-12T16:52:00Z">
            <w:rPr>
              <w:spacing w:val="-10"/>
            </w:rPr>
          </w:rPrChange>
        </w:rPr>
        <w:t xml:space="preserve"> </w:t>
      </w:r>
      <w:r w:rsidRPr="00D753AC">
        <w:rPr>
          <w:rFonts w:cs="Times New Roman"/>
          <w:sz w:val="22"/>
          <w:szCs w:val="22"/>
        </w:rPr>
        <w:t>change</w:t>
      </w:r>
      <w:r w:rsidRPr="00D753AC">
        <w:rPr>
          <w:rFonts w:cs="Times New Roman"/>
          <w:spacing w:val="14"/>
          <w:sz w:val="22"/>
          <w:szCs w:val="22"/>
          <w:rPrChange w:id="4468" w:author="Claire Kouba" w:date="2023-09-12T16:52:00Z">
            <w:rPr>
              <w:spacing w:val="-10"/>
            </w:rPr>
          </w:rPrChange>
        </w:rPr>
        <w:t xml:space="preserve"> </w:t>
      </w:r>
      <w:r w:rsidRPr="00D753AC">
        <w:rPr>
          <w:rFonts w:cs="Times New Roman"/>
          <w:sz w:val="22"/>
          <w:szCs w:val="22"/>
        </w:rPr>
        <w:t>in</w:t>
      </w:r>
      <w:r w:rsidRPr="00D753AC">
        <w:rPr>
          <w:rFonts w:cs="Times New Roman"/>
          <w:spacing w:val="14"/>
          <w:sz w:val="22"/>
          <w:szCs w:val="22"/>
          <w:rPrChange w:id="4469" w:author="Claire Kouba" w:date="2023-09-12T16:52:00Z">
            <w:rPr>
              <w:spacing w:val="-10"/>
            </w:rPr>
          </w:rPrChange>
        </w:rPr>
        <w:t xml:space="preserve"> </w:t>
      </w:r>
      <w:r w:rsidRPr="00D753AC">
        <w:rPr>
          <w:rFonts w:cs="Times New Roman"/>
          <w:sz w:val="22"/>
          <w:szCs w:val="22"/>
        </w:rPr>
        <w:t>model</w:t>
      </w:r>
      <w:r w:rsidRPr="00D753AC">
        <w:rPr>
          <w:rFonts w:cs="Times New Roman"/>
          <w:spacing w:val="14"/>
          <w:sz w:val="22"/>
          <w:szCs w:val="22"/>
          <w:rPrChange w:id="4470" w:author="Claire Kouba" w:date="2023-09-12T16:52:00Z">
            <w:rPr>
              <w:spacing w:val="-10"/>
            </w:rPr>
          </w:rPrChange>
        </w:rPr>
        <w:t xml:space="preserve"> </w:t>
      </w:r>
      <w:r w:rsidRPr="00D753AC">
        <w:rPr>
          <w:rFonts w:cs="Times New Roman"/>
          <w:sz w:val="22"/>
          <w:szCs w:val="22"/>
        </w:rPr>
        <w:t>error</w:t>
      </w:r>
      <w:r w:rsidRPr="00D753AC">
        <w:rPr>
          <w:rFonts w:cs="Times New Roman"/>
          <w:spacing w:val="14"/>
          <w:sz w:val="22"/>
          <w:szCs w:val="22"/>
          <w:rPrChange w:id="4471" w:author="Claire Kouba" w:date="2023-09-12T16:52:00Z">
            <w:rPr>
              <w:spacing w:val="-10"/>
            </w:rPr>
          </w:rPrChange>
        </w:rPr>
        <w:t xml:space="preserve"> </w:t>
      </w:r>
      <w:del w:id="4472"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4473"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4"/>
            <w:sz w:val="22"/>
            <w:szCs w:val="22"/>
          </w:rPr>
          <w:t xml:space="preserve"> </w:t>
        </w:r>
        <w:r w:rsidRPr="00D753AC">
          <w:rPr>
            <w:rFonts w:cs="Times New Roman"/>
            <w:sz w:val="22"/>
            <w:szCs w:val="22"/>
          </w:rPr>
          <w:t>A4,</w:t>
        </w:r>
        <w:r w:rsidRPr="00D753AC">
          <w:rPr>
            <w:rFonts w:cs="Times New Roman"/>
            <w:sz w:val="22"/>
            <w:szCs w:val="22"/>
          </w:rPr>
          <w:fldChar w:fldCharType="end"/>
        </w:r>
      </w:ins>
      <w:r w:rsidRPr="00D753AC">
        <w:rPr>
          <w:rFonts w:cs="Times New Roman"/>
          <w:spacing w:val="15"/>
          <w:sz w:val="22"/>
          <w:szCs w:val="22"/>
          <w:rPrChange w:id="4474" w:author="Claire Kouba" w:date="2023-09-12T16:52:00Z">
            <w:rPr>
              <w:spacing w:val="-10"/>
            </w:rPr>
          </w:rPrChange>
        </w:rPr>
        <w:t xml:space="preserve"> </w:t>
      </w:r>
      <w:r w:rsidRPr="00D753AC">
        <w:rPr>
          <w:rFonts w:cs="Times New Roman"/>
          <w:sz w:val="22"/>
          <w:szCs w:val="22"/>
        </w:rPr>
        <w:t>two</w:t>
      </w:r>
      <w:r w:rsidRPr="00D753AC">
        <w:rPr>
          <w:rFonts w:cs="Times New Roman"/>
          <w:spacing w:val="14"/>
          <w:sz w:val="22"/>
          <w:szCs w:val="22"/>
          <w:rPrChange w:id="4475" w:author="Claire Kouba" w:date="2023-09-12T16:52:00Z">
            <w:rPr>
              <w:spacing w:val="-10"/>
            </w:rPr>
          </w:rPrChange>
        </w:rPr>
        <w:t xml:space="preserve"> </w:t>
      </w:r>
      <w:r w:rsidRPr="00D753AC">
        <w:rPr>
          <w:rFonts w:cs="Times New Roman"/>
          <w:sz w:val="22"/>
          <w:szCs w:val="22"/>
        </w:rPr>
        <w:t>lower</w:t>
      </w:r>
      <w:r w:rsidRPr="00D753AC">
        <w:rPr>
          <w:rFonts w:cs="Times New Roman"/>
          <w:spacing w:val="14"/>
          <w:sz w:val="22"/>
          <w:szCs w:val="22"/>
          <w:rPrChange w:id="4476" w:author="Claire Kouba" w:date="2023-09-12T16:52:00Z">
            <w:rPr>
              <w:spacing w:val="-10"/>
            </w:rPr>
          </w:rPrChange>
        </w:rPr>
        <w:t xml:space="preserve"> </w:t>
      </w:r>
      <w:r w:rsidRPr="00D753AC">
        <w:rPr>
          <w:rFonts w:cs="Times New Roman"/>
          <w:sz w:val="22"/>
          <w:szCs w:val="22"/>
        </w:rPr>
        <w:t>panels),</w:t>
      </w:r>
      <w:r w:rsidRPr="00D753AC">
        <w:rPr>
          <w:rFonts w:cs="Times New Roman"/>
          <w:spacing w:val="14"/>
          <w:sz w:val="22"/>
          <w:szCs w:val="22"/>
          <w:rPrChange w:id="4477" w:author="Claire Kouba" w:date="2023-09-12T16:52:00Z">
            <w:rPr>
              <w:spacing w:val="-10"/>
            </w:rPr>
          </w:rPrChange>
        </w:rPr>
        <w:t xml:space="preserve"> </w:t>
      </w:r>
      <w:r w:rsidRPr="00D753AC">
        <w:rPr>
          <w:rFonts w:cs="Times New Roman"/>
          <w:sz w:val="22"/>
          <w:szCs w:val="22"/>
        </w:rPr>
        <w:t>indicating</w:t>
      </w:r>
      <w:r w:rsidRPr="00D753AC">
        <w:rPr>
          <w:rFonts w:cs="Times New Roman"/>
          <w:spacing w:val="14"/>
          <w:sz w:val="22"/>
          <w:szCs w:val="22"/>
          <w:rPrChange w:id="4478" w:author="Claire Kouba" w:date="2023-09-12T16:52:00Z">
            <w:rPr>
              <w:spacing w:val="-10"/>
            </w:rPr>
          </w:rPrChange>
        </w:rPr>
        <w:t xml:space="preserve"> </w:t>
      </w:r>
      <w:r w:rsidRPr="00D753AC">
        <w:rPr>
          <w:rFonts w:cs="Times New Roman"/>
          <w:sz w:val="22"/>
          <w:szCs w:val="22"/>
        </w:rPr>
        <w:t>that</w:t>
      </w:r>
      <w:r w:rsidRPr="00D753AC">
        <w:rPr>
          <w:rFonts w:cs="Times New Roman"/>
          <w:spacing w:val="15"/>
          <w:sz w:val="22"/>
          <w:szCs w:val="22"/>
          <w:rPrChange w:id="4479" w:author="Claire Kouba" w:date="2023-09-12T16:52:00Z">
            <w:rPr>
              <w:spacing w:val="-10"/>
            </w:rPr>
          </w:rPrChange>
        </w:rPr>
        <w:t xml:space="preserve"> </w:t>
      </w:r>
      <w:r w:rsidRPr="00D753AC">
        <w:rPr>
          <w:rFonts w:cs="Times New Roman"/>
          <w:sz w:val="22"/>
          <w:szCs w:val="22"/>
        </w:rPr>
        <w:t>in</w:t>
      </w:r>
      <w:r w:rsidRPr="00D753AC">
        <w:rPr>
          <w:rFonts w:cs="Times New Roman"/>
          <w:spacing w:val="14"/>
          <w:sz w:val="22"/>
          <w:szCs w:val="22"/>
          <w:rPrChange w:id="4480" w:author="Claire Kouba" w:date="2023-09-12T16:52:00Z">
            <w:rPr>
              <w:spacing w:val="-10"/>
            </w:rPr>
          </w:rPrChange>
        </w:rPr>
        <w:t xml:space="preserve"> </w:t>
      </w:r>
      <w:r w:rsidRPr="00D753AC">
        <w:rPr>
          <w:rFonts w:cs="Times New Roman"/>
          <w:sz w:val="22"/>
          <w:szCs w:val="22"/>
        </w:rPr>
        <w:t>the</w:t>
      </w:r>
      <w:r w:rsidRPr="00D753AC">
        <w:rPr>
          <w:rFonts w:cs="Times New Roman"/>
          <w:spacing w:val="14"/>
          <w:sz w:val="22"/>
          <w:szCs w:val="22"/>
          <w:rPrChange w:id="4481" w:author="Claire Kouba" w:date="2023-09-12T16:52:00Z">
            <w:rPr>
              <w:spacing w:val="-10"/>
            </w:rPr>
          </w:rPrChange>
        </w:rPr>
        <w:t xml:space="preserve"> </w:t>
      </w:r>
      <w:r w:rsidRPr="00D753AC">
        <w:rPr>
          <w:rFonts w:cs="Times New Roman"/>
          <w:sz w:val="22"/>
          <w:szCs w:val="22"/>
        </w:rPr>
        <w:t>Scott</w:t>
      </w:r>
      <w:r w:rsidRPr="00D753AC">
        <w:rPr>
          <w:rFonts w:cs="Times New Roman"/>
          <w:spacing w:val="14"/>
          <w:sz w:val="22"/>
          <w:szCs w:val="22"/>
          <w:rPrChange w:id="4482" w:author="Claire Kouba" w:date="2023-09-12T16:52:00Z">
            <w:rPr>
              <w:spacing w:val="-10"/>
            </w:rPr>
          </w:rPrChange>
        </w:rPr>
        <w:t xml:space="preserve"> </w:t>
      </w:r>
      <w:r w:rsidRPr="00D753AC">
        <w:rPr>
          <w:rFonts w:cs="Times New Roman"/>
          <w:spacing w:val="-4"/>
          <w:sz w:val="22"/>
          <w:szCs w:val="22"/>
          <w:rPrChange w:id="4483" w:author="Claire Kouba" w:date="2023-09-12T16:52:00Z">
            <w:rPr>
              <w:spacing w:val="-5"/>
            </w:rPr>
          </w:rPrChange>
        </w:rPr>
        <w:t>Valley</w:t>
      </w:r>
      <w:r w:rsidRPr="00D753AC">
        <w:rPr>
          <w:rFonts w:cs="Times New Roman"/>
          <w:spacing w:val="14"/>
          <w:sz w:val="22"/>
          <w:szCs w:val="22"/>
          <w:rPrChange w:id="4484" w:author="Claire Kouba" w:date="2023-09-12T16:52:00Z">
            <w:rPr>
              <w:spacing w:val="-10"/>
            </w:rPr>
          </w:rPrChange>
        </w:rPr>
        <w:t xml:space="preserve"> </w:t>
      </w:r>
      <w:r w:rsidRPr="00D753AC">
        <w:rPr>
          <w:rFonts w:cs="Times New Roman"/>
          <w:sz w:val="22"/>
          <w:szCs w:val="22"/>
        </w:rPr>
        <w:t>context,</w:t>
      </w:r>
      <w:r w:rsidRPr="00D753AC">
        <w:rPr>
          <w:rFonts w:cs="Times New Roman"/>
          <w:spacing w:val="14"/>
          <w:sz w:val="22"/>
          <w:szCs w:val="22"/>
          <w:rPrChange w:id="4485" w:author="Claire Kouba" w:date="2023-09-12T16:52:00Z">
            <w:rPr>
              <w:spacing w:val="-10"/>
            </w:rPr>
          </w:rPrChange>
        </w:rPr>
        <w:t xml:space="preserve"> </w:t>
      </w:r>
      <w:r w:rsidRPr="00D753AC">
        <w:rPr>
          <w:rFonts w:cs="Times New Roman"/>
          <w:sz w:val="22"/>
          <w:szCs w:val="22"/>
        </w:rPr>
        <w:t>the</w:t>
      </w:r>
      <w:r w:rsidRPr="00D753AC">
        <w:rPr>
          <w:rFonts w:cs="Times New Roman"/>
          <w:spacing w:val="15"/>
          <w:sz w:val="22"/>
          <w:szCs w:val="22"/>
          <w:rPrChange w:id="4486" w:author="Claire Kouba" w:date="2023-09-12T16:52:00Z">
            <w:rPr>
              <w:spacing w:val="-10"/>
            </w:rPr>
          </w:rPrChange>
        </w:rPr>
        <w:t xml:space="preserve"> </w:t>
      </w:r>
      <w:r w:rsidRPr="00D753AC">
        <w:rPr>
          <w:rFonts w:cs="Times New Roman"/>
          <w:sz w:val="22"/>
          <w:szCs w:val="22"/>
        </w:rPr>
        <w:t>previous</w:t>
      </w:r>
      <w:r w:rsidRPr="00D753AC">
        <w:rPr>
          <w:rFonts w:cs="Times New Roman"/>
          <w:w w:val="99"/>
          <w:sz w:val="22"/>
          <w:szCs w:val="22"/>
          <w:rPrChange w:id="4487" w:author="Claire Kouba" w:date="2023-09-12T16:52:00Z">
            <w:rPr>
              <w:spacing w:val="-10"/>
            </w:rPr>
          </w:rPrChange>
        </w:rPr>
        <w:t xml:space="preserve"> </w:t>
      </w:r>
      <w:r w:rsidRPr="00D753AC">
        <w:rPr>
          <w:rFonts w:cs="Times New Roman"/>
          <w:sz w:val="22"/>
          <w:szCs w:val="22"/>
        </w:rPr>
        <w:t>year’s</w:t>
      </w:r>
      <w:r w:rsidRPr="00D753AC">
        <w:rPr>
          <w:rFonts w:cs="Times New Roman"/>
          <w:spacing w:val="-7"/>
          <w:sz w:val="22"/>
          <w:szCs w:val="22"/>
          <w:rPrChange w:id="4488" w:author="Claire Kouba" w:date="2023-09-12T16:52:00Z">
            <w:rPr>
              <w:w w:val="99"/>
            </w:rPr>
          </w:rPrChange>
        </w:rPr>
        <w:t xml:space="preserve"> </w:t>
      </w:r>
      <w:r w:rsidRPr="00D753AC">
        <w:rPr>
          <w:rFonts w:cs="Times New Roman"/>
          <w:sz w:val="22"/>
          <w:szCs w:val="22"/>
        </w:rPr>
        <w:t>climate</w:t>
      </w:r>
      <w:r w:rsidRPr="00D753AC">
        <w:rPr>
          <w:rFonts w:cs="Times New Roman"/>
          <w:spacing w:val="-7"/>
          <w:sz w:val="22"/>
          <w:szCs w:val="22"/>
          <w:rPrChange w:id="4489" w:author="Claire Kouba" w:date="2023-09-12T16:52:00Z">
            <w:rPr>
              <w:spacing w:val="-6"/>
            </w:rPr>
          </w:rPrChange>
        </w:rPr>
        <w:t xml:space="preserve"> </w:t>
      </w:r>
      <w:r w:rsidRPr="00D753AC">
        <w:rPr>
          <w:rFonts w:cs="Times New Roman"/>
          <w:sz w:val="22"/>
          <w:szCs w:val="22"/>
        </w:rPr>
        <w:t>may</w:t>
      </w:r>
      <w:r w:rsidRPr="00D753AC">
        <w:rPr>
          <w:rFonts w:cs="Times New Roman"/>
          <w:spacing w:val="-7"/>
          <w:sz w:val="22"/>
          <w:szCs w:val="22"/>
          <w:rPrChange w:id="4490" w:author="Claire Kouba" w:date="2023-09-12T16:52:00Z">
            <w:rPr>
              <w:spacing w:val="-6"/>
            </w:rPr>
          </w:rPrChange>
        </w:rPr>
        <w:t xml:space="preserve"> </w:t>
      </w:r>
      <w:r w:rsidRPr="00D753AC">
        <w:rPr>
          <w:rFonts w:cs="Times New Roman"/>
          <w:sz w:val="22"/>
          <w:szCs w:val="22"/>
        </w:rPr>
        <w:t>have</w:t>
      </w:r>
      <w:r w:rsidRPr="00D753AC">
        <w:rPr>
          <w:rFonts w:cs="Times New Roman"/>
          <w:spacing w:val="-7"/>
          <w:sz w:val="22"/>
          <w:szCs w:val="22"/>
          <w:rPrChange w:id="4491" w:author="Claire Kouba" w:date="2023-09-12T16:52:00Z">
            <w:rPr>
              <w:spacing w:val="-6"/>
            </w:rPr>
          </w:rPrChange>
        </w:rPr>
        <w:t xml:space="preserve"> </w:t>
      </w:r>
      <w:r w:rsidRPr="00D753AC">
        <w:rPr>
          <w:rFonts w:cs="Times New Roman"/>
          <w:sz w:val="22"/>
          <w:szCs w:val="22"/>
        </w:rPr>
        <w:t>a</w:t>
      </w:r>
      <w:r w:rsidRPr="00D753AC">
        <w:rPr>
          <w:rFonts w:cs="Times New Roman"/>
          <w:spacing w:val="-7"/>
          <w:sz w:val="22"/>
          <w:szCs w:val="22"/>
          <w:rPrChange w:id="4492" w:author="Claire Kouba" w:date="2023-09-12T16:52:00Z">
            <w:rPr>
              <w:spacing w:val="-6"/>
            </w:rPr>
          </w:rPrChange>
        </w:rPr>
        <w:t xml:space="preserve"> </w:t>
      </w:r>
      <w:r w:rsidRPr="00D753AC">
        <w:rPr>
          <w:rFonts w:cs="Times New Roman"/>
          <w:sz w:val="22"/>
          <w:szCs w:val="22"/>
        </w:rPr>
        <w:t>minor</w:t>
      </w:r>
      <w:r w:rsidRPr="00D753AC">
        <w:rPr>
          <w:rFonts w:cs="Times New Roman"/>
          <w:spacing w:val="-7"/>
          <w:sz w:val="22"/>
          <w:szCs w:val="22"/>
          <w:rPrChange w:id="4493" w:author="Claire Kouba" w:date="2023-09-12T16:52:00Z">
            <w:rPr>
              <w:spacing w:val="-6"/>
            </w:rPr>
          </w:rPrChange>
        </w:rPr>
        <w:t xml:space="preserve"> </w:t>
      </w:r>
      <w:r w:rsidRPr="00D753AC">
        <w:rPr>
          <w:rFonts w:cs="Times New Roman"/>
          <w:sz w:val="22"/>
          <w:szCs w:val="22"/>
        </w:rPr>
        <w:t>influence</w:t>
      </w:r>
      <w:r w:rsidRPr="00D753AC">
        <w:rPr>
          <w:rFonts w:cs="Times New Roman"/>
          <w:spacing w:val="-7"/>
          <w:sz w:val="22"/>
          <w:szCs w:val="22"/>
          <w:rPrChange w:id="4494" w:author="Claire Kouba" w:date="2023-09-12T16:52:00Z">
            <w:rPr>
              <w:spacing w:val="-6"/>
            </w:rPr>
          </w:rPrChange>
        </w:rPr>
        <w:t xml:space="preserve"> </w:t>
      </w:r>
      <w:r w:rsidRPr="00D753AC">
        <w:rPr>
          <w:rFonts w:cs="Times New Roman"/>
          <w:sz w:val="22"/>
          <w:szCs w:val="22"/>
        </w:rPr>
        <w:t>on</w:t>
      </w:r>
      <w:r w:rsidRPr="00D753AC">
        <w:rPr>
          <w:rFonts w:cs="Times New Roman"/>
          <w:spacing w:val="-7"/>
          <w:sz w:val="22"/>
          <w:szCs w:val="22"/>
          <w:rPrChange w:id="4495" w:author="Claire Kouba" w:date="2023-09-12T16:52:00Z">
            <w:rPr>
              <w:spacing w:val="-6"/>
            </w:rPr>
          </w:rPrChange>
        </w:rPr>
        <w:t xml:space="preserve"> </w:t>
      </w:r>
      <w:r w:rsidRPr="00D753AC">
        <w:rPr>
          <w:rFonts w:cs="Times New Roman"/>
          <w:sz w:val="22"/>
          <w:szCs w:val="22"/>
        </w:rPr>
        <w:t>dry</w:t>
      </w:r>
      <w:r w:rsidRPr="00D753AC">
        <w:rPr>
          <w:rFonts w:cs="Times New Roman"/>
          <w:spacing w:val="-7"/>
          <w:sz w:val="22"/>
          <w:szCs w:val="22"/>
          <w:rPrChange w:id="4496" w:author="Claire Kouba" w:date="2023-09-12T16:52:00Z">
            <w:rPr>
              <w:spacing w:val="-6"/>
            </w:rPr>
          </w:rPrChange>
        </w:rPr>
        <w:t xml:space="preserve"> </w:t>
      </w:r>
      <w:r w:rsidRPr="00D753AC">
        <w:rPr>
          <w:rFonts w:cs="Times New Roman"/>
          <w:sz w:val="22"/>
          <w:szCs w:val="22"/>
        </w:rPr>
        <w:t>season</w:t>
      </w:r>
      <w:r w:rsidRPr="00D753AC">
        <w:rPr>
          <w:rFonts w:cs="Times New Roman"/>
          <w:spacing w:val="-7"/>
          <w:sz w:val="22"/>
          <w:szCs w:val="22"/>
          <w:rPrChange w:id="4497" w:author="Claire Kouba" w:date="2023-09-12T16:52:00Z">
            <w:rPr>
              <w:spacing w:val="-6"/>
            </w:rPr>
          </w:rPrChange>
        </w:rPr>
        <w:t xml:space="preserve"> </w:t>
      </w:r>
      <w:r w:rsidRPr="00D753AC">
        <w:rPr>
          <w:rFonts w:cs="Times New Roman"/>
          <w:sz w:val="22"/>
          <w:szCs w:val="22"/>
        </w:rPr>
        <w:t>flows</w:t>
      </w:r>
      <w:r w:rsidRPr="00D753AC">
        <w:rPr>
          <w:rFonts w:cs="Times New Roman"/>
          <w:spacing w:val="-7"/>
          <w:sz w:val="22"/>
          <w:szCs w:val="22"/>
          <w:rPrChange w:id="4498" w:author="Claire Kouba" w:date="2023-09-12T16:52:00Z">
            <w:rPr>
              <w:spacing w:val="-6"/>
            </w:rPr>
          </w:rPrChange>
        </w:rPr>
        <w:t xml:space="preserve"> </w:t>
      </w:r>
      <w:r w:rsidRPr="00D753AC">
        <w:rPr>
          <w:rFonts w:cs="Times New Roman"/>
          <w:sz w:val="22"/>
          <w:szCs w:val="22"/>
        </w:rPr>
        <w:t>relative</w:t>
      </w:r>
      <w:r w:rsidRPr="00D753AC">
        <w:rPr>
          <w:rFonts w:cs="Times New Roman"/>
          <w:spacing w:val="-7"/>
          <w:sz w:val="22"/>
          <w:szCs w:val="22"/>
          <w:rPrChange w:id="4499" w:author="Claire Kouba" w:date="2023-09-12T16:52:00Z">
            <w:rPr>
              <w:spacing w:val="-6"/>
            </w:rPr>
          </w:rPrChange>
        </w:rPr>
        <w:t xml:space="preserve"> </w:t>
      </w:r>
      <w:r w:rsidRPr="00D753AC">
        <w:rPr>
          <w:rFonts w:cs="Times New Roman"/>
          <w:sz w:val="22"/>
          <w:szCs w:val="22"/>
        </w:rPr>
        <w:t>to</w:t>
      </w:r>
      <w:r w:rsidRPr="00D753AC">
        <w:rPr>
          <w:rFonts w:cs="Times New Roman"/>
          <w:spacing w:val="-7"/>
          <w:sz w:val="22"/>
          <w:szCs w:val="22"/>
          <w:rPrChange w:id="4500" w:author="Claire Kouba" w:date="2023-09-12T16:52:00Z">
            <w:rPr>
              <w:spacing w:val="-6"/>
            </w:rPr>
          </w:rPrChange>
        </w:rPr>
        <w:t xml:space="preserve"> </w:t>
      </w:r>
      <w:r w:rsidRPr="00D753AC">
        <w:rPr>
          <w:rFonts w:cs="Times New Roman"/>
          <w:sz w:val="22"/>
          <w:szCs w:val="22"/>
        </w:rPr>
        <w:t>the</w:t>
      </w:r>
      <w:r w:rsidRPr="00D753AC">
        <w:rPr>
          <w:rFonts w:cs="Times New Roman"/>
          <w:spacing w:val="-7"/>
          <w:sz w:val="22"/>
          <w:szCs w:val="22"/>
          <w:rPrChange w:id="4501" w:author="Claire Kouba" w:date="2023-09-12T16:52:00Z">
            <w:rPr>
              <w:spacing w:val="-6"/>
            </w:rPr>
          </w:rPrChange>
        </w:rPr>
        <w:t xml:space="preserve"> </w:t>
      </w:r>
      <w:r w:rsidRPr="00D753AC">
        <w:rPr>
          <w:rFonts w:cs="Times New Roman"/>
          <w:sz w:val="22"/>
          <w:szCs w:val="22"/>
        </w:rPr>
        <w:t>immediately</w:t>
      </w:r>
      <w:r w:rsidRPr="00D753AC">
        <w:rPr>
          <w:rFonts w:cs="Times New Roman"/>
          <w:spacing w:val="-7"/>
          <w:sz w:val="22"/>
          <w:szCs w:val="22"/>
          <w:rPrChange w:id="4502" w:author="Claire Kouba" w:date="2023-09-12T16:52:00Z">
            <w:rPr>
              <w:spacing w:val="-6"/>
            </w:rPr>
          </w:rPrChange>
        </w:rPr>
        <w:t xml:space="preserve"> </w:t>
      </w:r>
      <w:r w:rsidRPr="00D753AC">
        <w:rPr>
          <w:rFonts w:cs="Times New Roman"/>
          <w:sz w:val="22"/>
          <w:szCs w:val="22"/>
        </w:rPr>
        <w:t>preceding</w:t>
      </w:r>
      <w:r w:rsidRPr="00D753AC">
        <w:rPr>
          <w:rFonts w:cs="Times New Roman"/>
          <w:spacing w:val="-7"/>
          <w:sz w:val="22"/>
          <w:szCs w:val="22"/>
          <w:rPrChange w:id="4503" w:author="Claire Kouba" w:date="2023-09-12T16:52:00Z">
            <w:rPr>
              <w:spacing w:val="-6"/>
            </w:rPr>
          </w:rPrChange>
        </w:rPr>
        <w:t xml:space="preserve"> </w:t>
      </w:r>
      <w:r w:rsidRPr="00D753AC">
        <w:rPr>
          <w:rFonts w:cs="Times New Roman"/>
          <w:sz w:val="22"/>
          <w:szCs w:val="22"/>
        </w:rPr>
        <w:t>rainy</w:t>
      </w:r>
      <w:r w:rsidRPr="00D753AC">
        <w:rPr>
          <w:rFonts w:cs="Times New Roman"/>
          <w:spacing w:val="-7"/>
          <w:sz w:val="22"/>
          <w:szCs w:val="22"/>
          <w:rPrChange w:id="4504" w:author="Claire Kouba" w:date="2023-09-12T16:52:00Z">
            <w:rPr>
              <w:spacing w:val="-6"/>
            </w:rPr>
          </w:rPrChange>
        </w:rPr>
        <w:t xml:space="preserve"> </w:t>
      </w:r>
      <w:r w:rsidRPr="00D753AC">
        <w:rPr>
          <w:rFonts w:cs="Times New Roman"/>
          <w:sz w:val="22"/>
          <w:szCs w:val="22"/>
        </w:rPr>
        <w:t>season.</w:t>
      </w:r>
    </w:p>
    <w:p w:rsidR="002153D1" w:rsidRPr="00D753AC" w:rsidRDefault="002573FA">
      <w:pPr>
        <w:pStyle w:val="BodyText"/>
        <w:ind w:left="173" w:right="98" w:firstLine="199"/>
        <w:rPr>
          <w:rFonts w:cs="Times New Roman"/>
          <w:sz w:val="22"/>
          <w:szCs w:val="22"/>
        </w:rPr>
        <w:pPrChange w:id="4505" w:author="Claire Kouba" w:date="2023-09-12T16:52:00Z">
          <w:pPr>
            <w:pStyle w:val="BodyText"/>
            <w:spacing w:line="331" w:lineRule="auto"/>
            <w:ind w:left="173" w:firstLine="204"/>
          </w:pPr>
        </w:pPrChange>
      </w:pPr>
      <w:r w:rsidRPr="00D753AC">
        <w:rPr>
          <w:rFonts w:cs="Times New Roman"/>
          <w:sz w:val="22"/>
          <w:szCs w:val="22"/>
        </w:rPr>
        <w:t>Based</w:t>
      </w:r>
      <w:r w:rsidRPr="00D753AC">
        <w:rPr>
          <w:rFonts w:cs="Times New Roman"/>
          <w:spacing w:val="32"/>
          <w:sz w:val="22"/>
          <w:szCs w:val="22"/>
          <w:rPrChange w:id="4506" w:author="Claire Kouba" w:date="2023-09-12T16:52:00Z">
            <w:rPr/>
          </w:rPrChange>
        </w:rPr>
        <w:t xml:space="preserve"> </w:t>
      </w:r>
      <w:r w:rsidRPr="00D753AC">
        <w:rPr>
          <w:rFonts w:cs="Times New Roman"/>
          <w:sz w:val="22"/>
          <w:szCs w:val="22"/>
        </w:rPr>
        <w:t>on</w:t>
      </w:r>
      <w:r w:rsidRPr="00D753AC">
        <w:rPr>
          <w:rFonts w:cs="Times New Roman"/>
          <w:spacing w:val="32"/>
          <w:sz w:val="22"/>
          <w:szCs w:val="22"/>
          <w:rPrChange w:id="4507" w:author="Claire Kouba" w:date="2023-09-12T16:52:00Z">
            <w:rPr/>
          </w:rPrChange>
        </w:rPr>
        <w:t xml:space="preserve"> </w:t>
      </w:r>
      <w:r w:rsidRPr="00D753AC">
        <w:rPr>
          <w:rFonts w:cs="Times New Roman"/>
          <w:sz w:val="22"/>
          <w:szCs w:val="22"/>
        </w:rPr>
        <w:t>these</w:t>
      </w:r>
      <w:r w:rsidRPr="00D753AC">
        <w:rPr>
          <w:rFonts w:cs="Times New Roman"/>
          <w:spacing w:val="32"/>
          <w:sz w:val="22"/>
          <w:szCs w:val="22"/>
          <w:rPrChange w:id="4508" w:author="Claire Kouba" w:date="2023-09-12T16:52:00Z">
            <w:rPr/>
          </w:rPrChange>
        </w:rPr>
        <w:t xml:space="preserve"> </w:t>
      </w:r>
      <w:r w:rsidRPr="00D753AC">
        <w:rPr>
          <w:rFonts w:cs="Times New Roman"/>
          <w:sz w:val="22"/>
          <w:szCs w:val="22"/>
        </w:rPr>
        <w:t>results,</w:t>
      </w:r>
      <w:r w:rsidRPr="00D753AC">
        <w:rPr>
          <w:rFonts w:cs="Times New Roman"/>
          <w:spacing w:val="32"/>
          <w:sz w:val="22"/>
          <w:szCs w:val="22"/>
          <w:rPrChange w:id="4509" w:author="Claire Kouba" w:date="2023-09-12T16:52:00Z">
            <w:rPr/>
          </w:rPrChange>
        </w:rPr>
        <w:t xml:space="preserve"> </w:t>
      </w:r>
      <w:r w:rsidRPr="00D753AC">
        <w:rPr>
          <w:rFonts w:cs="Times New Roman"/>
          <w:sz w:val="22"/>
          <w:szCs w:val="22"/>
        </w:rPr>
        <w:t>the</w:t>
      </w:r>
      <w:r w:rsidRPr="00D753AC">
        <w:rPr>
          <w:rFonts w:cs="Times New Roman"/>
          <w:spacing w:val="32"/>
          <w:sz w:val="22"/>
          <w:szCs w:val="22"/>
          <w:rPrChange w:id="4510" w:author="Claire Kouba" w:date="2023-09-12T16:52:00Z">
            <w:rPr/>
          </w:rPrChange>
        </w:rPr>
        <w:t xml:space="preserve"> </w:t>
      </w:r>
      <w:r w:rsidRPr="00D753AC">
        <w:rPr>
          <w:rFonts w:cs="Times New Roman"/>
          <w:sz w:val="22"/>
          <w:szCs w:val="22"/>
        </w:rPr>
        <w:t>model</w:t>
      </w:r>
      <w:r w:rsidRPr="00D753AC">
        <w:rPr>
          <w:rFonts w:cs="Times New Roman"/>
          <w:spacing w:val="32"/>
          <w:sz w:val="22"/>
          <w:szCs w:val="22"/>
          <w:rPrChange w:id="4511" w:author="Claire Kouba" w:date="2023-09-12T16:52:00Z">
            <w:rPr/>
          </w:rPrChange>
        </w:rPr>
        <w:t xml:space="preserve"> </w:t>
      </w:r>
      <w:r w:rsidRPr="00D753AC">
        <w:rPr>
          <w:rFonts w:cs="Times New Roman"/>
          <w:sz w:val="22"/>
          <w:szCs w:val="22"/>
        </w:rPr>
        <w:t>selected</w:t>
      </w:r>
      <w:r w:rsidRPr="00D753AC">
        <w:rPr>
          <w:rFonts w:cs="Times New Roman"/>
          <w:spacing w:val="32"/>
          <w:sz w:val="22"/>
          <w:szCs w:val="22"/>
          <w:rPrChange w:id="4512" w:author="Claire Kouba" w:date="2023-09-12T16:52:00Z">
            <w:rPr/>
          </w:rPrChange>
        </w:rPr>
        <w:t xml:space="preserve"> </w:t>
      </w:r>
      <w:del w:id="4513" w:author="Claire Kouba" w:date="2023-09-25T11:37:00Z">
        <w:r w:rsidRPr="00D753AC" w:rsidDel="00517E54">
          <w:rPr>
            <w:rFonts w:cs="Times New Roman"/>
            <w:sz w:val="22"/>
            <w:szCs w:val="22"/>
          </w:rPr>
          <w:delText>as</w:delText>
        </w:r>
        <w:r w:rsidRPr="00D753AC" w:rsidDel="00517E54">
          <w:rPr>
            <w:rFonts w:cs="Times New Roman"/>
            <w:spacing w:val="32"/>
            <w:sz w:val="22"/>
            <w:szCs w:val="22"/>
            <w:rPrChange w:id="4514" w:author="Claire Kouba" w:date="2023-09-12T16:52:00Z">
              <w:rPr/>
            </w:rPrChange>
          </w:rPr>
          <w:delText xml:space="preserve"> </w:delText>
        </w:r>
        <w:r w:rsidRPr="00D753AC" w:rsidDel="00517E54">
          <w:rPr>
            <w:rFonts w:cs="Times New Roman"/>
            <w:sz w:val="22"/>
            <w:szCs w:val="22"/>
          </w:rPr>
          <w:delText>the</w:delText>
        </w:r>
      </w:del>
      <w:ins w:id="4515" w:author="Claire Kouba" w:date="2023-09-25T11:37:00Z">
        <w:r w:rsidR="00517E54">
          <w:rPr>
            <w:rFonts w:cs="Times New Roman"/>
            <w:sz w:val="22"/>
            <w:szCs w:val="22"/>
          </w:rPr>
          <w:t>to provide the best</w:t>
        </w:r>
      </w:ins>
      <w:r w:rsidRPr="00D753AC">
        <w:rPr>
          <w:rFonts w:cs="Times New Roman"/>
          <w:spacing w:val="32"/>
          <w:sz w:val="22"/>
          <w:szCs w:val="22"/>
          <w:rPrChange w:id="4516" w:author="Claire Kouba" w:date="2023-09-12T16:52:00Z">
            <w:rPr/>
          </w:rPrChange>
        </w:rPr>
        <w:t xml:space="preserve"> </w:t>
      </w:r>
      <w:r w:rsidRPr="00D753AC">
        <w:rPr>
          <w:rFonts w:cs="Times New Roman"/>
          <w:i/>
          <w:sz w:val="22"/>
          <w:szCs w:val="22"/>
        </w:rPr>
        <w:t>V</w:t>
      </w:r>
      <w:r w:rsidRPr="00D753AC">
        <w:rPr>
          <w:rFonts w:cs="Times New Roman"/>
          <w:i/>
          <w:position w:val="-2"/>
          <w:sz w:val="22"/>
          <w:szCs w:val="22"/>
        </w:rPr>
        <w:t>min</w:t>
      </w:r>
      <w:del w:id="4517"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cs="Times New Roman"/>
          <w:i/>
          <w:spacing w:val="15"/>
          <w:position w:val="-2"/>
          <w:sz w:val="22"/>
          <w:szCs w:val="22"/>
          <w:rPrChange w:id="4518" w:author="Claire Kouba" w:date="2023-09-12T16:52:00Z">
            <w:rPr>
              <w:i/>
              <w:position w:val="-2"/>
            </w:rPr>
          </w:rPrChange>
        </w:rPr>
        <w:t xml:space="preserve"> </w:t>
      </w:r>
      <w:r w:rsidRPr="00D753AC">
        <w:rPr>
          <w:rFonts w:cs="Times New Roman"/>
          <w:sz w:val="22"/>
          <w:szCs w:val="22"/>
        </w:rPr>
        <w:t>prediction</w:t>
      </w:r>
      <w:r w:rsidRPr="00D753AC">
        <w:rPr>
          <w:rFonts w:cs="Times New Roman"/>
          <w:spacing w:val="32"/>
          <w:sz w:val="22"/>
          <w:szCs w:val="22"/>
          <w:rPrChange w:id="4519" w:author="Claire Kouba" w:date="2023-09-12T16:52:00Z">
            <w:rPr/>
          </w:rPrChange>
        </w:rPr>
        <w:t xml:space="preserve"> </w:t>
      </w:r>
      <w:r w:rsidRPr="00D753AC">
        <w:rPr>
          <w:rFonts w:cs="Times New Roman"/>
          <w:sz w:val="22"/>
          <w:szCs w:val="22"/>
        </w:rPr>
        <w:t>formulation</w:t>
      </w:r>
      <w:r w:rsidRPr="00D753AC">
        <w:rPr>
          <w:rFonts w:cs="Times New Roman"/>
          <w:spacing w:val="32"/>
          <w:sz w:val="22"/>
          <w:szCs w:val="22"/>
          <w:rPrChange w:id="4520" w:author="Claire Kouba" w:date="2023-09-12T16:52:00Z">
            <w:rPr/>
          </w:rPrChange>
        </w:rPr>
        <w:t xml:space="preserve"> </w:t>
      </w:r>
      <w:r w:rsidRPr="00D753AC">
        <w:rPr>
          <w:rFonts w:cs="Times New Roman"/>
          <w:sz w:val="22"/>
          <w:szCs w:val="22"/>
        </w:rPr>
        <w:t>was</w:t>
      </w:r>
      <w:r w:rsidRPr="00D753AC">
        <w:rPr>
          <w:rFonts w:cs="Times New Roman"/>
          <w:spacing w:val="32"/>
          <w:sz w:val="22"/>
          <w:szCs w:val="22"/>
          <w:rPrChange w:id="4521" w:author="Claire Kouba" w:date="2023-09-12T16:52:00Z">
            <w:rPr/>
          </w:rPrChange>
        </w:rPr>
        <w:t xml:space="preserve"> </w:t>
      </w:r>
      <w:r w:rsidRPr="00D753AC">
        <w:rPr>
          <w:rFonts w:cs="Times New Roman"/>
          <w:sz w:val="22"/>
          <w:szCs w:val="22"/>
        </w:rPr>
        <w:t>a</w:t>
      </w:r>
      <w:r w:rsidRPr="00D753AC">
        <w:rPr>
          <w:rFonts w:cs="Times New Roman"/>
          <w:spacing w:val="32"/>
          <w:sz w:val="22"/>
          <w:szCs w:val="22"/>
          <w:rPrChange w:id="4522" w:author="Claire Kouba" w:date="2023-09-12T16:52:00Z">
            <w:rPr/>
          </w:rPrChange>
        </w:rPr>
        <w:t xml:space="preserve"> </w:t>
      </w:r>
      <w:r w:rsidRPr="00D753AC">
        <w:rPr>
          <w:rFonts w:cs="Times New Roman"/>
          <w:sz w:val="22"/>
          <w:szCs w:val="22"/>
        </w:rPr>
        <w:t>linear</w:t>
      </w:r>
      <w:r w:rsidRPr="00D753AC">
        <w:rPr>
          <w:rFonts w:cs="Times New Roman"/>
          <w:spacing w:val="32"/>
          <w:sz w:val="22"/>
          <w:szCs w:val="22"/>
          <w:rPrChange w:id="4523" w:author="Claire Kouba" w:date="2023-09-12T16:52:00Z">
            <w:rPr/>
          </w:rPrChange>
        </w:rPr>
        <w:t xml:space="preserve"> </w:t>
      </w:r>
      <w:r w:rsidRPr="00D753AC">
        <w:rPr>
          <w:rFonts w:cs="Times New Roman"/>
          <w:sz w:val="22"/>
          <w:szCs w:val="22"/>
        </w:rPr>
        <w:t>combination</w:t>
      </w:r>
      <w:r w:rsidRPr="00D753AC">
        <w:rPr>
          <w:rFonts w:cs="Times New Roman"/>
          <w:spacing w:val="32"/>
          <w:sz w:val="22"/>
          <w:szCs w:val="22"/>
          <w:rPrChange w:id="4524" w:author="Claire Kouba" w:date="2023-09-12T16:52:00Z">
            <w:rPr/>
          </w:rPrChange>
        </w:rPr>
        <w:t xml:space="preserve"> </w:t>
      </w:r>
      <w:r w:rsidRPr="00D753AC">
        <w:rPr>
          <w:rFonts w:cs="Times New Roman"/>
          <w:sz w:val="22"/>
          <w:szCs w:val="22"/>
        </w:rPr>
        <w:t>of</w:t>
      </w:r>
      <w:r w:rsidRPr="00D753AC">
        <w:rPr>
          <w:rFonts w:cs="Times New Roman"/>
          <w:spacing w:val="32"/>
          <w:sz w:val="22"/>
          <w:szCs w:val="22"/>
          <w:rPrChange w:id="4525" w:author="Claire Kouba" w:date="2023-09-12T16:52:00Z">
            <w:rPr>
              <w:spacing w:val="7"/>
            </w:rPr>
          </w:rPrChange>
        </w:rPr>
        <w:t xml:space="preserve"> </w:t>
      </w:r>
      <w:r w:rsidRPr="00D753AC">
        <w:rPr>
          <w:rFonts w:cs="Times New Roman"/>
          <w:sz w:val="22"/>
          <w:szCs w:val="22"/>
        </w:rPr>
        <w:t>snowpack</w:t>
      </w:r>
      <w:r w:rsidRPr="00D753AC">
        <w:rPr>
          <w:rFonts w:cs="Times New Roman"/>
          <w:w w:val="99"/>
          <w:sz w:val="22"/>
          <w:szCs w:val="22"/>
        </w:rPr>
        <w:t xml:space="preserve"> </w:t>
      </w:r>
      <w:r w:rsidRPr="00D753AC">
        <w:rPr>
          <w:rFonts w:cs="Times New Roman"/>
          <w:sz w:val="22"/>
          <w:szCs w:val="22"/>
        </w:rPr>
        <w:t>maximum</w:t>
      </w:r>
      <w:r w:rsidRPr="00D753AC">
        <w:rPr>
          <w:rFonts w:cs="Times New Roman"/>
          <w:spacing w:val="-17"/>
          <w:sz w:val="22"/>
          <w:szCs w:val="22"/>
          <w:rPrChange w:id="4526" w:author="Claire Kouba" w:date="2023-09-12T16:52:00Z">
            <w:rPr>
              <w:spacing w:val="-16"/>
            </w:rPr>
          </w:rPrChange>
        </w:rPr>
        <w:t xml:space="preserve"> </w:t>
      </w:r>
      <w:r w:rsidRPr="00D753AC">
        <w:rPr>
          <w:rFonts w:cs="Times New Roman"/>
          <w:sz w:val="22"/>
          <w:szCs w:val="22"/>
        </w:rPr>
        <w:t>from</w:t>
      </w:r>
      <w:r w:rsidRPr="00D753AC">
        <w:rPr>
          <w:rFonts w:cs="Times New Roman"/>
          <w:spacing w:val="-17"/>
          <w:sz w:val="22"/>
          <w:szCs w:val="22"/>
          <w:rPrChange w:id="4527" w:author="Claire Kouba" w:date="2023-09-12T16:52:00Z">
            <w:rPr>
              <w:spacing w:val="-16"/>
            </w:rPr>
          </w:rPrChange>
        </w:rPr>
        <w:t xml:space="preserve"> </w:t>
      </w:r>
      <w:r w:rsidRPr="00D753AC">
        <w:rPr>
          <w:rFonts w:cs="Times New Roman"/>
          <w:sz w:val="22"/>
          <w:szCs w:val="22"/>
        </w:rPr>
        <w:t>the</w:t>
      </w:r>
      <w:r w:rsidRPr="00D753AC">
        <w:rPr>
          <w:rFonts w:cs="Times New Roman"/>
          <w:spacing w:val="-17"/>
          <w:sz w:val="22"/>
          <w:szCs w:val="22"/>
          <w:rPrChange w:id="4528" w:author="Claire Kouba" w:date="2023-09-12T16:52:00Z">
            <w:rPr>
              <w:spacing w:val="-16"/>
            </w:rPr>
          </w:rPrChange>
        </w:rPr>
        <w:t xml:space="preserve"> </w:t>
      </w:r>
      <w:r w:rsidRPr="00D753AC">
        <w:rPr>
          <w:rFonts w:cs="Times New Roman"/>
          <w:sz w:val="22"/>
          <w:szCs w:val="22"/>
        </w:rPr>
        <w:t>Swampy</w:t>
      </w:r>
      <w:r w:rsidRPr="00D753AC">
        <w:rPr>
          <w:rFonts w:cs="Times New Roman"/>
          <w:spacing w:val="-17"/>
          <w:sz w:val="22"/>
          <w:szCs w:val="22"/>
          <w:rPrChange w:id="4529" w:author="Claire Kouba" w:date="2023-09-12T16:52:00Z">
            <w:rPr>
              <w:spacing w:val="-16"/>
            </w:rPr>
          </w:rPrChange>
        </w:rPr>
        <w:t xml:space="preserve"> </w:t>
      </w:r>
      <w:r w:rsidRPr="00D753AC">
        <w:rPr>
          <w:rFonts w:cs="Times New Roman"/>
          <w:sz w:val="22"/>
          <w:szCs w:val="22"/>
        </w:rPr>
        <w:t>John</w:t>
      </w:r>
      <w:r w:rsidRPr="00D753AC">
        <w:rPr>
          <w:rFonts w:cs="Times New Roman"/>
          <w:spacing w:val="-17"/>
          <w:sz w:val="22"/>
          <w:szCs w:val="22"/>
          <w:rPrChange w:id="4530" w:author="Claire Kouba" w:date="2023-09-12T16:52:00Z">
            <w:rPr>
              <w:spacing w:val="-16"/>
            </w:rPr>
          </w:rPrChange>
        </w:rPr>
        <w:t xml:space="preserve"> </w:t>
      </w:r>
      <w:r w:rsidRPr="00D753AC">
        <w:rPr>
          <w:rFonts w:cs="Times New Roman"/>
          <w:sz w:val="22"/>
          <w:szCs w:val="22"/>
        </w:rPr>
        <w:t>(SWJ)</w:t>
      </w:r>
      <w:r w:rsidRPr="00D753AC">
        <w:rPr>
          <w:rFonts w:cs="Times New Roman"/>
          <w:spacing w:val="-17"/>
          <w:sz w:val="22"/>
          <w:szCs w:val="22"/>
          <w:rPrChange w:id="4531" w:author="Claire Kouba" w:date="2023-09-12T16:52:00Z">
            <w:rPr>
              <w:spacing w:val="-16"/>
            </w:rPr>
          </w:rPrChange>
        </w:rPr>
        <w:t xml:space="preserve"> </w:t>
      </w:r>
      <w:r w:rsidRPr="00D753AC">
        <w:rPr>
          <w:rFonts w:cs="Times New Roman"/>
          <w:sz w:val="22"/>
          <w:szCs w:val="22"/>
        </w:rPr>
        <w:t>snow</w:t>
      </w:r>
      <w:r w:rsidRPr="00D753AC">
        <w:rPr>
          <w:rFonts w:cs="Times New Roman"/>
          <w:spacing w:val="-17"/>
          <w:sz w:val="22"/>
          <w:szCs w:val="22"/>
          <w:rPrChange w:id="4532" w:author="Claire Kouba" w:date="2023-09-12T16:52:00Z">
            <w:rPr>
              <w:spacing w:val="-16"/>
            </w:rPr>
          </w:rPrChange>
        </w:rPr>
        <w:t xml:space="preserve"> </w:t>
      </w:r>
      <w:r w:rsidRPr="00D753AC">
        <w:rPr>
          <w:rFonts w:cs="Times New Roman"/>
          <w:sz w:val="22"/>
          <w:szCs w:val="22"/>
        </w:rPr>
        <w:t>station</w:t>
      </w:r>
      <w:r w:rsidRPr="00D753AC">
        <w:rPr>
          <w:rFonts w:cs="Times New Roman"/>
          <w:spacing w:val="-17"/>
          <w:sz w:val="22"/>
          <w:szCs w:val="22"/>
          <w:rPrChange w:id="4533" w:author="Claire Kouba" w:date="2023-09-12T16:52:00Z">
            <w:rPr>
              <w:spacing w:val="-16"/>
            </w:rPr>
          </w:rPrChange>
        </w:rPr>
        <w:t xml:space="preserve"> </w:t>
      </w:r>
      <w:r w:rsidRPr="00D753AC">
        <w:rPr>
          <w:rFonts w:cs="Times New Roman"/>
          <w:sz w:val="22"/>
          <w:szCs w:val="22"/>
        </w:rPr>
        <w:t>(with</w:t>
      </w:r>
      <w:r w:rsidRPr="00D753AC">
        <w:rPr>
          <w:rFonts w:cs="Times New Roman"/>
          <w:spacing w:val="-17"/>
          <w:sz w:val="22"/>
          <w:szCs w:val="22"/>
          <w:rPrChange w:id="4534" w:author="Claire Kouba" w:date="2023-09-12T16:52:00Z">
            <w:rPr>
              <w:spacing w:val="-16"/>
            </w:rPr>
          </w:rPrChange>
        </w:rPr>
        <w:t xml:space="preserve"> </w:t>
      </w:r>
      <w:r w:rsidRPr="00D753AC">
        <w:rPr>
          <w:rFonts w:cs="Times New Roman"/>
          <w:sz w:val="22"/>
          <w:szCs w:val="22"/>
        </w:rPr>
        <w:t>data</w:t>
      </w:r>
      <w:r w:rsidRPr="00D753AC">
        <w:rPr>
          <w:rFonts w:cs="Times New Roman"/>
          <w:spacing w:val="-17"/>
          <w:sz w:val="22"/>
          <w:szCs w:val="22"/>
          <w:rPrChange w:id="4535" w:author="Claire Kouba" w:date="2023-09-12T16:52:00Z">
            <w:rPr>
              <w:spacing w:val="-16"/>
            </w:rPr>
          </w:rPrChange>
        </w:rPr>
        <w:t xml:space="preserve"> </w:t>
      </w:r>
      <w:r w:rsidRPr="00D753AC">
        <w:rPr>
          <w:rFonts w:cs="Times New Roman"/>
          <w:sz w:val="22"/>
          <w:szCs w:val="22"/>
        </w:rPr>
        <w:t>collected</w:t>
      </w:r>
      <w:r w:rsidRPr="00D753AC">
        <w:rPr>
          <w:rFonts w:cs="Times New Roman"/>
          <w:spacing w:val="-17"/>
          <w:sz w:val="22"/>
          <w:szCs w:val="22"/>
          <w:rPrChange w:id="4536" w:author="Claire Kouba" w:date="2023-09-12T16:52:00Z">
            <w:rPr>
              <w:spacing w:val="-16"/>
            </w:rPr>
          </w:rPrChange>
        </w:rPr>
        <w:t xml:space="preserve"> </w:t>
      </w:r>
      <w:r w:rsidRPr="00D753AC">
        <w:rPr>
          <w:rFonts w:cs="Times New Roman"/>
          <w:sz w:val="22"/>
          <w:szCs w:val="22"/>
        </w:rPr>
        <w:t>by</w:t>
      </w:r>
      <w:r w:rsidRPr="00D753AC">
        <w:rPr>
          <w:rFonts w:cs="Times New Roman"/>
          <w:spacing w:val="-17"/>
          <w:sz w:val="22"/>
          <w:szCs w:val="22"/>
          <w:rPrChange w:id="4537" w:author="Claire Kouba" w:date="2023-09-12T16:52:00Z">
            <w:rPr>
              <w:spacing w:val="-16"/>
            </w:rPr>
          </w:rPrChange>
        </w:rPr>
        <w:t xml:space="preserve"> </w:t>
      </w:r>
      <w:r w:rsidRPr="00D753AC">
        <w:rPr>
          <w:rFonts w:cs="Times New Roman"/>
          <w:sz w:val="22"/>
          <w:szCs w:val="22"/>
        </w:rPr>
        <w:t>CDEC)</w:t>
      </w:r>
      <w:r w:rsidRPr="00D753AC">
        <w:rPr>
          <w:rFonts w:cs="Times New Roman"/>
          <w:spacing w:val="-17"/>
          <w:sz w:val="22"/>
          <w:szCs w:val="22"/>
          <w:rPrChange w:id="4538" w:author="Claire Kouba" w:date="2023-09-12T16:52:00Z">
            <w:rPr>
              <w:spacing w:val="-16"/>
            </w:rPr>
          </w:rPrChange>
        </w:rPr>
        <w:t xml:space="preserve"> </w:t>
      </w:r>
      <w:r w:rsidRPr="00D753AC">
        <w:rPr>
          <w:rFonts w:cs="Times New Roman"/>
          <w:sz w:val="22"/>
          <w:szCs w:val="22"/>
        </w:rPr>
        <w:t>and</w:t>
      </w:r>
      <w:r w:rsidRPr="00D753AC">
        <w:rPr>
          <w:rFonts w:cs="Times New Roman"/>
          <w:spacing w:val="-17"/>
          <w:sz w:val="22"/>
          <w:szCs w:val="22"/>
          <w:rPrChange w:id="4539" w:author="Claire Kouba" w:date="2023-09-12T16:52:00Z">
            <w:rPr>
              <w:spacing w:val="-16"/>
            </w:rPr>
          </w:rPrChange>
        </w:rPr>
        <w:t xml:space="preserve"> </w:t>
      </w:r>
      <w:r w:rsidRPr="00D753AC">
        <w:rPr>
          <w:rFonts w:cs="Times New Roman"/>
          <w:sz w:val="22"/>
          <w:szCs w:val="22"/>
        </w:rPr>
        <w:t>cumulative</w:t>
      </w:r>
      <w:r w:rsidRPr="00D753AC">
        <w:rPr>
          <w:rFonts w:cs="Times New Roman"/>
          <w:spacing w:val="-17"/>
          <w:sz w:val="22"/>
          <w:szCs w:val="22"/>
          <w:rPrChange w:id="4540" w:author="Claire Kouba" w:date="2023-09-12T16:52:00Z">
            <w:rPr>
              <w:spacing w:val="-16"/>
            </w:rPr>
          </w:rPrChange>
        </w:rPr>
        <w:t xml:space="preserve"> </w:t>
      </w:r>
      <w:r w:rsidRPr="00D753AC">
        <w:rPr>
          <w:rFonts w:cs="Times New Roman"/>
          <w:sz w:val="22"/>
          <w:szCs w:val="22"/>
        </w:rPr>
        <w:t>October-April</w:t>
      </w:r>
      <w:r w:rsidRPr="00D753AC">
        <w:rPr>
          <w:rFonts w:cs="Times New Roman"/>
          <w:spacing w:val="-17"/>
          <w:sz w:val="22"/>
          <w:szCs w:val="22"/>
          <w:rPrChange w:id="4541" w:author="Claire Kouba" w:date="2023-09-12T16:52:00Z">
            <w:rPr>
              <w:spacing w:val="-16"/>
            </w:rPr>
          </w:rPrChange>
        </w:rPr>
        <w:t xml:space="preserve"> </w:t>
      </w:r>
      <w:r w:rsidRPr="00D753AC">
        <w:rPr>
          <w:rFonts w:cs="Times New Roman"/>
          <w:sz w:val="22"/>
          <w:szCs w:val="22"/>
        </w:rPr>
        <w:t>precipitation</w:t>
      </w:r>
      <w:r w:rsidRPr="00D753AC">
        <w:rPr>
          <w:rFonts w:cs="Times New Roman"/>
          <w:w w:val="99"/>
          <w:sz w:val="22"/>
          <w:szCs w:val="22"/>
        </w:rPr>
        <w:t xml:space="preserve"> </w:t>
      </w:r>
      <w:r w:rsidRPr="00D753AC">
        <w:rPr>
          <w:rFonts w:cs="Times New Roman"/>
          <w:sz w:val="22"/>
          <w:szCs w:val="22"/>
        </w:rPr>
        <w:t>from</w:t>
      </w:r>
      <w:r w:rsidRPr="00D753AC">
        <w:rPr>
          <w:rFonts w:cs="Times New Roman"/>
          <w:spacing w:val="-4"/>
          <w:sz w:val="22"/>
          <w:szCs w:val="22"/>
          <w:rPrChange w:id="4542" w:author="Claire Kouba" w:date="2023-09-12T16:52:00Z">
            <w:rPr>
              <w:spacing w:val="-3"/>
            </w:rPr>
          </w:rPrChange>
        </w:rPr>
        <w:t xml:space="preserve"> </w:t>
      </w:r>
      <w:r w:rsidRPr="00D753AC">
        <w:rPr>
          <w:rFonts w:cs="Times New Roman"/>
          <w:sz w:val="22"/>
          <w:szCs w:val="22"/>
        </w:rPr>
        <w:t>the</w:t>
      </w:r>
      <w:r w:rsidRPr="00D753AC">
        <w:rPr>
          <w:rFonts w:cs="Times New Roman"/>
          <w:spacing w:val="-4"/>
          <w:sz w:val="22"/>
          <w:szCs w:val="22"/>
          <w:rPrChange w:id="4543" w:author="Claire Kouba" w:date="2023-09-12T16:52:00Z">
            <w:rPr>
              <w:spacing w:val="-3"/>
            </w:rPr>
          </w:rPrChange>
        </w:rPr>
        <w:t xml:space="preserve"> </w:t>
      </w:r>
      <w:r w:rsidRPr="00D753AC">
        <w:rPr>
          <w:rFonts w:cs="Times New Roman"/>
          <w:sz w:val="22"/>
          <w:szCs w:val="22"/>
        </w:rPr>
        <w:t>Fort</w:t>
      </w:r>
      <w:r w:rsidRPr="00D753AC">
        <w:rPr>
          <w:rFonts w:cs="Times New Roman"/>
          <w:spacing w:val="-4"/>
          <w:sz w:val="22"/>
          <w:szCs w:val="22"/>
          <w:rPrChange w:id="4544" w:author="Claire Kouba" w:date="2023-09-12T16:52:00Z">
            <w:rPr>
              <w:spacing w:val="-3"/>
            </w:rPr>
          </w:rPrChange>
        </w:rPr>
        <w:t xml:space="preserve"> </w:t>
      </w:r>
      <w:r w:rsidRPr="00D753AC">
        <w:rPr>
          <w:rFonts w:cs="Times New Roman"/>
          <w:sz w:val="22"/>
          <w:szCs w:val="22"/>
        </w:rPr>
        <w:t>Jones</w:t>
      </w:r>
      <w:r w:rsidRPr="00D753AC">
        <w:rPr>
          <w:rFonts w:cs="Times New Roman"/>
          <w:spacing w:val="-4"/>
          <w:sz w:val="22"/>
          <w:szCs w:val="22"/>
          <w:rPrChange w:id="4545" w:author="Claire Kouba" w:date="2023-09-12T16:52:00Z">
            <w:rPr>
              <w:spacing w:val="-3"/>
            </w:rPr>
          </w:rPrChange>
        </w:rPr>
        <w:t xml:space="preserve"> </w:t>
      </w:r>
      <w:r w:rsidRPr="00D753AC">
        <w:rPr>
          <w:rFonts w:cs="Times New Roman"/>
          <w:sz w:val="22"/>
          <w:szCs w:val="22"/>
        </w:rPr>
        <w:t>Ranger</w:t>
      </w:r>
      <w:r w:rsidRPr="00D753AC">
        <w:rPr>
          <w:rFonts w:cs="Times New Roman"/>
          <w:spacing w:val="-4"/>
          <w:sz w:val="22"/>
          <w:szCs w:val="22"/>
          <w:rPrChange w:id="4546" w:author="Claire Kouba" w:date="2023-09-12T16:52:00Z">
            <w:rPr>
              <w:spacing w:val="-3"/>
            </w:rPr>
          </w:rPrChange>
        </w:rPr>
        <w:t xml:space="preserve"> </w:t>
      </w:r>
      <w:r w:rsidRPr="00D753AC">
        <w:rPr>
          <w:rFonts w:cs="Times New Roman"/>
          <w:sz w:val="22"/>
          <w:szCs w:val="22"/>
        </w:rPr>
        <w:t>Station</w:t>
      </w:r>
      <w:r w:rsidRPr="00D753AC">
        <w:rPr>
          <w:rFonts w:cs="Times New Roman"/>
          <w:spacing w:val="-4"/>
          <w:sz w:val="22"/>
          <w:szCs w:val="22"/>
          <w:rPrChange w:id="4547" w:author="Claire Kouba" w:date="2023-09-12T16:52:00Z">
            <w:rPr>
              <w:spacing w:val="-3"/>
            </w:rPr>
          </w:rPrChange>
        </w:rPr>
        <w:t xml:space="preserve"> </w:t>
      </w:r>
      <w:r w:rsidRPr="00D753AC">
        <w:rPr>
          <w:rFonts w:cs="Times New Roman"/>
          <w:sz w:val="22"/>
          <w:szCs w:val="22"/>
        </w:rPr>
        <w:t>(FJRS)</w:t>
      </w:r>
      <w:r w:rsidRPr="00D753AC">
        <w:rPr>
          <w:rFonts w:cs="Times New Roman"/>
          <w:spacing w:val="-4"/>
          <w:sz w:val="22"/>
          <w:szCs w:val="22"/>
          <w:rPrChange w:id="4548" w:author="Claire Kouba" w:date="2023-09-12T16:52:00Z">
            <w:rPr>
              <w:spacing w:val="-3"/>
            </w:rPr>
          </w:rPrChange>
        </w:rPr>
        <w:t xml:space="preserve"> </w:t>
      </w:r>
      <w:r w:rsidRPr="00D753AC">
        <w:rPr>
          <w:rFonts w:cs="Times New Roman"/>
          <w:sz w:val="22"/>
          <w:szCs w:val="22"/>
        </w:rPr>
        <w:t>weather</w:t>
      </w:r>
      <w:r w:rsidRPr="00D753AC">
        <w:rPr>
          <w:rFonts w:cs="Times New Roman"/>
          <w:spacing w:val="-4"/>
          <w:sz w:val="22"/>
          <w:szCs w:val="22"/>
          <w:rPrChange w:id="4549" w:author="Claire Kouba" w:date="2023-09-12T16:52:00Z">
            <w:rPr>
              <w:spacing w:val="-3"/>
            </w:rPr>
          </w:rPrChange>
        </w:rPr>
        <w:t xml:space="preserve"> </w:t>
      </w:r>
      <w:r w:rsidRPr="00D753AC">
        <w:rPr>
          <w:rFonts w:cs="Times New Roman"/>
          <w:sz w:val="22"/>
          <w:szCs w:val="22"/>
        </w:rPr>
        <w:t>station</w:t>
      </w:r>
      <w:r w:rsidRPr="00D753AC">
        <w:rPr>
          <w:rFonts w:cs="Times New Roman"/>
          <w:spacing w:val="-4"/>
          <w:sz w:val="22"/>
          <w:szCs w:val="22"/>
          <w:rPrChange w:id="4550" w:author="Claire Kouba" w:date="2023-09-12T16:52:00Z">
            <w:rPr>
              <w:spacing w:val="-3"/>
            </w:rPr>
          </w:rPrChange>
        </w:rPr>
        <w:t xml:space="preserve"> </w:t>
      </w:r>
      <w:r w:rsidRPr="00D753AC">
        <w:rPr>
          <w:rFonts w:cs="Times New Roman"/>
          <w:sz w:val="22"/>
          <w:szCs w:val="22"/>
        </w:rPr>
        <w:t>(with</w:t>
      </w:r>
      <w:r w:rsidRPr="00D753AC">
        <w:rPr>
          <w:rFonts w:cs="Times New Roman"/>
          <w:spacing w:val="-4"/>
          <w:sz w:val="22"/>
          <w:szCs w:val="22"/>
          <w:rPrChange w:id="4551" w:author="Claire Kouba" w:date="2023-09-12T16:52:00Z">
            <w:rPr>
              <w:spacing w:val="-3"/>
            </w:rPr>
          </w:rPrChange>
        </w:rPr>
        <w:t xml:space="preserve"> </w:t>
      </w:r>
      <w:r w:rsidRPr="00D753AC">
        <w:rPr>
          <w:rFonts w:cs="Times New Roman"/>
          <w:sz w:val="22"/>
          <w:szCs w:val="22"/>
        </w:rPr>
        <w:t>data</w:t>
      </w:r>
      <w:r w:rsidRPr="00D753AC">
        <w:rPr>
          <w:rFonts w:cs="Times New Roman"/>
          <w:spacing w:val="-4"/>
          <w:sz w:val="22"/>
          <w:szCs w:val="22"/>
          <w:rPrChange w:id="4552" w:author="Claire Kouba" w:date="2023-09-12T16:52:00Z">
            <w:rPr>
              <w:spacing w:val="-3"/>
            </w:rPr>
          </w:rPrChange>
        </w:rPr>
        <w:t xml:space="preserve"> </w:t>
      </w:r>
      <w:r w:rsidRPr="00D753AC">
        <w:rPr>
          <w:rFonts w:cs="Times New Roman"/>
          <w:sz w:val="22"/>
          <w:szCs w:val="22"/>
        </w:rPr>
        <w:t>collected</w:t>
      </w:r>
      <w:r w:rsidRPr="00D753AC">
        <w:rPr>
          <w:rFonts w:cs="Times New Roman"/>
          <w:spacing w:val="-4"/>
          <w:sz w:val="22"/>
          <w:szCs w:val="22"/>
          <w:rPrChange w:id="4553" w:author="Claire Kouba" w:date="2023-09-12T16:52:00Z">
            <w:rPr>
              <w:spacing w:val="-3"/>
            </w:rPr>
          </w:rPrChange>
        </w:rPr>
        <w:t xml:space="preserve"> </w:t>
      </w:r>
      <w:r w:rsidRPr="00D753AC">
        <w:rPr>
          <w:rFonts w:cs="Times New Roman"/>
          <w:sz w:val="22"/>
          <w:szCs w:val="22"/>
        </w:rPr>
        <w:t>by</w:t>
      </w:r>
      <w:r w:rsidRPr="00D753AC">
        <w:rPr>
          <w:rFonts w:cs="Times New Roman"/>
          <w:spacing w:val="-4"/>
          <w:sz w:val="22"/>
          <w:szCs w:val="22"/>
          <w:rPrChange w:id="4554" w:author="Claire Kouba" w:date="2023-09-12T16:52:00Z">
            <w:rPr>
              <w:spacing w:val="-3"/>
            </w:rPr>
          </w:rPrChange>
        </w:rPr>
        <w:t xml:space="preserve"> </w:t>
      </w:r>
      <w:r w:rsidRPr="00D753AC">
        <w:rPr>
          <w:rFonts w:cs="Times New Roman"/>
          <w:sz w:val="22"/>
          <w:szCs w:val="22"/>
        </w:rPr>
        <w:t>NOAA)</w:t>
      </w:r>
      <w:r w:rsidRPr="00D753AC">
        <w:rPr>
          <w:rFonts w:cs="Times New Roman"/>
          <w:spacing w:val="-4"/>
          <w:sz w:val="22"/>
          <w:szCs w:val="22"/>
          <w:rPrChange w:id="4555" w:author="Claire Kouba" w:date="2023-09-12T16:52:00Z">
            <w:rPr>
              <w:spacing w:val="-3"/>
            </w:rPr>
          </w:rPrChange>
        </w:rPr>
        <w:t xml:space="preserve"> </w:t>
      </w:r>
      <w:r w:rsidRPr="00D753AC">
        <w:rPr>
          <w:rFonts w:cs="Times New Roman"/>
          <w:sz w:val="22"/>
          <w:szCs w:val="22"/>
        </w:rPr>
        <w:t>as</w:t>
      </w:r>
      <w:r w:rsidRPr="00D753AC">
        <w:rPr>
          <w:rFonts w:cs="Times New Roman"/>
          <w:spacing w:val="-4"/>
          <w:sz w:val="22"/>
          <w:szCs w:val="22"/>
          <w:rPrChange w:id="4556" w:author="Claire Kouba" w:date="2023-09-12T16:52:00Z">
            <w:rPr>
              <w:spacing w:val="-3"/>
            </w:rPr>
          </w:rPrChange>
        </w:rPr>
        <w:t xml:space="preserve"> </w:t>
      </w:r>
      <w:r w:rsidRPr="00D753AC">
        <w:rPr>
          <w:rFonts w:cs="Times New Roman"/>
          <w:sz w:val="22"/>
          <w:szCs w:val="22"/>
        </w:rPr>
        <w:t>follows:</w:t>
      </w:r>
    </w:p>
    <w:p w:rsidR="002153D1" w:rsidRPr="00D753AC" w:rsidRDefault="002153D1">
      <w:pPr>
        <w:ind w:left="173"/>
        <w:rPr>
          <w:rFonts w:ascii="Times New Roman" w:eastAsia="Times New Roman" w:hAnsi="Times New Roman" w:cs="Times New Roman"/>
        </w:rPr>
      </w:pPr>
    </w:p>
    <w:p w:rsidR="002153D1" w:rsidRPr="00D753AC" w:rsidRDefault="002153D1">
      <w:pPr>
        <w:spacing w:before="11"/>
        <w:ind w:left="173"/>
        <w:rPr>
          <w:rFonts w:ascii="Times New Roman" w:eastAsia="Times New Roman" w:hAnsi="Times New Roman" w:cs="Times New Roman"/>
        </w:rPr>
        <w:pPrChange w:id="4557" w:author="Claire Kouba" w:date="2023-09-12T16:52:00Z">
          <w:pPr>
            <w:spacing w:before="3"/>
            <w:ind w:left="173"/>
          </w:pPr>
        </w:pPrChange>
      </w:pPr>
    </w:p>
    <w:p w:rsidR="002153D1" w:rsidRPr="00D753AC" w:rsidRDefault="002153D1" w:rsidP="00D753AC">
      <w:pPr>
        <w:ind w:left="173"/>
        <w:rPr>
          <w:ins w:id="4558" w:author="Claire Kouba" w:date="2023-09-12T16:52:00Z"/>
          <w:rFonts w:ascii="Times New Roman" w:eastAsia="Times New Roman" w:hAnsi="Times New Roman" w:cs="Times New Roman"/>
        </w:rPr>
        <w:sectPr w:rsidR="002153D1" w:rsidRPr="00D753AC">
          <w:pgSz w:w="11910" w:h="13610"/>
          <w:pgMar w:top="520" w:right="720" w:bottom="880" w:left="720" w:header="0" w:footer="689" w:gutter="0"/>
          <w:cols w:space="720"/>
        </w:sectPr>
      </w:pPr>
    </w:p>
    <w:p w:rsidR="002153D1" w:rsidRPr="00D753AC" w:rsidRDefault="002573FA">
      <w:pPr>
        <w:spacing w:before="42"/>
        <w:ind w:left="173"/>
        <w:rPr>
          <w:rFonts w:ascii="Times New Roman" w:eastAsia="Arial" w:hAnsi="Times New Roman" w:cs="Times New Roman"/>
        </w:rPr>
        <w:pPrChange w:id="4559" w:author="Claire Kouba" w:date="2023-09-12T16:52:00Z">
          <w:pPr>
            <w:ind w:left="173"/>
          </w:pPr>
        </w:pPrChange>
      </w:pPr>
      <w:r w:rsidRPr="00D753AC">
        <w:rPr>
          <w:rFonts w:ascii="Times New Roman" w:hAnsi="Times New Roman" w:cs="Times New Roman"/>
          <w:i/>
          <w:w w:val="110"/>
          <w:rPrChange w:id="4560" w:author="Claire Kouba" w:date="2023-09-12T16:52:00Z">
            <w:rPr>
              <w:rFonts w:ascii="Times New Roman" w:hAnsi="Times New Roman"/>
              <w:i/>
              <w:w w:val="115"/>
              <w:sz w:val="20"/>
            </w:rPr>
          </w:rPrChange>
        </w:rPr>
        <w:t>V</w:t>
      </w:r>
      <w:r w:rsidRPr="00D753AC">
        <w:rPr>
          <w:rFonts w:ascii="Times New Roman" w:hAnsi="Times New Roman" w:cs="Times New Roman"/>
          <w:i/>
          <w:w w:val="110"/>
          <w:position w:val="-2"/>
          <w:rPrChange w:id="4561" w:author="Claire Kouba" w:date="2023-09-12T16:52:00Z">
            <w:rPr>
              <w:rFonts w:ascii="Times New Roman" w:hAnsi="Times New Roman"/>
              <w:i/>
              <w:w w:val="115"/>
              <w:position w:val="-2"/>
              <w:sz w:val="20"/>
            </w:rPr>
          </w:rPrChange>
        </w:rPr>
        <w:t>min</w:t>
      </w:r>
      <w:del w:id="4562" w:author="Claire Kouba" w:date="2023-09-12T16:52:00Z">
        <w:r w:rsidR="00505335" w:rsidRPr="00D753AC">
          <w:rPr>
            <w:rFonts w:ascii="Times New Roman" w:eastAsia="Arial" w:hAnsi="Times New Roman" w:cs="Times New Roman"/>
            <w:i/>
            <w:w w:val="115"/>
            <w:position w:val="-2"/>
          </w:rPr>
          <w:delText>.,</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Bauhaus 93" w:hAnsi="Times New Roman" w:cs="Times New Roman"/>
            <w:w w:val="115"/>
            <w:position w:val="-2"/>
          </w:rPr>
          <w:delText>30</w:delText>
        </w:r>
        <w:r w:rsidR="00505335" w:rsidRPr="00D753AC">
          <w:rPr>
            <w:rFonts w:ascii="Times New Roman" w:eastAsia="Bauhaus 93" w:hAnsi="Times New Roman" w:cs="Times New Roman"/>
            <w:spacing w:val="-15"/>
            <w:w w:val="115"/>
            <w:position w:val="-2"/>
          </w:rPr>
          <w:delText xml:space="preserve"> </w:delText>
        </w:r>
        <w:r w:rsidR="00505335" w:rsidRPr="00D753AC">
          <w:rPr>
            <w:rFonts w:ascii="Times New Roman" w:eastAsia="Arial" w:hAnsi="Times New Roman" w:cs="Times New Roman"/>
            <w:i/>
            <w:w w:val="115"/>
            <w:position w:val="-2"/>
          </w:rPr>
          <w:delText>days</w:delText>
        </w:r>
      </w:del>
      <w:r w:rsidRPr="00D753AC">
        <w:rPr>
          <w:rFonts w:ascii="Times New Roman" w:hAnsi="Times New Roman" w:cs="Times New Roman"/>
          <w:i/>
          <w:w w:val="110"/>
          <w:position w:val="-2"/>
          <w:rPrChange w:id="4563" w:author="Claire Kouba" w:date="2023-09-12T16:52:00Z">
            <w:rPr>
              <w:rFonts w:ascii="Times New Roman" w:hAnsi="Times New Roman"/>
              <w:i/>
              <w:w w:val="115"/>
              <w:position w:val="-2"/>
              <w:sz w:val="20"/>
            </w:rPr>
          </w:rPrChange>
        </w:rPr>
        <w:t>,</w:t>
      </w:r>
      <w:r w:rsidRPr="00D753AC">
        <w:rPr>
          <w:rFonts w:ascii="Times New Roman" w:hAnsi="Times New Roman" w:cs="Times New Roman"/>
          <w:i/>
          <w:spacing w:val="-32"/>
          <w:w w:val="110"/>
          <w:position w:val="-2"/>
          <w:rPrChange w:id="4564" w:author="Claire Kouba" w:date="2023-09-12T16:52:00Z">
            <w:rPr>
              <w:rFonts w:ascii="Times New Roman" w:hAnsi="Times New Roman"/>
              <w:i/>
              <w:spacing w:val="-20"/>
              <w:w w:val="115"/>
              <w:position w:val="-2"/>
              <w:sz w:val="20"/>
            </w:rPr>
          </w:rPrChange>
        </w:rPr>
        <w:t xml:space="preserve"> </w:t>
      </w:r>
      <w:r w:rsidRPr="00D753AC">
        <w:rPr>
          <w:rFonts w:ascii="Times New Roman" w:hAnsi="Times New Roman" w:cs="Times New Roman"/>
          <w:i/>
          <w:w w:val="150"/>
          <w:position w:val="-2"/>
          <w:rPrChange w:id="4565" w:author="Claire Kouba" w:date="2023-09-12T16:52:00Z">
            <w:rPr>
              <w:rFonts w:ascii="Times New Roman" w:hAnsi="Times New Roman"/>
              <w:i/>
              <w:w w:val="115"/>
              <w:position w:val="-2"/>
              <w:sz w:val="20"/>
            </w:rPr>
          </w:rPrChange>
        </w:rPr>
        <w:t>i</w:t>
      </w:r>
      <w:r w:rsidRPr="00D753AC">
        <w:rPr>
          <w:rFonts w:ascii="Times New Roman" w:hAnsi="Times New Roman" w:cs="Times New Roman"/>
          <w:i/>
          <w:spacing w:val="-48"/>
          <w:w w:val="150"/>
          <w:position w:val="-2"/>
          <w:rPrChange w:id="4566" w:author="Claire Kouba" w:date="2023-09-12T16:52:00Z">
            <w:rPr>
              <w:rFonts w:ascii="Times New Roman" w:hAnsi="Times New Roman"/>
              <w:i/>
              <w:spacing w:val="-17"/>
              <w:w w:val="115"/>
              <w:position w:val="-2"/>
              <w:sz w:val="20"/>
            </w:rPr>
          </w:rPrChange>
        </w:rPr>
        <w:t xml:space="preserve"> </w:t>
      </w:r>
      <w:r w:rsidRPr="00D753AC">
        <w:rPr>
          <w:rFonts w:ascii="Times New Roman" w:hAnsi="Times New Roman" w:cs="Times New Roman"/>
          <w:w w:val="105"/>
          <w:rPrChange w:id="4567" w:author="Claire Kouba" w:date="2023-09-12T16:52:00Z">
            <w:rPr>
              <w:rFonts w:ascii="Times New Roman" w:hAnsi="Times New Roman"/>
              <w:w w:val="115"/>
              <w:sz w:val="20"/>
            </w:rPr>
          </w:rPrChange>
        </w:rPr>
        <w:t>=</w:t>
      </w:r>
      <w:r w:rsidRPr="00D753AC">
        <w:rPr>
          <w:rFonts w:ascii="Times New Roman" w:hAnsi="Times New Roman" w:cs="Times New Roman"/>
          <w:spacing w:val="-50"/>
          <w:w w:val="105"/>
          <w:rPrChange w:id="4568" w:author="Claire Kouba" w:date="2023-09-12T16:52:00Z">
            <w:rPr>
              <w:rFonts w:ascii="Times New Roman" w:hAnsi="Times New Roman"/>
              <w:spacing w:val="-35"/>
              <w:w w:val="115"/>
              <w:sz w:val="20"/>
            </w:rPr>
          </w:rPrChange>
        </w:rPr>
        <w:t xml:space="preserve"> </w:t>
      </w:r>
      <w:r w:rsidRPr="00D753AC">
        <w:rPr>
          <w:rFonts w:ascii="Times New Roman" w:hAnsi="Times New Roman" w:cs="Times New Roman"/>
          <w:w w:val="105"/>
          <w:rPrChange w:id="4569" w:author="Claire Kouba" w:date="2023-09-12T16:52:00Z">
            <w:rPr>
              <w:rFonts w:ascii="Times New Roman" w:hAnsi="Times New Roman"/>
              <w:w w:val="115"/>
              <w:sz w:val="20"/>
            </w:rPr>
          </w:rPrChange>
        </w:rPr>
        <w:t>−1</w:t>
      </w:r>
      <w:r w:rsidRPr="00D753AC">
        <w:rPr>
          <w:rFonts w:ascii="Times New Roman" w:hAnsi="Times New Roman" w:cs="Times New Roman"/>
          <w:i/>
          <w:w w:val="105"/>
          <w:rPrChange w:id="4570" w:author="Claire Kouba" w:date="2023-09-12T16:52:00Z">
            <w:rPr>
              <w:rFonts w:ascii="Times New Roman" w:hAnsi="Times New Roman"/>
              <w:i/>
              <w:w w:val="115"/>
              <w:sz w:val="20"/>
            </w:rPr>
          </w:rPrChange>
        </w:rPr>
        <w:t>.</w:t>
      </w:r>
      <w:r w:rsidRPr="00D753AC">
        <w:rPr>
          <w:rFonts w:ascii="Times New Roman" w:hAnsi="Times New Roman" w:cs="Times New Roman"/>
          <w:w w:val="105"/>
          <w:rPrChange w:id="4571" w:author="Claire Kouba" w:date="2023-09-12T16:52:00Z">
            <w:rPr>
              <w:rFonts w:ascii="Times New Roman" w:hAnsi="Times New Roman"/>
              <w:w w:val="115"/>
              <w:sz w:val="20"/>
            </w:rPr>
          </w:rPrChange>
        </w:rPr>
        <w:t>33</w:t>
      </w:r>
      <w:r w:rsidRPr="00D753AC">
        <w:rPr>
          <w:rFonts w:ascii="Times New Roman" w:hAnsi="Times New Roman" w:cs="Times New Roman"/>
          <w:spacing w:val="-50"/>
          <w:w w:val="105"/>
          <w:rPrChange w:id="4572"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105"/>
          <w:rPrChange w:id="4573" w:author="Claire Kouba" w:date="2023-09-12T16:52:00Z">
            <w:rPr>
              <w:rFonts w:ascii="Times New Roman" w:hAnsi="Times New Roman"/>
              <w:w w:val="115"/>
              <w:sz w:val="20"/>
            </w:rPr>
          </w:rPrChange>
        </w:rPr>
        <w:t>+</w:t>
      </w:r>
      <w:r w:rsidRPr="00D753AC">
        <w:rPr>
          <w:rFonts w:ascii="Times New Roman" w:hAnsi="Times New Roman" w:cs="Times New Roman"/>
          <w:spacing w:val="-50"/>
          <w:w w:val="105"/>
          <w:rPrChange w:id="4574"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105"/>
          <w:rPrChange w:id="4575" w:author="Claire Kouba" w:date="2023-09-12T16:52:00Z">
            <w:rPr>
              <w:rFonts w:ascii="Times New Roman" w:hAnsi="Times New Roman"/>
              <w:w w:val="115"/>
              <w:sz w:val="20"/>
            </w:rPr>
          </w:rPrChange>
        </w:rPr>
        <w:t>0</w:t>
      </w:r>
      <w:r w:rsidRPr="00D753AC">
        <w:rPr>
          <w:rFonts w:ascii="Times New Roman" w:hAnsi="Times New Roman" w:cs="Times New Roman"/>
          <w:i/>
          <w:w w:val="105"/>
          <w:rPrChange w:id="4576" w:author="Claire Kouba" w:date="2023-09-12T16:52:00Z">
            <w:rPr>
              <w:rFonts w:ascii="Times New Roman" w:hAnsi="Times New Roman"/>
              <w:i/>
              <w:w w:val="115"/>
              <w:sz w:val="20"/>
            </w:rPr>
          </w:rPrChange>
        </w:rPr>
        <w:t>.</w:t>
      </w:r>
      <w:del w:id="4577" w:author="Claire Kouba" w:date="2023-09-12T16:52:00Z">
        <w:r w:rsidR="00505335" w:rsidRPr="00D753AC">
          <w:rPr>
            <w:rFonts w:ascii="Times New Roman" w:eastAsia="Garamond" w:hAnsi="Times New Roman" w:cs="Times New Roman"/>
            <w:w w:val="115"/>
          </w:rPr>
          <w:delText>00525</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3"/>
            <w:w w:val="115"/>
          </w:rPr>
          <w:delText>FJRS</w:delText>
        </w:r>
        <w:r w:rsidR="00505335" w:rsidRPr="00D753AC">
          <w:rPr>
            <w:rFonts w:ascii="Times New Roman" w:eastAsia="Arial" w:hAnsi="Times New Roman" w:cs="Times New Roman"/>
            <w:i/>
            <w:spacing w:val="3"/>
            <w:w w:val="115"/>
            <w:position w:val="-2"/>
          </w:rPr>
          <w:delText>Oct−Apr,</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4578" w:author="Claire Kouba" w:date="2023-09-12T16:52:00Z">
        <w:r w:rsidRPr="00D753AC">
          <w:rPr>
            <w:rFonts w:ascii="Times New Roman" w:eastAsia="Tahoma" w:hAnsi="Times New Roman" w:cs="Times New Roman"/>
            <w:w w:val="105"/>
          </w:rPr>
          <w:t>0053</w:t>
        </w:r>
        <w:r w:rsidRPr="00D753AC">
          <w:rPr>
            <w:rFonts w:ascii="Times New Roman" w:eastAsia="Tahoma" w:hAnsi="Times New Roman" w:cs="Times New Roman"/>
            <w:spacing w:val="-50"/>
            <w:w w:val="10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4"/>
            <w:w w:val="95"/>
          </w:rPr>
          <w:t xml:space="preserve"> </w:t>
        </w:r>
        <w:r w:rsidRPr="00D753AC">
          <w:rPr>
            <w:rFonts w:ascii="Times New Roman" w:eastAsia="Arial" w:hAnsi="Times New Roman" w:cs="Times New Roman"/>
            <w:i/>
            <w:w w:val="105"/>
          </w:rPr>
          <w:t>F</w:t>
        </w:r>
        <w:r w:rsidRPr="00D753AC">
          <w:rPr>
            <w:rFonts w:ascii="Times New Roman" w:eastAsia="Arial" w:hAnsi="Times New Roman" w:cs="Times New Roman"/>
            <w:i/>
            <w:spacing w:val="-43"/>
            <w:w w:val="105"/>
          </w:rPr>
          <w:t xml:space="preserve"> </w:t>
        </w:r>
        <w:r w:rsidRPr="00D753AC">
          <w:rPr>
            <w:rFonts w:ascii="Times New Roman" w:eastAsia="Arial" w:hAnsi="Times New Roman" w:cs="Times New Roman"/>
            <w:i/>
            <w:spacing w:val="4"/>
            <w:w w:val="110"/>
          </w:rPr>
          <w:t>JRS</w:t>
        </w:r>
        <w:r w:rsidRPr="00D753AC">
          <w:rPr>
            <w:rFonts w:ascii="Times New Roman" w:eastAsia="Arial" w:hAnsi="Times New Roman" w:cs="Times New Roman"/>
            <w:i/>
            <w:spacing w:val="4"/>
            <w:w w:val="110"/>
            <w:position w:val="-2"/>
          </w:rPr>
          <w:t>i</w:t>
        </w:r>
      </w:ins>
      <w:r w:rsidRPr="00D753AC">
        <w:rPr>
          <w:rFonts w:ascii="Times New Roman" w:hAnsi="Times New Roman" w:cs="Times New Roman"/>
          <w:i/>
          <w:spacing w:val="-32"/>
          <w:w w:val="110"/>
          <w:position w:val="-2"/>
          <w:rPrChange w:id="4579" w:author="Claire Kouba" w:date="2023-09-12T16:52:00Z">
            <w:rPr>
              <w:rFonts w:ascii="Times New Roman" w:hAnsi="Times New Roman"/>
              <w:i/>
              <w:spacing w:val="-23"/>
              <w:w w:val="115"/>
              <w:position w:val="-2"/>
              <w:sz w:val="20"/>
            </w:rPr>
          </w:rPrChange>
        </w:rPr>
        <w:t xml:space="preserve"> </w:t>
      </w:r>
      <w:r w:rsidRPr="00D753AC">
        <w:rPr>
          <w:rFonts w:ascii="Times New Roman" w:hAnsi="Times New Roman" w:cs="Times New Roman"/>
          <w:w w:val="105"/>
          <w:rPrChange w:id="4580" w:author="Claire Kouba" w:date="2023-09-12T16:52:00Z">
            <w:rPr>
              <w:rFonts w:ascii="Times New Roman" w:hAnsi="Times New Roman"/>
              <w:w w:val="115"/>
              <w:sz w:val="20"/>
            </w:rPr>
          </w:rPrChange>
        </w:rPr>
        <w:t>+</w:t>
      </w:r>
      <w:r w:rsidRPr="00D753AC">
        <w:rPr>
          <w:rFonts w:ascii="Times New Roman" w:hAnsi="Times New Roman" w:cs="Times New Roman"/>
          <w:spacing w:val="-50"/>
          <w:w w:val="105"/>
          <w:rPrChange w:id="4581"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105"/>
          <w:rPrChange w:id="4582" w:author="Claire Kouba" w:date="2023-09-12T16:52:00Z">
            <w:rPr>
              <w:rFonts w:ascii="Times New Roman" w:hAnsi="Times New Roman"/>
              <w:w w:val="115"/>
              <w:sz w:val="20"/>
            </w:rPr>
          </w:rPrChange>
        </w:rPr>
        <w:t>0</w:t>
      </w:r>
      <w:r w:rsidRPr="00D753AC">
        <w:rPr>
          <w:rFonts w:ascii="Times New Roman" w:hAnsi="Times New Roman" w:cs="Times New Roman"/>
          <w:i/>
          <w:w w:val="105"/>
          <w:rPrChange w:id="4583" w:author="Claire Kouba" w:date="2023-09-12T16:52:00Z">
            <w:rPr>
              <w:rFonts w:ascii="Times New Roman" w:hAnsi="Times New Roman"/>
              <w:i/>
              <w:w w:val="115"/>
              <w:sz w:val="20"/>
            </w:rPr>
          </w:rPrChange>
        </w:rPr>
        <w:t>.</w:t>
      </w:r>
      <w:del w:id="4584" w:author="Claire Kouba" w:date="2023-09-12T16:52:00Z">
        <w:r w:rsidR="00505335" w:rsidRPr="00D753AC">
          <w:rPr>
            <w:rFonts w:ascii="Times New Roman" w:eastAsia="Garamond" w:hAnsi="Times New Roman" w:cs="Times New Roman"/>
            <w:w w:val="115"/>
          </w:rPr>
          <w:delText>00267</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5"/>
            <w:w w:val="115"/>
          </w:rPr>
          <w:delText>SWJ</w:delText>
        </w:r>
        <w:r w:rsidR="00505335" w:rsidRPr="00D753AC">
          <w:rPr>
            <w:rFonts w:ascii="Times New Roman" w:eastAsia="Arial" w:hAnsi="Times New Roman" w:cs="Times New Roman"/>
            <w:i/>
            <w:spacing w:val="5"/>
            <w:w w:val="115"/>
            <w:position w:val="-2"/>
          </w:rPr>
          <w:delText>max,</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4585" w:author="Claire Kouba" w:date="2023-09-12T16:52:00Z">
        <w:r w:rsidRPr="00D753AC">
          <w:rPr>
            <w:rFonts w:ascii="Times New Roman" w:eastAsia="Tahoma" w:hAnsi="Times New Roman" w:cs="Times New Roman"/>
            <w:w w:val="105"/>
          </w:rPr>
          <w:t>0027</w:t>
        </w:r>
        <w:r w:rsidRPr="00D753AC">
          <w:rPr>
            <w:rFonts w:ascii="Times New Roman" w:eastAsia="Tahoma" w:hAnsi="Times New Roman" w:cs="Times New Roman"/>
            <w:spacing w:val="-50"/>
            <w:w w:val="10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4"/>
            <w:w w:val="95"/>
          </w:rPr>
          <w:t xml:space="preserve"> </w:t>
        </w:r>
        <w:r w:rsidRPr="00D753AC">
          <w:rPr>
            <w:rFonts w:ascii="Times New Roman" w:eastAsia="Arial" w:hAnsi="Times New Roman" w:cs="Times New Roman"/>
            <w:i/>
            <w:spacing w:val="7"/>
            <w:w w:val="110"/>
          </w:rPr>
          <w:t>SWJ</w:t>
        </w:r>
        <w:r w:rsidRPr="00D753AC">
          <w:rPr>
            <w:rFonts w:ascii="Times New Roman" w:eastAsia="Arial" w:hAnsi="Times New Roman" w:cs="Times New Roman"/>
            <w:i/>
            <w:spacing w:val="7"/>
            <w:w w:val="110"/>
            <w:position w:val="-2"/>
          </w:rPr>
          <w:t>i</w:t>
        </w:r>
      </w:ins>
    </w:p>
    <w:p w:rsidR="00A7616E" w:rsidRPr="00D753AC" w:rsidRDefault="00A7616E" w:rsidP="00D753AC">
      <w:pPr>
        <w:spacing w:before="6"/>
        <w:ind w:left="173"/>
        <w:rPr>
          <w:del w:id="4586" w:author="Claire Kouba" w:date="2023-09-12T16:52:00Z"/>
          <w:rFonts w:ascii="Times New Roman" w:eastAsia="Arial" w:hAnsi="Times New Roman" w:cs="Times New Roman"/>
          <w:i/>
        </w:rPr>
      </w:pPr>
    </w:p>
    <w:p w:rsidR="002153D1" w:rsidRPr="00D753AC" w:rsidRDefault="002573FA">
      <w:pPr>
        <w:pStyle w:val="BodyText"/>
        <w:spacing w:before="227"/>
        <w:ind w:left="173"/>
        <w:rPr>
          <w:rFonts w:cs="Times New Roman"/>
          <w:sz w:val="22"/>
          <w:szCs w:val="22"/>
        </w:rPr>
        <w:pPrChange w:id="4587" w:author="Claire Kouba" w:date="2023-09-12T16:52:00Z">
          <w:pPr>
            <w:pStyle w:val="BodyText"/>
            <w:ind w:left="173"/>
          </w:pPr>
        </w:pPrChange>
      </w:pPr>
      <w:r w:rsidRPr="00D753AC">
        <w:rPr>
          <w:rFonts w:cs="Times New Roman"/>
          <w:sz w:val="22"/>
          <w:szCs w:val="22"/>
        </w:rPr>
        <w:t>Where:</w:t>
      </w:r>
    </w:p>
    <w:p w:rsidR="00A7616E" w:rsidRPr="00D753AC" w:rsidRDefault="00A7616E" w:rsidP="00D753AC">
      <w:pPr>
        <w:spacing w:before="4"/>
        <w:ind w:left="173"/>
        <w:rPr>
          <w:del w:id="4588" w:author="Claire Kouba" w:date="2023-09-12T16:52:00Z"/>
          <w:rFonts w:ascii="Times New Roman" w:eastAsia="Times New Roman" w:hAnsi="Times New Roman" w:cs="Times New Roman"/>
        </w:rPr>
      </w:pPr>
    </w:p>
    <w:p w:rsidR="002153D1" w:rsidRPr="00D753AC" w:rsidRDefault="002573FA" w:rsidP="00D753AC">
      <w:pPr>
        <w:spacing w:before="66"/>
        <w:ind w:left="173"/>
        <w:rPr>
          <w:ins w:id="4589" w:author="Claire Kouba" w:date="2023-09-12T16:52:00Z"/>
          <w:rFonts w:ascii="Times New Roman" w:eastAsia="Times New Roman" w:hAnsi="Times New Roman" w:cs="Times New Roman"/>
        </w:rPr>
      </w:pPr>
      <w:ins w:id="4590" w:author="Claire Kouba" w:date="2023-09-12T16:52:00Z">
        <w:r w:rsidRPr="00D753AC">
          <w:rPr>
            <w:rFonts w:ascii="Times New Roman" w:hAnsi="Times New Roman" w:cs="Times New Roman"/>
          </w:rPr>
          <w:br w:type="column"/>
          <w:t>(2)</w:t>
        </w:r>
      </w:ins>
    </w:p>
    <w:p w:rsidR="002153D1" w:rsidRPr="00D753AC" w:rsidRDefault="002153D1" w:rsidP="00D753AC">
      <w:pPr>
        <w:ind w:left="173"/>
        <w:rPr>
          <w:ins w:id="4591" w:author="Claire Kouba" w:date="2023-09-12T16:52:00Z"/>
          <w:rFonts w:ascii="Times New Roman" w:eastAsia="Times New Roman" w:hAnsi="Times New Roman" w:cs="Times New Roman"/>
        </w:rPr>
        <w:sectPr w:rsidR="002153D1" w:rsidRPr="00D753AC">
          <w:type w:val="continuous"/>
          <w:pgSz w:w="11910" w:h="13610"/>
          <w:pgMar w:top="1100" w:right="720" w:bottom="880" w:left="720" w:header="720" w:footer="720" w:gutter="0"/>
          <w:cols w:num="2" w:space="720" w:equalWidth="0">
            <w:col w:w="4503" w:space="5396"/>
            <w:col w:w="571"/>
          </w:cols>
        </w:sectPr>
      </w:pPr>
    </w:p>
    <w:p w:rsidR="002153D1" w:rsidRPr="00D753AC" w:rsidRDefault="002573FA">
      <w:pPr>
        <w:pStyle w:val="ListParagraph"/>
        <w:numPr>
          <w:ilvl w:val="0"/>
          <w:numId w:val="5"/>
        </w:numPr>
        <w:tabs>
          <w:tab w:val="left" w:pos="708"/>
        </w:tabs>
        <w:spacing w:before="65"/>
        <w:ind w:left="173" w:right="98" w:hanging="199"/>
        <w:rPr>
          <w:rFonts w:ascii="Times New Roman" w:eastAsia="Times New Roman" w:hAnsi="Times New Roman" w:cs="Times New Roman"/>
        </w:rPr>
        <w:pPrChange w:id="4592" w:author="Claire Kouba" w:date="2023-09-12T16:52:00Z">
          <w:pPr>
            <w:pStyle w:val="ListParagraph"/>
            <w:numPr>
              <w:numId w:val="13"/>
            </w:numPr>
            <w:tabs>
              <w:tab w:val="left" w:pos="668"/>
            </w:tabs>
            <w:spacing w:line="309" w:lineRule="auto"/>
            <w:ind w:left="173" w:right="219" w:hanging="199"/>
          </w:pPr>
        </w:pPrChange>
      </w:pPr>
      <w:r w:rsidRPr="00D753AC">
        <w:rPr>
          <w:rFonts w:ascii="Times New Roman" w:hAnsi="Times New Roman" w:cs="Times New Roman"/>
          <w:i/>
          <w:w w:val="105"/>
        </w:rPr>
        <w:t>V</w:t>
      </w:r>
      <w:r w:rsidRPr="00D753AC">
        <w:rPr>
          <w:rFonts w:ascii="Times New Roman" w:hAnsi="Times New Roman" w:cs="Times New Roman"/>
          <w:i/>
          <w:w w:val="105"/>
          <w:position w:val="-2"/>
        </w:rPr>
        <w:t>min</w:t>
      </w:r>
      <w:del w:id="4593"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4"/>
            <w:w w:val="105"/>
            <w:position w:val="-2"/>
          </w:rPr>
          <w:delText xml:space="preserve"> </w:delText>
        </w:r>
        <w:r w:rsidR="00505335" w:rsidRPr="00D753AC">
          <w:rPr>
            <w:rFonts w:ascii="Times New Roman" w:hAnsi="Times New Roman" w:cs="Times New Roman"/>
            <w:w w:val="105"/>
            <w:position w:val="-2"/>
          </w:rPr>
          <w:delText xml:space="preserve">30 </w:delText>
        </w:r>
        <w:r w:rsidR="00505335" w:rsidRPr="00D753AC">
          <w:rPr>
            <w:rFonts w:ascii="Times New Roman" w:hAnsi="Times New Roman" w:cs="Times New Roman"/>
            <w:i/>
            <w:w w:val="105"/>
            <w:position w:val="-2"/>
          </w:rPr>
          <w:delText>days</w:delText>
        </w:r>
      </w:del>
      <w:r w:rsidRPr="00D753AC">
        <w:rPr>
          <w:rFonts w:ascii="Times New Roman" w:hAnsi="Times New Roman" w:cs="Times New Roman"/>
          <w:i/>
          <w:w w:val="105"/>
          <w:position w:val="-2"/>
        </w:rPr>
        <w:t>,</w:t>
      </w:r>
      <w:r w:rsidRPr="00D753AC">
        <w:rPr>
          <w:rFonts w:ascii="Times New Roman" w:hAnsi="Times New Roman" w:cs="Times New Roman"/>
          <w:i/>
          <w:spacing w:val="-6"/>
          <w:w w:val="105"/>
          <w:position w:val="-2"/>
          <w:rPrChange w:id="4594" w:author="Claire Kouba" w:date="2023-09-12T16:52:00Z">
            <w:rPr>
              <w:rFonts w:ascii="Times New Roman" w:hAnsi="Times New Roman"/>
              <w:i/>
              <w:spacing w:val="-4"/>
              <w:w w:val="105"/>
              <w:position w:val="-2"/>
              <w:sz w:val="20"/>
            </w:rPr>
          </w:rPrChange>
        </w:rPr>
        <w:t xml:space="preserve"> </w:t>
      </w:r>
      <w:r w:rsidRPr="00D753AC">
        <w:rPr>
          <w:rFonts w:ascii="Times New Roman" w:hAnsi="Times New Roman" w:cs="Times New Roman"/>
          <w:i/>
          <w:w w:val="150"/>
          <w:position w:val="-2"/>
        </w:rPr>
        <w:t>i</w:t>
      </w:r>
      <w:r w:rsidRPr="00D753AC">
        <w:rPr>
          <w:rFonts w:ascii="Times New Roman" w:hAnsi="Times New Roman" w:cs="Times New Roman"/>
          <w:i/>
          <w:spacing w:val="-13"/>
          <w:w w:val="150"/>
          <w:position w:val="-2"/>
          <w:rPrChange w:id="4595" w:author="Claire Kouba" w:date="2023-09-12T16:52:00Z">
            <w:rPr>
              <w:rFonts w:ascii="Times New Roman" w:hAnsi="Times New Roman"/>
              <w:i/>
              <w:spacing w:val="-2"/>
              <w:w w:val="150"/>
              <w:position w:val="-2"/>
              <w:sz w:val="20"/>
            </w:rPr>
          </w:rPrChange>
        </w:rPr>
        <w:t xml:space="preserve"> </w:t>
      </w:r>
      <w:r w:rsidRPr="00D753AC">
        <w:rPr>
          <w:rFonts w:ascii="Times New Roman" w:hAnsi="Times New Roman" w:cs="Times New Roman"/>
          <w:w w:val="105"/>
        </w:rPr>
        <w:t>is</w:t>
      </w:r>
      <w:r w:rsidRPr="00D753AC">
        <w:rPr>
          <w:rFonts w:ascii="Times New Roman" w:hAnsi="Times New Roman" w:cs="Times New Roman"/>
          <w:spacing w:val="-15"/>
          <w:w w:val="105"/>
          <w:rPrChange w:id="4596"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15"/>
          <w:w w:val="105"/>
          <w:rPrChange w:id="4597"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predicted</w:t>
      </w:r>
      <w:r w:rsidRPr="00D753AC">
        <w:rPr>
          <w:rFonts w:ascii="Times New Roman" w:hAnsi="Times New Roman" w:cs="Times New Roman"/>
          <w:spacing w:val="-15"/>
          <w:w w:val="105"/>
          <w:rPrChange w:id="4598"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value</w:t>
      </w:r>
      <w:r w:rsidRPr="00D753AC">
        <w:rPr>
          <w:rFonts w:ascii="Times New Roman" w:hAnsi="Times New Roman" w:cs="Times New Roman"/>
          <w:spacing w:val="-15"/>
          <w:w w:val="105"/>
          <w:rPrChange w:id="4599"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w w:val="105"/>
        </w:rPr>
        <w:t>of</w:t>
      </w:r>
      <w:r w:rsidRPr="00D753AC">
        <w:rPr>
          <w:rFonts w:ascii="Times New Roman" w:hAnsi="Times New Roman" w:cs="Times New Roman"/>
          <w:spacing w:val="-15"/>
          <w:w w:val="105"/>
          <w:rPrChange w:id="4600"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minimum</w:t>
      </w:r>
      <w:r w:rsidRPr="00D753AC">
        <w:rPr>
          <w:rFonts w:ascii="Times New Roman" w:hAnsi="Times New Roman" w:cs="Times New Roman"/>
          <w:spacing w:val="-15"/>
          <w:w w:val="105"/>
          <w:rPrChange w:id="4601"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30-day</w:t>
      </w:r>
      <w:r w:rsidRPr="00D753AC">
        <w:rPr>
          <w:rFonts w:ascii="Times New Roman" w:hAnsi="Times New Roman" w:cs="Times New Roman"/>
          <w:spacing w:val="-15"/>
          <w:w w:val="105"/>
          <w:rPrChange w:id="4602"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dry</w:t>
      </w:r>
      <w:r w:rsidRPr="00D753AC">
        <w:rPr>
          <w:rFonts w:ascii="Times New Roman" w:hAnsi="Times New Roman" w:cs="Times New Roman"/>
          <w:spacing w:val="-15"/>
          <w:w w:val="105"/>
          <w:rPrChange w:id="4603"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season</w:t>
      </w:r>
      <w:r w:rsidRPr="00D753AC">
        <w:rPr>
          <w:rFonts w:ascii="Times New Roman" w:hAnsi="Times New Roman" w:cs="Times New Roman"/>
          <w:spacing w:val="-15"/>
          <w:w w:val="105"/>
          <w:rPrChange w:id="4604"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baseflows</w:t>
      </w:r>
      <w:r w:rsidRPr="00D753AC">
        <w:rPr>
          <w:rFonts w:ascii="Times New Roman" w:hAnsi="Times New Roman" w:cs="Times New Roman"/>
          <w:spacing w:val="-15"/>
          <w:w w:val="105"/>
          <w:rPrChange w:id="4605"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w w:val="105"/>
        </w:rPr>
        <w:t>in</w:t>
      </w:r>
      <w:r w:rsidRPr="00D753AC">
        <w:rPr>
          <w:rFonts w:ascii="Times New Roman" w:hAnsi="Times New Roman" w:cs="Times New Roman"/>
          <w:spacing w:val="-15"/>
          <w:w w:val="105"/>
          <w:rPrChange w:id="4606"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calendar</w:t>
      </w:r>
      <w:r w:rsidRPr="00D753AC">
        <w:rPr>
          <w:rFonts w:ascii="Times New Roman" w:hAnsi="Times New Roman" w:cs="Times New Roman"/>
          <w:spacing w:val="-15"/>
          <w:w w:val="105"/>
          <w:rPrChange w:id="4607"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year</w:t>
      </w:r>
      <w:r w:rsidRPr="00D753AC">
        <w:rPr>
          <w:rFonts w:ascii="Times New Roman" w:hAnsi="Times New Roman" w:cs="Times New Roman"/>
          <w:spacing w:val="-15"/>
          <w:w w:val="105"/>
          <w:rPrChange w:id="4608"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i/>
          <w:w w:val="150"/>
        </w:rPr>
        <w:t>i</w:t>
      </w:r>
      <w:r w:rsidRPr="00D753AC">
        <w:rPr>
          <w:rFonts w:ascii="Times New Roman" w:hAnsi="Times New Roman" w:cs="Times New Roman"/>
          <w:i/>
          <w:spacing w:val="-46"/>
          <w:w w:val="150"/>
          <w:rPrChange w:id="4609" w:author="Claire Kouba" w:date="2023-09-12T16:52:00Z">
            <w:rPr>
              <w:rFonts w:ascii="Times New Roman" w:hAnsi="Times New Roman"/>
              <w:i/>
              <w:spacing w:val="-35"/>
              <w:w w:val="150"/>
              <w:sz w:val="20"/>
            </w:rPr>
          </w:rPrChange>
        </w:rPr>
        <w:t xml:space="preserve"> </w:t>
      </w:r>
      <w:r w:rsidRPr="00D753AC">
        <w:rPr>
          <w:rFonts w:ascii="Times New Roman" w:hAnsi="Times New Roman" w:cs="Times New Roman"/>
          <w:w w:val="105"/>
        </w:rPr>
        <w:t>(i.e.,</w:t>
      </w:r>
      <w:r w:rsidRPr="00D753AC">
        <w:rPr>
          <w:rFonts w:ascii="Times New Roman" w:hAnsi="Times New Roman" w:cs="Times New Roman"/>
          <w:spacing w:val="-15"/>
          <w:w w:val="105"/>
          <w:rPrChange w:id="4610"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at</w:t>
      </w:r>
      <w:r w:rsidRPr="00D753AC">
        <w:rPr>
          <w:rFonts w:ascii="Times New Roman" w:hAnsi="Times New Roman" w:cs="Times New Roman"/>
          <w:spacing w:val="-15"/>
          <w:w w:val="105"/>
          <w:rPrChange w:id="4611"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the</w:t>
      </w:r>
      <w:r w:rsidRPr="00D753AC">
        <w:rPr>
          <w:rFonts w:ascii="Times New Roman" w:hAnsi="Times New Roman" w:cs="Times New Roman"/>
          <w:spacing w:val="-15"/>
          <w:w w:val="105"/>
          <w:rPrChange w:id="4612" w:author="Claire Kouba" w:date="2023-09-12T16:52:00Z">
            <w:rPr>
              <w:rFonts w:ascii="Times New Roman" w:hAnsi="Times New Roman"/>
              <w:spacing w:val="-4"/>
              <w:w w:val="105"/>
              <w:sz w:val="20"/>
            </w:rPr>
          </w:rPrChange>
        </w:rPr>
        <w:t xml:space="preserve"> </w:t>
      </w:r>
      <w:r w:rsidRPr="00D753AC">
        <w:rPr>
          <w:rFonts w:ascii="Times New Roman" w:hAnsi="Times New Roman" w:cs="Times New Roman"/>
          <w:w w:val="105"/>
        </w:rPr>
        <w:t>end</w:t>
      </w:r>
      <w:r w:rsidRPr="00D753AC">
        <w:rPr>
          <w:rFonts w:ascii="Times New Roman" w:hAnsi="Times New Roman" w:cs="Times New Roman"/>
          <w:spacing w:val="-15"/>
          <w:w w:val="105"/>
          <w:rPrChange w:id="4613" w:author="Claire Kouba" w:date="2023-09-12T16:52:00Z">
            <w:rPr>
              <w:rFonts w:ascii="Times New Roman" w:hAnsi="Times New Roman"/>
              <w:spacing w:val="-5"/>
              <w:w w:val="105"/>
              <w:sz w:val="20"/>
            </w:rPr>
          </w:rPrChange>
        </w:rPr>
        <w:t xml:space="preserve"> </w:t>
      </w:r>
      <w:r w:rsidRPr="00D753AC">
        <w:rPr>
          <w:rFonts w:ascii="Times New Roman" w:hAnsi="Times New Roman" w:cs="Times New Roman"/>
          <w:w w:val="105"/>
        </w:rPr>
        <w:t>of</w:t>
      </w:r>
      <w:r w:rsidRPr="00D753AC">
        <w:rPr>
          <w:rFonts w:ascii="Times New Roman" w:hAnsi="Times New Roman" w:cs="Times New Roman"/>
          <w:spacing w:val="-15"/>
          <w:w w:val="105"/>
          <w:rPrChange w:id="4614" w:author="Claire Kouba" w:date="2023-09-12T16:52:00Z">
            <w:rPr>
              <w:rFonts w:ascii="Times New Roman" w:hAnsi="Times New Roman"/>
              <w:w w:val="99"/>
              <w:sz w:val="20"/>
            </w:rPr>
          </w:rPrChange>
        </w:rPr>
        <w:t xml:space="preserve"> </w:t>
      </w:r>
      <w:r w:rsidRPr="00D753AC">
        <w:rPr>
          <w:rFonts w:ascii="Times New Roman" w:hAnsi="Times New Roman" w:cs="Times New Roman"/>
          <w:w w:val="105"/>
        </w:rPr>
        <w:t>water</w:t>
      </w:r>
      <w:r w:rsidRPr="00D753AC">
        <w:rPr>
          <w:rFonts w:ascii="Times New Roman" w:hAnsi="Times New Roman" w:cs="Times New Roman"/>
          <w:spacing w:val="-15"/>
          <w:w w:val="105"/>
          <w:rPrChange w:id="4615" w:author="Claire Kouba" w:date="2023-09-12T16:52:00Z">
            <w:rPr>
              <w:rFonts w:ascii="Times New Roman" w:hAnsi="Times New Roman"/>
              <w:w w:val="105"/>
              <w:sz w:val="20"/>
            </w:rPr>
          </w:rPrChange>
        </w:rPr>
        <w:t xml:space="preserve"> </w:t>
      </w:r>
      <w:r w:rsidRPr="00D753AC">
        <w:rPr>
          <w:rFonts w:ascii="Times New Roman" w:hAnsi="Times New Roman" w:cs="Times New Roman"/>
          <w:w w:val="105"/>
        </w:rPr>
        <w:t>year</w:t>
      </w:r>
      <w:del w:id="4616" w:author="Claire Kouba" w:date="2023-09-12T16:52:00Z">
        <w:r w:rsidR="00505335" w:rsidRPr="00D753AC">
          <w:rPr>
            <w:rFonts w:ascii="Times New Roman" w:hAnsi="Times New Roman" w:cs="Times New Roman"/>
            <w:w w:val="105"/>
          </w:rPr>
          <w:delText xml:space="preserve"> </w:delText>
        </w:r>
        <w:r w:rsidR="00505335" w:rsidRPr="00D753AC">
          <w:rPr>
            <w:rFonts w:ascii="Times New Roman" w:hAnsi="Times New Roman" w:cs="Times New Roman"/>
            <w:i/>
            <w:w w:val="105"/>
          </w:rPr>
          <w:delText>i</w:delText>
        </w:r>
        <w:r w:rsidR="00505335" w:rsidRPr="00D753AC">
          <w:rPr>
            <w:rFonts w:ascii="Times New Roman" w:hAnsi="Times New Roman" w:cs="Times New Roman"/>
            <w:w w:val="105"/>
          </w:rPr>
          <w:delText xml:space="preserve">) </w:delText>
        </w:r>
      </w:del>
      <w:moveFromRangeStart w:id="4617" w:author="Claire Kouba" w:date="2023-09-12T16:52:00Z" w:name="move145429989"/>
      <w:moveFrom w:id="4618" w:author="Claire Kouba" w:date="2023-09-12T16:52:00Z">
        <w:r w:rsidRPr="00D753AC">
          <w:rPr>
            <w:rFonts w:ascii="Times New Roman" w:hAnsi="Times New Roman" w:cs="Times New Roman"/>
            <w:rPrChange w:id="4619" w:author="Claire Kouba" w:date="2023-09-12T16:52:00Z">
              <w:rPr>
                <w:rFonts w:ascii="Times New Roman" w:hAnsi="Times New Roman"/>
                <w:w w:val="105"/>
                <w:sz w:val="20"/>
              </w:rPr>
            </w:rPrChange>
          </w:rPr>
          <w:t>(million m</w:t>
        </w:r>
        <w:r w:rsidRPr="00D753AC">
          <w:rPr>
            <w:rFonts w:ascii="Times New Roman" w:hAnsi="Times New Roman" w:cs="Times New Roman"/>
            <w:position w:val="7"/>
            <w:rPrChange w:id="4620" w:author="Claire Kouba" w:date="2023-09-12T16:52:00Z">
              <w:rPr>
                <w:rFonts w:ascii="Times New Roman" w:hAnsi="Times New Roman"/>
                <w:w w:val="105"/>
                <w:position w:val="7"/>
                <w:sz w:val="20"/>
              </w:rPr>
            </w:rPrChange>
          </w:rPr>
          <w:t xml:space="preserve">3 </w:t>
        </w:r>
        <w:r w:rsidRPr="00D753AC">
          <w:rPr>
            <w:rFonts w:ascii="Times New Roman" w:hAnsi="Times New Roman" w:cs="Times New Roman"/>
            <w:rPrChange w:id="4621" w:author="Claire Kouba" w:date="2023-09-12T16:52:00Z">
              <w:rPr>
                <w:rFonts w:ascii="Times New Roman" w:hAnsi="Times New Roman"/>
                <w:w w:val="105"/>
                <w:sz w:val="20"/>
              </w:rPr>
            </w:rPrChange>
          </w:rPr>
          <w:t>or</w:t>
        </w:r>
        <w:r w:rsidRPr="00D753AC">
          <w:rPr>
            <w:rFonts w:ascii="Times New Roman" w:hAnsi="Times New Roman" w:cs="Times New Roman"/>
            <w:spacing w:val="-13"/>
            <w:rPrChange w:id="4622" w:author="Claire Kouba" w:date="2023-09-12T16:52:00Z">
              <w:rPr>
                <w:rFonts w:ascii="Times New Roman" w:hAnsi="Times New Roman"/>
                <w:spacing w:val="-37"/>
                <w:w w:val="105"/>
                <w:sz w:val="20"/>
              </w:rPr>
            </w:rPrChange>
          </w:rPr>
          <w:t xml:space="preserve"> </w:t>
        </w:r>
        <w:r w:rsidRPr="00D753AC">
          <w:rPr>
            <w:rFonts w:ascii="Times New Roman" w:hAnsi="Times New Roman" w:cs="Times New Roman"/>
            <w:rPrChange w:id="4623" w:author="Claire Kouba" w:date="2023-09-12T16:52:00Z">
              <w:rPr>
                <w:rFonts w:ascii="Times New Roman" w:hAnsi="Times New Roman"/>
                <w:w w:val="105"/>
                <w:sz w:val="20"/>
              </w:rPr>
            </w:rPrChange>
          </w:rPr>
          <w:t>Mm</w:t>
        </w:r>
        <w:r w:rsidRPr="00D753AC">
          <w:rPr>
            <w:rFonts w:ascii="Times New Roman" w:hAnsi="Times New Roman" w:cs="Times New Roman"/>
            <w:position w:val="7"/>
            <w:rPrChange w:id="4624" w:author="Claire Kouba" w:date="2023-09-12T16:52:00Z">
              <w:rPr>
                <w:rFonts w:ascii="Times New Roman" w:hAnsi="Times New Roman"/>
                <w:w w:val="105"/>
                <w:position w:val="7"/>
                <w:sz w:val="20"/>
              </w:rPr>
            </w:rPrChange>
          </w:rPr>
          <w:t>3</w:t>
        </w:r>
        <w:r w:rsidRPr="00D753AC">
          <w:rPr>
            <w:rFonts w:ascii="Times New Roman" w:hAnsi="Times New Roman" w:cs="Times New Roman"/>
            <w:rPrChange w:id="4625" w:author="Claire Kouba" w:date="2023-09-12T16:52:00Z">
              <w:rPr>
                <w:rFonts w:ascii="Times New Roman" w:hAnsi="Times New Roman"/>
                <w:w w:val="105"/>
                <w:sz w:val="20"/>
              </w:rPr>
            </w:rPrChange>
          </w:rPr>
          <w:t>)</w:t>
        </w:r>
      </w:moveFrom>
      <w:moveFromRangeEnd w:id="4617"/>
    </w:p>
    <w:p w:rsidR="002153D1" w:rsidRPr="00D753AC" w:rsidRDefault="002573FA" w:rsidP="00D753AC">
      <w:pPr>
        <w:pStyle w:val="ListParagraph"/>
        <w:numPr>
          <w:ilvl w:val="3"/>
          <w:numId w:val="9"/>
        </w:numPr>
        <w:tabs>
          <w:tab w:val="left" w:pos="893"/>
        </w:tabs>
        <w:spacing w:before="74"/>
        <w:ind w:left="173" w:right="98"/>
        <w:rPr>
          <w:ins w:id="4626" w:author="Claire Kouba" w:date="2023-09-12T16:52:00Z"/>
          <w:rFonts w:ascii="Times New Roman" w:eastAsia="Times New Roman" w:hAnsi="Times New Roman" w:cs="Times New Roman"/>
        </w:rPr>
      </w:pPr>
      <w:moveToRangeStart w:id="4627" w:author="Claire Kouba" w:date="2023-09-12T16:52:00Z" w:name="move145429989"/>
      <w:moveTo w:id="4628" w:author="Claire Kouba" w:date="2023-09-12T16:52:00Z">
        <w:r w:rsidRPr="00D753AC">
          <w:rPr>
            <w:rFonts w:ascii="Times New Roman" w:hAnsi="Times New Roman" w:cs="Times New Roman"/>
            <w:rPrChange w:id="4629" w:author="Claire Kouba" w:date="2023-09-12T16:52:00Z">
              <w:rPr>
                <w:rFonts w:ascii="Times New Roman" w:hAnsi="Times New Roman"/>
                <w:w w:val="105"/>
                <w:sz w:val="20"/>
              </w:rPr>
            </w:rPrChange>
          </w:rPr>
          <w:t>(million m</w:t>
        </w:r>
        <w:r w:rsidRPr="00D753AC">
          <w:rPr>
            <w:rFonts w:ascii="Times New Roman" w:hAnsi="Times New Roman" w:cs="Times New Roman"/>
            <w:position w:val="7"/>
            <w:rPrChange w:id="4630" w:author="Claire Kouba" w:date="2023-09-12T16:52:00Z">
              <w:rPr>
                <w:rFonts w:ascii="Times New Roman" w:hAnsi="Times New Roman"/>
                <w:w w:val="105"/>
                <w:position w:val="7"/>
                <w:sz w:val="20"/>
              </w:rPr>
            </w:rPrChange>
          </w:rPr>
          <w:t xml:space="preserve">3 </w:t>
        </w:r>
        <w:r w:rsidRPr="00D753AC">
          <w:rPr>
            <w:rFonts w:ascii="Times New Roman" w:hAnsi="Times New Roman" w:cs="Times New Roman"/>
            <w:rPrChange w:id="4631" w:author="Claire Kouba" w:date="2023-09-12T16:52:00Z">
              <w:rPr>
                <w:rFonts w:ascii="Times New Roman" w:hAnsi="Times New Roman"/>
                <w:w w:val="105"/>
                <w:sz w:val="20"/>
              </w:rPr>
            </w:rPrChange>
          </w:rPr>
          <w:t>or</w:t>
        </w:r>
        <w:r w:rsidRPr="00D753AC">
          <w:rPr>
            <w:rFonts w:ascii="Times New Roman" w:hAnsi="Times New Roman" w:cs="Times New Roman"/>
            <w:spacing w:val="-13"/>
            <w:rPrChange w:id="4632" w:author="Claire Kouba" w:date="2023-09-12T16:52:00Z">
              <w:rPr>
                <w:rFonts w:ascii="Times New Roman" w:hAnsi="Times New Roman"/>
                <w:spacing w:val="-37"/>
                <w:w w:val="105"/>
                <w:sz w:val="20"/>
              </w:rPr>
            </w:rPrChange>
          </w:rPr>
          <w:t xml:space="preserve"> </w:t>
        </w:r>
        <w:r w:rsidRPr="00D753AC">
          <w:rPr>
            <w:rFonts w:ascii="Times New Roman" w:hAnsi="Times New Roman" w:cs="Times New Roman"/>
            <w:rPrChange w:id="4633" w:author="Claire Kouba" w:date="2023-09-12T16:52:00Z">
              <w:rPr>
                <w:rFonts w:ascii="Times New Roman" w:hAnsi="Times New Roman"/>
                <w:w w:val="105"/>
                <w:sz w:val="20"/>
              </w:rPr>
            </w:rPrChange>
          </w:rPr>
          <w:t>Mm</w:t>
        </w:r>
        <w:r w:rsidRPr="00D753AC">
          <w:rPr>
            <w:rFonts w:ascii="Times New Roman" w:hAnsi="Times New Roman" w:cs="Times New Roman"/>
            <w:position w:val="7"/>
            <w:rPrChange w:id="4634" w:author="Claire Kouba" w:date="2023-09-12T16:52:00Z">
              <w:rPr>
                <w:rFonts w:ascii="Times New Roman" w:hAnsi="Times New Roman"/>
                <w:w w:val="105"/>
                <w:position w:val="7"/>
                <w:sz w:val="20"/>
              </w:rPr>
            </w:rPrChange>
          </w:rPr>
          <w:t>3</w:t>
        </w:r>
        <w:r w:rsidRPr="00D753AC">
          <w:rPr>
            <w:rFonts w:ascii="Times New Roman" w:hAnsi="Times New Roman" w:cs="Times New Roman"/>
            <w:rPrChange w:id="4635" w:author="Claire Kouba" w:date="2023-09-12T16:52:00Z">
              <w:rPr>
                <w:rFonts w:ascii="Times New Roman" w:hAnsi="Times New Roman"/>
                <w:w w:val="105"/>
                <w:sz w:val="20"/>
              </w:rPr>
            </w:rPrChange>
          </w:rPr>
          <w:t>)</w:t>
        </w:r>
      </w:moveTo>
      <w:moveToRangeEnd w:id="4627"/>
      <w:del w:id="4636" w:author="Claire Kouba" w:date="2023-09-12T16:52:00Z">
        <w:r w:rsidR="00505335" w:rsidRPr="00D753AC">
          <w:rPr>
            <w:rFonts w:ascii="Times New Roman" w:hAnsi="Times New Roman" w:cs="Times New Roman"/>
            <w:i/>
            <w:spacing w:val="5"/>
            <w:w w:val="105"/>
          </w:rPr>
          <w:delText>SWJ</w:delText>
        </w:r>
        <w:r w:rsidR="00505335" w:rsidRPr="00D753AC">
          <w:rPr>
            <w:rFonts w:ascii="Times New Roman" w:hAnsi="Times New Roman" w:cs="Times New Roman"/>
            <w:i/>
            <w:spacing w:val="5"/>
            <w:w w:val="105"/>
            <w:position w:val="-2"/>
          </w:rPr>
          <w:delText>max,</w:delText>
        </w:r>
        <w:r w:rsidR="00505335" w:rsidRPr="00D753AC">
          <w:rPr>
            <w:rFonts w:ascii="Times New Roman" w:hAnsi="Times New Roman" w:cs="Times New Roman"/>
            <w:i/>
            <w:spacing w:val="-7"/>
            <w:w w:val="105"/>
            <w:position w:val="-2"/>
          </w:rPr>
          <w:delText xml:space="preserve"> </w:delText>
        </w:r>
        <w:r w:rsidR="00505335" w:rsidRPr="00D753AC">
          <w:rPr>
            <w:rFonts w:ascii="Times New Roman" w:hAnsi="Times New Roman" w:cs="Times New Roman"/>
            <w:i/>
            <w:w w:val="150"/>
            <w:position w:val="-2"/>
          </w:rPr>
          <w:delText>i</w:delText>
        </w:r>
      </w:del>
    </w:p>
    <w:p w:rsidR="00A7616E" w:rsidRPr="00D753AC" w:rsidRDefault="002573FA" w:rsidP="00D753AC">
      <w:pPr>
        <w:pStyle w:val="ListParagraph"/>
        <w:numPr>
          <w:ilvl w:val="0"/>
          <w:numId w:val="13"/>
        </w:numPr>
        <w:tabs>
          <w:tab w:val="left" w:pos="668"/>
        </w:tabs>
        <w:spacing w:before="35"/>
        <w:ind w:left="173" w:hanging="199"/>
        <w:rPr>
          <w:del w:id="4637" w:author="Claire Kouba" w:date="2023-09-12T16:52:00Z"/>
          <w:rFonts w:ascii="Times New Roman" w:eastAsia="Times New Roman" w:hAnsi="Times New Roman" w:cs="Times New Roman"/>
        </w:rPr>
      </w:pPr>
      <w:ins w:id="4638" w:author="Claire Kouba" w:date="2023-09-12T16:52:00Z">
        <w:r w:rsidRPr="00D753AC">
          <w:rPr>
            <w:rFonts w:ascii="Times New Roman" w:hAnsi="Times New Roman" w:cs="Times New Roman"/>
            <w:i/>
            <w:spacing w:val="9"/>
          </w:rPr>
          <w:t>SWJ</w:t>
        </w:r>
        <w:r w:rsidRPr="00D753AC">
          <w:rPr>
            <w:rFonts w:ascii="Times New Roman" w:hAnsi="Times New Roman" w:cs="Times New Roman"/>
            <w:i/>
            <w:spacing w:val="9"/>
            <w:position w:val="-2"/>
          </w:rPr>
          <w:t>i</w:t>
        </w:r>
      </w:ins>
      <w:r w:rsidRPr="00D753AC">
        <w:rPr>
          <w:rFonts w:ascii="Times New Roman" w:hAnsi="Times New Roman" w:cs="Times New Roman"/>
          <w:i/>
          <w:spacing w:val="9"/>
          <w:position w:val="-2"/>
          <w:rPrChange w:id="4639" w:author="Claire Kouba" w:date="2023-09-12T16:52:00Z">
            <w:rPr>
              <w:rFonts w:ascii="Times New Roman" w:hAnsi="Times New Roman"/>
              <w:i/>
              <w:spacing w:val="-14"/>
              <w:w w:val="150"/>
              <w:position w:val="-2"/>
              <w:sz w:val="20"/>
            </w:rPr>
          </w:rPrChange>
        </w:rPr>
        <w:t xml:space="preserve"> </w:t>
      </w:r>
      <w:r w:rsidRPr="00D753AC">
        <w:rPr>
          <w:rFonts w:ascii="Times New Roman" w:hAnsi="Times New Roman" w:cs="Times New Roman"/>
          <w:rPrChange w:id="4640" w:author="Claire Kouba" w:date="2023-09-12T16:52:00Z">
            <w:rPr>
              <w:rFonts w:ascii="Times New Roman" w:hAnsi="Times New Roman"/>
              <w:w w:val="105"/>
              <w:sz w:val="20"/>
            </w:rPr>
          </w:rPrChange>
        </w:rPr>
        <w:t>is</w:t>
      </w:r>
      <w:r w:rsidRPr="00D753AC">
        <w:rPr>
          <w:rFonts w:ascii="Times New Roman" w:hAnsi="Times New Roman" w:cs="Times New Roman"/>
          <w:rPrChange w:id="4641"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42" w:author="Claire Kouba" w:date="2023-09-12T16:52:00Z">
            <w:rPr>
              <w:rFonts w:ascii="Times New Roman" w:hAnsi="Times New Roman"/>
              <w:w w:val="105"/>
              <w:sz w:val="20"/>
            </w:rPr>
          </w:rPrChange>
        </w:rPr>
        <w:t>the</w:t>
      </w:r>
      <w:r w:rsidRPr="00D753AC">
        <w:rPr>
          <w:rFonts w:ascii="Times New Roman" w:hAnsi="Times New Roman" w:cs="Times New Roman"/>
          <w:rPrChange w:id="4643"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44" w:author="Claire Kouba" w:date="2023-09-12T16:52:00Z">
            <w:rPr>
              <w:rFonts w:ascii="Times New Roman" w:hAnsi="Times New Roman"/>
              <w:w w:val="105"/>
              <w:sz w:val="20"/>
            </w:rPr>
          </w:rPrChange>
        </w:rPr>
        <w:t>maximum</w:t>
      </w:r>
      <w:r w:rsidRPr="00D753AC">
        <w:rPr>
          <w:rFonts w:ascii="Times New Roman" w:hAnsi="Times New Roman" w:cs="Times New Roman"/>
          <w:rPrChange w:id="4645"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46" w:author="Claire Kouba" w:date="2023-09-12T16:52:00Z">
            <w:rPr>
              <w:rFonts w:ascii="Times New Roman" w:hAnsi="Times New Roman"/>
              <w:w w:val="105"/>
              <w:sz w:val="20"/>
            </w:rPr>
          </w:rPrChange>
        </w:rPr>
        <w:t>snow</w:t>
      </w:r>
      <w:r w:rsidRPr="00D753AC">
        <w:rPr>
          <w:rFonts w:ascii="Times New Roman" w:hAnsi="Times New Roman" w:cs="Times New Roman"/>
          <w:rPrChange w:id="4647"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48" w:author="Claire Kouba" w:date="2023-09-12T16:52:00Z">
            <w:rPr>
              <w:rFonts w:ascii="Times New Roman" w:hAnsi="Times New Roman"/>
              <w:w w:val="105"/>
              <w:sz w:val="20"/>
            </w:rPr>
          </w:rPrChange>
        </w:rPr>
        <w:t>water</w:t>
      </w:r>
      <w:r w:rsidRPr="00D753AC">
        <w:rPr>
          <w:rFonts w:ascii="Times New Roman" w:hAnsi="Times New Roman" w:cs="Times New Roman"/>
          <w:rPrChange w:id="4649"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50" w:author="Claire Kouba" w:date="2023-09-12T16:52:00Z">
            <w:rPr>
              <w:rFonts w:ascii="Times New Roman" w:hAnsi="Times New Roman"/>
              <w:w w:val="105"/>
              <w:sz w:val="20"/>
            </w:rPr>
          </w:rPrChange>
        </w:rPr>
        <w:t>content</w:t>
      </w:r>
      <w:r w:rsidRPr="00D753AC">
        <w:rPr>
          <w:rFonts w:ascii="Times New Roman" w:hAnsi="Times New Roman" w:cs="Times New Roman"/>
          <w:rPrChange w:id="4651"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52" w:author="Claire Kouba" w:date="2023-09-12T16:52:00Z">
            <w:rPr>
              <w:rFonts w:ascii="Times New Roman" w:hAnsi="Times New Roman"/>
              <w:w w:val="105"/>
              <w:sz w:val="20"/>
            </w:rPr>
          </w:rPrChange>
        </w:rPr>
        <w:t>recorded</w:t>
      </w:r>
      <w:r w:rsidRPr="00D753AC">
        <w:rPr>
          <w:rFonts w:ascii="Times New Roman" w:hAnsi="Times New Roman" w:cs="Times New Roman"/>
          <w:rPrChange w:id="4653"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54" w:author="Claire Kouba" w:date="2023-09-12T16:52:00Z">
            <w:rPr>
              <w:rFonts w:ascii="Times New Roman" w:hAnsi="Times New Roman"/>
              <w:w w:val="105"/>
              <w:sz w:val="20"/>
            </w:rPr>
          </w:rPrChange>
        </w:rPr>
        <w:t>at</w:t>
      </w:r>
      <w:r w:rsidRPr="00D753AC">
        <w:rPr>
          <w:rFonts w:ascii="Times New Roman" w:hAnsi="Times New Roman" w:cs="Times New Roman"/>
          <w:rPrChange w:id="4655"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56" w:author="Claire Kouba" w:date="2023-09-12T16:52:00Z">
            <w:rPr>
              <w:rFonts w:ascii="Times New Roman" w:hAnsi="Times New Roman"/>
              <w:w w:val="105"/>
              <w:sz w:val="20"/>
            </w:rPr>
          </w:rPrChange>
        </w:rPr>
        <w:t>the</w:t>
      </w:r>
      <w:r w:rsidRPr="00D753AC">
        <w:rPr>
          <w:rFonts w:ascii="Times New Roman" w:hAnsi="Times New Roman" w:cs="Times New Roman"/>
          <w:rPrChange w:id="4657"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58" w:author="Claire Kouba" w:date="2023-09-12T16:52:00Z">
            <w:rPr>
              <w:rFonts w:ascii="Times New Roman" w:hAnsi="Times New Roman"/>
              <w:w w:val="105"/>
              <w:sz w:val="20"/>
            </w:rPr>
          </w:rPrChange>
        </w:rPr>
        <w:t>Swampy</w:t>
      </w:r>
      <w:r w:rsidRPr="00D753AC">
        <w:rPr>
          <w:rFonts w:ascii="Times New Roman" w:hAnsi="Times New Roman" w:cs="Times New Roman"/>
          <w:rPrChange w:id="4659"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0" w:author="Claire Kouba" w:date="2023-09-12T16:52:00Z">
            <w:rPr>
              <w:rFonts w:ascii="Times New Roman" w:hAnsi="Times New Roman"/>
              <w:w w:val="105"/>
              <w:sz w:val="20"/>
            </w:rPr>
          </w:rPrChange>
        </w:rPr>
        <w:t>John</w:t>
      </w:r>
      <w:r w:rsidRPr="00D753AC">
        <w:rPr>
          <w:rFonts w:ascii="Times New Roman" w:hAnsi="Times New Roman" w:cs="Times New Roman"/>
          <w:rPrChange w:id="4661"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2" w:author="Claire Kouba" w:date="2023-09-12T16:52:00Z">
            <w:rPr>
              <w:rFonts w:ascii="Times New Roman" w:hAnsi="Times New Roman"/>
              <w:w w:val="105"/>
              <w:sz w:val="20"/>
            </w:rPr>
          </w:rPrChange>
        </w:rPr>
        <w:t>snow</w:t>
      </w:r>
      <w:r w:rsidRPr="00D753AC">
        <w:rPr>
          <w:rFonts w:ascii="Times New Roman" w:hAnsi="Times New Roman" w:cs="Times New Roman"/>
          <w:rPrChange w:id="4663"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4" w:author="Claire Kouba" w:date="2023-09-12T16:52:00Z">
            <w:rPr>
              <w:rFonts w:ascii="Times New Roman" w:hAnsi="Times New Roman"/>
              <w:w w:val="105"/>
              <w:sz w:val="20"/>
            </w:rPr>
          </w:rPrChange>
        </w:rPr>
        <w:t>course</w:t>
      </w:r>
      <w:r w:rsidRPr="00D753AC">
        <w:rPr>
          <w:rFonts w:ascii="Times New Roman" w:hAnsi="Times New Roman" w:cs="Times New Roman"/>
          <w:rPrChange w:id="4665"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6" w:author="Claire Kouba" w:date="2023-09-12T16:52:00Z">
            <w:rPr>
              <w:rFonts w:ascii="Times New Roman" w:hAnsi="Times New Roman"/>
              <w:w w:val="105"/>
              <w:sz w:val="20"/>
            </w:rPr>
          </w:rPrChange>
        </w:rPr>
        <w:t>(CDEC</w:t>
      </w:r>
      <w:r w:rsidRPr="00D753AC">
        <w:rPr>
          <w:rFonts w:ascii="Times New Roman" w:hAnsi="Times New Roman" w:cs="Times New Roman"/>
          <w:rPrChange w:id="4667"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68" w:author="Claire Kouba" w:date="2023-09-12T16:52:00Z">
            <w:rPr>
              <w:rFonts w:ascii="Times New Roman" w:hAnsi="Times New Roman"/>
              <w:w w:val="105"/>
              <w:sz w:val="20"/>
            </w:rPr>
          </w:rPrChange>
        </w:rPr>
        <w:t>station</w:t>
      </w:r>
      <w:r w:rsidRPr="00D753AC">
        <w:rPr>
          <w:rFonts w:ascii="Times New Roman" w:hAnsi="Times New Roman" w:cs="Times New Roman"/>
          <w:rPrChange w:id="4669"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70" w:author="Claire Kouba" w:date="2023-09-12T16:52:00Z">
            <w:rPr>
              <w:rFonts w:ascii="Times New Roman" w:hAnsi="Times New Roman"/>
              <w:w w:val="105"/>
              <w:sz w:val="20"/>
            </w:rPr>
          </w:rPrChange>
        </w:rPr>
        <w:t>ID</w:t>
      </w:r>
      <w:r w:rsidRPr="00D753AC">
        <w:rPr>
          <w:rFonts w:ascii="Times New Roman" w:hAnsi="Times New Roman" w:cs="Times New Roman"/>
          <w:rPrChange w:id="4671"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72" w:author="Claire Kouba" w:date="2023-09-12T16:52:00Z">
            <w:rPr>
              <w:rFonts w:ascii="Times New Roman" w:hAnsi="Times New Roman"/>
              <w:w w:val="105"/>
              <w:sz w:val="20"/>
            </w:rPr>
          </w:rPrChange>
        </w:rPr>
        <w:t>SWJ</w:t>
      </w:r>
      <w:r w:rsidRPr="00D753AC">
        <w:rPr>
          <w:rFonts w:ascii="Times New Roman" w:hAnsi="Times New Roman" w:cs="Times New Roman"/>
          <w:rPrChange w:id="4673" w:author="Claire Kouba" w:date="2023-09-12T16:52:00Z">
            <w:rPr>
              <w:rFonts w:ascii="Times New Roman" w:hAnsi="Times New Roman"/>
              <w:spacing w:val="-15"/>
              <w:w w:val="105"/>
              <w:sz w:val="20"/>
            </w:rPr>
          </w:rPrChange>
        </w:rPr>
        <w:t xml:space="preserve"> </w:t>
      </w:r>
      <w:r w:rsidRPr="00D753AC">
        <w:rPr>
          <w:rFonts w:ascii="Times New Roman" w:hAnsi="Times New Roman" w:cs="Times New Roman"/>
          <w:rPrChange w:id="4674" w:author="Claire Kouba" w:date="2023-09-12T16:52:00Z">
            <w:rPr>
              <w:rFonts w:ascii="Times New Roman" w:hAnsi="Times New Roman"/>
              <w:w w:val="105"/>
              <w:sz w:val="20"/>
            </w:rPr>
          </w:rPrChange>
        </w:rPr>
        <w:t>or</w:t>
      </w:r>
    </w:p>
    <w:p w:rsidR="002153D1" w:rsidRPr="00D753AC" w:rsidRDefault="002573FA">
      <w:pPr>
        <w:pStyle w:val="ListParagraph"/>
        <w:numPr>
          <w:ilvl w:val="0"/>
          <w:numId w:val="5"/>
        </w:numPr>
        <w:tabs>
          <w:tab w:val="left" w:pos="708"/>
        </w:tabs>
        <w:spacing w:before="104"/>
        <w:ind w:left="173" w:right="218" w:hanging="199"/>
        <w:rPr>
          <w:rFonts w:cs="Times New Roman"/>
          <w:rPrChange w:id="4675" w:author="Claire Kouba" w:date="2023-09-12T16:52:00Z">
            <w:rPr/>
          </w:rPrChange>
        </w:rPr>
        <w:pPrChange w:id="4676" w:author="Claire Kouba" w:date="2023-09-12T16:52:00Z">
          <w:pPr>
            <w:pStyle w:val="BodyText"/>
            <w:spacing w:before="87"/>
            <w:ind w:left="173"/>
          </w:pPr>
        </w:pPrChange>
      </w:pPr>
      <w:ins w:id="4677" w:author="Claire Kouba" w:date="2023-09-12T16:52:00Z">
        <w:r w:rsidRPr="00D753AC">
          <w:rPr>
            <w:rFonts w:ascii="Times New Roman" w:hAnsi="Times New Roman" w:cs="Times New Roman"/>
            <w:spacing w:val="37"/>
          </w:rPr>
          <w:t xml:space="preserve"> </w:t>
        </w:r>
      </w:ins>
      <w:r w:rsidRPr="00D753AC">
        <w:rPr>
          <w:rFonts w:ascii="Times New Roman" w:hAnsi="Times New Roman" w:cs="Times New Roman"/>
          <w:rPrChange w:id="4678" w:author="Claire Kouba" w:date="2023-09-12T16:52:00Z">
            <w:rPr>
              <w:w w:val="105"/>
            </w:rPr>
          </w:rPrChange>
        </w:rPr>
        <w:t>285)</w:t>
      </w:r>
      <w:r w:rsidRPr="00D753AC">
        <w:rPr>
          <w:rFonts w:ascii="Times New Roman" w:hAnsi="Times New Roman" w:cs="Times New Roman"/>
          <w:w w:val="99"/>
          <w:rPrChange w:id="4679" w:author="Claire Kouba" w:date="2023-09-12T16:52:00Z">
            <w:rPr>
              <w:spacing w:val="-25"/>
              <w:w w:val="105"/>
            </w:rPr>
          </w:rPrChange>
        </w:rPr>
        <w:t xml:space="preserve"> </w:t>
      </w:r>
      <w:r w:rsidRPr="00D753AC">
        <w:rPr>
          <w:rFonts w:ascii="Times New Roman" w:hAnsi="Times New Roman" w:cs="Times New Roman"/>
          <w:rPrChange w:id="4680" w:author="Claire Kouba" w:date="2023-09-12T16:52:00Z">
            <w:rPr>
              <w:w w:val="105"/>
            </w:rPr>
          </w:rPrChange>
        </w:rPr>
        <w:t>in</w:t>
      </w:r>
      <w:r w:rsidRPr="00D753AC">
        <w:rPr>
          <w:rFonts w:ascii="Times New Roman" w:hAnsi="Times New Roman" w:cs="Times New Roman"/>
          <w:rPrChange w:id="4681" w:author="Claire Kouba" w:date="2023-09-12T16:52:00Z">
            <w:rPr>
              <w:spacing w:val="-25"/>
              <w:w w:val="105"/>
            </w:rPr>
          </w:rPrChange>
        </w:rPr>
        <w:t xml:space="preserve"> </w:t>
      </w:r>
      <w:r w:rsidRPr="00D753AC">
        <w:rPr>
          <w:rFonts w:ascii="Times New Roman" w:hAnsi="Times New Roman" w:cs="Times New Roman"/>
          <w:rPrChange w:id="4682" w:author="Claire Kouba" w:date="2023-09-12T16:52:00Z">
            <w:rPr>
              <w:w w:val="105"/>
            </w:rPr>
          </w:rPrChange>
        </w:rPr>
        <w:t>water</w:t>
      </w:r>
      <w:r w:rsidRPr="00D753AC">
        <w:rPr>
          <w:rFonts w:ascii="Times New Roman" w:hAnsi="Times New Roman" w:cs="Times New Roman"/>
          <w:rPrChange w:id="4683" w:author="Claire Kouba" w:date="2023-09-12T16:52:00Z">
            <w:rPr>
              <w:spacing w:val="-25"/>
              <w:w w:val="105"/>
            </w:rPr>
          </w:rPrChange>
        </w:rPr>
        <w:t xml:space="preserve"> </w:t>
      </w:r>
      <w:r w:rsidRPr="00D753AC">
        <w:rPr>
          <w:rFonts w:ascii="Times New Roman" w:hAnsi="Times New Roman" w:cs="Times New Roman"/>
          <w:rPrChange w:id="4684" w:author="Claire Kouba" w:date="2023-09-12T16:52:00Z">
            <w:rPr>
              <w:w w:val="105"/>
            </w:rPr>
          </w:rPrChange>
        </w:rPr>
        <w:t>year</w:t>
      </w:r>
      <w:r w:rsidRPr="00D753AC">
        <w:rPr>
          <w:rFonts w:ascii="Times New Roman" w:hAnsi="Times New Roman" w:cs="Times New Roman"/>
          <w:rPrChange w:id="4685" w:author="Claire Kouba" w:date="2023-09-12T16:52:00Z">
            <w:rPr>
              <w:spacing w:val="-25"/>
              <w:w w:val="105"/>
            </w:rPr>
          </w:rPrChange>
        </w:rPr>
        <w:t xml:space="preserve"> </w:t>
      </w:r>
      <w:r w:rsidRPr="00D753AC">
        <w:rPr>
          <w:rFonts w:ascii="Times New Roman" w:hAnsi="Times New Roman" w:cs="Times New Roman"/>
          <w:i/>
          <w:w w:val="125"/>
          <w:rPrChange w:id="4686" w:author="Claire Kouba" w:date="2023-09-12T16:52:00Z">
            <w:rPr>
              <w:i/>
              <w:w w:val="105"/>
            </w:rPr>
          </w:rPrChange>
        </w:rPr>
        <w:t>i</w:t>
      </w:r>
      <w:r w:rsidRPr="00D753AC">
        <w:rPr>
          <w:rFonts w:ascii="Times New Roman" w:hAnsi="Times New Roman" w:cs="Times New Roman"/>
          <w:i/>
          <w:spacing w:val="-23"/>
          <w:w w:val="125"/>
          <w:rPrChange w:id="4687" w:author="Claire Kouba" w:date="2023-09-12T16:52:00Z">
            <w:rPr>
              <w:i/>
              <w:spacing w:val="-31"/>
              <w:w w:val="105"/>
            </w:rPr>
          </w:rPrChange>
        </w:rPr>
        <w:t xml:space="preserve"> </w:t>
      </w:r>
      <w:r w:rsidRPr="00D753AC">
        <w:rPr>
          <w:rFonts w:ascii="Times New Roman" w:hAnsi="Times New Roman" w:cs="Times New Roman"/>
          <w:rPrChange w:id="4688" w:author="Claire Kouba" w:date="2023-09-12T16:52:00Z">
            <w:rPr>
              <w:w w:val="105"/>
            </w:rPr>
          </w:rPrChange>
        </w:rPr>
        <w:t>(millimeters)</w:t>
      </w:r>
    </w:p>
    <w:p w:rsidR="002153D1" w:rsidRPr="00D753AC" w:rsidRDefault="00505335">
      <w:pPr>
        <w:pStyle w:val="ListParagraph"/>
        <w:numPr>
          <w:ilvl w:val="0"/>
          <w:numId w:val="5"/>
        </w:numPr>
        <w:tabs>
          <w:tab w:val="left" w:pos="668"/>
        </w:tabs>
        <w:spacing w:before="42"/>
        <w:ind w:left="173" w:right="158" w:hanging="199"/>
        <w:rPr>
          <w:rFonts w:ascii="Times New Roman" w:eastAsia="Times New Roman" w:hAnsi="Times New Roman" w:cs="Times New Roman"/>
        </w:rPr>
        <w:pPrChange w:id="4689" w:author="Claire Kouba" w:date="2023-09-12T16:52:00Z">
          <w:pPr>
            <w:pStyle w:val="ListParagraph"/>
            <w:numPr>
              <w:numId w:val="13"/>
            </w:numPr>
            <w:tabs>
              <w:tab w:val="left" w:pos="668"/>
            </w:tabs>
            <w:spacing w:before="104" w:line="326" w:lineRule="auto"/>
            <w:ind w:left="173" w:right="219" w:hanging="199"/>
          </w:pPr>
        </w:pPrChange>
      </w:pPr>
      <w:del w:id="4690" w:author="Claire Kouba" w:date="2023-09-12T16:52:00Z">
        <w:r w:rsidRPr="00D753AC">
          <w:rPr>
            <w:rFonts w:ascii="Times New Roman" w:eastAsia="Arial" w:hAnsi="Times New Roman" w:cs="Times New Roman"/>
            <w:i/>
            <w:spacing w:val="3"/>
            <w:w w:val="105"/>
          </w:rPr>
          <w:delText>FJRS</w:delText>
        </w:r>
        <w:r w:rsidRPr="00D753AC">
          <w:rPr>
            <w:rFonts w:ascii="Times New Roman" w:eastAsia="Arial" w:hAnsi="Times New Roman" w:cs="Times New Roman"/>
            <w:i/>
            <w:spacing w:val="3"/>
            <w:w w:val="105"/>
            <w:position w:val="-2"/>
          </w:rPr>
          <w:delText xml:space="preserve">Oct−Apr, </w:delText>
        </w:r>
        <w:r w:rsidRPr="00D753AC">
          <w:rPr>
            <w:rFonts w:ascii="Times New Roman" w:eastAsia="Arial" w:hAnsi="Times New Roman" w:cs="Times New Roman"/>
            <w:i/>
            <w:w w:val="150"/>
            <w:position w:val="-2"/>
          </w:rPr>
          <w:delText>i</w:delText>
        </w:r>
      </w:del>
      <w:ins w:id="4691" w:author="Claire Kouba" w:date="2023-09-12T16:52:00Z">
        <w:r w:rsidR="002573FA" w:rsidRPr="00D753AC">
          <w:rPr>
            <w:rFonts w:ascii="Times New Roman" w:hAnsi="Times New Roman" w:cs="Times New Roman"/>
            <w:i/>
            <w:spacing w:val="8"/>
            <w:w w:val="105"/>
          </w:rPr>
          <w:t>FJRS</w:t>
        </w:r>
        <w:r w:rsidR="002573FA" w:rsidRPr="00D753AC">
          <w:rPr>
            <w:rFonts w:ascii="Times New Roman" w:hAnsi="Times New Roman" w:cs="Times New Roman"/>
            <w:i/>
            <w:spacing w:val="8"/>
            <w:w w:val="105"/>
            <w:position w:val="-2"/>
          </w:rPr>
          <w:t>i</w:t>
        </w:r>
      </w:ins>
      <w:r w:rsidR="002573FA" w:rsidRPr="00D753AC">
        <w:rPr>
          <w:rFonts w:ascii="Times New Roman" w:hAnsi="Times New Roman" w:cs="Times New Roman"/>
          <w:i/>
          <w:spacing w:val="8"/>
          <w:w w:val="105"/>
          <w:position w:val="-2"/>
          <w:rPrChange w:id="4692" w:author="Claire Kouba" w:date="2023-09-12T16:52:00Z">
            <w:rPr>
              <w:rFonts w:ascii="Times New Roman" w:hAnsi="Times New Roman"/>
              <w:i/>
              <w:w w:val="150"/>
              <w:position w:val="-2"/>
              <w:sz w:val="20"/>
            </w:rPr>
          </w:rPrChange>
        </w:rPr>
        <w:t xml:space="preserve"> </w:t>
      </w:r>
      <w:r w:rsidR="002573FA" w:rsidRPr="00D753AC">
        <w:rPr>
          <w:rFonts w:ascii="Times New Roman" w:hAnsi="Times New Roman" w:cs="Times New Roman"/>
          <w:w w:val="105"/>
        </w:rPr>
        <w:t xml:space="preserve">is the cumulative precipitation, recorded October-April of water year </w:t>
      </w:r>
      <w:r w:rsidR="002573FA" w:rsidRPr="00D753AC">
        <w:rPr>
          <w:rFonts w:ascii="Times New Roman" w:hAnsi="Times New Roman" w:cs="Times New Roman"/>
          <w:i/>
          <w:w w:val="105"/>
        </w:rPr>
        <w:t>i</w:t>
      </w:r>
      <w:r w:rsidR="002573FA" w:rsidRPr="00D753AC">
        <w:rPr>
          <w:rFonts w:ascii="Times New Roman" w:hAnsi="Times New Roman" w:cs="Times New Roman"/>
          <w:w w:val="105"/>
        </w:rPr>
        <w:t>, measured at the Fort</w:t>
      </w:r>
      <w:r w:rsidR="002573FA" w:rsidRPr="00D753AC">
        <w:rPr>
          <w:rFonts w:ascii="Times New Roman" w:hAnsi="Times New Roman" w:cs="Times New Roman"/>
          <w:w w:val="105"/>
          <w:rPrChange w:id="4693" w:author="Claire Kouba" w:date="2023-09-12T16:52:00Z">
            <w:rPr>
              <w:rFonts w:ascii="Times New Roman" w:hAnsi="Times New Roman"/>
              <w:spacing w:val="-1"/>
              <w:w w:val="105"/>
              <w:sz w:val="20"/>
            </w:rPr>
          </w:rPrChange>
        </w:rPr>
        <w:t xml:space="preserve"> </w:t>
      </w:r>
      <w:r w:rsidR="002573FA" w:rsidRPr="00D753AC">
        <w:rPr>
          <w:rFonts w:ascii="Times New Roman" w:hAnsi="Times New Roman" w:cs="Times New Roman"/>
          <w:w w:val="105"/>
        </w:rPr>
        <w:t>Jones</w:t>
      </w:r>
      <w:r w:rsidR="002573FA" w:rsidRPr="00D753AC">
        <w:rPr>
          <w:rFonts w:ascii="Times New Roman" w:hAnsi="Times New Roman" w:cs="Times New Roman"/>
          <w:spacing w:val="-11"/>
          <w:w w:val="105"/>
          <w:rPrChange w:id="4694" w:author="Claire Kouba" w:date="2023-09-12T16:52:00Z">
            <w:rPr>
              <w:rFonts w:ascii="Times New Roman" w:hAnsi="Times New Roman"/>
              <w:w w:val="99"/>
              <w:sz w:val="20"/>
            </w:rPr>
          </w:rPrChange>
        </w:rPr>
        <w:t xml:space="preserve"> </w:t>
      </w:r>
      <w:r w:rsidR="002573FA" w:rsidRPr="00D753AC">
        <w:rPr>
          <w:rFonts w:ascii="Times New Roman" w:hAnsi="Times New Roman" w:cs="Times New Roman"/>
          <w:w w:val="105"/>
        </w:rPr>
        <w:t>Ranger</w:t>
      </w:r>
      <w:r w:rsidR="002573FA" w:rsidRPr="00D753AC">
        <w:rPr>
          <w:rFonts w:ascii="Times New Roman" w:hAnsi="Times New Roman" w:cs="Times New Roman"/>
          <w:w w:val="99"/>
          <w:rPrChange w:id="4695"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4696"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(NOAA</w:t>
      </w:r>
      <w:r w:rsidR="002573FA" w:rsidRPr="00D753AC">
        <w:rPr>
          <w:rFonts w:ascii="Times New Roman" w:hAnsi="Times New Roman" w:cs="Times New Roman"/>
          <w:w w:val="105"/>
          <w:rPrChange w:id="4697"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4698"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ID</w:t>
      </w:r>
      <w:r w:rsidR="002573FA" w:rsidRPr="00D753AC">
        <w:rPr>
          <w:rFonts w:ascii="Times New Roman" w:hAnsi="Times New Roman" w:cs="Times New Roman"/>
          <w:w w:val="105"/>
          <w:rPrChange w:id="4699"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USC00043182)</w:t>
      </w:r>
      <w:r w:rsidR="002573FA" w:rsidRPr="00D753AC">
        <w:rPr>
          <w:rFonts w:ascii="Times New Roman" w:hAnsi="Times New Roman" w:cs="Times New Roman"/>
          <w:spacing w:val="-29"/>
          <w:w w:val="105"/>
          <w:rPrChange w:id="4700"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(millimeters)</w:t>
      </w:r>
    </w:p>
    <w:p w:rsidR="00A7616E" w:rsidDel="00F35AB4" w:rsidRDefault="00A7616E" w:rsidP="00D753AC">
      <w:pPr>
        <w:ind w:left="173"/>
        <w:rPr>
          <w:del w:id="4701" w:author="Claire Kouba" w:date="2023-09-12T16:52:00Z"/>
          <w:rFonts w:ascii="Times New Roman" w:eastAsia="Times New Roman" w:hAnsi="Times New Roman" w:cs="Times New Roman"/>
        </w:rPr>
      </w:pPr>
    </w:p>
    <w:p w:rsidR="00F35AB4" w:rsidRPr="00D753AC" w:rsidRDefault="00F35AB4" w:rsidP="00F35AB4">
      <w:pPr>
        <w:pStyle w:val="BodyText"/>
        <w:ind w:left="173" w:right="98"/>
        <w:rPr>
          <w:ins w:id="4702" w:author="Claire Kouba" w:date="2023-09-25T11:36:00Z"/>
          <w:rFonts w:cs="Times New Roman"/>
          <w:sz w:val="22"/>
          <w:szCs w:val="22"/>
        </w:rPr>
      </w:pPr>
      <w:ins w:id="4703" w:author="Claire Kouba" w:date="2023-09-25T11:36:00Z">
        <w:r w:rsidRPr="00D753AC">
          <w:rPr>
            <w:rFonts w:cs="Times New Roman"/>
            <w:sz w:val="22"/>
            <w:szCs w:val="22"/>
          </w:rPr>
          <w:t xml:space="preserve">Diagnostics for the linear regression models assessed in the </w:t>
        </w:r>
        <w:r w:rsidRPr="00D753AC">
          <w:rPr>
            <w:rFonts w:cs="Times New Roman"/>
            <w:i/>
            <w:sz w:val="22"/>
            <w:szCs w:val="22"/>
          </w:rPr>
          <w:t>V</w:t>
        </w:r>
        <w:r w:rsidRPr="00D753AC">
          <w:rPr>
            <w:rFonts w:cs="Times New Roman"/>
            <w:i/>
            <w:position w:val="-2"/>
            <w:sz w:val="22"/>
            <w:szCs w:val="22"/>
          </w:rPr>
          <w:t xml:space="preserve">min </w:t>
        </w:r>
        <w:r w:rsidRPr="00D753AC">
          <w:rPr>
            <w:rFonts w:cs="Times New Roman"/>
            <w:sz w:val="22"/>
            <w:szCs w:val="22"/>
          </w:rPr>
          <w:t xml:space="preserve">analysis are included in the Appendix (Figures </w:t>
        </w:r>
        <w:r w:rsidRPr="00D753AC">
          <w:rPr>
            <w:rFonts w:cs="Times New Roman"/>
            <w:sz w:val="22"/>
            <w:szCs w:val="22"/>
          </w:rPr>
          <w:fldChar w:fldCharType="begin"/>
        </w:r>
        <w:r w:rsidRPr="00D753AC">
          <w:rPr>
            <w:rFonts w:cs="Times New Roman"/>
            <w:sz w:val="22"/>
            <w:szCs w:val="22"/>
          </w:rPr>
          <w:instrText xml:space="preserve"> HYPERLINK \l "_bookmark14" </w:instrText>
        </w:r>
        <w:r w:rsidRPr="00D753AC">
          <w:rPr>
            <w:rFonts w:cs="Times New Roman"/>
            <w:sz w:val="22"/>
            <w:szCs w:val="22"/>
          </w:rPr>
          <w:fldChar w:fldCharType="separate"/>
        </w:r>
        <w:r w:rsidRPr="00D753AC">
          <w:rPr>
            <w:rFonts w:cs="Times New Roman"/>
            <w:sz w:val="22"/>
            <w:szCs w:val="22"/>
          </w:rPr>
          <w:t>A3</w:t>
        </w:r>
        <w:r w:rsidRPr="00D753AC">
          <w:rPr>
            <w:rFonts w:cs="Times New Roman"/>
            <w:sz w:val="22"/>
            <w:szCs w:val="22"/>
          </w:rPr>
          <w:fldChar w:fldCharType="end"/>
        </w:r>
        <w:r w:rsidRPr="00D753AC">
          <w:rPr>
            <w:rFonts w:cs="Times New Roman"/>
            <w:spacing w:val="39"/>
            <w:sz w:val="22"/>
            <w:szCs w:val="22"/>
          </w:rPr>
          <w:t xml:space="preserve"> </w:t>
        </w:r>
        <w:r w:rsidRPr="00D753AC">
          <w:rPr>
            <w:rFonts w:cs="Times New Roman"/>
            <w:sz w:val="22"/>
            <w:szCs w:val="22"/>
          </w:rPr>
          <w:t>through</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A5</w:t>
        </w:r>
        <w:r w:rsidRPr="00D753AC">
          <w:rPr>
            <w:rFonts w:cs="Times New Roman"/>
            <w:sz w:val="22"/>
            <w:szCs w:val="22"/>
          </w:rPr>
          <w:fldChar w:fldCharType="end"/>
        </w:r>
        <w:r w:rsidRPr="00D753AC">
          <w:rPr>
            <w:rFonts w:cs="Times New Roman"/>
            <w:sz w:val="22"/>
            <w:szCs w:val="22"/>
          </w:rPr>
          <w:t xml:space="preserve"> and </w:t>
        </w:r>
        <w:r w:rsidRPr="00D753AC">
          <w:rPr>
            <w:rFonts w:cs="Times New Roman"/>
            <w:spacing w:val="-3"/>
            <w:sz w:val="22"/>
            <w:szCs w:val="22"/>
          </w:rPr>
          <w:t xml:space="preserve">Tables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z w:val="22"/>
            <w:szCs w:val="22"/>
          </w:rPr>
          <w:t>A1</w:t>
        </w:r>
        <w:r w:rsidRPr="00D753AC">
          <w:rPr>
            <w:rFonts w:cs="Times New Roman"/>
            <w:sz w:val="22"/>
            <w:szCs w:val="22"/>
          </w:rPr>
          <w:fldChar w:fldCharType="end"/>
        </w:r>
        <w:r w:rsidRPr="00D753AC">
          <w:rPr>
            <w:rFonts w:cs="Times New Roman"/>
            <w:sz w:val="22"/>
            <w:szCs w:val="22"/>
          </w:rPr>
          <w:t xml:space="preserve"> through</w:t>
        </w:r>
        <w:r w:rsidRPr="00D753AC">
          <w:rPr>
            <w:rFonts w:cs="Times New Roman"/>
            <w:spacing w:val="-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"_bookmark17" </w:instrText>
        </w:r>
        <w:r w:rsidRPr="00D753AC">
          <w:rPr>
            <w:rFonts w:cs="Times New Roman"/>
            <w:sz w:val="22"/>
            <w:szCs w:val="22"/>
          </w:rPr>
          <w:fldChar w:fldCharType="separate"/>
        </w:r>
        <w:r w:rsidRPr="00D753AC">
          <w:rPr>
            <w:rFonts w:cs="Times New Roman"/>
            <w:sz w:val="22"/>
            <w:szCs w:val="22"/>
          </w:rPr>
          <w:t>A3).</w:t>
        </w:r>
        <w:r w:rsidRPr="00D753AC">
          <w:rPr>
            <w:rFonts w:cs="Times New Roman"/>
            <w:sz w:val="22"/>
            <w:szCs w:val="22"/>
          </w:rPr>
          <w:fldChar w:fldCharType="end"/>
        </w:r>
      </w:ins>
    </w:p>
    <w:p w:rsidR="00F35AB4" w:rsidRPr="00D753AC" w:rsidRDefault="00F35AB4" w:rsidP="00D753AC">
      <w:pPr>
        <w:ind w:left="173"/>
        <w:rPr>
          <w:ins w:id="4704" w:author="Claire Kouba" w:date="2023-09-25T11:36:00Z"/>
          <w:rFonts w:ascii="Times New Roman" w:eastAsia="Times New Roman" w:hAnsi="Times New Roman" w:cs="Times New Roman"/>
        </w:rPr>
      </w:pPr>
    </w:p>
    <w:p w:rsidR="002153D1" w:rsidRPr="00D753AC" w:rsidRDefault="000A08F1">
      <w:pPr>
        <w:pStyle w:val="Heading2"/>
        <w:rPr>
          <w:rPrChange w:id="4705" w:author="Claire Kouba" w:date="2023-09-12T16:52:00Z">
            <w:rPr>
              <w:rFonts w:ascii="Times New Roman" w:hAnsi="Times New Roman"/>
              <w:sz w:val="20"/>
            </w:rPr>
          </w:rPrChange>
        </w:rPr>
        <w:pPrChange w:id="4706" w:author="Claire Kouba" w:date="2023-09-25T11:56:00Z">
          <w:pPr>
            <w:pStyle w:val="ListParagraph"/>
            <w:numPr>
              <w:ilvl w:val="2"/>
              <w:numId w:val="14"/>
            </w:numPr>
            <w:tabs>
              <w:tab w:val="left" w:pos="768"/>
            </w:tabs>
            <w:spacing w:before="172"/>
            <w:ind w:left="173" w:hanging="598"/>
          </w:pPr>
        </w:pPrChange>
      </w:pPr>
      <w:ins w:id="4707" w:author="Claire Kouba" w:date="2023-09-25T11:56:00Z">
        <w:r>
          <w:rPr>
            <w:w w:val="105"/>
          </w:rPr>
          <w:t xml:space="preserve">3.5.2 </w:t>
        </w:r>
      </w:ins>
      <w:r w:rsidR="002573FA" w:rsidRPr="00D753AC">
        <w:rPr>
          <w:w w:val="105"/>
          <w:rPrChange w:id="4708" w:author="Claire Kouba" w:date="2023-09-12T16:52:00Z">
            <w:rPr>
              <w:bCs/>
              <w:w w:val="110"/>
            </w:rPr>
          </w:rPrChange>
        </w:rPr>
        <w:t xml:space="preserve">Predicted and observed </w:t>
      </w:r>
      <w:r w:rsidR="002573FA" w:rsidRPr="00D753AC">
        <w:rPr>
          <w:i/>
          <w:w w:val="115"/>
          <w:rPrChange w:id="4709" w:author="Claire Kouba" w:date="2023-09-12T16:52:00Z">
            <w:rPr>
              <w:bCs/>
              <w:i/>
              <w:w w:val="125"/>
            </w:rPr>
          </w:rPrChange>
        </w:rPr>
        <w:t>V</w:t>
      </w:r>
      <w:r w:rsidR="002573FA" w:rsidRPr="00D753AC">
        <w:rPr>
          <w:i/>
          <w:w w:val="115"/>
          <w:position w:val="-2"/>
          <w:rPrChange w:id="4710" w:author="Claire Kouba" w:date="2023-09-12T16:52:00Z">
            <w:rPr>
              <w:bCs/>
              <w:i/>
              <w:w w:val="125"/>
              <w:position w:val="-2"/>
            </w:rPr>
          </w:rPrChange>
        </w:rPr>
        <w:t>min</w:t>
      </w:r>
      <w:del w:id="4711" w:author="Claire Kouba" w:date="2023-09-12T16:52:00Z">
        <w:r w:rsidR="00505335" w:rsidRPr="00D753AC">
          <w:rPr>
            <w:b w:val="0"/>
            <w:i/>
            <w:w w:val="125"/>
            <w:position w:val="-2"/>
          </w:rPr>
          <w:delText xml:space="preserve">. </w:delText>
        </w:r>
        <w:r w:rsidR="00505335" w:rsidRPr="00D753AC">
          <w:rPr>
            <w:w w:val="110"/>
            <w:position w:val="-2"/>
          </w:rPr>
          <w:delText xml:space="preserve">30 </w:delText>
        </w:r>
        <w:r w:rsidR="00505335" w:rsidRPr="00D753AC">
          <w:rPr>
            <w:b w:val="0"/>
            <w:i/>
            <w:w w:val="125"/>
            <w:position w:val="-2"/>
          </w:rPr>
          <w:delText>days</w:delText>
        </w:r>
      </w:del>
      <w:r w:rsidR="002573FA" w:rsidRPr="00D753AC">
        <w:rPr>
          <w:i/>
          <w:w w:val="115"/>
          <w:position w:val="-2"/>
          <w:rPrChange w:id="4712" w:author="Claire Kouba" w:date="2023-09-12T16:52:00Z">
            <w:rPr>
              <w:bCs/>
              <w:i/>
              <w:w w:val="125"/>
              <w:position w:val="-2"/>
            </w:rPr>
          </w:rPrChange>
        </w:rPr>
        <w:t xml:space="preserve"> </w:t>
      </w:r>
      <w:r w:rsidR="002573FA" w:rsidRPr="00D753AC">
        <w:rPr>
          <w:w w:val="105"/>
          <w:rPrChange w:id="4713" w:author="Claire Kouba" w:date="2023-09-12T16:52:00Z">
            <w:rPr>
              <w:bCs/>
              <w:w w:val="110"/>
            </w:rPr>
          </w:rPrChange>
        </w:rPr>
        <w:t>over</w:t>
      </w:r>
      <w:r w:rsidR="002573FA" w:rsidRPr="00D753AC">
        <w:rPr>
          <w:w w:val="105"/>
          <w:rPrChange w:id="4714" w:author="Claire Kouba" w:date="2023-09-12T16:52:00Z">
            <w:rPr>
              <w:bCs/>
              <w:spacing w:val="-18"/>
              <w:w w:val="110"/>
            </w:rPr>
          </w:rPrChange>
        </w:rPr>
        <w:t xml:space="preserve"> </w:t>
      </w:r>
      <w:r w:rsidR="002573FA" w:rsidRPr="00D753AC">
        <w:rPr>
          <w:w w:val="105"/>
          <w:rPrChange w:id="4715" w:author="Claire Kouba" w:date="2023-09-12T16:52:00Z">
            <w:rPr>
              <w:bCs/>
              <w:w w:val="110"/>
            </w:rPr>
          </w:rPrChange>
        </w:rPr>
        <w:t>time</w:t>
      </w:r>
    </w:p>
    <w:p w:rsidR="002153D1" w:rsidRPr="00D753AC" w:rsidRDefault="002153D1">
      <w:pPr>
        <w:spacing w:before="5"/>
        <w:ind w:left="173"/>
        <w:rPr>
          <w:rFonts w:ascii="Times New Roman" w:eastAsia="Times New Roman" w:hAnsi="Times New Roman" w:cs="Times New Roman"/>
          <w:b/>
          <w:bCs/>
        </w:rPr>
        <w:pPrChange w:id="4716" w:author="Claire Kouba" w:date="2023-09-12T16:52:00Z">
          <w:pPr>
            <w:spacing w:before="7"/>
            <w:ind w:left="173"/>
          </w:pPr>
        </w:pPrChange>
      </w:pPr>
    </w:p>
    <w:p w:rsidR="002153D1" w:rsidRPr="00D753AC" w:rsidRDefault="002573FA">
      <w:pPr>
        <w:pStyle w:val="BodyText"/>
        <w:ind w:left="173" w:right="111" w:firstLine="25"/>
        <w:rPr>
          <w:rFonts w:cs="Times New Roman"/>
          <w:sz w:val="22"/>
          <w:szCs w:val="22"/>
        </w:rPr>
        <w:pPrChange w:id="4717" w:author="Claire Kouba" w:date="2023-09-12T16:52:00Z">
          <w:pPr>
            <w:pStyle w:val="BodyText"/>
            <w:spacing w:line="312" w:lineRule="auto"/>
            <w:ind w:left="173" w:hanging="14"/>
          </w:pPr>
        </w:pPrChange>
      </w:pPr>
      <w:r w:rsidRPr="00D753AC">
        <w:rPr>
          <w:rFonts w:cs="Times New Roman"/>
          <w:sz w:val="22"/>
          <w:szCs w:val="22"/>
        </w:rPr>
        <w:t>The</w:t>
      </w:r>
      <w:r w:rsidRPr="00D753AC">
        <w:rPr>
          <w:rFonts w:cs="Times New Roman"/>
          <w:spacing w:val="12"/>
          <w:sz w:val="22"/>
          <w:szCs w:val="22"/>
          <w:rPrChange w:id="4718" w:author="Claire Kouba" w:date="2023-09-12T16:52:00Z">
            <w:rPr/>
          </w:rPrChange>
        </w:rPr>
        <w:t xml:space="preserve"> </w:t>
      </w:r>
      <w:r w:rsidRPr="00D753AC">
        <w:rPr>
          <w:rFonts w:eastAsia="Arial" w:cs="Times New Roman"/>
          <w:i/>
          <w:sz w:val="22"/>
          <w:szCs w:val="22"/>
        </w:rPr>
        <w:t>V</w:t>
      </w:r>
      <w:r w:rsidRPr="00D753AC">
        <w:rPr>
          <w:rFonts w:eastAsia="Arial" w:cs="Times New Roman"/>
          <w:i/>
          <w:position w:val="-2"/>
          <w:sz w:val="22"/>
          <w:szCs w:val="22"/>
        </w:rPr>
        <w:t>min</w:t>
      </w:r>
      <w:del w:id="4719"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eastAsia="Arial" w:cs="Times New Roman"/>
          <w:i/>
          <w:spacing w:val="33"/>
          <w:position w:val="-2"/>
          <w:sz w:val="22"/>
          <w:szCs w:val="22"/>
          <w:rPrChange w:id="4720" w:author="Claire Kouba" w:date="2023-09-12T16:52:00Z">
            <w:rPr>
              <w:rFonts w:eastAsia="Arial"/>
              <w:i/>
              <w:position w:val="-2"/>
            </w:rPr>
          </w:rPrChange>
        </w:rPr>
        <w:t xml:space="preserve"> </w:t>
      </w:r>
      <w:r w:rsidRPr="00D753AC">
        <w:rPr>
          <w:rFonts w:cs="Times New Roman"/>
          <w:sz w:val="22"/>
          <w:szCs w:val="22"/>
        </w:rPr>
        <w:t>formulation</w:t>
      </w:r>
      <w:r w:rsidRPr="00D753AC">
        <w:rPr>
          <w:rFonts w:cs="Times New Roman"/>
          <w:spacing w:val="12"/>
          <w:sz w:val="22"/>
          <w:szCs w:val="22"/>
          <w:rPrChange w:id="4721" w:author="Claire Kouba" w:date="2023-09-12T16:52:00Z">
            <w:rPr/>
          </w:rPrChange>
        </w:rPr>
        <w:t xml:space="preserve"> </w:t>
      </w:r>
      <w:r w:rsidRPr="00D753AC">
        <w:rPr>
          <w:rFonts w:cs="Times New Roman"/>
          <w:sz w:val="22"/>
          <w:szCs w:val="22"/>
        </w:rPr>
        <w:t>proposed</w:t>
      </w:r>
      <w:r w:rsidRPr="00D753AC">
        <w:rPr>
          <w:rFonts w:cs="Times New Roman"/>
          <w:spacing w:val="12"/>
          <w:sz w:val="22"/>
          <w:szCs w:val="22"/>
          <w:rPrChange w:id="4722" w:author="Claire Kouba" w:date="2023-09-12T16:52:00Z">
            <w:rPr/>
          </w:rPrChange>
        </w:rPr>
        <w:t xml:space="preserve"> </w:t>
      </w:r>
      <w:r w:rsidRPr="00D753AC">
        <w:rPr>
          <w:rFonts w:cs="Times New Roman"/>
          <w:sz w:val="22"/>
          <w:szCs w:val="22"/>
        </w:rPr>
        <w:t>above</w:t>
      </w:r>
      <w:r w:rsidRPr="00D753AC">
        <w:rPr>
          <w:rFonts w:cs="Times New Roman"/>
          <w:spacing w:val="12"/>
          <w:sz w:val="22"/>
          <w:szCs w:val="22"/>
          <w:rPrChange w:id="4723" w:author="Claire Kouba" w:date="2023-09-12T16:52:00Z">
            <w:rPr/>
          </w:rPrChange>
        </w:rPr>
        <w:t xml:space="preserve"> </w:t>
      </w:r>
      <w:r w:rsidRPr="00D753AC">
        <w:rPr>
          <w:rFonts w:cs="Times New Roman"/>
          <w:sz w:val="22"/>
          <w:szCs w:val="22"/>
        </w:rPr>
        <w:t>predicts</w:t>
      </w:r>
      <w:r w:rsidRPr="00D753AC">
        <w:rPr>
          <w:rFonts w:cs="Times New Roman"/>
          <w:spacing w:val="12"/>
          <w:sz w:val="22"/>
          <w:szCs w:val="22"/>
          <w:rPrChange w:id="4724" w:author="Claire Kouba" w:date="2023-09-12T16:52:00Z">
            <w:rPr/>
          </w:rPrChange>
        </w:rPr>
        <w:t xml:space="preserve"> </w:t>
      </w:r>
      <w:r w:rsidRPr="00D753AC">
        <w:rPr>
          <w:rFonts w:cs="Times New Roman"/>
          <w:sz w:val="22"/>
          <w:szCs w:val="22"/>
        </w:rPr>
        <w:t>minimum</w:t>
      </w:r>
      <w:r w:rsidRPr="00D753AC">
        <w:rPr>
          <w:rFonts w:cs="Times New Roman"/>
          <w:spacing w:val="12"/>
          <w:sz w:val="22"/>
          <w:szCs w:val="22"/>
          <w:rPrChange w:id="4725" w:author="Claire Kouba" w:date="2023-09-12T16:52:00Z">
            <w:rPr/>
          </w:rPrChange>
        </w:rPr>
        <w:t xml:space="preserve"> </w:t>
      </w:r>
      <w:r w:rsidRPr="00D753AC">
        <w:rPr>
          <w:rFonts w:cs="Times New Roman"/>
          <w:sz w:val="22"/>
          <w:szCs w:val="22"/>
        </w:rPr>
        <w:t>30-day</w:t>
      </w:r>
      <w:r w:rsidRPr="00D753AC">
        <w:rPr>
          <w:rFonts w:cs="Times New Roman"/>
          <w:spacing w:val="12"/>
          <w:sz w:val="22"/>
          <w:szCs w:val="22"/>
          <w:rPrChange w:id="4726" w:author="Claire Kouba" w:date="2023-09-12T16:52:00Z">
            <w:rPr/>
          </w:rPrChange>
        </w:rPr>
        <w:t xml:space="preserve"> </w:t>
      </w:r>
      <w:r w:rsidRPr="00D753AC">
        <w:rPr>
          <w:rFonts w:cs="Times New Roman"/>
          <w:sz w:val="22"/>
          <w:szCs w:val="22"/>
        </w:rPr>
        <w:t>dry</w:t>
      </w:r>
      <w:r w:rsidRPr="00D753AC">
        <w:rPr>
          <w:rFonts w:cs="Times New Roman"/>
          <w:spacing w:val="12"/>
          <w:sz w:val="22"/>
          <w:szCs w:val="22"/>
          <w:rPrChange w:id="4727" w:author="Claire Kouba" w:date="2023-09-12T16:52:00Z">
            <w:rPr/>
          </w:rPrChange>
        </w:rPr>
        <w:t xml:space="preserve"> </w:t>
      </w:r>
      <w:r w:rsidRPr="00D753AC">
        <w:rPr>
          <w:rFonts w:cs="Times New Roman"/>
          <w:sz w:val="22"/>
          <w:szCs w:val="22"/>
        </w:rPr>
        <w:t>season</w:t>
      </w:r>
      <w:r w:rsidRPr="00D753AC">
        <w:rPr>
          <w:rFonts w:cs="Times New Roman"/>
          <w:spacing w:val="12"/>
          <w:sz w:val="22"/>
          <w:szCs w:val="22"/>
          <w:rPrChange w:id="4728" w:author="Claire Kouba" w:date="2023-09-12T16:52:00Z">
            <w:rPr/>
          </w:rPrChange>
        </w:rPr>
        <w:t xml:space="preserve"> </w:t>
      </w:r>
      <w:r w:rsidRPr="00D753AC">
        <w:rPr>
          <w:rFonts w:cs="Times New Roman"/>
          <w:sz w:val="22"/>
          <w:szCs w:val="22"/>
        </w:rPr>
        <w:t>baseflows</w:t>
      </w:r>
      <w:r w:rsidRPr="00D753AC">
        <w:rPr>
          <w:rFonts w:cs="Times New Roman"/>
          <w:spacing w:val="12"/>
          <w:sz w:val="22"/>
          <w:szCs w:val="22"/>
          <w:rPrChange w:id="4729" w:author="Claire Kouba" w:date="2023-09-12T16:52:00Z">
            <w:rPr/>
          </w:rPrChange>
        </w:rPr>
        <w:t xml:space="preserve"> </w:t>
      </w:r>
      <w:r w:rsidRPr="00D753AC">
        <w:rPr>
          <w:rFonts w:cs="Times New Roman"/>
          <w:sz w:val="22"/>
          <w:szCs w:val="22"/>
        </w:rPr>
        <w:t>with</w:t>
      </w:r>
      <w:r w:rsidRPr="00D753AC">
        <w:rPr>
          <w:rFonts w:cs="Times New Roman"/>
          <w:spacing w:val="12"/>
          <w:sz w:val="22"/>
          <w:szCs w:val="22"/>
          <w:rPrChange w:id="4730" w:author="Claire Kouba" w:date="2023-09-12T16:52:00Z">
            <w:rPr/>
          </w:rPrChange>
        </w:rPr>
        <w:t xml:space="preserve"> </w:t>
      </w:r>
      <w:r w:rsidRPr="00D753AC">
        <w:rPr>
          <w:rFonts w:cs="Times New Roman"/>
          <w:sz w:val="22"/>
          <w:szCs w:val="22"/>
        </w:rPr>
        <w:t>a</w:t>
      </w:r>
      <w:r w:rsidRPr="00D753AC">
        <w:rPr>
          <w:rFonts w:cs="Times New Roman"/>
          <w:spacing w:val="12"/>
          <w:sz w:val="22"/>
          <w:szCs w:val="22"/>
          <w:rPrChange w:id="4731" w:author="Claire Kouba" w:date="2023-09-12T16:52:00Z">
            <w:rPr/>
          </w:rPrChange>
        </w:rPr>
        <w:t xml:space="preserve"> </w:t>
      </w:r>
      <w:r w:rsidRPr="00D753AC">
        <w:rPr>
          <w:rFonts w:cs="Times New Roman"/>
          <w:sz w:val="22"/>
          <w:szCs w:val="22"/>
        </w:rPr>
        <w:t>model</w:t>
      </w:r>
      <w:r w:rsidRPr="00D753AC">
        <w:rPr>
          <w:rFonts w:cs="Times New Roman"/>
          <w:spacing w:val="12"/>
          <w:sz w:val="22"/>
          <w:szCs w:val="22"/>
          <w:rPrChange w:id="4732" w:author="Claire Kouba" w:date="2023-09-12T16:52:00Z">
            <w:rPr/>
          </w:rPrChange>
        </w:rPr>
        <w:t xml:space="preserve"> </w:t>
      </w:r>
      <w:r w:rsidRPr="00D753AC">
        <w:rPr>
          <w:rFonts w:cs="Times New Roman"/>
          <w:sz w:val="22"/>
          <w:szCs w:val="22"/>
        </w:rPr>
        <w:t>error</w:t>
      </w:r>
      <w:r w:rsidRPr="00D753AC">
        <w:rPr>
          <w:rFonts w:cs="Times New Roman"/>
          <w:spacing w:val="12"/>
          <w:sz w:val="22"/>
          <w:szCs w:val="22"/>
          <w:rPrChange w:id="4733" w:author="Claire Kouba" w:date="2023-09-12T16:52:00Z">
            <w:rPr/>
          </w:rPrChange>
        </w:rPr>
        <w:t xml:space="preserve"> </w:t>
      </w:r>
      <w:r w:rsidRPr="00D753AC">
        <w:rPr>
          <w:rFonts w:cs="Times New Roman"/>
          <w:sz w:val="22"/>
          <w:szCs w:val="22"/>
        </w:rPr>
        <w:t>of</w:t>
      </w:r>
      <w:r w:rsidRPr="00D753AC">
        <w:rPr>
          <w:rFonts w:cs="Times New Roman"/>
          <w:spacing w:val="12"/>
          <w:sz w:val="22"/>
          <w:szCs w:val="22"/>
          <w:rPrChange w:id="4734" w:author="Claire Kouba" w:date="2023-09-12T16:52:00Z">
            <w:rPr/>
          </w:rPrChange>
        </w:rPr>
        <w:t xml:space="preserve"> </w:t>
      </w:r>
      <w:r w:rsidRPr="00D753AC">
        <w:rPr>
          <w:rFonts w:cs="Times New Roman"/>
          <w:sz w:val="22"/>
          <w:szCs w:val="22"/>
        </w:rPr>
        <w:t>2.</w:t>
      </w:r>
      <w:del w:id="4735" w:author="Claire Kouba" w:date="2023-09-12T16:52:00Z">
        <w:r w:rsidR="00505335" w:rsidRPr="00D753AC">
          <w:rPr>
            <w:rFonts w:cs="Times New Roman"/>
            <w:sz w:val="22"/>
            <w:szCs w:val="22"/>
          </w:rPr>
          <w:delText>3</w:delText>
        </w:r>
      </w:del>
      <w:ins w:id="4736" w:author="Claire Kouba" w:date="2023-09-12T16:52:00Z">
        <w:r w:rsidRPr="00D753AC">
          <w:rPr>
            <w:rFonts w:cs="Times New Roman"/>
            <w:sz w:val="22"/>
            <w:szCs w:val="22"/>
          </w:rPr>
          <w:t>29</w:t>
        </w:r>
      </w:ins>
      <w:r w:rsidRPr="00D753AC">
        <w:rPr>
          <w:rFonts w:cs="Times New Roman"/>
          <w:spacing w:val="12"/>
          <w:sz w:val="22"/>
          <w:szCs w:val="22"/>
          <w:rPrChange w:id="4737" w:author="Claire Kouba" w:date="2023-09-12T16:52:00Z">
            <w:rPr>
              <w:spacing w:val="47"/>
            </w:rPr>
          </w:rPrChange>
        </w:rPr>
        <w:t xml:space="preserve"> </w:t>
      </w:r>
      <w:r w:rsidRPr="00D753AC">
        <w:rPr>
          <w:rFonts w:cs="Times New Roman"/>
          <w:sz w:val="22"/>
          <w:szCs w:val="22"/>
        </w:rPr>
        <w:t>Mm</w:t>
      </w:r>
      <w:r w:rsidRPr="00D753AC">
        <w:rPr>
          <w:rFonts w:cs="Times New Roman"/>
          <w:position w:val="7"/>
          <w:sz w:val="22"/>
          <w:szCs w:val="22"/>
        </w:rPr>
        <w:t>3</w:t>
      </w:r>
      <w:r w:rsidRPr="00D753AC">
        <w:rPr>
          <w:rFonts w:cs="Times New Roman"/>
          <w:spacing w:val="2"/>
          <w:position w:val="7"/>
          <w:sz w:val="22"/>
          <w:szCs w:val="22"/>
          <w:rPrChange w:id="4738" w:author="Claire Kouba" w:date="2023-09-12T16:52:00Z">
            <w:rPr>
              <w:w w:val="99"/>
              <w:position w:val="7"/>
            </w:rPr>
          </w:rPrChange>
        </w:rPr>
        <w:t xml:space="preserve"> </w:t>
      </w:r>
      <w:ins w:id="4739" w:author="Claire Kouba" w:date="2023-09-12T16:52:00Z">
        <w:r w:rsidRPr="00D753AC">
          <w:rPr>
            <w:rFonts w:cs="Times New Roman"/>
            <w:sz w:val="22"/>
            <w:szCs w:val="22"/>
          </w:rPr>
          <w:t>per</w:t>
        </w:r>
        <w:r w:rsidRPr="00D753AC">
          <w:rPr>
            <w:rFonts w:cs="Times New Roman"/>
            <w:w w:val="99"/>
            <w:sz w:val="22"/>
            <w:szCs w:val="22"/>
          </w:rPr>
          <w:t xml:space="preserve"> </w:t>
        </w:r>
        <w:r w:rsidRPr="00D753AC">
          <w:rPr>
            <w:rFonts w:cs="Times New Roman"/>
            <w:sz w:val="22"/>
            <w:szCs w:val="22"/>
          </w:rPr>
          <w:t xml:space="preserve">30 days </w:t>
        </w:r>
      </w:ins>
      <w:r w:rsidRPr="00D753AC">
        <w:rPr>
          <w:rFonts w:cs="Times New Roman"/>
          <w:sz w:val="22"/>
          <w:szCs w:val="22"/>
        </w:rPr>
        <w:t>(31.</w:t>
      </w:r>
      <w:del w:id="4740" w:author="Claire Kouba" w:date="2023-09-12T16:52:00Z">
        <w:r w:rsidR="00505335" w:rsidRPr="00D753AC">
          <w:rPr>
            <w:rFonts w:cs="Times New Roman"/>
            <w:sz w:val="22"/>
            <w:szCs w:val="22"/>
          </w:rPr>
          <w:delText>3</w:delText>
        </w:r>
      </w:del>
      <w:ins w:id="4741" w:author="Claire Kouba" w:date="2023-09-12T16:52:00Z">
        <w:r w:rsidRPr="00D753AC">
          <w:rPr>
            <w:rFonts w:cs="Times New Roman"/>
            <w:sz w:val="22"/>
            <w:szCs w:val="22"/>
          </w:rPr>
          <w:t>2</w:t>
        </w:r>
      </w:ins>
      <w:r w:rsidRPr="00D753AC">
        <w:rPr>
          <w:rFonts w:cs="Times New Roman"/>
          <w:sz w:val="22"/>
          <w:szCs w:val="22"/>
        </w:rPr>
        <w:t xml:space="preserve"> cfs), and a root mean squared error of 1.4 Mm</w:t>
      </w:r>
      <w:r w:rsidRPr="00D753AC">
        <w:rPr>
          <w:rFonts w:cs="Times New Roman"/>
          <w:position w:val="7"/>
          <w:sz w:val="22"/>
          <w:szCs w:val="22"/>
        </w:rPr>
        <w:t xml:space="preserve">3 </w:t>
      </w:r>
      <w:r w:rsidRPr="00D753AC">
        <w:rPr>
          <w:rFonts w:cs="Times New Roman"/>
          <w:sz w:val="22"/>
          <w:szCs w:val="22"/>
        </w:rPr>
        <w:t>(19.4</w:t>
      </w:r>
      <w:r w:rsidRPr="00D753AC">
        <w:rPr>
          <w:rFonts w:cs="Times New Roman"/>
          <w:sz w:val="22"/>
          <w:szCs w:val="22"/>
          <w:rPrChange w:id="4742" w:author="Claire Kouba" w:date="2023-09-12T16:52:00Z">
            <w:rPr>
              <w:spacing w:val="-5"/>
            </w:rPr>
          </w:rPrChange>
        </w:rPr>
        <w:t xml:space="preserve"> </w:t>
      </w:r>
      <w:r w:rsidRPr="00D753AC">
        <w:rPr>
          <w:rFonts w:cs="Times New Roman"/>
          <w:sz w:val="22"/>
          <w:szCs w:val="22"/>
        </w:rPr>
        <w:t>cfs).</w:t>
      </w:r>
      <w:ins w:id="4743" w:author="Claire Kouba" w:date="2023-09-12T16:52:00Z">
        <w:r w:rsidRPr="00D753AC">
          <w:rPr>
            <w:rFonts w:cs="Times New Roman"/>
            <w:sz w:val="22"/>
            <w:szCs w:val="22"/>
          </w:rPr>
          <w:t xml:space="preserve"> This RMSE indicates substantial uncertainty in</w:t>
        </w:r>
        <w:r w:rsidRPr="00D753AC">
          <w:rPr>
            <w:rFonts w:cs="Times New Roman"/>
            <w:spacing w:val="34"/>
            <w:sz w:val="22"/>
            <w:szCs w:val="22"/>
          </w:rPr>
          <w:t xml:space="preserve"> </w:t>
        </w:r>
        <w:r w:rsidRPr="00D753AC">
          <w:rPr>
            <w:rFonts w:cs="Times New Roman"/>
            <w:sz w:val="22"/>
            <w:szCs w:val="22"/>
          </w:rPr>
          <w:t>any</w:t>
        </w:r>
        <w:r w:rsidRPr="00D753AC">
          <w:rPr>
            <w:rFonts w:cs="Times New Roman"/>
            <w:w w:val="99"/>
            <w:sz w:val="22"/>
            <w:szCs w:val="22"/>
          </w:rPr>
          <w:t xml:space="preserve"> </w:t>
        </w:r>
        <w:r w:rsidRPr="00D753AC">
          <w:rPr>
            <w:rFonts w:cs="Times New Roman"/>
            <w:sz w:val="22"/>
            <w:szCs w:val="22"/>
          </w:rPr>
          <w:t xml:space="preserve">single year’s prediction: it corresponds to 49% of the mean </w:t>
        </w:r>
        <w:r w:rsidRPr="00D753AC">
          <w:rPr>
            <w:rFonts w:eastAsia="Arial" w:cs="Times New Roman"/>
            <w:i/>
            <w:sz w:val="22"/>
            <w:szCs w:val="22"/>
          </w:rPr>
          <w:t>V</w:t>
        </w:r>
        <w:r w:rsidRPr="00D753AC">
          <w:rPr>
            <w:rFonts w:eastAsia="Arial" w:cs="Times New Roman"/>
            <w:i/>
            <w:position w:val="-2"/>
            <w:sz w:val="22"/>
            <w:szCs w:val="22"/>
          </w:rPr>
          <w:t xml:space="preserve">min  </w:t>
        </w:r>
        <w:r w:rsidRPr="00D753AC">
          <w:rPr>
            <w:rFonts w:cs="Times New Roman"/>
            <w:sz w:val="22"/>
            <w:szCs w:val="22"/>
          </w:rPr>
          <w:t>value, 2.9 Mm</w:t>
        </w:r>
        <w:r w:rsidRPr="00D753AC">
          <w:rPr>
            <w:rFonts w:cs="Times New Roman"/>
            <w:position w:val="7"/>
            <w:sz w:val="22"/>
            <w:szCs w:val="22"/>
          </w:rPr>
          <w:t xml:space="preserve">3  </w:t>
        </w:r>
        <w:r w:rsidRPr="00D753AC">
          <w:rPr>
            <w:rFonts w:cs="Times New Roman"/>
            <w:sz w:val="22"/>
            <w:szCs w:val="22"/>
          </w:rPr>
          <w:t>(40</w:t>
        </w:r>
        <w:r w:rsidRPr="00D753AC">
          <w:rPr>
            <w:rFonts w:cs="Times New Roman"/>
            <w:spacing w:val="-29"/>
            <w:sz w:val="22"/>
            <w:szCs w:val="22"/>
          </w:rPr>
          <w:t xml:space="preserve"> </w:t>
        </w:r>
        <w:r w:rsidRPr="00D753AC">
          <w:rPr>
            <w:rFonts w:cs="Times New Roman"/>
            <w:sz w:val="22"/>
            <w:szCs w:val="22"/>
          </w:rPr>
          <w:t>cfs).</w:t>
        </w:r>
      </w:ins>
    </w:p>
    <w:p w:rsidR="002153D1" w:rsidRPr="00D753AC" w:rsidRDefault="002573FA">
      <w:pPr>
        <w:pStyle w:val="BodyText"/>
        <w:ind w:left="173" w:right="158" w:firstLine="253"/>
        <w:rPr>
          <w:rFonts w:cs="Times New Roman"/>
          <w:sz w:val="22"/>
          <w:szCs w:val="22"/>
        </w:rPr>
        <w:pPrChange w:id="4744" w:author="Claire Kouba" w:date="2023-09-12T16:52:00Z">
          <w:pPr>
            <w:pStyle w:val="BodyText"/>
            <w:spacing w:before="32" w:line="343" w:lineRule="auto"/>
            <w:ind w:left="173" w:right="218" w:firstLine="261"/>
          </w:pPr>
        </w:pPrChange>
      </w:pPr>
      <w:r w:rsidRPr="00D753AC">
        <w:rPr>
          <w:rFonts w:cs="Times New Roman"/>
          <w:sz w:val="22"/>
          <w:szCs w:val="22"/>
        </w:rPr>
        <w:t>Matching</w:t>
      </w:r>
      <w:r w:rsidRPr="00D753AC">
        <w:rPr>
          <w:rFonts w:cs="Times New Roman"/>
          <w:spacing w:val="16"/>
          <w:sz w:val="22"/>
          <w:szCs w:val="22"/>
          <w:rPrChange w:id="4745"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4746" w:author="Claire Kouba" w:date="2023-09-12T16:52:00Z">
            <w:rPr/>
          </w:rPrChange>
        </w:rPr>
        <w:t xml:space="preserve"> </w:t>
      </w:r>
      <w:r w:rsidRPr="00D753AC">
        <w:rPr>
          <w:rFonts w:cs="Times New Roman"/>
          <w:sz w:val="22"/>
          <w:szCs w:val="22"/>
        </w:rPr>
        <w:t>historical</w:t>
      </w:r>
      <w:r w:rsidRPr="00D753AC">
        <w:rPr>
          <w:rFonts w:cs="Times New Roman"/>
          <w:spacing w:val="16"/>
          <w:sz w:val="22"/>
          <w:szCs w:val="22"/>
          <w:rPrChange w:id="4747" w:author="Claire Kouba" w:date="2023-09-12T16:52:00Z">
            <w:rPr/>
          </w:rPrChange>
        </w:rPr>
        <w:t xml:space="preserve"> </w:t>
      </w:r>
      <w:r w:rsidRPr="00D753AC">
        <w:rPr>
          <w:rFonts w:cs="Times New Roman"/>
          <w:sz w:val="22"/>
          <w:szCs w:val="22"/>
        </w:rPr>
        <w:t>trends</w:t>
      </w:r>
      <w:r w:rsidRPr="00D753AC">
        <w:rPr>
          <w:rFonts w:cs="Times New Roman"/>
          <w:spacing w:val="16"/>
          <w:sz w:val="22"/>
          <w:szCs w:val="22"/>
          <w:rPrChange w:id="4748" w:author="Claire Kouba" w:date="2023-09-12T16:52:00Z">
            <w:rPr/>
          </w:rPrChange>
        </w:rPr>
        <w:t xml:space="preserve"> </w:t>
      </w:r>
      <w:r w:rsidRPr="00D753AC">
        <w:rPr>
          <w:rFonts w:cs="Times New Roman"/>
          <w:sz w:val="22"/>
          <w:szCs w:val="22"/>
        </w:rPr>
        <w:t>of</w:t>
      </w:r>
      <w:r w:rsidRPr="00D753AC">
        <w:rPr>
          <w:rFonts w:cs="Times New Roman"/>
          <w:spacing w:val="16"/>
          <w:sz w:val="22"/>
          <w:szCs w:val="22"/>
          <w:rPrChange w:id="4749" w:author="Claire Kouba" w:date="2023-09-12T16:52:00Z">
            <w:rPr/>
          </w:rPrChange>
        </w:rPr>
        <w:t xml:space="preserve"> </w:t>
      </w:r>
      <w:r w:rsidRPr="00D753AC">
        <w:rPr>
          <w:rFonts w:cs="Times New Roman"/>
          <w:sz w:val="22"/>
          <w:szCs w:val="22"/>
        </w:rPr>
        <w:t>decreasing</w:t>
      </w:r>
      <w:r w:rsidRPr="00D753AC">
        <w:rPr>
          <w:rFonts w:cs="Times New Roman"/>
          <w:spacing w:val="16"/>
          <w:sz w:val="22"/>
          <w:szCs w:val="22"/>
          <w:rPrChange w:id="4750" w:author="Claire Kouba" w:date="2023-09-12T16:52:00Z">
            <w:rPr/>
          </w:rPrChange>
        </w:rPr>
        <w:t xml:space="preserve"> </w:t>
      </w:r>
      <w:r w:rsidRPr="00D753AC">
        <w:rPr>
          <w:rFonts w:cs="Times New Roman"/>
          <w:sz w:val="22"/>
          <w:szCs w:val="22"/>
        </w:rPr>
        <w:t>snowpack,</w:t>
      </w:r>
      <w:r w:rsidRPr="00D753AC">
        <w:rPr>
          <w:rFonts w:cs="Times New Roman"/>
          <w:spacing w:val="16"/>
          <w:sz w:val="22"/>
          <w:szCs w:val="22"/>
          <w:rPrChange w:id="4751"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4752" w:author="Claire Kouba" w:date="2023-09-12T16:52:00Z">
            <w:rPr/>
          </w:rPrChange>
        </w:rPr>
        <w:t xml:space="preserve"> </w:t>
      </w:r>
      <w:r w:rsidRPr="00D753AC">
        <w:rPr>
          <w:rFonts w:cs="Times New Roman"/>
          <w:sz w:val="22"/>
          <w:szCs w:val="22"/>
        </w:rPr>
        <w:t>observed</w:t>
      </w:r>
      <w:r w:rsidRPr="00D753AC">
        <w:rPr>
          <w:rFonts w:cs="Times New Roman"/>
          <w:spacing w:val="16"/>
          <w:sz w:val="22"/>
          <w:szCs w:val="22"/>
          <w:rPrChange w:id="4753" w:author="Claire Kouba" w:date="2023-09-12T16:52:00Z">
            <w:rPr/>
          </w:rPrChange>
        </w:rPr>
        <w:t xml:space="preserve"> </w:t>
      </w:r>
      <w:r w:rsidRPr="00D753AC">
        <w:rPr>
          <w:rFonts w:cs="Times New Roman"/>
          <w:sz w:val="22"/>
          <w:szCs w:val="22"/>
        </w:rPr>
        <w:t>and</w:t>
      </w:r>
      <w:r w:rsidRPr="00D753AC">
        <w:rPr>
          <w:rFonts w:cs="Times New Roman"/>
          <w:spacing w:val="16"/>
          <w:sz w:val="22"/>
          <w:szCs w:val="22"/>
          <w:rPrChange w:id="4754" w:author="Claire Kouba" w:date="2023-09-12T16:52:00Z">
            <w:rPr/>
          </w:rPrChange>
        </w:rPr>
        <w:t xml:space="preserve"> </w:t>
      </w:r>
      <w:r w:rsidRPr="00D753AC">
        <w:rPr>
          <w:rFonts w:cs="Times New Roman"/>
          <w:sz w:val="22"/>
          <w:szCs w:val="22"/>
        </w:rPr>
        <w:t>predicted</w:t>
      </w:r>
      <w:r w:rsidRPr="00D753AC">
        <w:rPr>
          <w:rFonts w:cs="Times New Roman"/>
          <w:spacing w:val="15"/>
          <w:sz w:val="22"/>
          <w:szCs w:val="22"/>
          <w:rPrChange w:id="4755" w:author="Claire Kouba" w:date="2023-09-12T16:52:00Z">
            <w:rPr/>
          </w:rPrChange>
        </w:rPr>
        <w:t xml:space="preserve"> </w:t>
      </w:r>
      <w:r w:rsidRPr="00D753AC">
        <w:rPr>
          <w:rFonts w:cs="Times New Roman"/>
          <w:i/>
          <w:sz w:val="22"/>
          <w:szCs w:val="22"/>
        </w:rPr>
        <w:t>V</w:t>
      </w:r>
      <w:r w:rsidRPr="00D753AC">
        <w:rPr>
          <w:rFonts w:cs="Times New Roman"/>
          <w:i/>
          <w:position w:val="-2"/>
          <w:sz w:val="22"/>
          <w:szCs w:val="22"/>
        </w:rPr>
        <w:t>min</w:t>
      </w:r>
      <w:del w:id="4756"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cs="Times New Roman"/>
          <w:i/>
          <w:spacing w:val="37"/>
          <w:position w:val="-2"/>
          <w:sz w:val="22"/>
          <w:szCs w:val="22"/>
          <w:rPrChange w:id="4757" w:author="Claire Kouba" w:date="2023-09-12T16:52:00Z">
            <w:rPr>
              <w:i/>
              <w:position w:val="-2"/>
            </w:rPr>
          </w:rPrChange>
        </w:rPr>
        <w:t xml:space="preserve"> </w:t>
      </w:r>
      <w:r w:rsidRPr="00D753AC">
        <w:rPr>
          <w:rFonts w:cs="Times New Roman"/>
          <w:sz w:val="22"/>
          <w:szCs w:val="22"/>
        </w:rPr>
        <w:t>values</w:t>
      </w:r>
      <w:r w:rsidRPr="00D753AC">
        <w:rPr>
          <w:rFonts w:cs="Times New Roman"/>
          <w:spacing w:val="16"/>
          <w:sz w:val="22"/>
          <w:szCs w:val="22"/>
          <w:rPrChange w:id="4758" w:author="Claire Kouba" w:date="2023-09-12T16:52:00Z">
            <w:rPr/>
          </w:rPrChange>
        </w:rPr>
        <w:t xml:space="preserve"> </w:t>
      </w:r>
      <w:r w:rsidRPr="00D753AC">
        <w:rPr>
          <w:rFonts w:cs="Times New Roman"/>
          <w:sz w:val="22"/>
          <w:szCs w:val="22"/>
        </w:rPr>
        <w:t>show</w:t>
      </w:r>
      <w:r w:rsidRPr="00D753AC">
        <w:rPr>
          <w:rFonts w:cs="Times New Roman"/>
          <w:spacing w:val="16"/>
          <w:sz w:val="22"/>
          <w:szCs w:val="22"/>
          <w:rPrChange w:id="4759" w:author="Claire Kouba" w:date="2023-09-12T16:52:00Z">
            <w:rPr/>
          </w:rPrChange>
        </w:rPr>
        <w:t xml:space="preserve"> </w:t>
      </w:r>
      <w:r w:rsidRPr="00D753AC">
        <w:rPr>
          <w:rFonts w:cs="Times New Roman"/>
          <w:sz w:val="22"/>
          <w:szCs w:val="22"/>
        </w:rPr>
        <w:t>a</w:t>
      </w:r>
      <w:r w:rsidRPr="00D753AC">
        <w:rPr>
          <w:rFonts w:cs="Times New Roman"/>
          <w:spacing w:val="16"/>
          <w:sz w:val="22"/>
          <w:szCs w:val="22"/>
          <w:rPrChange w:id="4760" w:author="Claire Kouba" w:date="2023-09-12T16:52:00Z">
            <w:rPr>
              <w:spacing w:val="36"/>
            </w:rPr>
          </w:rPrChange>
        </w:rPr>
        <w:t xml:space="preserve"> </w:t>
      </w:r>
      <w:r w:rsidRPr="00D753AC">
        <w:rPr>
          <w:rFonts w:cs="Times New Roman"/>
          <w:sz w:val="22"/>
          <w:szCs w:val="22"/>
        </w:rPr>
        <w:t>downward</w:t>
      </w:r>
      <w:r w:rsidRPr="00D753AC">
        <w:rPr>
          <w:rFonts w:cs="Times New Roman"/>
          <w:spacing w:val="16"/>
          <w:sz w:val="22"/>
          <w:szCs w:val="22"/>
          <w:rPrChange w:id="4761" w:author="Claire Kouba" w:date="2023-09-12T16:52:00Z">
            <w:rPr>
              <w:w w:val="99"/>
            </w:rPr>
          </w:rPrChange>
        </w:rPr>
        <w:t xml:space="preserve"> </w:t>
      </w:r>
      <w:r w:rsidRPr="00D753AC">
        <w:rPr>
          <w:rFonts w:cs="Times New Roman"/>
          <w:sz w:val="22"/>
          <w:szCs w:val="22"/>
        </w:rPr>
        <w:t>trend</w:t>
      </w:r>
      <w:r w:rsidRPr="00D753AC">
        <w:rPr>
          <w:rFonts w:cs="Times New Roman"/>
          <w:w w:val="99"/>
          <w:sz w:val="22"/>
          <w:szCs w:val="22"/>
          <w:rPrChange w:id="4762" w:author="Claire Kouba" w:date="2023-09-12T16:52:00Z">
            <w:rPr>
              <w:spacing w:val="12"/>
            </w:rPr>
          </w:rPrChange>
        </w:rPr>
        <w:t xml:space="preserve"> </w:t>
      </w:r>
      <w:r w:rsidRPr="00D753AC">
        <w:rPr>
          <w:rFonts w:cs="Times New Roman"/>
          <w:sz w:val="22"/>
          <w:szCs w:val="22"/>
        </w:rPr>
        <w:t>over</w:t>
      </w:r>
      <w:r w:rsidRPr="00D753AC">
        <w:rPr>
          <w:rFonts w:cs="Times New Roman"/>
          <w:sz w:val="22"/>
          <w:szCs w:val="22"/>
          <w:rPrChange w:id="4763" w:author="Claire Kouba" w:date="2023-09-12T16:52:00Z">
            <w:rPr>
              <w:spacing w:val="11"/>
            </w:rPr>
          </w:rPrChange>
        </w:rPr>
        <w:t xml:space="preserve"> </w:t>
      </w:r>
      <w:r w:rsidRPr="00D753AC">
        <w:rPr>
          <w:rFonts w:cs="Times New Roman"/>
          <w:sz w:val="22"/>
          <w:szCs w:val="22"/>
        </w:rPr>
        <w:t>time</w:t>
      </w:r>
      <w:r w:rsidRPr="00D753AC">
        <w:rPr>
          <w:rFonts w:cs="Times New Roman"/>
          <w:sz w:val="22"/>
          <w:szCs w:val="22"/>
          <w:rPrChange w:id="4764" w:author="Claire Kouba" w:date="2023-09-12T16:52:00Z">
            <w:rPr>
              <w:spacing w:val="12"/>
            </w:rPr>
          </w:rPrChange>
        </w:rPr>
        <w:t xml:space="preserve"> </w:t>
      </w:r>
      <w:del w:id="476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"_bookmark11"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1"/>
            <w:sz w:val="22"/>
            <w:szCs w:val="22"/>
          </w:rPr>
          <w:delText xml:space="preserve"> </w:delText>
        </w:r>
        <w:r w:rsidR="00505335" w:rsidRPr="00D753AC">
          <w:rPr>
            <w:rFonts w:cs="Times New Roman"/>
            <w:sz w:val="22"/>
            <w:szCs w:val="22"/>
          </w:rPr>
          <w:delText>11,</w:delText>
        </w:r>
        <w:r w:rsidR="00505335" w:rsidRPr="00D753AC">
          <w:rPr>
            <w:rFonts w:cs="Times New Roman"/>
            <w:sz w:val="22"/>
            <w:szCs w:val="22"/>
          </w:rPr>
          <w:fldChar w:fldCharType="end"/>
        </w:r>
      </w:del>
      <w:ins w:id="476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(Figure A5,</w:t>
        </w:r>
        <w:r w:rsidRPr="00D753AC">
          <w:rPr>
            <w:rFonts w:cs="Times New Roman"/>
            <w:sz w:val="22"/>
            <w:szCs w:val="22"/>
          </w:rPr>
          <w:fldChar w:fldCharType="end"/>
        </w:r>
      </w:ins>
      <w:r w:rsidRPr="00D753AC">
        <w:rPr>
          <w:rFonts w:cs="Times New Roman"/>
          <w:sz w:val="22"/>
          <w:szCs w:val="22"/>
          <w:rPrChange w:id="4767" w:author="Claire Kouba" w:date="2023-09-12T16:52:00Z">
            <w:rPr>
              <w:spacing w:val="12"/>
            </w:rPr>
          </w:rPrChange>
        </w:rPr>
        <w:t xml:space="preserve"> </w:t>
      </w:r>
      <w:r w:rsidRPr="00D753AC">
        <w:rPr>
          <w:rFonts w:cs="Times New Roman"/>
          <w:sz w:val="22"/>
          <w:szCs w:val="22"/>
        </w:rPr>
        <w:t>top</w:t>
      </w:r>
      <w:r w:rsidRPr="00D753AC">
        <w:rPr>
          <w:rFonts w:cs="Times New Roman"/>
          <w:sz w:val="22"/>
          <w:szCs w:val="22"/>
          <w:rPrChange w:id="4768" w:author="Claire Kouba" w:date="2023-09-12T16:52:00Z">
            <w:rPr>
              <w:spacing w:val="11"/>
            </w:rPr>
          </w:rPrChange>
        </w:rPr>
        <w:t xml:space="preserve"> </w:t>
      </w:r>
      <w:r w:rsidRPr="00D753AC">
        <w:rPr>
          <w:rFonts w:cs="Times New Roman"/>
          <w:sz w:val="22"/>
          <w:szCs w:val="22"/>
        </w:rPr>
        <w:t>panel).</w:t>
      </w:r>
      <w:r w:rsidRPr="00D753AC">
        <w:rPr>
          <w:rFonts w:cs="Times New Roman"/>
          <w:sz w:val="22"/>
          <w:szCs w:val="22"/>
          <w:rPrChange w:id="4769" w:author="Claire Kouba" w:date="2023-09-12T16:52:00Z">
            <w:rPr>
              <w:spacing w:val="12"/>
            </w:rPr>
          </w:rPrChange>
        </w:rPr>
        <w:t xml:space="preserve"> </w:t>
      </w:r>
      <w:r w:rsidRPr="00D753AC">
        <w:rPr>
          <w:rFonts w:cs="Times New Roman"/>
          <w:sz w:val="22"/>
          <w:szCs w:val="22"/>
        </w:rPr>
        <w:t>An</w:t>
      </w:r>
      <w:r w:rsidRPr="00D753AC">
        <w:rPr>
          <w:rFonts w:cs="Times New Roman"/>
          <w:sz w:val="22"/>
          <w:szCs w:val="22"/>
          <w:rPrChange w:id="4770" w:author="Claire Kouba" w:date="2023-09-12T16:52:00Z">
            <w:rPr>
              <w:spacing w:val="11"/>
            </w:rPr>
          </w:rPrChange>
        </w:rPr>
        <w:t xml:space="preserve"> </w:t>
      </w:r>
      <w:r w:rsidRPr="00D753AC">
        <w:rPr>
          <w:rFonts w:cs="Times New Roman"/>
          <w:sz w:val="22"/>
          <w:szCs w:val="22"/>
        </w:rPr>
        <w:t>outlier</w:t>
      </w:r>
      <w:r w:rsidRPr="00D753AC">
        <w:rPr>
          <w:rFonts w:cs="Times New Roman"/>
          <w:sz w:val="22"/>
          <w:szCs w:val="22"/>
          <w:rPrChange w:id="4771" w:author="Claire Kouba" w:date="2023-09-12T16:52:00Z">
            <w:rPr>
              <w:spacing w:val="12"/>
            </w:rPr>
          </w:rPrChange>
        </w:rPr>
        <w:t xml:space="preserve"> </w:t>
      </w:r>
      <w:r w:rsidRPr="00D753AC">
        <w:rPr>
          <w:rFonts w:cs="Times New Roman"/>
          <w:sz w:val="22"/>
          <w:szCs w:val="22"/>
        </w:rPr>
        <w:t>in</w:t>
      </w:r>
      <w:r w:rsidRPr="00D753AC">
        <w:rPr>
          <w:rFonts w:cs="Times New Roman"/>
          <w:sz w:val="22"/>
          <w:szCs w:val="22"/>
          <w:rPrChange w:id="4772"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4773" w:author="Claire Kouba" w:date="2023-09-12T16:52:00Z">
            <w:rPr>
              <w:spacing w:val="12"/>
            </w:rPr>
          </w:rPrChange>
        </w:rPr>
        <w:t xml:space="preserve"> </w:t>
      </w:r>
      <w:r w:rsidRPr="00D753AC">
        <w:rPr>
          <w:rFonts w:cs="Times New Roman"/>
          <w:sz w:val="22"/>
          <w:szCs w:val="22"/>
        </w:rPr>
        <w:t>year</w:t>
      </w:r>
      <w:r w:rsidRPr="00D753AC">
        <w:rPr>
          <w:rFonts w:cs="Times New Roman"/>
          <w:sz w:val="22"/>
          <w:szCs w:val="22"/>
          <w:rPrChange w:id="4774" w:author="Claire Kouba" w:date="2023-09-12T16:52:00Z">
            <w:rPr>
              <w:spacing w:val="11"/>
            </w:rPr>
          </w:rPrChange>
        </w:rPr>
        <w:t xml:space="preserve"> </w:t>
      </w:r>
      <w:r w:rsidRPr="00D753AC">
        <w:rPr>
          <w:rFonts w:cs="Times New Roman"/>
          <w:sz w:val="22"/>
          <w:szCs w:val="22"/>
        </w:rPr>
        <w:t>1984</w:t>
      </w:r>
      <w:r w:rsidRPr="00D753AC">
        <w:rPr>
          <w:rFonts w:cs="Times New Roman"/>
          <w:sz w:val="22"/>
          <w:szCs w:val="22"/>
          <w:rPrChange w:id="4775" w:author="Claire Kouba" w:date="2023-09-12T16:52:00Z">
            <w:rPr>
              <w:spacing w:val="12"/>
            </w:rPr>
          </w:rPrChange>
        </w:rPr>
        <w:t xml:space="preserve"> </w:t>
      </w:r>
      <w:r w:rsidRPr="00D753AC">
        <w:rPr>
          <w:rFonts w:cs="Times New Roman"/>
          <w:sz w:val="22"/>
          <w:szCs w:val="22"/>
        </w:rPr>
        <w:t>reflects</w:t>
      </w:r>
      <w:r w:rsidRPr="00D753AC">
        <w:rPr>
          <w:rFonts w:cs="Times New Roman"/>
          <w:sz w:val="22"/>
          <w:szCs w:val="22"/>
          <w:rPrChange w:id="4776" w:author="Claire Kouba" w:date="2023-09-12T16:52:00Z">
            <w:rPr>
              <w:spacing w:val="11"/>
            </w:rPr>
          </w:rPrChange>
        </w:rPr>
        <w:t xml:space="preserve"> </w:t>
      </w:r>
      <w:r w:rsidRPr="00D753AC">
        <w:rPr>
          <w:rFonts w:cs="Times New Roman"/>
          <w:sz w:val="22"/>
          <w:szCs w:val="22"/>
        </w:rPr>
        <w:t>extremely</w:t>
      </w:r>
      <w:r w:rsidRPr="00D753AC">
        <w:rPr>
          <w:rFonts w:cs="Times New Roman"/>
          <w:sz w:val="22"/>
          <w:szCs w:val="22"/>
          <w:rPrChange w:id="4777" w:author="Claire Kouba" w:date="2023-09-12T16:52:00Z">
            <w:rPr>
              <w:spacing w:val="12"/>
            </w:rPr>
          </w:rPrChange>
        </w:rPr>
        <w:t xml:space="preserve"> </w:t>
      </w:r>
      <w:r w:rsidRPr="00D753AC">
        <w:rPr>
          <w:rFonts w:cs="Times New Roman"/>
          <w:sz w:val="22"/>
          <w:szCs w:val="22"/>
        </w:rPr>
        <w:t>high</w:t>
      </w:r>
      <w:r w:rsidRPr="00D753AC">
        <w:rPr>
          <w:rFonts w:cs="Times New Roman"/>
          <w:sz w:val="22"/>
          <w:szCs w:val="22"/>
          <w:rPrChange w:id="4778" w:author="Claire Kouba" w:date="2023-09-12T16:52:00Z">
            <w:rPr>
              <w:spacing w:val="11"/>
            </w:rPr>
          </w:rPrChange>
        </w:rPr>
        <w:t xml:space="preserve"> </w:t>
      </w:r>
      <w:r w:rsidRPr="00D753AC">
        <w:rPr>
          <w:rFonts w:cs="Times New Roman"/>
          <w:sz w:val="22"/>
          <w:szCs w:val="22"/>
        </w:rPr>
        <w:t>minimum</w:t>
      </w:r>
      <w:r w:rsidRPr="00D753AC">
        <w:rPr>
          <w:rFonts w:cs="Times New Roman"/>
          <w:sz w:val="22"/>
          <w:szCs w:val="22"/>
          <w:rPrChange w:id="4779" w:author="Claire Kouba" w:date="2023-09-12T16:52:00Z">
            <w:rPr>
              <w:spacing w:val="12"/>
            </w:rPr>
          </w:rPrChange>
        </w:rPr>
        <w:t xml:space="preserve"> </w:t>
      </w:r>
      <w:r w:rsidRPr="00D753AC">
        <w:rPr>
          <w:rFonts w:cs="Times New Roman"/>
          <w:sz w:val="22"/>
          <w:szCs w:val="22"/>
        </w:rPr>
        <w:t>dry</w:t>
      </w:r>
      <w:r w:rsidRPr="00D753AC">
        <w:rPr>
          <w:rFonts w:cs="Times New Roman"/>
          <w:sz w:val="22"/>
          <w:szCs w:val="22"/>
          <w:rPrChange w:id="4780" w:author="Claire Kouba" w:date="2023-09-12T16:52:00Z">
            <w:rPr>
              <w:spacing w:val="11"/>
            </w:rPr>
          </w:rPrChange>
        </w:rPr>
        <w:t xml:space="preserve"> </w:t>
      </w:r>
      <w:r w:rsidRPr="00D753AC">
        <w:rPr>
          <w:rFonts w:cs="Times New Roman"/>
          <w:sz w:val="22"/>
          <w:szCs w:val="22"/>
        </w:rPr>
        <w:t>season</w:t>
      </w:r>
      <w:r w:rsidRPr="00D753AC">
        <w:rPr>
          <w:rFonts w:cs="Times New Roman"/>
          <w:sz w:val="22"/>
          <w:szCs w:val="22"/>
          <w:rPrChange w:id="4781" w:author="Claire Kouba" w:date="2023-09-12T16:52:00Z">
            <w:rPr>
              <w:spacing w:val="12"/>
            </w:rPr>
          </w:rPrChange>
        </w:rPr>
        <w:t xml:space="preserve"> </w:t>
      </w:r>
      <w:r w:rsidRPr="00D753AC">
        <w:rPr>
          <w:rFonts w:cs="Times New Roman"/>
          <w:sz w:val="22"/>
          <w:szCs w:val="22"/>
        </w:rPr>
        <w:t>baseflows,</w:t>
      </w:r>
      <w:r w:rsidRPr="00D753AC">
        <w:rPr>
          <w:rFonts w:cs="Times New Roman"/>
          <w:spacing w:val="2"/>
          <w:sz w:val="22"/>
          <w:szCs w:val="22"/>
          <w:rPrChange w:id="4782" w:author="Claire Kouba" w:date="2023-09-12T16:52:00Z">
            <w:rPr>
              <w:w w:val="99"/>
            </w:rPr>
          </w:rPrChange>
        </w:rPr>
        <w:t xml:space="preserve"> </w:t>
      </w:r>
      <w:r w:rsidRPr="00D753AC">
        <w:rPr>
          <w:rFonts w:cs="Times New Roman"/>
          <w:sz w:val="22"/>
          <w:szCs w:val="22"/>
        </w:rPr>
        <w:t>relative</w:t>
      </w:r>
      <w:r w:rsidRPr="00D753AC">
        <w:rPr>
          <w:rFonts w:cs="Times New Roman"/>
          <w:w w:val="99"/>
          <w:sz w:val="22"/>
          <w:szCs w:val="22"/>
          <w:rPrChange w:id="4783" w:author="Claire Kouba" w:date="2023-09-12T16:52:00Z">
            <w:rPr/>
          </w:rPrChange>
        </w:rPr>
        <w:t xml:space="preserve"> </w:t>
      </w:r>
      <w:r w:rsidRPr="00D753AC">
        <w:rPr>
          <w:rFonts w:cs="Times New Roman"/>
          <w:sz w:val="22"/>
          <w:szCs w:val="22"/>
        </w:rPr>
        <w:t>to</w:t>
      </w:r>
      <w:r w:rsidRPr="00D753AC">
        <w:rPr>
          <w:rFonts w:cs="Times New Roman"/>
          <w:spacing w:val="11"/>
          <w:sz w:val="22"/>
          <w:szCs w:val="22"/>
          <w:rPrChange w:id="4784"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4785" w:author="Claire Kouba" w:date="2023-09-12T16:52:00Z">
            <w:rPr/>
          </w:rPrChange>
        </w:rPr>
        <w:t xml:space="preserve"> </w:t>
      </w:r>
      <w:r w:rsidRPr="00D753AC">
        <w:rPr>
          <w:rFonts w:cs="Times New Roman"/>
          <w:sz w:val="22"/>
          <w:szCs w:val="22"/>
        </w:rPr>
        <w:t>predicted</w:t>
      </w:r>
      <w:r w:rsidRPr="00D753AC">
        <w:rPr>
          <w:rFonts w:cs="Times New Roman"/>
          <w:spacing w:val="11"/>
          <w:sz w:val="22"/>
          <w:szCs w:val="22"/>
          <w:rPrChange w:id="4786" w:author="Claire Kouba" w:date="2023-09-12T16:52:00Z">
            <w:rPr/>
          </w:rPrChange>
        </w:rPr>
        <w:t xml:space="preserve"> </w:t>
      </w:r>
      <w:r w:rsidRPr="00D753AC">
        <w:rPr>
          <w:rFonts w:cs="Times New Roman"/>
          <w:sz w:val="22"/>
          <w:szCs w:val="22"/>
        </w:rPr>
        <w:t>values</w:t>
      </w:r>
      <w:r w:rsidRPr="00D753AC">
        <w:rPr>
          <w:rFonts w:cs="Times New Roman"/>
          <w:spacing w:val="11"/>
          <w:sz w:val="22"/>
          <w:szCs w:val="22"/>
          <w:rPrChange w:id="4787" w:author="Claire Kouba" w:date="2023-09-12T16:52:00Z">
            <w:rPr/>
          </w:rPrChange>
        </w:rPr>
        <w:t xml:space="preserve"> </w:t>
      </w:r>
      <w:r w:rsidRPr="00D753AC">
        <w:rPr>
          <w:rFonts w:cs="Times New Roman"/>
          <w:sz w:val="22"/>
          <w:szCs w:val="22"/>
        </w:rPr>
        <w:t>and</w:t>
      </w:r>
      <w:r w:rsidRPr="00D753AC">
        <w:rPr>
          <w:rFonts w:cs="Times New Roman"/>
          <w:spacing w:val="11"/>
          <w:sz w:val="22"/>
          <w:szCs w:val="22"/>
          <w:rPrChange w:id="4788" w:author="Claire Kouba" w:date="2023-09-12T16:52:00Z">
            <w:rPr/>
          </w:rPrChange>
        </w:rPr>
        <w:t xml:space="preserve"> </w:t>
      </w:r>
      <w:r w:rsidRPr="00D753AC">
        <w:rPr>
          <w:rFonts w:cs="Times New Roman"/>
          <w:sz w:val="22"/>
          <w:szCs w:val="22"/>
        </w:rPr>
        <w:t>the</w:t>
      </w:r>
      <w:r w:rsidRPr="00D753AC">
        <w:rPr>
          <w:rFonts w:cs="Times New Roman"/>
          <w:spacing w:val="11"/>
          <w:sz w:val="22"/>
          <w:szCs w:val="22"/>
          <w:rPrChange w:id="4789" w:author="Claire Kouba" w:date="2023-09-12T16:52:00Z">
            <w:rPr/>
          </w:rPrChange>
        </w:rPr>
        <w:t xml:space="preserve"> </w:t>
      </w:r>
      <w:r w:rsidRPr="00D753AC">
        <w:rPr>
          <w:rFonts w:cs="Times New Roman"/>
          <w:sz w:val="22"/>
          <w:szCs w:val="22"/>
        </w:rPr>
        <w:t>overall</w:t>
      </w:r>
      <w:r w:rsidRPr="00D753AC">
        <w:rPr>
          <w:rFonts w:cs="Times New Roman"/>
          <w:spacing w:val="11"/>
          <w:sz w:val="22"/>
          <w:szCs w:val="22"/>
          <w:rPrChange w:id="4790" w:author="Claire Kouba" w:date="2023-09-12T16:52:00Z">
            <w:rPr/>
          </w:rPrChange>
        </w:rPr>
        <w:t xml:space="preserve"> </w:t>
      </w:r>
      <w:r w:rsidRPr="00D753AC">
        <w:rPr>
          <w:rFonts w:cs="Times New Roman"/>
          <w:sz w:val="22"/>
          <w:szCs w:val="22"/>
        </w:rPr>
        <w:t>distribution.</w:t>
      </w:r>
      <w:r w:rsidRPr="00D753AC">
        <w:rPr>
          <w:rFonts w:cs="Times New Roman"/>
          <w:spacing w:val="11"/>
          <w:sz w:val="22"/>
          <w:szCs w:val="22"/>
          <w:rPrChange w:id="4791" w:author="Claire Kouba" w:date="2023-09-12T16:52:00Z">
            <w:rPr/>
          </w:rPrChange>
        </w:rPr>
        <w:t xml:space="preserve"> </w:t>
      </w:r>
      <w:r w:rsidRPr="00D753AC">
        <w:rPr>
          <w:rFonts w:cs="Times New Roman"/>
          <w:sz w:val="22"/>
          <w:szCs w:val="22"/>
        </w:rPr>
        <w:t>In</w:t>
      </w:r>
      <w:r w:rsidRPr="00D753AC">
        <w:rPr>
          <w:rFonts w:cs="Times New Roman"/>
          <w:spacing w:val="11"/>
          <w:sz w:val="22"/>
          <w:szCs w:val="22"/>
          <w:rPrChange w:id="4792" w:author="Claire Kouba" w:date="2023-09-12T16:52:00Z">
            <w:rPr/>
          </w:rPrChange>
        </w:rPr>
        <w:t xml:space="preserve"> </w:t>
      </w:r>
      <w:r w:rsidRPr="00D753AC">
        <w:rPr>
          <w:rFonts w:cs="Times New Roman"/>
          <w:sz w:val="22"/>
          <w:szCs w:val="22"/>
        </w:rPr>
        <w:t>that</w:t>
      </w:r>
      <w:r w:rsidRPr="00D753AC">
        <w:rPr>
          <w:rFonts w:cs="Times New Roman"/>
          <w:spacing w:val="11"/>
          <w:sz w:val="22"/>
          <w:szCs w:val="22"/>
          <w:rPrChange w:id="4793" w:author="Claire Kouba" w:date="2023-09-12T16:52:00Z">
            <w:rPr/>
          </w:rPrChange>
        </w:rPr>
        <w:t xml:space="preserve"> </w:t>
      </w:r>
      <w:r w:rsidRPr="00D753AC">
        <w:rPr>
          <w:rFonts w:cs="Times New Roman"/>
          <w:sz w:val="22"/>
          <w:szCs w:val="22"/>
        </w:rPr>
        <w:t>year,</w:t>
      </w:r>
      <w:r w:rsidRPr="00D753AC">
        <w:rPr>
          <w:rFonts w:cs="Times New Roman"/>
          <w:spacing w:val="11"/>
          <w:sz w:val="22"/>
          <w:szCs w:val="22"/>
          <w:rPrChange w:id="4794" w:author="Claire Kouba" w:date="2023-09-12T16:52:00Z">
            <w:rPr/>
          </w:rPrChange>
        </w:rPr>
        <w:t xml:space="preserve"> </w:t>
      </w:r>
      <w:r w:rsidRPr="00D753AC">
        <w:rPr>
          <w:rFonts w:cs="Times New Roman"/>
          <w:sz w:val="22"/>
          <w:szCs w:val="22"/>
        </w:rPr>
        <w:t>a</w:t>
      </w:r>
      <w:r w:rsidRPr="00D753AC">
        <w:rPr>
          <w:rFonts w:cs="Times New Roman"/>
          <w:spacing w:val="11"/>
          <w:sz w:val="22"/>
          <w:szCs w:val="22"/>
          <w:rPrChange w:id="4795" w:author="Claire Kouba" w:date="2023-09-12T16:52:00Z">
            <w:rPr/>
          </w:rPrChange>
        </w:rPr>
        <w:t xml:space="preserve"> </w:t>
      </w:r>
      <w:r w:rsidRPr="00D753AC">
        <w:rPr>
          <w:rFonts w:cs="Times New Roman"/>
          <w:sz w:val="22"/>
          <w:szCs w:val="22"/>
        </w:rPr>
        <w:t>relatively</w:t>
      </w:r>
      <w:r w:rsidRPr="00D753AC">
        <w:rPr>
          <w:rFonts w:cs="Times New Roman"/>
          <w:spacing w:val="11"/>
          <w:sz w:val="22"/>
          <w:szCs w:val="22"/>
          <w:rPrChange w:id="4796" w:author="Claire Kouba" w:date="2023-09-12T16:52:00Z">
            <w:rPr/>
          </w:rPrChange>
        </w:rPr>
        <w:t xml:space="preserve"> </w:t>
      </w:r>
      <w:r w:rsidRPr="00D753AC">
        <w:rPr>
          <w:rFonts w:cs="Times New Roman"/>
          <w:sz w:val="22"/>
          <w:szCs w:val="22"/>
        </w:rPr>
        <w:t>high-baseflow</w:t>
      </w:r>
      <w:r w:rsidRPr="00D753AC">
        <w:rPr>
          <w:rFonts w:cs="Times New Roman"/>
          <w:spacing w:val="11"/>
          <w:sz w:val="22"/>
          <w:szCs w:val="22"/>
          <w:rPrChange w:id="4797" w:author="Claire Kouba" w:date="2023-09-12T16:52:00Z">
            <w:rPr/>
          </w:rPrChange>
        </w:rPr>
        <w:t xml:space="preserve"> </w:t>
      </w:r>
      <w:r w:rsidRPr="00D753AC">
        <w:rPr>
          <w:rFonts w:cs="Times New Roman"/>
          <w:sz w:val="22"/>
          <w:szCs w:val="22"/>
        </w:rPr>
        <w:t>season</w:t>
      </w:r>
      <w:r w:rsidRPr="00D753AC">
        <w:rPr>
          <w:rFonts w:cs="Times New Roman"/>
          <w:spacing w:val="11"/>
          <w:sz w:val="22"/>
          <w:szCs w:val="22"/>
          <w:rPrChange w:id="4798" w:author="Claire Kouba" w:date="2023-09-12T16:52:00Z">
            <w:rPr/>
          </w:rPrChange>
        </w:rPr>
        <w:t xml:space="preserve"> </w:t>
      </w:r>
      <w:r w:rsidRPr="00D753AC">
        <w:rPr>
          <w:rFonts w:cs="Times New Roman"/>
          <w:sz w:val="22"/>
          <w:szCs w:val="22"/>
        </w:rPr>
        <w:t>was</w:t>
      </w:r>
      <w:r w:rsidRPr="00D753AC">
        <w:rPr>
          <w:rFonts w:cs="Times New Roman"/>
          <w:spacing w:val="11"/>
          <w:sz w:val="22"/>
          <w:szCs w:val="22"/>
          <w:rPrChange w:id="4799" w:author="Claire Kouba" w:date="2023-09-12T16:52:00Z">
            <w:rPr/>
          </w:rPrChange>
        </w:rPr>
        <w:t xml:space="preserve"> </w:t>
      </w:r>
      <w:r w:rsidRPr="00D753AC">
        <w:rPr>
          <w:rFonts w:cs="Times New Roman"/>
          <w:sz w:val="22"/>
          <w:szCs w:val="22"/>
        </w:rPr>
        <w:t>followed</w:t>
      </w:r>
      <w:r w:rsidRPr="00D753AC">
        <w:rPr>
          <w:rFonts w:cs="Times New Roman"/>
          <w:spacing w:val="11"/>
          <w:sz w:val="22"/>
          <w:szCs w:val="22"/>
          <w:rPrChange w:id="4800" w:author="Claire Kouba" w:date="2023-09-12T16:52:00Z">
            <w:rPr/>
          </w:rPrChange>
        </w:rPr>
        <w:t xml:space="preserve"> </w:t>
      </w:r>
      <w:r w:rsidRPr="00D753AC">
        <w:rPr>
          <w:rFonts w:cs="Times New Roman"/>
          <w:sz w:val="22"/>
          <w:szCs w:val="22"/>
        </w:rPr>
        <w:t>by</w:t>
      </w:r>
      <w:r w:rsidRPr="00D753AC">
        <w:rPr>
          <w:rFonts w:cs="Times New Roman"/>
          <w:spacing w:val="11"/>
          <w:sz w:val="22"/>
          <w:szCs w:val="22"/>
          <w:rPrChange w:id="4801" w:author="Claire Kouba" w:date="2023-09-12T16:52:00Z">
            <w:rPr>
              <w:spacing w:val="23"/>
            </w:rPr>
          </w:rPrChange>
        </w:rPr>
        <w:t xml:space="preserve"> </w:t>
      </w:r>
      <w:r w:rsidRPr="00D753AC">
        <w:rPr>
          <w:rFonts w:cs="Times New Roman"/>
          <w:sz w:val="22"/>
          <w:szCs w:val="22"/>
        </w:rPr>
        <w:t>an</w:t>
      </w:r>
      <w:r w:rsidRPr="00D753AC">
        <w:rPr>
          <w:rFonts w:cs="Times New Roman"/>
          <w:spacing w:val="11"/>
          <w:sz w:val="22"/>
          <w:szCs w:val="22"/>
          <w:rPrChange w:id="4802" w:author="Claire Kouba" w:date="2023-09-12T16:52:00Z">
            <w:rPr>
              <w:w w:val="99"/>
            </w:rPr>
          </w:rPrChange>
        </w:rPr>
        <w:t xml:space="preserve"> </w:t>
      </w:r>
      <w:r w:rsidRPr="00D753AC">
        <w:rPr>
          <w:rFonts w:cs="Times New Roman"/>
          <w:sz w:val="22"/>
          <w:szCs w:val="22"/>
        </w:rPr>
        <w:t>early</w:t>
      </w:r>
      <w:r w:rsidRPr="00D753AC">
        <w:rPr>
          <w:rFonts w:cs="Times New Roman"/>
          <w:w w:val="99"/>
          <w:sz w:val="22"/>
          <w:szCs w:val="22"/>
          <w:rPrChange w:id="4803" w:author="Claire Kouba" w:date="2023-09-12T16:52:00Z">
            <w:rPr>
              <w:spacing w:val="-4"/>
            </w:rPr>
          </w:rPrChange>
        </w:rPr>
        <w:t xml:space="preserve"> </w:t>
      </w:r>
      <w:r w:rsidRPr="00D753AC">
        <w:rPr>
          <w:rFonts w:cs="Times New Roman"/>
          <w:sz w:val="22"/>
          <w:szCs w:val="22"/>
        </w:rPr>
        <w:t>September</w:t>
      </w:r>
      <w:r w:rsidRPr="00D753AC">
        <w:rPr>
          <w:rFonts w:cs="Times New Roman"/>
          <w:sz w:val="22"/>
          <w:szCs w:val="22"/>
          <w:rPrChange w:id="4804" w:author="Claire Kouba" w:date="2023-09-12T16:52:00Z">
            <w:rPr>
              <w:spacing w:val="-4"/>
            </w:rPr>
          </w:rPrChange>
        </w:rPr>
        <w:t xml:space="preserve"> </w:t>
      </w:r>
      <w:r w:rsidRPr="00D753AC">
        <w:rPr>
          <w:rFonts w:cs="Times New Roman"/>
          <w:sz w:val="22"/>
          <w:szCs w:val="22"/>
        </w:rPr>
        <w:t>storm.</w:t>
      </w:r>
      <w:r w:rsidRPr="00D753AC">
        <w:rPr>
          <w:rFonts w:cs="Times New Roman"/>
          <w:sz w:val="22"/>
          <w:szCs w:val="22"/>
          <w:rPrChange w:id="4805" w:author="Claire Kouba" w:date="2023-09-12T16:52:00Z">
            <w:rPr>
              <w:spacing w:val="-4"/>
            </w:rPr>
          </w:rPrChange>
        </w:rPr>
        <w:t xml:space="preserve"> </w:t>
      </w:r>
      <w:r w:rsidRPr="00D753AC">
        <w:rPr>
          <w:rFonts w:cs="Times New Roman"/>
          <w:sz w:val="22"/>
          <w:szCs w:val="22"/>
        </w:rPr>
        <w:t>The</w:t>
      </w:r>
      <w:r w:rsidRPr="00D753AC">
        <w:rPr>
          <w:rFonts w:cs="Times New Roman"/>
          <w:sz w:val="22"/>
          <w:szCs w:val="22"/>
          <w:rPrChange w:id="4806" w:author="Claire Kouba" w:date="2023-09-12T16:52:00Z">
            <w:rPr>
              <w:spacing w:val="-3"/>
            </w:rPr>
          </w:rPrChange>
        </w:rPr>
        <w:t xml:space="preserve"> </w:t>
      </w:r>
      <w:r w:rsidRPr="00D753AC">
        <w:rPr>
          <w:rFonts w:cs="Times New Roman"/>
          <w:sz w:val="22"/>
          <w:szCs w:val="22"/>
        </w:rPr>
        <w:t>model</w:t>
      </w:r>
      <w:r w:rsidRPr="00D753AC">
        <w:rPr>
          <w:rFonts w:cs="Times New Roman"/>
          <w:sz w:val="22"/>
          <w:szCs w:val="22"/>
          <w:rPrChange w:id="4807" w:author="Claire Kouba" w:date="2023-09-12T16:52:00Z">
            <w:rPr>
              <w:spacing w:val="-4"/>
            </w:rPr>
          </w:rPrChange>
        </w:rPr>
        <w:t xml:space="preserve"> </w:t>
      </w:r>
      <w:r w:rsidRPr="00D753AC">
        <w:rPr>
          <w:rFonts w:cs="Times New Roman"/>
          <w:sz w:val="22"/>
          <w:szCs w:val="22"/>
        </w:rPr>
        <w:t>residual</w:t>
      </w:r>
      <w:r w:rsidRPr="00D753AC">
        <w:rPr>
          <w:rFonts w:cs="Times New Roman"/>
          <w:sz w:val="22"/>
          <w:szCs w:val="22"/>
          <w:rPrChange w:id="4808" w:author="Claire Kouba" w:date="2023-09-12T16:52:00Z">
            <w:rPr>
              <w:spacing w:val="-4"/>
            </w:rPr>
          </w:rPrChange>
        </w:rPr>
        <w:t xml:space="preserve"> </w:t>
      </w:r>
      <w:r w:rsidRPr="00D753AC">
        <w:rPr>
          <w:rFonts w:cs="Times New Roman"/>
          <w:sz w:val="22"/>
          <w:szCs w:val="22"/>
        </w:rPr>
        <w:t>(predicted</w:t>
      </w:r>
      <w:r w:rsidRPr="00D753AC">
        <w:rPr>
          <w:rFonts w:cs="Times New Roman"/>
          <w:sz w:val="22"/>
          <w:szCs w:val="22"/>
          <w:rPrChange w:id="4809" w:author="Claire Kouba" w:date="2023-09-12T16:52:00Z">
            <w:rPr>
              <w:spacing w:val="-4"/>
            </w:rPr>
          </w:rPrChange>
        </w:rPr>
        <w:t xml:space="preserve"> </w:t>
      </w:r>
      <w:r w:rsidRPr="00D753AC">
        <w:rPr>
          <w:rFonts w:cs="Times New Roman"/>
          <w:sz w:val="22"/>
          <w:szCs w:val="22"/>
        </w:rPr>
        <w:t>minus</w:t>
      </w:r>
      <w:r w:rsidRPr="00D753AC">
        <w:rPr>
          <w:rFonts w:cs="Times New Roman"/>
          <w:sz w:val="22"/>
          <w:szCs w:val="22"/>
          <w:rPrChange w:id="4810" w:author="Claire Kouba" w:date="2023-09-12T16:52:00Z">
            <w:rPr>
              <w:spacing w:val="-4"/>
            </w:rPr>
          </w:rPrChange>
        </w:rPr>
        <w:t xml:space="preserve"> </w:t>
      </w:r>
      <w:r w:rsidRPr="00D753AC">
        <w:rPr>
          <w:rFonts w:cs="Times New Roman"/>
          <w:sz w:val="22"/>
          <w:szCs w:val="22"/>
        </w:rPr>
        <w:t>observed</w:t>
      </w:r>
      <w:r w:rsidRPr="00D753AC">
        <w:rPr>
          <w:rFonts w:cs="Times New Roman"/>
          <w:sz w:val="22"/>
          <w:szCs w:val="22"/>
          <w:rPrChange w:id="4811" w:author="Claire Kouba" w:date="2023-09-12T16:52:00Z">
            <w:rPr>
              <w:spacing w:val="-4"/>
            </w:rPr>
          </w:rPrChange>
        </w:rPr>
        <w:t xml:space="preserve"> </w:t>
      </w:r>
      <w:r w:rsidRPr="00D753AC">
        <w:rPr>
          <w:rFonts w:cs="Times New Roman"/>
          <w:sz w:val="22"/>
          <w:szCs w:val="22"/>
        </w:rPr>
        <w:t>flow</w:t>
      </w:r>
      <w:r w:rsidRPr="00D753AC">
        <w:rPr>
          <w:rFonts w:cs="Times New Roman"/>
          <w:sz w:val="22"/>
          <w:szCs w:val="22"/>
          <w:rPrChange w:id="4812" w:author="Claire Kouba" w:date="2023-09-12T16:52:00Z">
            <w:rPr>
              <w:spacing w:val="-4"/>
            </w:rPr>
          </w:rPrChange>
        </w:rPr>
        <w:t xml:space="preserve"> </w:t>
      </w:r>
      <w:r w:rsidRPr="00D753AC">
        <w:rPr>
          <w:rFonts w:cs="Times New Roman"/>
          <w:sz w:val="22"/>
          <w:szCs w:val="22"/>
        </w:rPr>
        <w:t>volumes)</w:t>
      </w:r>
      <w:r w:rsidRPr="00D753AC">
        <w:rPr>
          <w:rFonts w:cs="Times New Roman"/>
          <w:sz w:val="22"/>
          <w:szCs w:val="22"/>
          <w:rPrChange w:id="4813" w:author="Claire Kouba" w:date="2023-09-12T16:52:00Z">
            <w:rPr>
              <w:spacing w:val="-3"/>
            </w:rPr>
          </w:rPrChange>
        </w:rPr>
        <w:t xml:space="preserve"> </w:t>
      </w:r>
      <w:r w:rsidRPr="00D753AC">
        <w:rPr>
          <w:rFonts w:cs="Times New Roman"/>
          <w:sz w:val="22"/>
          <w:szCs w:val="22"/>
        </w:rPr>
        <w:t>for</w:t>
      </w:r>
      <w:r w:rsidRPr="00D753AC">
        <w:rPr>
          <w:rFonts w:cs="Times New Roman"/>
          <w:sz w:val="22"/>
          <w:szCs w:val="22"/>
          <w:rPrChange w:id="4814" w:author="Claire Kouba" w:date="2023-09-12T16:52:00Z">
            <w:rPr>
              <w:spacing w:val="-4"/>
            </w:rPr>
          </w:rPrChange>
        </w:rPr>
        <w:t xml:space="preserve"> </w:t>
      </w:r>
      <w:del w:id="4815" w:author="Claire Kouba" w:date="2023-09-25T11:38:00Z">
        <w:r w:rsidRPr="00D753AC" w:rsidDel="00517E54">
          <w:rPr>
            <w:rFonts w:cs="Times New Roman"/>
            <w:sz w:val="22"/>
            <w:szCs w:val="22"/>
          </w:rPr>
          <w:delText>this</w:delText>
        </w:r>
        <w:r w:rsidRPr="00D753AC" w:rsidDel="00517E54">
          <w:rPr>
            <w:rFonts w:cs="Times New Roman"/>
            <w:sz w:val="22"/>
            <w:szCs w:val="22"/>
            <w:rPrChange w:id="4816" w:author="Claire Kouba" w:date="2023-09-12T16:52:00Z">
              <w:rPr>
                <w:spacing w:val="-4"/>
              </w:rPr>
            </w:rPrChange>
          </w:rPr>
          <w:delText xml:space="preserve"> </w:delText>
        </w:r>
        <w:r w:rsidRPr="00D753AC" w:rsidDel="00517E54">
          <w:rPr>
            <w:rFonts w:cs="Times New Roman"/>
            <w:sz w:val="22"/>
            <w:szCs w:val="22"/>
          </w:rPr>
          <w:delText>year</w:delText>
        </w:r>
      </w:del>
      <w:ins w:id="4817" w:author="Claire Kouba" w:date="2023-09-25T11:38:00Z">
        <w:r w:rsidR="00517E54">
          <w:rPr>
            <w:rFonts w:cs="Times New Roman"/>
            <w:sz w:val="22"/>
            <w:szCs w:val="22"/>
          </w:rPr>
          <w:t>1984</w:t>
        </w:r>
      </w:ins>
      <w:r w:rsidRPr="00D753AC">
        <w:rPr>
          <w:rFonts w:cs="Times New Roman"/>
          <w:sz w:val="22"/>
          <w:szCs w:val="22"/>
          <w:rPrChange w:id="4818" w:author="Claire Kouba" w:date="2023-09-12T16:52:00Z">
            <w:rPr>
              <w:spacing w:val="-4"/>
            </w:rPr>
          </w:rPrChange>
        </w:rPr>
        <w:t xml:space="preserve"> </w:t>
      </w:r>
      <w:r w:rsidRPr="00D753AC">
        <w:rPr>
          <w:rFonts w:cs="Times New Roman"/>
          <w:sz w:val="22"/>
          <w:szCs w:val="22"/>
        </w:rPr>
        <w:t>is</w:t>
      </w:r>
      <w:r w:rsidRPr="00D753AC">
        <w:rPr>
          <w:rFonts w:cs="Times New Roman"/>
          <w:sz w:val="22"/>
          <w:szCs w:val="22"/>
          <w:rPrChange w:id="4819" w:author="Claire Kouba" w:date="2023-09-12T16:52:00Z">
            <w:rPr>
              <w:spacing w:val="-4"/>
            </w:rPr>
          </w:rPrChange>
        </w:rPr>
        <w:t xml:space="preserve"> </w:t>
      </w:r>
      <w:r w:rsidRPr="00D753AC">
        <w:rPr>
          <w:rFonts w:cs="Times New Roman"/>
          <w:sz w:val="22"/>
          <w:szCs w:val="22"/>
        </w:rPr>
        <w:t>also</w:t>
      </w:r>
      <w:r w:rsidRPr="00D753AC">
        <w:rPr>
          <w:rFonts w:cs="Times New Roman"/>
          <w:sz w:val="22"/>
          <w:szCs w:val="22"/>
          <w:rPrChange w:id="4820" w:author="Claire Kouba" w:date="2023-09-12T16:52:00Z">
            <w:rPr>
              <w:spacing w:val="-4"/>
            </w:rPr>
          </w:rPrChange>
        </w:rPr>
        <w:t xml:space="preserve"> </w:t>
      </w:r>
      <w:r w:rsidRPr="00D753AC">
        <w:rPr>
          <w:rFonts w:cs="Times New Roman"/>
          <w:sz w:val="22"/>
          <w:szCs w:val="22"/>
        </w:rPr>
        <w:t>an</w:t>
      </w:r>
      <w:r w:rsidRPr="00D753AC">
        <w:rPr>
          <w:rFonts w:cs="Times New Roman"/>
          <w:sz w:val="22"/>
          <w:szCs w:val="22"/>
          <w:rPrChange w:id="4821" w:author="Claire Kouba" w:date="2023-09-12T16:52:00Z">
            <w:rPr>
              <w:spacing w:val="-4"/>
            </w:rPr>
          </w:rPrChange>
        </w:rPr>
        <w:t xml:space="preserve"> </w:t>
      </w:r>
      <w:r w:rsidRPr="00D753AC">
        <w:rPr>
          <w:rFonts w:cs="Times New Roman"/>
          <w:sz w:val="22"/>
          <w:szCs w:val="22"/>
        </w:rPr>
        <w:t>outlier,</w:t>
      </w:r>
      <w:r w:rsidRPr="00D753AC">
        <w:rPr>
          <w:rFonts w:cs="Times New Roman"/>
          <w:sz w:val="22"/>
          <w:szCs w:val="22"/>
          <w:rPrChange w:id="4822" w:author="Claire Kouba" w:date="2023-09-12T16:52:00Z">
            <w:rPr>
              <w:spacing w:val="-3"/>
            </w:rPr>
          </w:rPrChange>
        </w:rPr>
        <w:t xml:space="preserve"> </w:t>
      </w:r>
      <w:r w:rsidRPr="00D753AC">
        <w:rPr>
          <w:rFonts w:cs="Times New Roman"/>
          <w:sz w:val="22"/>
          <w:szCs w:val="22"/>
        </w:rPr>
        <w:t>indicating</w:t>
      </w:r>
      <w:r w:rsidRPr="00D753AC">
        <w:rPr>
          <w:rFonts w:cs="Times New Roman"/>
          <w:spacing w:val="39"/>
          <w:sz w:val="22"/>
          <w:szCs w:val="22"/>
          <w:rPrChange w:id="4823" w:author="Claire Kouba" w:date="2023-09-12T16:52:00Z">
            <w:rPr>
              <w:w w:val="99"/>
            </w:rPr>
          </w:rPrChange>
        </w:rPr>
        <w:t xml:space="preserve"> </w:t>
      </w:r>
      <w:r w:rsidRPr="00D753AC">
        <w:rPr>
          <w:rFonts w:cs="Times New Roman"/>
          <w:sz w:val="22"/>
          <w:szCs w:val="22"/>
        </w:rPr>
        <w:t>that</w:t>
      </w:r>
      <w:r w:rsidRPr="00D753AC">
        <w:rPr>
          <w:rFonts w:cs="Times New Roman"/>
          <w:w w:val="99"/>
          <w:sz w:val="22"/>
          <w:szCs w:val="22"/>
          <w:rPrChange w:id="4824" w:author="Claire Kouba" w:date="2023-09-12T16:52:00Z">
            <w:rPr>
              <w:spacing w:val="-5"/>
            </w:rPr>
          </w:rPrChange>
        </w:rPr>
        <w:t xml:space="preserve"> </w:t>
      </w:r>
      <w:r w:rsidRPr="00D753AC">
        <w:rPr>
          <w:rFonts w:cs="Times New Roman"/>
          <w:sz w:val="22"/>
          <w:szCs w:val="22"/>
        </w:rPr>
        <w:t>the</w:t>
      </w:r>
      <w:r w:rsidRPr="00D753AC">
        <w:rPr>
          <w:rFonts w:cs="Times New Roman"/>
          <w:spacing w:val="13"/>
          <w:sz w:val="22"/>
          <w:szCs w:val="22"/>
          <w:rPrChange w:id="4825" w:author="Claire Kouba" w:date="2023-09-12T16:52:00Z">
            <w:rPr>
              <w:spacing w:val="-5"/>
            </w:rPr>
          </w:rPrChange>
        </w:rPr>
        <w:t xml:space="preserve"> </w:t>
      </w:r>
      <w:r w:rsidRPr="00D753AC">
        <w:rPr>
          <w:rFonts w:cs="Times New Roman"/>
          <w:sz w:val="22"/>
          <w:szCs w:val="22"/>
        </w:rPr>
        <w:t>model</w:t>
      </w:r>
      <w:r w:rsidRPr="00D753AC">
        <w:rPr>
          <w:rFonts w:cs="Times New Roman"/>
          <w:spacing w:val="13"/>
          <w:sz w:val="22"/>
          <w:szCs w:val="22"/>
          <w:rPrChange w:id="4826" w:author="Claire Kouba" w:date="2023-09-12T16:52:00Z">
            <w:rPr>
              <w:spacing w:val="-5"/>
            </w:rPr>
          </w:rPrChange>
        </w:rPr>
        <w:t xml:space="preserve"> </w:t>
      </w:r>
      <w:r w:rsidRPr="00D753AC">
        <w:rPr>
          <w:rFonts w:cs="Times New Roman"/>
          <w:sz w:val="22"/>
          <w:szCs w:val="22"/>
        </w:rPr>
        <w:t>has</w:t>
      </w:r>
      <w:r w:rsidRPr="00D753AC">
        <w:rPr>
          <w:rFonts w:cs="Times New Roman"/>
          <w:spacing w:val="13"/>
          <w:sz w:val="22"/>
          <w:szCs w:val="22"/>
          <w:rPrChange w:id="4827" w:author="Claire Kouba" w:date="2023-09-12T16:52:00Z">
            <w:rPr>
              <w:spacing w:val="-5"/>
            </w:rPr>
          </w:rPrChange>
        </w:rPr>
        <w:t xml:space="preserve"> </w:t>
      </w:r>
      <w:r w:rsidRPr="00D753AC">
        <w:rPr>
          <w:rFonts w:cs="Times New Roman"/>
          <w:sz w:val="22"/>
          <w:szCs w:val="22"/>
        </w:rPr>
        <w:t>a</w:t>
      </w:r>
      <w:r w:rsidRPr="00D753AC">
        <w:rPr>
          <w:rFonts w:cs="Times New Roman"/>
          <w:spacing w:val="13"/>
          <w:sz w:val="22"/>
          <w:szCs w:val="22"/>
          <w:rPrChange w:id="4828" w:author="Claire Kouba" w:date="2023-09-12T16:52:00Z">
            <w:rPr>
              <w:spacing w:val="-5"/>
            </w:rPr>
          </w:rPrChange>
        </w:rPr>
        <w:t xml:space="preserve"> </w:t>
      </w:r>
      <w:r w:rsidRPr="00D753AC">
        <w:rPr>
          <w:rFonts w:cs="Times New Roman"/>
          <w:sz w:val="22"/>
          <w:szCs w:val="22"/>
        </w:rPr>
        <w:t>sufficient</w:t>
      </w:r>
      <w:r w:rsidRPr="00D753AC">
        <w:rPr>
          <w:rFonts w:cs="Times New Roman"/>
          <w:spacing w:val="13"/>
          <w:sz w:val="22"/>
          <w:szCs w:val="22"/>
          <w:rPrChange w:id="4829" w:author="Claire Kouba" w:date="2023-09-12T16:52:00Z">
            <w:rPr>
              <w:spacing w:val="-5"/>
            </w:rPr>
          </w:rPrChange>
        </w:rPr>
        <w:t xml:space="preserve"> </w:t>
      </w:r>
      <w:r w:rsidRPr="00D753AC">
        <w:rPr>
          <w:rFonts w:cs="Times New Roman"/>
          <w:sz w:val="22"/>
          <w:szCs w:val="22"/>
        </w:rPr>
        <w:t>sample</w:t>
      </w:r>
      <w:r w:rsidRPr="00D753AC">
        <w:rPr>
          <w:rFonts w:cs="Times New Roman"/>
          <w:spacing w:val="13"/>
          <w:sz w:val="22"/>
          <w:szCs w:val="22"/>
          <w:rPrChange w:id="4830" w:author="Claire Kouba" w:date="2023-09-12T16:52:00Z">
            <w:rPr>
              <w:spacing w:val="-5"/>
            </w:rPr>
          </w:rPrChange>
        </w:rPr>
        <w:t xml:space="preserve"> </w:t>
      </w:r>
      <w:r w:rsidRPr="00D753AC">
        <w:rPr>
          <w:rFonts w:cs="Times New Roman"/>
          <w:sz w:val="22"/>
          <w:szCs w:val="22"/>
        </w:rPr>
        <w:t>size</w:t>
      </w:r>
      <w:r w:rsidRPr="00D753AC">
        <w:rPr>
          <w:rFonts w:cs="Times New Roman"/>
          <w:spacing w:val="13"/>
          <w:sz w:val="22"/>
          <w:szCs w:val="22"/>
          <w:rPrChange w:id="4831" w:author="Claire Kouba" w:date="2023-09-12T16:52:00Z">
            <w:rPr>
              <w:spacing w:val="-5"/>
            </w:rPr>
          </w:rPrChange>
        </w:rPr>
        <w:t xml:space="preserve"> </w:t>
      </w:r>
      <w:r w:rsidRPr="00D753AC">
        <w:rPr>
          <w:rFonts w:cs="Times New Roman"/>
          <w:sz w:val="22"/>
          <w:szCs w:val="22"/>
        </w:rPr>
        <w:t>to</w:t>
      </w:r>
      <w:r w:rsidRPr="00D753AC">
        <w:rPr>
          <w:rFonts w:cs="Times New Roman"/>
          <w:spacing w:val="13"/>
          <w:sz w:val="22"/>
          <w:szCs w:val="22"/>
          <w:rPrChange w:id="4832" w:author="Claire Kouba" w:date="2023-09-12T16:52:00Z">
            <w:rPr>
              <w:spacing w:val="-5"/>
            </w:rPr>
          </w:rPrChange>
        </w:rPr>
        <w:t xml:space="preserve"> </w:t>
      </w:r>
      <w:r w:rsidRPr="00D753AC">
        <w:rPr>
          <w:rFonts w:cs="Times New Roman"/>
          <w:sz w:val="22"/>
          <w:szCs w:val="22"/>
        </w:rPr>
        <w:t>not</w:t>
      </w:r>
      <w:r w:rsidRPr="00D753AC">
        <w:rPr>
          <w:rFonts w:cs="Times New Roman"/>
          <w:spacing w:val="13"/>
          <w:sz w:val="22"/>
          <w:szCs w:val="22"/>
          <w:rPrChange w:id="4833" w:author="Claire Kouba" w:date="2023-09-12T16:52:00Z">
            <w:rPr>
              <w:spacing w:val="-5"/>
            </w:rPr>
          </w:rPrChange>
        </w:rPr>
        <w:t xml:space="preserve"> </w:t>
      </w:r>
      <w:r w:rsidRPr="00D753AC">
        <w:rPr>
          <w:rFonts w:cs="Times New Roman"/>
          <w:sz w:val="22"/>
          <w:szCs w:val="22"/>
        </w:rPr>
        <w:t>be</w:t>
      </w:r>
      <w:r w:rsidRPr="00D753AC">
        <w:rPr>
          <w:rFonts w:cs="Times New Roman"/>
          <w:spacing w:val="13"/>
          <w:sz w:val="22"/>
          <w:szCs w:val="22"/>
          <w:rPrChange w:id="4834" w:author="Claire Kouba" w:date="2023-09-12T16:52:00Z">
            <w:rPr>
              <w:spacing w:val="-5"/>
            </w:rPr>
          </w:rPrChange>
        </w:rPr>
        <w:t xml:space="preserve"> </w:t>
      </w:r>
      <w:r w:rsidRPr="00D753AC">
        <w:rPr>
          <w:rFonts w:cs="Times New Roman"/>
          <w:sz w:val="22"/>
          <w:szCs w:val="22"/>
        </w:rPr>
        <w:t>overwhelmed</w:t>
      </w:r>
      <w:r w:rsidRPr="00D753AC">
        <w:rPr>
          <w:rFonts w:cs="Times New Roman"/>
          <w:spacing w:val="13"/>
          <w:sz w:val="22"/>
          <w:szCs w:val="22"/>
          <w:rPrChange w:id="4835" w:author="Claire Kouba" w:date="2023-09-12T16:52:00Z">
            <w:rPr>
              <w:spacing w:val="-5"/>
            </w:rPr>
          </w:rPrChange>
        </w:rPr>
        <w:t xml:space="preserve"> </w:t>
      </w:r>
      <w:r w:rsidRPr="00D753AC">
        <w:rPr>
          <w:rFonts w:cs="Times New Roman"/>
          <w:sz w:val="22"/>
          <w:szCs w:val="22"/>
        </w:rPr>
        <w:t>by</w:t>
      </w:r>
      <w:r w:rsidRPr="00D753AC">
        <w:rPr>
          <w:rFonts w:cs="Times New Roman"/>
          <w:spacing w:val="13"/>
          <w:sz w:val="22"/>
          <w:szCs w:val="22"/>
          <w:rPrChange w:id="4836" w:author="Claire Kouba" w:date="2023-09-12T16:52:00Z">
            <w:rPr>
              <w:spacing w:val="-5"/>
            </w:rPr>
          </w:rPrChange>
        </w:rPr>
        <w:t xml:space="preserve"> </w:t>
      </w:r>
      <w:r w:rsidRPr="00D753AC">
        <w:rPr>
          <w:rFonts w:cs="Times New Roman"/>
          <w:sz w:val="22"/>
          <w:szCs w:val="22"/>
        </w:rPr>
        <w:t>this</w:t>
      </w:r>
      <w:r w:rsidRPr="00D753AC">
        <w:rPr>
          <w:rFonts w:cs="Times New Roman"/>
          <w:spacing w:val="13"/>
          <w:sz w:val="22"/>
          <w:szCs w:val="22"/>
          <w:rPrChange w:id="4837" w:author="Claire Kouba" w:date="2023-09-12T16:52:00Z">
            <w:rPr>
              <w:spacing w:val="-5"/>
            </w:rPr>
          </w:rPrChange>
        </w:rPr>
        <w:t xml:space="preserve"> </w:t>
      </w:r>
      <w:r w:rsidRPr="00D753AC">
        <w:rPr>
          <w:rFonts w:cs="Times New Roman"/>
          <w:sz w:val="22"/>
          <w:szCs w:val="22"/>
        </w:rPr>
        <w:t>extreme</w:t>
      </w:r>
      <w:r w:rsidRPr="00D753AC">
        <w:rPr>
          <w:rFonts w:cs="Times New Roman"/>
          <w:spacing w:val="13"/>
          <w:sz w:val="22"/>
          <w:szCs w:val="22"/>
          <w:rPrChange w:id="4838" w:author="Claire Kouba" w:date="2023-09-12T16:52:00Z">
            <w:rPr>
              <w:spacing w:val="-5"/>
            </w:rPr>
          </w:rPrChange>
        </w:rPr>
        <w:t xml:space="preserve"> </w:t>
      </w:r>
      <w:r w:rsidRPr="00D753AC">
        <w:rPr>
          <w:rFonts w:cs="Times New Roman"/>
          <w:sz w:val="22"/>
          <w:szCs w:val="22"/>
        </w:rPr>
        <w:t>value</w:t>
      </w:r>
      <w:r w:rsidRPr="00D753AC">
        <w:rPr>
          <w:rFonts w:cs="Times New Roman"/>
          <w:spacing w:val="13"/>
          <w:sz w:val="22"/>
          <w:szCs w:val="22"/>
          <w:rPrChange w:id="4839" w:author="Claire Kouba" w:date="2023-09-12T16:52:00Z">
            <w:rPr>
              <w:spacing w:val="-5"/>
            </w:rPr>
          </w:rPrChange>
        </w:rPr>
        <w:t xml:space="preserve"> </w:t>
      </w:r>
      <w:r w:rsidRPr="00D753AC">
        <w:rPr>
          <w:rFonts w:cs="Times New Roman"/>
          <w:sz w:val="22"/>
          <w:szCs w:val="22"/>
        </w:rPr>
        <w:t>produced</w:t>
      </w:r>
      <w:r w:rsidRPr="00D753AC">
        <w:rPr>
          <w:rFonts w:cs="Times New Roman"/>
          <w:spacing w:val="13"/>
          <w:sz w:val="22"/>
          <w:szCs w:val="22"/>
          <w:rPrChange w:id="4840" w:author="Claire Kouba" w:date="2023-09-12T16:52:00Z">
            <w:rPr>
              <w:spacing w:val="-5"/>
            </w:rPr>
          </w:rPrChange>
        </w:rPr>
        <w:t xml:space="preserve"> </w:t>
      </w:r>
      <w:r w:rsidRPr="00D753AC">
        <w:rPr>
          <w:rFonts w:cs="Times New Roman"/>
          <w:sz w:val="22"/>
          <w:szCs w:val="22"/>
        </w:rPr>
        <w:t>by</w:t>
      </w:r>
      <w:r w:rsidRPr="00D753AC">
        <w:rPr>
          <w:rFonts w:cs="Times New Roman"/>
          <w:spacing w:val="13"/>
          <w:sz w:val="22"/>
          <w:szCs w:val="22"/>
          <w:rPrChange w:id="4841" w:author="Claire Kouba" w:date="2023-09-12T16:52:00Z">
            <w:rPr>
              <w:spacing w:val="-5"/>
            </w:rPr>
          </w:rPrChange>
        </w:rPr>
        <w:t xml:space="preserve"> </w:t>
      </w:r>
      <w:r w:rsidRPr="00D753AC">
        <w:rPr>
          <w:rFonts w:cs="Times New Roman"/>
          <w:sz w:val="22"/>
          <w:szCs w:val="22"/>
        </w:rPr>
        <w:t>an</w:t>
      </w:r>
      <w:r w:rsidRPr="00D753AC">
        <w:rPr>
          <w:rFonts w:cs="Times New Roman"/>
          <w:spacing w:val="13"/>
          <w:sz w:val="22"/>
          <w:szCs w:val="22"/>
          <w:rPrChange w:id="4842" w:author="Claire Kouba" w:date="2023-09-12T16:52:00Z">
            <w:rPr>
              <w:spacing w:val="-5"/>
            </w:rPr>
          </w:rPrChange>
        </w:rPr>
        <w:t xml:space="preserve"> </w:t>
      </w:r>
      <w:ins w:id="4843" w:author="Claire Kouba" w:date="2023-09-25T11:39:00Z">
        <w:r w:rsidR="00517E54" w:rsidRPr="00517E54">
          <w:rPr>
            <w:rFonts w:cs="Times New Roman"/>
            <w:sz w:val="22"/>
            <w:szCs w:val="22"/>
          </w:rPr>
          <w:t>exceedingly rare</w:t>
        </w:r>
        <w:r w:rsidR="00241674">
          <w:rPr>
            <w:rFonts w:cs="Times New Roman"/>
            <w:sz w:val="22"/>
            <w:szCs w:val="22"/>
          </w:rPr>
          <w:t xml:space="preserve"> </w:t>
        </w:r>
      </w:ins>
      <w:del w:id="4844" w:author="Claire Kouba" w:date="2023-09-25T11:39:00Z">
        <w:r w:rsidRPr="00D753AC" w:rsidDel="00517E54">
          <w:rPr>
            <w:rFonts w:cs="Times New Roman"/>
            <w:sz w:val="22"/>
            <w:szCs w:val="22"/>
          </w:rPr>
          <w:delText>extremely</w:delText>
        </w:r>
        <w:r w:rsidRPr="00D753AC" w:rsidDel="00517E54">
          <w:rPr>
            <w:rFonts w:cs="Times New Roman"/>
            <w:spacing w:val="13"/>
            <w:sz w:val="22"/>
            <w:szCs w:val="22"/>
            <w:rPrChange w:id="4845" w:author="Claire Kouba" w:date="2023-09-12T16:52:00Z">
              <w:rPr>
                <w:spacing w:val="-5"/>
              </w:rPr>
            </w:rPrChange>
          </w:rPr>
          <w:delText xml:space="preserve"> </w:delText>
        </w:r>
        <w:r w:rsidRPr="00D753AC" w:rsidDel="00517E54">
          <w:rPr>
            <w:rFonts w:cs="Times New Roman"/>
            <w:sz w:val="22"/>
            <w:szCs w:val="22"/>
          </w:rPr>
          <w:delText>uncommon</w:delText>
        </w:r>
        <w:r w:rsidRPr="00D753AC" w:rsidDel="00517E54">
          <w:rPr>
            <w:rFonts w:cs="Times New Roman"/>
            <w:w w:val="99"/>
            <w:sz w:val="22"/>
            <w:szCs w:val="22"/>
          </w:rPr>
          <w:delText xml:space="preserve"> </w:delText>
        </w:r>
      </w:del>
      <w:r w:rsidRPr="00D753AC">
        <w:rPr>
          <w:rFonts w:cs="Times New Roman"/>
          <w:sz w:val="22"/>
          <w:szCs w:val="22"/>
        </w:rPr>
        <w:t xml:space="preserve">sequence of events </w:t>
      </w:r>
      <w:r w:rsidRPr="00D753AC">
        <w:rPr>
          <w:rFonts w:cs="Times New Roman"/>
          <w:sz w:val="22"/>
          <w:szCs w:val="22"/>
        </w:rPr>
        <w:fldChar w:fldCharType="begin"/>
      </w:r>
      <w:r w:rsidRPr="00D753AC">
        <w:rPr>
          <w:rFonts w:cs="Times New Roman"/>
          <w:sz w:val="22"/>
          <w:szCs w:val="22"/>
        </w:rPr>
        <w:instrText xml:space="preserve"> HYPERLINK \l "_</w:instrText>
      </w:r>
      <w:del w:id="4846" w:author="Claire Kouba" w:date="2023-09-12T16:52:00Z">
        <w:r w:rsidR="00505335" w:rsidRPr="00D753AC">
          <w:rPr>
            <w:rFonts w:cs="Times New Roman"/>
            <w:sz w:val="22"/>
            <w:szCs w:val="22"/>
          </w:rPr>
          <w:delInstrText>bookmark11</w:delInstrText>
        </w:r>
      </w:del>
      <w:ins w:id="4847" w:author="Claire Kouba" w:date="2023-09-12T16:52:00Z">
        <w:r w:rsidRPr="00D753AC">
          <w:rPr>
            <w:rFonts w:cs="Times New Roman"/>
            <w:sz w:val="22"/>
            <w:szCs w:val="22"/>
          </w:rPr>
          <w:instrText>bookmark16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
        <w:t xml:space="preserve">(Figure </w:t>
      </w:r>
      <w:del w:id="4848" w:author="Claire Kouba" w:date="2023-09-12T16:52:00Z">
        <w:r w:rsidR="00505335" w:rsidRPr="00D753AC">
          <w:rPr>
            <w:rFonts w:cs="Times New Roman"/>
            <w:sz w:val="22"/>
            <w:szCs w:val="22"/>
          </w:rPr>
          <w:delText>11</w:delText>
        </w:r>
      </w:del>
      <w:ins w:id="4849" w:author="Claire Kouba" w:date="2023-09-12T16:52:00Z">
        <w:r w:rsidRPr="00D753AC">
          <w:rPr>
            <w:rFonts w:cs="Times New Roman"/>
            <w:sz w:val="22"/>
            <w:szCs w:val="22"/>
          </w:rPr>
          <w:t>A5</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middle</w:t>
      </w:r>
      <w:r w:rsidRPr="00D753AC">
        <w:rPr>
          <w:rFonts w:cs="Times New Roman"/>
          <w:spacing w:val="-27"/>
          <w:sz w:val="22"/>
          <w:szCs w:val="22"/>
        </w:rPr>
        <w:t xml:space="preserve"> </w:t>
      </w:r>
      <w:r w:rsidRPr="00D753AC">
        <w:rPr>
          <w:rFonts w:cs="Times New Roman"/>
          <w:sz w:val="22"/>
          <w:szCs w:val="22"/>
        </w:rPr>
        <w:t>panel).</w:t>
      </w:r>
    </w:p>
    <w:p w:rsidR="00A7616E" w:rsidRPr="00D753AC" w:rsidRDefault="002573FA" w:rsidP="00D753AC">
      <w:pPr>
        <w:pStyle w:val="BodyText"/>
        <w:spacing w:before="8"/>
        <w:ind w:left="173" w:right="218" w:firstLine="225"/>
        <w:rPr>
          <w:del w:id="4850" w:author="Claire Kouba" w:date="2023-09-12T16:52:00Z"/>
          <w:rFonts w:cs="Times New Roman"/>
          <w:sz w:val="22"/>
          <w:szCs w:val="22"/>
        </w:rPr>
      </w:pPr>
      <w:r w:rsidRPr="00D753AC">
        <w:rPr>
          <w:rFonts w:cs="Times New Roman"/>
          <w:sz w:val="22"/>
          <w:szCs w:val="22"/>
        </w:rPr>
        <w:t xml:space="preserve">The predictive </w:t>
      </w:r>
      <w:r w:rsidRPr="00D753AC">
        <w:rPr>
          <w:rFonts w:cs="Times New Roman"/>
          <w:i/>
          <w:sz w:val="22"/>
          <w:szCs w:val="22"/>
        </w:rPr>
        <w:t>V</w:t>
      </w:r>
      <w:r w:rsidRPr="00D753AC">
        <w:rPr>
          <w:rFonts w:cs="Times New Roman"/>
          <w:i/>
          <w:position w:val="-2"/>
          <w:sz w:val="22"/>
          <w:szCs w:val="22"/>
        </w:rPr>
        <w:t>min</w:t>
      </w:r>
      <w:del w:id="4851"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position w:val="-2"/>
            <w:sz w:val="22"/>
            <w:szCs w:val="22"/>
          </w:rPr>
          <w:delText>days</w:delText>
        </w:r>
      </w:del>
      <w:r w:rsidRPr="00D753AC">
        <w:rPr>
          <w:rFonts w:cs="Times New Roman"/>
          <w:i/>
          <w:position w:val="-2"/>
          <w:sz w:val="22"/>
          <w:szCs w:val="22"/>
        </w:rPr>
        <w:t xml:space="preserve"> </w:t>
      </w:r>
      <w:r w:rsidRPr="00D753AC">
        <w:rPr>
          <w:rFonts w:cs="Times New Roman"/>
          <w:sz w:val="22"/>
          <w:szCs w:val="22"/>
        </w:rPr>
        <w:t>model is based on observations from the full record, but three additional models were</w:t>
      </w:r>
      <w:r w:rsidRPr="00D753AC">
        <w:rPr>
          <w:rFonts w:cs="Times New Roman"/>
          <w:sz w:val="22"/>
          <w:szCs w:val="22"/>
          <w:rPrChange w:id="4852" w:author="Claire Kouba" w:date="2023-09-12T16:52:00Z">
            <w:rPr>
              <w:spacing w:val="-27"/>
            </w:rPr>
          </w:rPrChange>
        </w:rPr>
        <w:t xml:space="preserve"> </w:t>
      </w:r>
      <w:r w:rsidRPr="00D753AC">
        <w:rPr>
          <w:rFonts w:cs="Times New Roman"/>
          <w:sz w:val="22"/>
          <w:szCs w:val="22"/>
        </w:rPr>
        <w:t>generated</w:t>
      </w:r>
      <w:r w:rsidRPr="00D753AC">
        <w:rPr>
          <w:rFonts w:cs="Times New Roman"/>
          <w:spacing w:val="4"/>
          <w:sz w:val="22"/>
          <w:szCs w:val="22"/>
          <w:rPrChange w:id="4853" w:author="Claire Kouba" w:date="2023-09-12T16:52:00Z">
            <w:rPr>
              <w:w w:val="99"/>
            </w:rPr>
          </w:rPrChange>
        </w:rPr>
        <w:t xml:space="preserve"> </w:t>
      </w:r>
      <w:r w:rsidRPr="00D753AC">
        <w:rPr>
          <w:rFonts w:cs="Times New Roman"/>
          <w:sz w:val="22"/>
          <w:szCs w:val="22"/>
        </w:rPr>
        <w:t>based</w:t>
      </w:r>
      <w:r w:rsidRPr="00D753AC">
        <w:rPr>
          <w:rFonts w:cs="Times New Roman"/>
          <w:w w:val="99"/>
          <w:sz w:val="22"/>
          <w:szCs w:val="22"/>
          <w:rPrChange w:id="4854" w:author="Claire Kouba" w:date="2023-09-12T16:52:00Z">
            <w:rPr>
              <w:spacing w:val="6"/>
            </w:rPr>
          </w:rPrChange>
        </w:rPr>
        <w:t xml:space="preserve"> </w:t>
      </w:r>
      <w:r w:rsidRPr="00D753AC">
        <w:rPr>
          <w:rFonts w:cs="Times New Roman"/>
          <w:sz w:val="22"/>
          <w:szCs w:val="22"/>
        </w:rPr>
        <w:t>on</w:t>
      </w:r>
      <w:r w:rsidRPr="00D753AC">
        <w:rPr>
          <w:rFonts w:cs="Times New Roman"/>
          <w:spacing w:val="8"/>
          <w:sz w:val="22"/>
          <w:szCs w:val="22"/>
          <w:rPrChange w:id="4855" w:author="Claire Kouba" w:date="2023-09-12T16:52:00Z">
            <w:rPr>
              <w:spacing w:val="6"/>
            </w:rPr>
          </w:rPrChange>
        </w:rPr>
        <w:t xml:space="preserve"> </w:t>
      </w:r>
      <w:r w:rsidRPr="00D753AC">
        <w:rPr>
          <w:rFonts w:cs="Times New Roman"/>
          <w:sz w:val="22"/>
          <w:szCs w:val="22"/>
        </w:rPr>
        <w:t>only</w:t>
      </w:r>
      <w:r w:rsidRPr="00D753AC">
        <w:rPr>
          <w:rFonts w:cs="Times New Roman"/>
          <w:spacing w:val="8"/>
          <w:sz w:val="22"/>
          <w:szCs w:val="22"/>
          <w:rPrChange w:id="4856" w:author="Claire Kouba" w:date="2023-09-12T16:52:00Z">
            <w:rPr>
              <w:spacing w:val="6"/>
            </w:rPr>
          </w:rPrChange>
        </w:rPr>
        <w:t xml:space="preserve"> </w:t>
      </w:r>
      <w:r w:rsidRPr="00D753AC">
        <w:rPr>
          <w:rFonts w:cs="Times New Roman"/>
          <w:sz w:val="22"/>
          <w:szCs w:val="22"/>
        </w:rPr>
        <w:t>the</w:t>
      </w:r>
      <w:r w:rsidRPr="00D753AC">
        <w:rPr>
          <w:rFonts w:cs="Times New Roman"/>
          <w:spacing w:val="8"/>
          <w:sz w:val="22"/>
          <w:szCs w:val="22"/>
          <w:rPrChange w:id="4857" w:author="Claire Kouba" w:date="2023-09-12T16:52:00Z">
            <w:rPr>
              <w:spacing w:val="6"/>
            </w:rPr>
          </w:rPrChange>
        </w:rPr>
        <w:t xml:space="preserve"> </w:t>
      </w:r>
      <w:r w:rsidRPr="00D753AC">
        <w:rPr>
          <w:rFonts w:cs="Times New Roman"/>
          <w:sz w:val="22"/>
          <w:szCs w:val="22"/>
        </w:rPr>
        <w:t>observations</w:t>
      </w:r>
      <w:r w:rsidRPr="00D753AC">
        <w:rPr>
          <w:rFonts w:cs="Times New Roman"/>
          <w:spacing w:val="8"/>
          <w:sz w:val="22"/>
          <w:szCs w:val="22"/>
          <w:rPrChange w:id="4858" w:author="Claire Kouba" w:date="2023-09-12T16:52:00Z">
            <w:rPr>
              <w:spacing w:val="6"/>
            </w:rPr>
          </w:rPrChange>
        </w:rPr>
        <w:t xml:space="preserve"> </w:t>
      </w:r>
      <w:r w:rsidRPr="00D753AC">
        <w:rPr>
          <w:rFonts w:cs="Times New Roman"/>
          <w:sz w:val="22"/>
          <w:szCs w:val="22"/>
        </w:rPr>
        <w:t>from</w:t>
      </w:r>
      <w:r w:rsidRPr="00D753AC">
        <w:rPr>
          <w:rFonts w:cs="Times New Roman"/>
          <w:spacing w:val="8"/>
          <w:sz w:val="22"/>
          <w:szCs w:val="22"/>
          <w:rPrChange w:id="4859" w:author="Claire Kouba" w:date="2023-09-12T16:52:00Z">
            <w:rPr>
              <w:spacing w:val="6"/>
            </w:rPr>
          </w:rPrChange>
        </w:rPr>
        <w:t xml:space="preserve"> </w:t>
      </w:r>
      <w:r w:rsidRPr="00D753AC">
        <w:rPr>
          <w:rFonts w:cs="Times New Roman"/>
          <w:sz w:val="22"/>
          <w:szCs w:val="22"/>
        </w:rPr>
        <w:t>each</w:t>
      </w:r>
      <w:r w:rsidRPr="00D753AC">
        <w:rPr>
          <w:rFonts w:cs="Times New Roman"/>
          <w:spacing w:val="8"/>
          <w:sz w:val="22"/>
          <w:szCs w:val="22"/>
          <w:rPrChange w:id="4860" w:author="Claire Kouba" w:date="2023-09-12T16:52:00Z">
            <w:rPr>
              <w:spacing w:val="6"/>
            </w:rPr>
          </w:rPrChange>
        </w:rPr>
        <w:t xml:space="preserve"> </w:t>
      </w:r>
      <w:r w:rsidRPr="00D753AC">
        <w:rPr>
          <w:rFonts w:cs="Times New Roman"/>
          <w:sz w:val="22"/>
          <w:szCs w:val="22"/>
        </w:rPr>
        <w:t>period:</w:t>
      </w:r>
      <w:r w:rsidRPr="00D753AC">
        <w:rPr>
          <w:rFonts w:cs="Times New Roman"/>
          <w:spacing w:val="8"/>
          <w:sz w:val="22"/>
          <w:szCs w:val="22"/>
          <w:rPrChange w:id="4861" w:author="Claire Kouba" w:date="2023-09-12T16:52:00Z">
            <w:rPr>
              <w:spacing w:val="6"/>
            </w:rPr>
          </w:rPrChange>
        </w:rPr>
        <w:t xml:space="preserve"> </w:t>
      </w:r>
      <w:r w:rsidRPr="00D753AC">
        <w:rPr>
          <w:rFonts w:cs="Times New Roman"/>
          <w:sz w:val="22"/>
          <w:szCs w:val="22"/>
        </w:rPr>
        <w:t>Eras</w:t>
      </w:r>
      <w:r w:rsidRPr="00D753AC">
        <w:rPr>
          <w:rFonts w:cs="Times New Roman"/>
          <w:spacing w:val="8"/>
          <w:sz w:val="22"/>
          <w:szCs w:val="22"/>
          <w:rPrChange w:id="4862" w:author="Claire Kouba" w:date="2023-09-12T16:52:00Z">
            <w:rPr>
              <w:spacing w:val="6"/>
            </w:rPr>
          </w:rPrChange>
        </w:rPr>
        <w:t xml:space="preserve"> </w:t>
      </w:r>
      <w:r w:rsidRPr="00D753AC">
        <w:rPr>
          <w:rFonts w:cs="Times New Roman"/>
          <w:sz w:val="22"/>
          <w:szCs w:val="22"/>
        </w:rPr>
        <w:t>1,</w:t>
      </w:r>
      <w:r w:rsidRPr="00D753AC">
        <w:rPr>
          <w:rFonts w:cs="Times New Roman"/>
          <w:spacing w:val="8"/>
          <w:sz w:val="22"/>
          <w:szCs w:val="22"/>
          <w:rPrChange w:id="4863" w:author="Claire Kouba" w:date="2023-09-12T16:52:00Z">
            <w:rPr>
              <w:spacing w:val="6"/>
            </w:rPr>
          </w:rPrChange>
        </w:rPr>
        <w:t xml:space="preserve"> </w:t>
      </w:r>
      <w:r w:rsidRPr="00D753AC">
        <w:rPr>
          <w:rFonts w:cs="Times New Roman"/>
          <w:sz w:val="22"/>
          <w:szCs w:val="22"/>
        </w:rPr>
        <w:t>2,</w:t>
      </w:r>
      <w:r w:rsidRPr="00D753AC">
        <w:rPr>
          <w:rFonts w:cs="Times New Roman"/>
          <w:spacing w:val="8"/>
          <w:sz w:val="22"/>
          <w:szCs w:val="22"/>
          <w:rPrChange w:id="4864" w:author="Claire Kouba" w:date="2023-09-12T16:52:00Z">
            <w:rPr>
              <w:spacing w:val="6"/>
            </w:rPr>
          </w:rPrChange>
        </w:rPr>
        <w:t xml:space="preserve"> </w:t>
      </w:r>
      <w:r w:rsidRPr="00D753AC">
        <w:rPr>
          <w:rFonts w:cs="Times New Roman"/>
          <w:sz w:val="22"/>
          <w:szCs w:val="22"/>
        </w:rPr>
        <w:t>and</w:t>
      </w:r>
      <w:r w:rsidRPr="00D753AC">
        <w:rPr>
          <w:rFonts w:cs="Times New Roman"/>
          <w:spacing w:val="8"/>
          <w:sz w:val="22"/>
          <w:szCs w:val="22"/>
          <w:rPrChange w:id="4865" w:author="Claire Kouba" w:date="2023-09-12T16:52:00Z">
            <w:rPr>
              <w:spacing w:val="6"/>
            </w:rPr>
          </w:rPrChange>
        </w:rPr>
        <w:t xml:space="preserve"> </w:t>
      </w:r>
      <w:r w:rsidRPr="00D753AC">
        <w:rPr>
          <w:rFonts w:cs="Times New Roman"/>
          <w:sz w:val="22"/>
          <w:szCs w:val="22"/>
        </w:rPr>
        <w:t>3,</w:t>
      </w:r>
      <w:r w:rsidRPr="00D753AC">
        <w:rPr>
          <w:rFonts w:cs="Times New Roman"/>
          <w:spacing w:val="8"/>
          <w:sz w:val="22"/>
          <w:szCs w:val="22"/>
          <w:rPrChange w:id="4866" w:author="Claire Kouba" w:date="2023-09-12T16:52:00Z">
            <w:rPr>
              <w:spacing w:val="6"/>
            </w:rPr>
          </w:rPrChange>
        </w:rPr>
        <w:t xml:space="preserve"> </w:t>
      </w:r>
      <w:r w:rsidRPr="00D753AC">
        <w:rPr>
          <w:rFonts w:cs="Times New Roman"/>
          <w:sz w:val="22"/>
          <w:szCs w:val="22"/>
        </w:rPr>
        <w:t>respectively.</w:t>
      </w:r>
      <w:r w:rsidRPr="00D753AC">
        <w:rPr>
          <w:rFonts w:cs="Times New Roman"/>
          <w:spacing w:val="8"/>
          <w:sz w:val="22"/>
          <w:szCs w:val="22"/>
          <w:rPrChange w:id="4867" w:author="Claire Kouba" w:date="2023-09-12T16:52:00Z">
            <w:rPr>
              <w:spacing w:val="6"/>
            </w:rPr>
          </w:rPrChange>
        </w:rPr>
        <w:t xml:space="preserve"> </w:t>
      </w:r>
      <w:r w:rsidRPr="00D753AC">
        <w:rPr>
          <w:rFonts w:cs="Times New Roman"/>
          <w:sz w:val="22"/>
          <w:szCs w:val="22"/>
        </w:rPr>
        <w:t>Residuals</w:t>
      </w:r>
      <w:r w:rsidRPr="00D753AC">
        <w:rPr>
          <w:rFonts w:cs="Times New Roman"/>
          <w:spacing w:val="8"/>
          <w:sz w:val="22"/>
          <w:szCs w:val="22"/>
          <w:rPrChange w:id="4868" w:author="Claire Kouba" w:date="2023-09-12T16:52:00Z">
            <w:rPr>
              <w:spacing w:val="6"/>
            </w:rPr>
          </w:rPrChange>
        </w:rPr>
        <w:t xml:space="preserve"> </w:t>
      </w:r>
      <w:r w:rsidRPr="00D753AC">
        <w:rPr>
          <w:rFonts w:cs="Times New Roman"/>
          <w:sz w:val="22"/>
          <w:szCs w:val="22"/>
        </w:rPr>
        <w:t>based</w:t>
      </w:r>
      <w:r w:rsidRPr="00D753AC">
        <w:rPr>
          <w:rFonts w:cs="Times New Roman"/>
          <w:spacing w:val="8"/>
          <w:sz w:val="22"/>
          <w:szCs w:val="22"/>
          <w:rPrChange w:id="4869" w:author="Claire Kouba" w:date="2023-09-12T16:52:00Z">
            <w:rPr>
              <w:spacing w:val="6"/>
            </w:rPr>
          </w:rPrChange>
        </w:rPr>
        <w:t xml:space="preserve"> </w:t>
      </w:r>
      <w:r w:rsidRPr="00D753AC">
        <w:rPr>
          <w:rFonts w:cs="Times New Roman"/>
          <w:sz w:val="22"/>
          <w:szCs w:val="22"/>
        </w:rPr>
        <w:t>on</w:t>
      </w:r>
      <w:r w:rsidRPr="00D753AC">
        <w:rPr>
          <w:rFonts w:cs="Times New Roman"/>
          <w:spacing w:val="8"/>
          <w:sz w:val="22"/>
          <w:szCs w:val="22"/>
          <w:rPrChange w:id="4870" w:author="Claire Kouba" w:date="2023-09-12T16:52:00Z">
            <w:rPr>
              <w:spacing w:val="6"/>
            </w:rPr>
          </w:rPrChange>
        </w:rPr>
        <w:t xml:space="preserve"> </w:t>
      </w:r>
      <w:r w:rsidRPr="00D753AC">
        <w:rPr>
          <w:rFonts w:cs="Times New Roman"/>
          <w:sz w:val="22"/>
          <w:szCs w:val="22"/>
        </w:rPr>
        <w:t>Era</w:t>
      </w:r>
      <w:r w:rsidRPr="00D753AC">
        <w:rPr>
          <w:rFonts w:cs="Times New Roman"/>
          <w:spacing w:val="8"/>
          <w:sz w:val="22"/>
          <w:szCs w:val="22"/>
          <w:rPrChange w:id="4871" w:author="Claire Kouba" w:date="2023-09-12T16:52:00Z">
            <w:rPr>
              <w:spacing w:val="6"/>
            </w:rPr>
          </w:rPrChange>
        </w:rPr>
        <w:t xml:space="preserve"> </w:t>
      </w:r>
      <w:r w:rsidRPr="00D753AC">
        <w:rPr>
          <w:rFonts w:cs="Times New Roman"/>
          <w:sz w:val="22"/>
          <w:szCs w:val="22"/>
        </w:rPr>
        <w:t>1</w:t>
      </w:r>
      <w:r w:rsidRPr="00D753AC">
        <w:rPr>
          <w:rFonts w:cs="Times New Roman"/>
          <w:spacing w:val="8"/>
          <w:sz w:val="22"/>
          <w:szCs w:val="22"/>
          <w:rPrChange w:id="4872" w:author="Claire Kouba" w:date="2023-09-12T16:52:00Z">
            <w:rPr>
              <w:spacing w:val="6"/>
            </w:rPr>
          </w:rPrChange>
        </w:rPr>
        <w:t xml:space="preserve"> </w:t>
      </w:r>
      <w:r w:rsidRPr="00D753AC">
        <w:rPr>
          <w:rFonts w:cs="Times New Roman"/>
          <w:sz w:val="22"/>
          <w:szCs w:val="22"/>
        </w:rPr>
        <w:t>data</w:t>
      </w:r>
      <w:r w:rsidRPr="00D753AC">
        <w:rPr>
          <w:rFonts w:cs="Times New Roman"/>
          <w:spacing w:val="8"/>
          <w:sz w:val="22"/>
          <w:szCs w:val="22"/>
          <w:rPrChange w:id="4873" w:author="Claire Kouba" w:date="2023-09-12T16:52:00Z">
            <w:rPr>
              <w:spacing w:val="6"/>
            </w:rPr>
          </w:rPrChange>
        </w:rPr>
        <w:t xml:space="preserve"> </w:t>
      </w:r>
      <w:r w:rsidRPr="00D753AC">
        <w:rPr>
          <w:rFonts w:cs="Times New Roman"/>
          <w:sz w:val="22"/>
          <w:szCs w:val="22"/>
        </w:rPr>
        <w:t>are</w:t>
      </w:r>
      <w:r w:rsidRPr="00D753AC">
        <w:rPr>
          <w:rFonts w:cs="Times New Roman"/>
          <w:spacing w:val="8"/>
          <w:sz w:val="22"/>
          <w:szCs w:val="22"/>
          <w:rPrChange w:id="4874" w:author="Claire Kouba" w:date="2023-09-12T16:52:00Z">
            <w:rPr>
              <w:spacing w:val="6"/>
            </w:rPr>
          </w:rPrChange>
        </w:rPr>
        <w:t xml:space="preserve"> </w:t>
      </w:r>
      <w:r w:rsidRPr="00D753AC">
        <w:rPr>
          <w:rFonts w:cs="Times New Roman"/>
          <w:sz w:val="22"/>
          <w:szCs w:val="22"/>
        </w:rPr>
        <w:t>similar</w:t>
      </w:r>
      <w:r w:rsidRPr="00D753AC">
        <w:rPr>
          <w:rFonts w:cs="Times New Roman"/>
          <w:spacing w:val="8"/>
          <w:sz w:val="22"/>
          <w:szCs w:val="22"/>
          <w:rPrChange w:id="4875" w:author="Claire Kouba" w:date="2023-09-12T16:52:00Z">
            <w:rPr>
              <w:spacing w:val="6"/>
            </w:rPr>
          </w:rPrChange>
        </w:rPr>
        <w:t xml:space="preserve"> </w:t>
      </w:r>
      <w:r w:rsidRPr="00D753AC">
        <w:rPr>
          <w:rFonts w:cs="Times New Roman"/>
          <w:sz w:val="22"/>
          <w:szCs w:val="22"/>
        </w:rPr>
        <w:t>to</w:t>
      </w:r>
      <w:r w:rsidRPr="00D753AC">
        <w:rPr>
          <w:rFonts w:cs="Times New Roman"/>
          <w:spacing w:val="8"/>
          <w:sz w:val="22"/>
          <w:szCs w:val="22"/>
          <w:rPrChange w:id="4876" w:author="Claire Kouba" w:date="2023-09-12T16:52:00Z">
            <w:rPr>
              <w:w w:val="99"/>
            </w:rPr>
          </w:rPrChange>
        </w:rPr>
        <w:t xml:space="preserve"> </w:t>
      </w:r>
      <w:r w:rsidRPr="00D753AC">
        <w:rPr>
          <w:rFonts w:cs="Times New Roman"/>
          <w:sz w:val="22"/>
          <w:szCs w:val="22"/>
        </w:rPr>
        <w:t>those</w:t>
      </w:r>
      <w:r w:rsidRPr="00D753AC">
        <w:rPr>
          <w:rFonts w:cs="Times New Roman"/>
          <w:w w:val="99"/>
          <w:sz w:val="22"/>
          <w:szCs w:val="22"/>
          <w:rPrChange w:id="4877" w:author="Claire Kouba" w:date="2023-09-12T16:52:00Z">
            <w:rPr/>
          </w:rPrChange>
        </w:rPr>
        <w:t xml:space="preserve"> </w:t>
      </w:r>
      <w:r w:rsidRPr="00D753AC">
        <w:rPr>
          <w:rFonts w:cs="Times New Roman"/>
          <w:sz w:val="22"/>
          <w:szCs w:val="22"/>
        </w:rPr>
        <w:t>of the full record, with a slight but systematic overprediction in Era 3; Era 2 residuals tend to overpredict in Era 1</w:t>
      </w:r>
      <w:r w:rsidRPr="00D753AC">
        <w:rPr>
          <w:rFonts w:cs="Times New Roman"/>
          <w:sz w:val="22"/>
          <w:szCs w:val="22"/>
          <w:rPrChange w:id="4878" w:author="Claire Kouba" w:date="2023-09-12T16:52:00Z">
            <w:rPr>
              <w:spacing w:val="35"/>
            </w:rPr>
          </w:rPrChange>
        </w:rPr>
        <w:t xml:space="preserve"> </w:t>
      </w:r>
      <w:r w:rsidRPr="00D753AC">
        <w:rPr>
          <w:rFonts w:cs="Times New Roman"/>
          <w:sz w:val="22"/>
          <w:szCs w:val="22"/>
        </w:rPr>
        <w:t>more</w:t>
      </w:r>
    </w:p>
    <w:p w:rsidR="002153D1" w:rsidRPr="00D753AC" w:rsidRDefault="002573FA">
      <w:pPr>
        <w:pStyle w:val="BodyText"/>
        <w:spacing w:before="6"/>
        <w:ind w:left="173" w:right="158" w:firstLine="225"/>
        <w:rPr>
          <w:rFonts w:cs="Times New Roman"/>
          <w:sz w:val="22"/>
          <w:szCs w:val="22"/>
        </w:rPr>
        <w:pPrChange w:id="4879" w:author="Claire Kouba" w:date="2023-09-12T16:52:00Z">
          <w:pPr>
            <w:pStyle w:val="BodyText"/>
            <w:spacing w:before="28" w:line="350" w:lineRule="auto"/>
            <w:ind w:left="173"/>
          </w:pPr>
        </w:pPrChange>
      </w:pPr>
      <w:ins w:id="4880" w:author="Claire Kouba" w:date="2023-09-12T16:52:00Z">
        <w:r w:rsidRPr="00D753AC">
          <w:rPr>
            <w:rFonts w:cs="Times New Roman"/>
            <w:spacing w:val="6"/>
            <w:sz w:val="22"/>
            <w:szCs w:val="22"/>
          </w:rPr>
          <w:t xml:space="preserve"> </w:t>
        </w:r>
      </w:ins>
      <w:r w:rsidRPr="00D753AC">
        <w:rPr>
          <w:rFonts w:cs="Times New Roman"/>
          <w:sz w:val="22"/>
          <w:szCs w:val="22"/>
        </w:rPr>
        <w:t>than</w:t>
      </w:r>
      <w:r w:rsidRPr="00D753AC">
        <w:rPr>
          <w:rFonts w:cs="Times New Roman"/>
          <w:w w:val="99"/>
          <w:sz w:val="22"/>
          <w:szCs w:val="22"/>
          <w:rPrChange w:id="4881" w:author="Claire Kouba" w:date="2023-09-12T16:52:00Z">
            <w:rPr>
              <w:spacing w:val="-12"/>
            </w:rPr>
          </w:rPrChange>
        </w:rPr>
        <w:t xml:space="preserve"> </w:t>
      </w:r>
      <w:r w:rsidRPr="00D753AC">
        <w:rPr>
          <w:rFonts w:cs="Times New Roman"/>
          <w:sz w:val="22"/>
          <w:szCs w:val="22"/>
        </w:rPr>
        <w:t>the</w:t>
      </w:r>
      <w:r w:rsidRPr="00D753AC">
        <w:rPr>
          <w:rFonts w:cs="Times New Roman"/>
          <w:spacing w:val="7"/>
          <w:sz w:val="22"/>
          <w:szCs w:val="22"/>
          <w:rPrChange w:id="4882" w:author="Claire Kouba" w:date="2023-09-12T16:52:00Z">
            <w:rPr>
              <w:spacing w:val="-12"/>
            </w:rPr>
          </w:rPrChange>
        </w:rPr>
        <w:t xml:space="preserve"> </w:t>
      </w:r>
      <w:r w:rsidRPr="00D753AC">
        <w:rPr>
          <w:rFonts w:cs="Times New Roman"/>
          <w:sz w:val="22"/>
          <w:szCs w:val="22"/>
        </w:rPr>
        <w:t>full</w:t>
      </w:r>
      <w:r w:rsidRPr="00D753AC">
        <w:rPr>
          <w:rFonts w:cs="Times New Roman"/>
          <w:spacing w:val="7"/>
          <w:sz w:val="22"/>
          <w:szCs w:val="22"/>
          <w:rPrChange w:id="4883" w:author="Claire Kouba" w:date="2023-09-12T16:52:00Z">
            <w:rPr>
              <w:spacing w:val="-12"/>
            </w:rPr>
          </w:rPrChange>
        </w:rPr>
        <w:t xml:space="preserve"> </w:t>
      </w:r>
      <w:r w:rsidRPr="00D753AC">
        <w:rPr>
          <w:rFonts w:cs="Times New Roman"/>
          <w:sz w:val="22"/>
          <w:szCs w:val="22"/>
        </w:rPr>
        <w:t>record;</w:t>
      </w:r>
      <w:r w:rsidRPr="00D753AC">
        <w:rPr>
          <w:rFonts w:cs="Times New Roman"/>
          <w:spacing w:val="7"/>
          <w:sz w:val="22"/>
          <w:szCs w:val="22"/>
          <w:rPrChange w:id="4884" w:author="Claire Kouba" w:date="2023-09-12T16:52:00Z">
            <w:rPr>
              <w:spacing w:val="-12"/>
            </w:rPr>
          </w:rPrChange>
        </w:rPr>
        <w:t xml:space="preserve"> </w:t>
      </w:r>
      <w:r w:rsidRPr="00D753AC">
        <w:rPr>
          <w:rFonts w:cs="Times New Roman"/>
          <w:sz w:val="22"/>
          <w:szCs w:val="22"/>
        </w:rPr>
        <w:t>and</w:t>
      </w:r>
      <w:r w:rsidRPr="00D753AC">
        <w:rPr>
          <w:rFonts w:cs="Times New Roman"/>
          <w:spacing w:val="7"/>
          <w:sz w:val="22"/>
          <w:szCs w:val="22"/>
          <w:rPrChange w:id="4885" w:author="Claire Kouba" w:date="2023-09-12T16:52:00Z">
            <w:rPr>
              <w:spacing w:val="-12"/>
            </w:rPr>
          </w:rPrChange>
        </w:rPr>
        <w:t xml:space="preserve"> </w:t>
      </w:r>
      <w:r w:rsidRPr="00D753AC">
        <w:rPr>
          <w:rFonts w:cs="Times New Roman"/>
          <w:sz w:val="22"/>
          <w:szCs w:val="22"/>
        </w:rPr>
        <w:t>Era</w:t>
      </w:r>
      <w:r w:rsidRPr="00D753AC">
        <w:rPr>
          <w:rFonts w:cs="Times New Roman"/>
          <w:spacing w:val="7"/>
          <w:sz w:val="22"/>
          <w:szCs w:val="22"/>
          <w:rPrChange w:id="4886" w:author="Claire Kouba" w:date="2023-09-12T16:52:00Z">
            <w:rPr>
              <w:spacing w:val="-12"/>
            </w:rPr>
          </w:rPrChange>
        </w:rPr>
        <w:t xml:space="preserve"> </w:t>
      </w:r>
      <w:r w:rsidRPr="00D753AC">
        <w:rPr>
          <w:rFonts w:cs="Times New Roman"/>
          <w:sz w:val="22"/>
          <w:szCs w:val="22"/>
        </w:rPr>
        <w:t>3</w:t>
      </w:r>
      <w:r w:rsidRPr="00D753AC">
        <w:rPr>
          <w:rFonts w:cs="Times New Roman"/>
          <w:spacing w:val="7"/>
          <w:sz w:val="22"/>
          <w:szCs w:val="22"/>
          <w:rPrChange w:id="4887" w:author="Claire Kouba" w:date="2023-09-12T16:52:00Z">
            <w:rPr>
              <w:spacing w:val="-12"/>
            </w:rPr>
          </w:rPrChange>
        </w:rPr>
        <w:t xml:space="preserve"> </w:t>
      </w:r>
      <w:r w:rsidRPr="00D753AC">
        <w:rPr>
          <w:rFonts w:cs="Times New Roman"/>
          <w:sz w:val="22"/>
          <w:szCs w:val="22"/>
        </w:rPr>
        <w:t>residuals</w:t>
      </w:r>
      <w:r w:rsidRPr="00D753AC">
        <w:rPr>
          <w:rFonts w:cs="Times New Roman"/>
          <w:spacing w:val="7"/>
          <w:sz w:val="22"/>
          <w:szCs w:val="22"/>
          <w:rPrChange w:id="4888" w:author="Claire Kouba" w:date="2023-09-12T16:52:00Z">
            <w:rPr>
              <w:spacing w:val="-12"/>
            </w:rPr>
          </w:rPrChange>
        </w:rPr>
        <w:t xml:space="preserve"> </w:t>
      </w:r>
      <w:r w:rsidRPr="00D753AC">
        <w:rPr>
          <w:rFonts w:cs="Times New Roman"/>
          <w:sz w:val="22"/>
          <w:szCs w:val="22"/>
        </w:rPr>
        <w:t>offer</w:t>
      </w:r>
      <w:r w:rsidRPr="00D753AC">
        <w:rPr>
          <w:rFonts w:cs="Times New Roman"/>
          <w:spacing w:val="7"/>
          <w:sz w:val="22"/>
          <w:szCs w:val="22"/>
          <w:rPrChange w:id="4889" w:author="Claire Kouba" w:date="2023-09-12T16:52:00Z">
            <w:rPr>
              <w:spacing w:val="-12"/>
            </w:rPr>
          </w:rPrChange>
        </w:rPr>
        <w:t xml:space="preserve"> </w:t>
      </w:r>
      <w:r w:rsidRPr="00D753AC">
        <w:rPr>
          <w:rFonts w:cs="Times New Roman"/>
          <w:sz w:val="22"/>
          <w:szCs w:val="22"/>
        </w:rPr>
        <w:t>better</w:t>
      </w:r>
      <w:r w:rsidRPr="00D753AC">
        <w:rPr>
          <w:rFonts w:cs="Times New Roman"/>
          <w:spacing w:val="7"/>
          <w:sz w:val="22"/>
          <w:szCs w:val="22"/>
          <w:rPrChange w:id="4890" w:author="Claire Kouba" w:date="2023-09-12T16:52:00Z">
            <w:rPr>
              <w:spacing w:val="-12"/>
            </w:rPr>
          </w:rPrChange>
        </w:rPr>
        <w:t xml:space="preserve"> </w:t>
      </w:r>
      <w:r w:rsidRPr="00D753AC">
        <w:rPr>
          <w:rFonts w:cs="Times New Roman"/>
          <w:sz w:val="22"/>
          <w:szCs w:val="22"/>
        </w:rPr>
        <w:t>performance</w:t>
      </w:r>
      <w:r w:rsidRPr="00D753AC">
        <w:rPr>
          <w:rFonts w:cs="Times New Roman"/>
          <w:spacing w:val="7"/>
          <w:sz w:val="22"/>
          <w:szCs w:val="22"/>
          <w:rPrChange w:id="4891" w:author="Claire Kouba" w:date="2023-09-12T16:52:00Z">
            <w:rPr>
              <w:spacing w:val="-12"/>
            </w:rPr>
          </w:rPrChange>
        </w:rPr>
        <w:t xml:space="preserve"> </w:t>
      </w:r>
      <w:r w:rsidRPr="00D753AC">
        <w:rPr>
          <w:rFonts w:cs="Times New Roman"/>
          <w:sz w:val="22"/>
          <w:szCs w:val="22"/>
        </w:rPr>
        <w:t>in</w:t>
      </w:r>
      <w:r w:rsidRPr="00D753AC">
        <w:rPr>
          <w:rFonts w:cs="Times New Roman"/>
          <w:spacing w:val="7"/>
          <w:sz w:val="22"/>
          <w:szCs w:val="22"/>
          <w:rPrChange w:id="4892" w:author="Claire Kouba" w:date="2023-09-12T16:52:00Z">
            <w:rPr>
              <w:spacing w:val="-12"/>
            </w:rPr>
          </w:rPrChange>
        </w:rPr>
        <w:t xml:space="preserve"> </w:t>
      </w:r>
      <w:r w:rsidRPr="00D753AC">
        <w:rPr>
          <w:rFonts w:cs="Times New Roman"/>
          <w:sz w:val="22"/>
          <w:szCs w:val="22"/>
        </w:rPr>
        <w:t>Era</w:t>
      </w:r>
      <w:r w:rsidRPr="00D753AC">
        <w:rPr>
          <w:rFonts w:cs="Times New Roman"/>
          <w:spacing w:val="7"/>
          <w:sz w:val="22"/>
          <w:szCs w:val="22"/>
          <w:rPrChange w:id="4893" w:author="Claire Kouba" w:date="2023-09-12T16:52:00Z">
            <w:rPr>
              <w:spacing w:val="-12"/>
            </w:rPr>
          </w:rPrChange>
        </w:rPr>
        <w:t xml:space="preserve"> </w:t>
      </w:r>
      <w:r w:rsidRPr="00D753AC">
        <w:rPr>
          <w:rFonts w:cs="Times New Roman"/>
          <w:sz w:val="22"/>
          <w:szCs w:val="22"/>
        </w:rPr>
        <w:t>3</w:t>
      </w:r>
      <w:r w:rsidRPr="00D753AC">
        <w:rPr>
          <w:rFonts w:cs="Times New Roman"/>
          <w:spacing w:val="7"/>
          <w:sz w:val="22"/>
          <w:szCs w:val="22"/>
          <w:rPrChange w:id="4894" w:author="Claire Kouba" w:date="2023-09-12T16:52:00Z">
            <w:rPr>
              <w:spacing w:val="-12"/>
            </w:rPr>
          </w:rPrChange>
        </w:rPr>
        <w:t xml:space="preserve"> </w:t>
      </w:r>
      <w:r w:rsidRPr="00D753AC">
        <w:rPr>
          <w:rFonts w:cs="Times New Roman"/>
          <w:sz w:val="22"/>
          <w:szCs w:val="22"/>
        </w:rPr>
        <w:t>than</w:t>
      </w:r>
      <w:r w:rsidRPr="00D753AC">
        <w:rPr>
          <w:rFonts w:cs="Times New Roman"/>
          <w:spacing w:val="7"/>
          <w:sz w:val="22"/>
          <w:szCs w:val="22"/>
          <w:rPrChange w:id="4895" w:author="Claire Kouba" w:date="2023-09-12T16:52:00Z">
            <w:rPr>
              <w:spacing w:val="-12"/>
            </w:rPr>
          </w:rPrChange>
        </w:rPr>
        <w:t xml:space="preserve"> </w:t>
      </w:r>
      <w:r w:rsidRPr="00D753AC">
        <w:rPr>
          <w:rFonts w:cs="Times New Roman"/>
          <w:sz w:val="22"/>
          <w:szCs w:val="22"/>
        </w:rPr>
        <w:t>the</w:t>
      </w:r>
      <w:r w:rsidRPr="00D753AC">
        <w:rPr>
          <w:rFonts w:cs="Times New Roman"/>
          <w:spacing w:val="7"/>
          <w:sz w:val="22"/>
          <w:szCs w:val="22"/>
          <w:rPrChange w:id="4896" w:author="Claire Kouba" w:date="2023-09-12T16:52:00Z">
            <w:rPr>
              <w:spacing w:val="-12"/>
            </w:rPr>
          </w:rPrChange>
        </w:rPr>
        <w:t xml:space="preserve"> </w:t>
      </w:r>
      <w:r w:rsidRPr="00D753AC">
        <w:rPr>
          <w:rFonts w:cs="Times New Roman"/>
          <w:sz w:val="22"/>
          <w:szCs w:val="22"/>
        </w:rPr>
        <w:t>full</w:t>
      </w:r>
      <w:r w:rsidRPr="00D753AC">
        <w:rPr>
          <w:rFonts w:cs="Times New Roman"/>
          <w:spacing w:val="7"/>
          <w:sz w:val="22"/>
          <w:szCs w:val="22"/>
          <w:rPrChange w:id="4897" w:author="Claire Kouba" w:date="2023-09-12T16:52:00Z">
            <w:rPr>
              <w:spacing w:val="-12"/>
            </w:rPr>
          </w:rPrChange>
        </w:rPr>
        <w:t xml:space="preserve"> </w:t>
      </w:r>
      <w:r w:rsidRPr="00D753AC">
        <w:rPr>
          <w:rFonts w:cs="Times New Roman"/>
          <w:sz w:val="22"/>
          <w:szCs w:val="22"/>
        </w:rPr>
        <w:t>record,</w:t>
      </w:r>
      <w:r w:rsidRPr="00D753AC">
        <w:rPr>
          <w:rFonts w:cs="Times New Roman"/>
          <w:spacing w:val="7"/>
          <w:sz w:val="22"/>
          <w:szCs w:val="22"/>
          <w:rPrChange w:id="4898" w:author="Claire Kouba" w:date="2023-09-12T16:52:00Z">
            <w:rPr>
              <w:spacing w:val="-12"/>
            </w:rPr>
          </w:rPrChange>
        </w:rPr>
        <w:t xml:space="preserve"> </w:t>
      </w:r>
      <w:r w:rsidRPr="00D753AC">
        <w:rPr>
          <w:rFonts w:cs="Times New Roman"/>
          <w:sz w:val="22"/>
          <w:szCs w:val="22"/>
        </w:rPr>
        <w:t>but</w:t>
      </w:r>
      <w:r w:rsidRPr="00D753AC">
        <w:rPr>
          <w:rFonts w:cs="Times New Roman"/>
          <w:spacing w:val="7"/>
          <w:sz w:val="22"/>
          <w:szCs w:val="22"/>
          <w:rPrChange w:id="4899" w:author="Claire Kouba" w:date="2023-09-12T16:52:00Z">
            <w:rPr>
              <w:spacing w:val="-12"/>
            </w:rPr>
          </w:rPrChange>
        </w:rPr>
        <w:t xml:space="preserve"> </w:t>
      </w:r>
      <w:r w:rsidRPr="00D753AC">
        <w:rPr>
          <w:rFonts w:cs="Times New Roman"/>
          <w:sz w:val="22"/>
          <w:szCs w:val="22"/>
        </w:rPr>
        <w:t>produce</w:t>
      </w:r>
      <w:r w:rsidRPr="00D753AC">
        <w:rPr>
          <w:rFonts w:cs="Times New Roman"/>
          <w:spacing w:val="7"/>
          <w:sz w:val="22"/>
          <w:szCs w:val="22"/>
          <w:rPrChange w:id="4900" w:author="Claire Kouba" w:date="2023-09-12T16:52:00Z">
            <w:rPr>
              <w:spacing w:val="-12"/>
            </w:rPr>
          </w:rPrChange>
        </w:rPr>
        <w:t xml:space="preserve"> </w:t>
      </w:r>
      <w:r w:rsidRPr="00D753AC">
        <w:rPr>
          <w:rFonts w:cs="Times New Roman"/>
          <w:sz w:val="22"/>
          <w:szCs w:val="22"/>
        </w:rPr>
        <w:t>significant</w:t>
      </w:r>
      <w:r w:rsidRPr="00D753AC">
        <w:rPr>
          <w:rFonts w:cs="Times New Roman"/>
          <w:spacing w:val="7"/>
          <w:sz w:val="22"/>
          <w:szCs w:val="22"/>
          <w:rPrChange w:id="4901" w:author="Claire Kouba" w:date="2023-09-12T16:52:00Z">
            <w:rPr>
              <w:spacing w:val="-12"/>
            </w:rPr>
          </w:rPrChange>
        </w:rPr>
        <w:t xml:space="preserve"> </w:t>
      </w:r>
      <w:r w:rsidRPr="00D753AC">
        <w:rPr>
          <w:rFonts w:cs="Times New Roman"/>
          <w:sz w:val="22"/>
          <w:szCs w:val="22"/>
        </w:rPr>
        <w:t>systematic</w:t>
      </w:r>
      <w:del w:id="4902" w:author="Claire Kouba" w:date="2023-09-12T16:52:00Z">
        <w:r w:rsidR="00505335" w:rsidRPr="00D753AC">
          <w:rPr>
            <w:rFonts w:cs="Times New Roman"/>
            <w:w w:val="99"/>
            <w:sz w:val="22"/>
            <w:szCs w:val="22"/>
          </w:rPr>
          <w:delText xml:space="preserve"> </w:delText>
        </w:r>
        <w:r w:rsidR="00505335" w:rsidRPr="00D753AC">
          <w:rPr>
            <w:rFonts w:cs="Times New Roman"/>
            <w:sz w:val="22"/>
            <w:szCs w:val="22"/>
          </w:rPr>
          <w:delText xml:space="preserve">underpredictions pre-2000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"_bookmark11" </w:delInstrText>
        </w:r>
        <w:r w:rsidR="00505335" w:rsidRPr="00D753AC">
          <w:rPr>
            <w:rFonts w:cs="Times New Roman"/>
            <w:sz w:val="22"/>
            <w:szCs w:val="22"/>
          </w:rPr>
          <w:fldChar w:fldCharType="separate"/>
        </w:r>
        <w:r w:rsidR="00505335" w:rsidRPr="00D753AC">
          <w:rPr>
            <w:rFonts w:cs="Times New Roman"/>
            <w:sz w:val="22"/>
            <w:szCs w:val="22"/>
          </w:rPr>
          <w:delText>(Figure 11,</w:delText>
        </w:r>
        <w:r w:rsidR="00505335" w:rsidRPr="00D753AC">
          <w:rPr>
            <w:rFonts w:cs="Times New Roman"/>
            <w:sz w:val="22"/>
            <w:szCs w:val="22"/>
          </w:rPr>
          <w:fldChar w:fldCharType="end"/>
        </w:r>
        <w:r w:rsidR="00505335" w:rsidRPr="00D753AC">
          <w:rPr>
            <w:rFonts w:cs="Times New Roman"/>
            <w:sz w:val="22"/>
            <w:szCs w:val="22"/>
          </w:rPr>
          <w:delText xml:space="preserve"> middle</w:delText>
        </w:r>
        <w:r w:rsidR="00505335" w:rsidRPr="00D753AC">
          <w:rPr>
            <w:rFonts w:cs="Times New Roman"/>
            <w:spacing w:val="-20"/>
            <w:sz w:val="22"/>
            <w:szCs w:val="22"/>
          </w:rPr>
          <w:delText xml:space="preserve"> </w:delText>
        </w:r>
        <w:r w:rsidR="00505335" w:rsidRPr="00D753AC">
          <w:rPr>
            <w:rFonts w:cs="Times New Roman"/>
            <w:sz w:val="22"/>
            <w:szCs w:val="22"/>
          </w:rPr>
          <w:delText>panel).</w:delText>
        </w:r>
      </w:del>
    </w:p>
    <w:p w:rsidR="002153D1" w:rsidRPr="00D753AC" w:rsidRDefault="002573FA" w:rsidP="00D753AC">
      <w:pPr>
        <w:pStyle w:val="BodyText"/>
        <w:spacing w:before="11"/>
        <w:ind w:left="173"/>
        <w:rPr>
          <w:ins w:id="4903" w:author="Claire Kouba" w:date="2023-09-12T16:52:00Z"/>
          <w:rFonts w:cs="Times New Roman"/>
          <w:sz w:val="22"/>
          <w:szCs w:val="22"/>
        </w:rPr>
      </w:pPr>
      <w:ins w:id="4904" w:author="Claire Kouba" w:date="2023-09-12T16:52:00Z">
        <w:r w:rsidRPr="00D753AC">
          <w:rPr>
            <w:rFonts w:cs="Times New Roman"/>
            <w:sz w:val="22"/>
            <w:szCs w:val="22"/>
          </w:rPr>
          <w:t xml:space="preserve">underpredictions pre-2000 </w:t>
        </w:r>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(Figure A5,</w:t>
        </w:r>
        <w:r w:rsidRPr="00D753AC">
          <w:rPr>
            <w:rFonts w:cs="Times New Roman"/>
            <w:sz w:val="22"/>
            <w:szCs w:val="22"/>
          </w:rPr>
          <w:fldChar w:fldCharType="end"/>
        </w:r>
        <w:r w:rsidRPr="00D753AC">
          <w:rPr>
            <w:rFonts w:cs="Times New Roman"/>
            <w:sz w:val="22"/>
            <w:szCs w:val="22"/>
          </w:rPr>
          <w:t xml:space="preserve"> middle</w:t>
        </w:r>
        <w:r w:rsidRPr="00D753AC">
          <w:rPr>
            <w:rFonts w:cs="Times New Roman"/>
            <w:spacing w:val="-20"/>
            <w:sz w:val="22"/>
            <w:szCs w:val="22"/>
          </w:rPr>
          <w:t xml:space="preserve"> </w:t>
        </w:r>
        <w:r w:rsidRPr="00D753AC">
          <w:rPr>
            <w:rFonts w:cs="Times New Roman"/>
            <w:sz w:val="22"/>
            <w:szCs w:val="22"/>
          </w:rPr>
          <w:t>panel).</w:t>
        </w:r>
      </w:ins>
    </w:p>
    <w:p w:rsidR="002153D1" w:rsidRPr="00D753AC" w:rsidRDefault="002153D1">
      <w:pPr>
        <w:spacing w:before="4"/>
        <w:ind w:left="173"/>
        <w:rPr>
          <w:rFonts w:cs="Times New Roman"/>
          <w:rPrChange w:id="4905" w:author="Claire Kouba" w:date="2023-09-12T16:52:00Z">
            <w:rPr/>
          </w:rPrChange>
        </w:rPr>
        <w:pPrChange w:id="4906" w:author="Claire Kouba" w:date="2023-09-12T16:52:00Z">
          <w:pPr>
            <w:pStyle w:val="BodyText"/>
            <w:spacing w:before="28" w:line="350" w:lineRule="auto"/>
            <w:ind w:left="173"/>
          </w:pPr>
        </w:pPrChange>
      </w:pPr>
    </w:p>
    <w:p w:rsidR="002153D1" w:rsidRPr="00D753AC" w:rsidRDefault="000A08F1">
      <w:pPr>
        <w:pStyle w:val="Heading2"/>
        <w:pPrChange w:id="4907" w:author="Claire Kouba" w:date="2023-09-25T11:56:00Z">
          <w:pPr>
            <w:pStyle w:val="ListParagraph"/>
            <w:numPr>
              <w:ilvl w:val="1"/>
              <w:numId w:val="12"/>
            </w:numPr>
            <w:tabs>
              <w:tab w:val="left" w:pos="579"/>
            </w:tabs>
            <w:spacing w:before="28"/>
            <w:ind w:left="173" w:hanging="449"/>
          </w:pPr>
        </w:pPrChange>
      </w:pPr>
      <w:ins w:id="4908" w:author="Claire Kouba" w:date="2023-09-25T11:56:00Z">
        <w:r>
          <w:rPr>
            <w:w w:val="110"/>
          </w:rPr>
          <w:t xml:space="preserve">3.6 </w:t>
        </w:r>
      </w:ins>
      <w:r w:rsidR="002573FA" w:rsidRPr="00D753AC">
        <w:rPr>
          <w:w w:val="110"/>
        </w:rPr>
        <w:t>Predicted values of</w:t>
      </w:r>
      <w:r w:rsidR="002573FA" w:rsidRPr="00D753AC">
        <w:rPr>
          <w:spacing w:val="-21"/>
          <w:w w:val="110"/>
        </w:rPr>
        <w:t xml:space="preserve"> </w:t>
      </w:r>
      <w:r w:rsidR="002573FA" w:rsidRPr="00D753AC">
        <w:rPr>
          <w:i/>
          <w:w w:val="120"/>
        </w:rPr>
        <w:t>P</w:t>
      </w:r>
      <w:r w:rsidR="002573FA" w:rsidRPr="00D753AC">
        <w:rPr>
          <w:i/>
          <w:w w:val="120"/>
          <w:position w:val="-2"/>
        </w:rPr>
        <w:t>spill</w:t>
      </w:r>
    </w:p>
    <w:p w:rsidR="002153D1" w:rsidRPr="00D753AC" w:rsidRDefault="002153D1">
      <w:pPr>
        <w:spacing w:before="2"/>
        <w:ind w:left="173"/>
        <w:rPr>
          <w:rFonts w:ascii="Times New Roman" w:eastAsia="Times New Roman" w:hAnsi="Times New Roman" w:cs="Times New Roman"/>
          <w:b/>
          <w:bCs/>
          <w:i/>
        </w:rPr>
        <w:pPrChange w:id="4909" w:author="Claire Kouba" w:date="2023-09-12T16:52:00Z">
          <w:pPr>
            <w:spacing w:before="11"/>
            <w:ind w:left="173"/>
          </w:pPr>
        </w:pPrChange>
      </w:pPr>
    </w:p>
    <w:p w:rsidR="002153D1" w:rsidRPr="00D753AC" w:rsidRDefault="002153D1" w:rsidP="00D753AC">
      <w:pPr>
        <w:spacing w:before="3"/>
        <w:ind w:left="173"/>
        <w:rPr>
          <w:ins w:id="4910" w:author="Claire Kouba" w:date="2023-09-12T16:52:00Z"/>
          <w:rFonts w:ascii="Times New Roman" w:eastAsia="Times New Roman" w:hAnsi="Times New Roman" w:cs="Times New Roman"/>
        </w:rPr>
      </w:pPr>
    </w:p>
    <w:p w:rsidR="002153D1" w:rsidRPr="00D753AC" w:rsidRDefault="000A08F1">
      <w:pPr>
        <w:pStyle w:val="Heading2"/>
        <w:pPrChange w:id="4911" w:author="Claire Kouba" w:date="2023-09-25T11:57:00Z">
          <w:pPr>
            <w:pStyle w:val="Heading1"/>
            <w:numPr>
              <w:ilvl w:val="2"/>
              <w:numId w:val="12"/>
            </w:numPr>
            <w:tabs>
              <w:tab w:val="left" w:pos="728"/>
            </w:tabs>
            <w:ind w:left="173"/>
          </w:pPr>
        </w:pPrChange>
      </w:pPr>
      <w:ins w:id="4912" w:author="Claire Kouba" w:date="2023-09-25T11:57:00Z">
        <w:r>
          <w:t xml:space="preserve">3.6.1 </w:t>
        </w:r>
        <w:r w:rsidRPr="00D753AC">
          <w:rPr>
            <w:i/>
            <w:w w:val="120"/>
          </w:rPr>
          <w:t>P</w:t>
        </w:r>
        <w:r w:rsidRPr="00D753AC">
          <w:rPr>
            <w:i/>
            <w:w w:val="120"/>
            <w:position w:val="-2"/>
          </w:rPr>
          <w:t>spill</w:t>
        </w:r>
        <w:r w:rsidRPr="000A08F1">
          <w:rPr>
            <w:w w:val="120"/>
            <w:position w:val="-2"/>
            <w:rPrChange w:id="4913" w:author="Claire Kouba" w:date="2023-09-25T11:57:00Z">
              <w:rPr>
                <w:rFonts w:ascii="Arial" w:eastAsia="Arial" w:hAnsi="Arial"/>
                <w:b w:val="0"/>
                <w:bCs w:val="0"/>
                <w:i/>
                <w:w w:val="120"/>
                <w:position w:val="-2"/>
                <w:sz w:val="25"/>
                <w:szCs w:val="25"/>
              </w:rPr>
            </w:rPrChange>
          </w:rPr>
          <w:t xml:space="preserve"> p</w:t>
        </w:r>
      </w:ins>
      <w:del w:id="4914" w:author="Claire Kouba" w:date="2023-09-25T11:57:00Z">
        <w:r w:rsidR="002573FA" w:rsidRPr="00D753AC" w:rsidDel="000A08F1">
          <w:delText>P</w:delText>
        </w:r>
      </w:del>
      <w:r w:rsidR="002573FA" w:rsidRPr="00D753AC">
        <w:t>redictor assessment and prediction</w:t>
      </w:r>
      <w:r w:rsidR="002573FA" w:rsidRPr="00D753AC">
        <w:rPr>
          <w:spacing w:val="-5"/>
        </w:rPr>
        <w:t xml:space="preserve"> </w:t>
      </w:r>
      <w:r w:rsidR="002573FA" w:rsidRPr="00D753AC">
        <w:t>formula</w:t>
      </w:r>
    </w:p>
    <w:p w:rsidR="002153D1" w:rsidRPr="00D753AC" w:rsidRDefault="002153D1">
      <w:pPr>
        <w:spacing w:before="5"/>
        <w:ind w:left="173"/>
        <w:rPr>
          <w:rFonts w:ascii="Times New Roman" w:eastAsia="Times New Roman" w:hAnsi="Times New Roman" w:cs="Times New Roman"/>
          <w:b/>
          <w:bCs/>
        </w:rPr>
        <w:pPrChange w:id="4915" w:author="Claire Kouba" w:date="2023-09-12T16:52:00Z">
          <w:pPr>
            <w:spacing w:before="4"/>
            <w:ind w:left="173"/>
          </w:pPr>
        </w:pPrChange>
      </w:pPr>
    </w:p>
    <w:p w:rsidR="002153D1" w:rsidRPr="00D753AC" w:rsidRDefault="00AB2161">
      <w:pPr>
        <w:pStyle w:val="BodyText"/>
        <w:ind w:left="173" w:right="158" w:firstLine="13"/>
        <w:rPr>
          <w:rFonts w:cs="Times New Roman"/>
          <w:sz w:val="22"/>
          <w:szCs w:val="22"/>
        </w:rPr>
        <w:pPrChange w:id="4916" w:author="Claire Kouba" w:date="2023-09-12T16:52:00Z">
          <w:pPr>
            <w:pStyle w:val="BodyText"/>
            <w:spacing w:line="336" w:lineRule="auto"/>
            <w:ind w:left="173" w:right="98"/>
          </w:pPr>
        </w:pPrChange>
      </w:pPr>
      <w:ins w:id="4917" w:author="Claire Kouba" w:date="2023-09-25T11:41:00Z">
        <w:r w:rsidRPr="00AB2161">
          <w:rPr>
            <w:rFonts w:cs="Times New Roman"/>
            <w:w w:val="105"/>
            <w:sz w:val="22"/>
            <w:szCs w:val="22"/>
          </w:rPr>
          <w:t xml:space="preserve">The two single predictors of </w:t>
        </w:r>
        <w:r w:rsidRPr="00D753AC">
          <w:rPr>
            <w:rFonts w:cs="Times New Roman"/>
            <w:i/>
            <w:w w:val="105"/>
            <w:sz w:val="22"/>
            <w:szCs w:val="22"/>
          </w:rPr>
          <w:t>P</w:t>
        </w:r>
        <w:r w:rsidRPr="00D753AC">
          <w:rPr>
            <w:rFonts w:cs="Times New Roman"/>
            <w:i/>
            <w:w w:val="105"/>
            <w:position w:val="-2"/>
            <w:sz w:val="22"/>
            <w:szCs w:val="22"/>
          </w:rPr>
          <w:t>spill</w:t>
        </w:r>
        <w:r w:rsidRPr="00C77449">
          <w:rPr>
            <w:rFonts w:cs="Times New Roman"/>
            <w:i/>
            <w:spacing w:val="12"/>
            <w:w w:val="105"/>
            <w:position w:val="-2"/>
            <w:sz w:val="22"/>
            <w:szCs w:val="22"/>
          </w:rPr>
          <w:t xml:space="preserve"> </w:t>
        </w:r>
        <w:r w:rsidRPr="00AB2161">
          <w:rPr>
            <w:rFonts w:cs="Times New Roman"/>
            <w:w w:val="105"/>
            <w:sz w:val="22"/>
            <w:szCs w:val="22"/>
          </w:rPr>
          <w:t xml:space="preserve">with the (largest </w:t>
        </w:r>
        <w:r w:rsidRPr="00AB2161">
          <w:rPr>
            <w:rFonts w:cs="Times New Roman"/>
            <w:i/>
            <w:w w:val="105"/>
            <w:sz w:val="22"/>
            <w:szCs w:val="22"/>
            <w:rPrChange w:id="4918" w:author="Claire Kouba" w:date="2023-09-25T11:42:00Z">
              <w:rPr>
                <w:rFonts w:cs="Times New Roman"/>
                <w:w w:val="105"/>
                <w:sz w:val="22"/>
                <w:szCs w:val="22"/>
              </w:rPr>
            </w:rPrChange>
          </w:rPr>
          <w:t>R</w:t>
        </w:r>
        <w:r w:rsidRPr="00AB2161">
          <w:rPr>
            <w:rFonts w:cs="Times New Roman"/>
            <w:w w:val="105"/>
            <w:sz w:val="22"/>
            <w:szCs w:val="22"/>
          </w:rPr>
          <w:t xml:space="preserve"> or least error or both) were October-April cumulative precipitation and the maximum snowpack (Figure A6, top two panels), the same parameters that provided the best prediction </w:t>
        </w:r>
        <w:r w:rsidRPr="00AB2161">
          <w:rPr>
            <w:rFonts w:cs="Times New Roman"/>
            <w:i/>
            <w:w w:val="105"/>
            <w:sz w:val="22"/>
            <w:szCs w:val="22"/>
            <w:rPrChange w:id="4919" w:author="Claire Kouba" w:date="2023-09-25T11:42:00Z">
              <w:rPr>
                <w:rFonts w:cs="Times New Roman"/>
                <w:w w:val="105"/>
                <w:sz w:val="22"/>
                <w:szCs w:val="22"/>
              </w:rPr>
            </w:rPrChange>
          </w:rPr>
          <w:t>Vmin</w:t>
        </w:r>
        <w:r w:rsidRPr="00AB2161">
          <w:rPr>
            <w:rFonts w:cs="Times New Roman"/>
            <w:w w:val="105"/>
            <w:sz w:val="22"/>
            <w:szCs w:val="22"/>
          </w:rPr>
          <w:t>. Th</w:t>
        </w:r>
      </w:ins>
      <w:ins w:id="4920" w:author="Claire Kouba" w:date="2023-09-25T11:42:00Z">
        <w:r w:rsidR="005E761D">
          <w:rPr>
            <w:rFonts w:cs="Times New Roman"/>
            <w:w w:val="105"/>
            <w:sz w:val="22"/>
            <w:szCs w:val="22"/>
          </w:rPr>
          <w:t>e</w:t>
        </w:r>
      </w:ins>
      <w:ins w:id="4921" w:author="Claire Kouba" w:date="2023-09-25T11:41:00Z">
        <w:r w:rsidRPr="00AB2161">
          <w:rPr>
            <w:rFonts w:cs="Times New Roman"/>
            <w:w w:val="105"/>
            <w:sz w:val="22"/>
            <w:szCs w:val="22"/>
          </w:rPr>
          <w:t xml:space="preserve"> LOOCV model errors are 850 mm and 718 mm, respectively. As in the </w:t>
        </w:r>
        <w:r w:rsidRPr="00AB2161">
          <w:rPr>
            <w:rFonts w:cs="Times New Roman"/>
            <w:i/>
            <w:w w:val="105"/>
            <w:sz w:val="22"/>
            <w:szCs w:val="22"/>
            <w:rPrChange w:id="4922" w:author="Claire Kouba" w:date="2023-09-25T11:42:00Z">
              <w:rPr>
                <w:rFonts w:cs="Times New Roman"/>
                <w:w w:val="105"/>
                <w:sz w:val="22"/>
                <w:szCs w:val="22"/>
              </w:rPr>
            </w:rPrChange>
          </w:rPr>
          <w:t>Vmin</w:t>
        </w:r>
        <w:r w:rsidRPr="00AB2161">
          <w:rPr>
            <w:rFonts w:cs="Times New Roman"/>
            <w:w w:val="105"/>
            <w:sz w:val="22"/>
            <w:szCs w:val="22"/>
          </w:rPr>
          <w:t xml:space="preserve"> model development, </w:t>
        </w:r>
        <w:r w:rsidRPr="005E761D">
          <w:rPr>
            <w:rFonts w:cs="Times New Roman"/>
            <w:i/>
            <w:w w:val="105"/>
            <w:sz w:val="22"/>
            <w:szCs w:val="22"/>
            <w:rPrChange w:id="4923" w:author="Claire Kouba" w:date="2023-09-25T11:42:00Z">
              <w:rPr>
                <w:rFonts w:cs="Times New Roman"/>
                <w:w w:val="105"/>
                <w:sz w:val="22"/>
                <w:szCs w:val="22"/>
              </w:rPr>
            </w:rPrChange>
          </w:rPr>
          <w:t>ETo</w:t>
        </w:r>
        <w:r w:rsidRPr="00AB2161">
          <w:rPr>
            <w:rFonts w:cs="Times New Roman"/>
            <w:w w:val="105"/>
            <w:sz w:val="22"/>
            <w:szCs w:val="22"/>
          </w:rPr>
          <w:t xml:space="preserve"> was excluded from consideration due to short record length. The </w:t>
        </w:r>
      </w:ins>
      <w:del w:id="4924" w:author="Claire Kouba" w:date="2023-09-25T11:42:00Z">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4925" w:author="Claire Kouba" w:date="2023-09-12T16:52:00Z">
              <w:rPr>
                <w:spacing w:val="-19"/>
                <w:w w:val="105"/>
              </w:rPr>
            </w:rPrChange>
          </w:rPr>
          <w:delText xml:space="preserve"> </w:delText>
        </w:r>
        <w:r w:rsidR="002573FA" w:rsidRPr="00D753AC" w:rsidDel="005E761D">
          <w:rPr>
            <w:rFonts w:cs="Times New Roman"/>
            <w:w w:val="105"/>
            <w:sz w:val="22"/>
            <w:szCs w:val="22"/>
          </w:rPr>
          <w:delText>results</w:delText>
        </w:r>
        <w:r w:rsidR="002573FA" w:rsidRPr="00D753AC" w:rsidDel="005E761D">
          <w:rPr>
            <w:rFonts w:cs="Times New Roman"/>
            <w:spacing w:val="-8"/>
            <w:w w:val="105"/>
            <w:sz w:val="22"/>
            <w:szCs w:val="22"/>
            <w:rPrChange w:id="4926" w:author="Claire Kouba" w:date="2023-09-12T16:52:00Z">
              <w:rPr>
                <w:spacing w:val="-19"/>
                <w:w w:val="105"/>
              </w:rPr>
            </w:rPrChange>
          </w:rPr>
          <w:delText xml:space="preserve"> </w:delText>
        </w:r>
        <w:r w:rsidR="002573FA" w:rsidRPr="00D753AC" w:rsidDel="005E761D">
          <w:rPr>
            <w:rFonts w:cs="Times New Roman"/>
            <w:w w:val="105"/>
            <w:sz w:val="22"/>
            <w:szCs w:val="22"/>
          </w:rPr>
          <w:delText>of</w:delText>
        </w:r>
        <w:r w:rsidR="002573FA" w:rsidRPr="00D753AC" w:rsidDel="005E761D">
          <w:rPr>
            <w:rFonts w:cs="Times New Roman"/>
            <w:spacing w:val="-8"/>
            <w:w w:val="105"/>
            <w:sz w:val="22"/>
            <w:szCs w:val="22"/>
            <w:rPrChange w:id="4927" w:author="Claire Kouba" w:date="2023-09-12T16:52:00Z">
              <w:rPr>
                <w:spacing w:val="-19"/>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4928" w:author="Claire Kouba" w:date="2023-09-12T16:52:00Z">
              <w:rPr>
                <w:spacing w:val="-19"/>
                <w:w w:val="105"/>
              </w:rPr>
            </w:rPrChange>
          </w:rPr>
          <w:delText xml:space="preserve"> </w:delText>
        </w:r>
        <w:r w:rsidR="002573FA" w:rsidRPr="00D753AC" w:rsidDel="005E761D">
          <w:rPr>
            <w:rFonts w:cs="Times New Roman"/>
            <w:w w:val="105"/>
            <w:sz w:val="22"/>
            <w:szCs w:val="22"/>
          </w:rPr>
          <w:delText>predictor</w:delText>
        </w:r>
        <w:r w:rsidR="002573FA" w:rsidRPr="00D753AC" w:rsidDel="005E761D">
          <w:rPr>
            <w:rFonts w:cs="Times New Roman"/>
            <w:spacing w:val="-8"/>
            <w:w w:val="105"/>
            <w:sz w:val="22"/>
            <w:szCs w:val="22"/>
            <w:rPrChange w:id="4929" w:author="Claire Kouba" w:date="2023-09-12T16:52:00Z">
              <w:rPr>
                <w:spacing w:val="-19"/>
                <w:w w:val="105"/>
              </w:rPr>
            </w:rPrChange>
          </w:rPr>
          <w:delText xml:space="preserve"> </w:delText>
        </w:r>
        <w:r w:rsidR="002573FA" w:rsidRPr="00D753AC" w:rsidDel="005E761D">
          <w:rPr>
            <w:rFonts w:cs="Times New Roman"/>
            <w:w w:val="105"/>
            <w:sz w:val="22"/>
            <w:szCs w:val="22"/>
          </w:rPr>
          <w:delText>assessment</w:delText>
        </w:r>
        <w:r w:rsidR="002573FA" w:rsidRPr="00D753AC" w:rsidDel="005E761D">
          <w:rPr>
            <w:rFonts w:cs="Times New Roman"/>
            <w:spacing w:val="-8"/>
            <w:w w:val="105"/>
            <w:sz w:val="22"/>
            <w:szCs w:val="22"/>
            <w:rPrChange w:id="4930" w:author="Claire Kouba" w:date="2023-09-12T16:52:00Z">
              <w:rPr>
                <w:spacing w:val="-19"/>
                <w:w w:val="105"/>
              </w:rPr>
            </w:rPrChange>
          </w:rPr>
          <w:delText xml:space="preserve"> </w:delText>
        </w:r>
        <w:r w:rsidR="002573FA" w:rsidRPr="00D753AC" w:rsidDel="005E761D">
          <w:rPr>
            <w:rFonts w:cs="Times New Roman"/>
            <w:w w:val="105"/>
            <w:sz w:val="22"/>
            <w:szCs w:val="22"/>
          </w:rPr>
          <w:delText>for</w:delText>
        </w:r>
        <w:r w:rsidR="002573FA" w:rsidRPr="00D753AC" w:rsidDel="005E761D">
          <w:rPr>
            <w:rFonts w:cs="Times New Roman"/>
            <w:spacing w:val="-8"/>
            <w:w w:val="105"/>
            <w:sz w:val="22"/>
            <w:szCs w:val="22"/>
            <w:rPrChange w:id="4931" w:author="Claire Kouba" w:date="2023-09-12T16:52:00Z">
              <w:rPr>
                <w:spacing w:val="-19"/>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4932" w:author="Claire Kouba" w:date="2023-09-12T16:52:00Z">
              <w:rPr>
                <w:spacing w:val="-19"/>
                <w:w w:val="105"/>
              </w:rPr>
            </w:rPrChange>
          </w:rPr>
          <w:delText xml:space="preserve"> </w:delText>
        </w:r>
        <w:r w:rsidR="002573FA" w:rsidRPr="00D753AC" w:rsidDel="005E761D">
          <w:rPr>
            <w:rFonts w:cs="Times New Roman"/>
            <w:i/>
            <w:w w:val="105"/>
            <w:sz w:val="22"/>
            <w:szCs w:val="22"/>
          </w:rPr>
          <w:delText>P</w:delText>
        </w:r>
        <w:r w:rsidR="002573FA" w:rsidRPr="00D753AC" w:rsidDel="005E761D">
          <w:rPr>
            <w:rFonts w:cs="Times New Roman"/>
            <w:i/>
            <w:w w:val="105"/>
            <w:position w:val="-2"/>
            <w:sz w:val="22"/>
            <w:szCs w:val="22"/>
          </w:rPr>
          <w:delText>spill</w:delText>
        </w:r>
        <w:r w:rsidR="002573FA" w:rsidRPr="00D753AC" w:rsidDel="005E761D">
          <w:rPr>
            <w:rFonts w:cs="Times New Roman"/>
            <w:i/>
            <w:spacing w:val="12"/>
            <w:w w:val="105"/>
            <w:position w:val="-2"/>
            <w:sz w:val="22"/>
            <w:szCs w:val="22"/>
            <w:rPrChange w:id="4933" w:author="Claire Kouba" w:date="2023-09-12T16:52:00Z">
              <w:rPr>
                <w:i/>
                <w:spacing w:val="1"/>
                <w:w w:val="105"/>
                <w:position w:val="-2"/>
              </w:rPr>
            </w:rPrChange>
          </w:rPr>
          <w:delText xml:space="preserve"> </w:delText>
        </w:r>
        <w:r w:rsidR="002573FA" w:rsidRPr="00D753AC" w:rsidDel="005E761D">
          <w:rPr>
            <w:rFonts w:cs="Times New Roman"/>
            <w:w w:val="105"/>
            <w:sz w:val="22"/>
            <w:szCs w:val="22"/>
          </w:rPr>
          <w:delText>prediction</w:delText>
        </w:r>
        <w:r w:rsidR="002573FA" w:rsidRPr="00D753AC" w:rsidDel="005E761D">
          <w:rPr>
            <w:rFonts w:cs="Times New Roman"/>
            <w:spacing w:val="-8"/>
            <w:w w:val="105"/>
            <w:sz w:val="22"/>
            <w:szCs w:val="22"/>
            <w:rPrChange w:id="4934" w:author="Claire Kouba" w:date="2023-09-12T16:52:00Z">
              <w:rPr>
                <w:spacing w:val="-19"/>
                <w:w w:val="105"/>
              </w:rPr>
            </w:rPrChange>
          </w:rPr>
          <w:delText xml:space="preserve"> </w:delText>
        </w:r>
        <w:r w:rsidR="002573FA" w:rsidRPr="00D753AC" w:rsidDel="005E761D">
          <w:rPr>
            <w:rFonts w:cs="Times New Roman"/>
            <w:w w:val="105"/>
            <w:sz w:val="22"/>
            <w:szCs w:val="22"/>
          </w:rPr>
          <w:delText>formula</w:delText>
        </w:r>
        <w:r w:rsidR="002573FA" w:rsidRPr="00D753AC" w:rsidDel="005E761D">
          <w:rPr>
            <w:rFonts w:cs="Times New Roman"/>
            <w:spacing w:val="-8"/>
            <w:w w:val="105"/>
            <w:sz w:val="22"/>
            <w:szCs w:val="22"/>
            <w:rPrChange w:id="4935" w:author="Claire Kouba" w:date="2023-09-12T16:52:00Z">
              <w:rPr>
                <w:spacing w:val="-19"/>
                <w:w w:val="105"/>
              </w:rPr>
            </w:rPrChange>
          </w:rPr>
          <w:delText xml:space="preserve"> </w:delText>
        </w:r>
        <w:r w:rsidR="002573FA" w:rsidRPr="00D753AC" w:rsidDel="005E761D">
          <w:rPr>
            <w:rFonts w:cs="Times New Roman"/>
            <w:w w:val="105"/>
            <w:sz w:val="22"/>
            <w:szCs w:val="22"/>
          </w:rPr>
          <w:delText>were</w:delText>
        </w:r>
        <w:r w:rsidR="002573FA" w:rsidRPr="00D753AC" w:rsidDel="005E761D">
          <w:rPr>
            <w:rFonts w:cs="Times New Roman"/>
            <w:spacing w:val="-8"/>
            <w:w w:val="105"/>
            <w:sz w:val="22"/>
            <w:szCs w:val="22"/>
            <w:rPrChange w:id="4936" w:author="Claire Kouba" w:date="2023-09-12T16:52:00Z">
              <w:rPr>
                <w:spacing w:val="-19"/>
                <w:w w:val="105"/>
              </w:rPr>
            </w:rPrChange>
          </w:rPr>
          <w:delText xml:space="preserve"> </w:delText>
        </w:r>
        <w:r w:rsidR="002573FA" w:rsidRPr="00D753AC" w:rsidDel="005E761D">
          <w:rPr>
            <w:rFonts w:cs="Times New Roman"/>
            <w:w w:val="105"/>
            <w:sz w:val="22"/>
            <w:szCs w:val="22"/>
          </w:rPr>
          <w:delText>similar</w:delText>
        </w:r>
        <w:r w:rsidR="002573FA" w:rsidRPr="00D753AC" w:rsidDel="005E761D">
          <w:rPr>
            <w:rFonts w:cs="Times New Roman"/>
            <w:spacing w:val="-8"/>
            <w:w w:val="105"/>
            <w:sz w:val="22"/>
            <w:szCs w:val="22"/>
            <w:rPrChange w:id="4937" w:author="Claire Kouba" w:date="2023-09-12T16:52:00Z">
              <w:rPr>
                <w:spacing w:val="-19"/>
                <w:w w:val="105"/>
              </w:rPr>
            </w:rPrChange>
          </w:rPr>
          <w:delText xml:space="preserve"> </w:delText>
        </w:r>
        <w:r w:rsidR="002573FA" w:rsidRPr="00D753AC" w:rsidDel="005E761D">
          <w:rPr>
            <w:rFonts w:cs="Times New Roman"/>
            <w:w w:val="105"/>
            <w:sz w:val="22"/>
            <w:szCs w:val="22"/>
          </w:rPr>
          <w:delText>to</w:delText>
        </w:r>
        <w:r w:rsidR="002573FA" w:rsidRPr="00D753AC" w:rsidDel="005E761D">
          <w:rPr>
            <w:rFonts w:cs="Times New Roman"/>
            <w:spacing w:val="-8"/>
            <w:w w:val="105"/>
            <w:sz w:val="22"/>
            <w:szCs w:val="22"/>
            <w:rPrChange w:id="4938" w:author="Claire Kouba" w:date="2023-09-12T16:52:00Z">
              <w:rPr>
                <w:spacing w:val="-19"/>
                <w:w w:val="105"/>
              </w:rPr>
            </w:rPrChange>
          </w:rPr>
          <w:delText xml:space="preserve"> </w:delText>
        </w:r>
        <w:r w:rsidR="002573FA" w:rsidRPr="00D753AC" w:rsidDel="005E761D">
          <w:rPr>
            <w:rFonts w:cs="Times New Roman"/>
            <w:w w:val="105"/>
            <w:sz w:val="22"/>
            <w:szCs w:val="22"/>
          </w:rPr>
          <w:delText>those</w:delText>
        </w:r>
        <w:r w:rsidR="002573FA" w:rsidRPr="00D753AC" w:rsidDel="005E761D">
          <w:rPr>
            <w:rFonts w:cs="Times New Roman"/>
            <w:spacing w:val="-8"/>
            <w:w w:val="105"/>
            <w:sz w:val="22"/>
            <w:szCs w:val="22"/>
            <w:rPrChange w:id="4939" w:author="Claire Kouba" w:date="2023-09-12T16:52:00Z">
              <w:rPr>
                <w:spacing w:val="-19"/>
                <w:w w:val="105"/>
              </w:rPr>
            </w:rPrChange>
          </w:rPr>
          <w:delText xml:space="preserve"> </w:delText>
        </w:r>
        <w:r w:rsidR="002573FA" w:rsidRPr="00D753AC" w:rsidDel="005E761D">
          <w:rPr>
            <w:rFonts w:cs="Times New Roman"/>
            <w:w w:val="105"/>
            <w:sz w:val="22"/>
            <w:szCs w:val="22"/>
          </w:rPr>
          <w:delText>for</w:delText>
        </w:r>
        <w:r w:rsidR="002573FA" w:rsidRPr="00D753AC" w:rsidDel="005E761D">
          <w:rPr>
            <w:rFonts w:cs="Times New Roman"/>
            <w:spacing w:val="-8"/>
            <w:w w:val="105"/>
            <w:sz w:val="22"/>
            <w:szCs w:val="22"/>
            <w:rPrChange w:id="4940" w:author="Claire Kouba" w:date="2023-09-12T16:52:00Z">
              <w:rPr>
                <w:spacing w:val="-19"/>
                <w:w w:val="105"/>
              </w:rPr>
            </w:rPrChange>
          </w:rPr>
          <w:delText xml:space="preserve"> </w:delText>
        </w:r>
        <w:r w:rsidR="002573FA" w:rsidRPr="00D753AC" w:rsidDel="005E761D">
          <w:rPr>
            <w:rFonts w:cs="Times New Roman"/>
            <w:i/>
            <w:w w:val="105"/>
            <w:sz w:val="22"/>
            <w:szCs w:val="22"/>
          </w:rPr>
          <w:delText>V</w:delText>
        </w:r>
        <w:r w:rsidR="002573FA" w:rsidRPr="00D753AC" w:rsidDel="005E761D">
          <w:rPr>
            <w:rFonts w:cs="Times New Roman"/>
            <w:i/>
            <w:w w:val="105"/>
            <w:position w:val="-2"/>
            <w:sz w:val="22"/>
            <w:szCs w:val="22"/>
          </w:rPr>
          <w:delText>min</w:delText>
        </w:r>
      </w:del>
      <w:del w:id="4941" w:author="Claire Kouba" w:date="2023-09-12T16:52:00Z">
        <w:r w:rsidR="00505335" w:rsidRPr="00D753AC">
          <w:rPr>
            <w:rFonts w:cs="Times New Roman"/>
            <w:i/>
            <w:w w:val="105"/>
            <w:position w:val="-2"/>
            <w:sz w:val="22"/>
            <w:szCs w:val="22"/>
          </w:rPr>
          <w:delText>.</w:delText>
        </w:r>
        <w:r w:rsidR="00505335" w:rsidRPr="00D753AC">
          <w:rPr>
            <w:rFonts w:cs="Times New Roman"/>
            <w:i/>
            <w:spacing w:val="-6"/>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2"/>
            <w:w w:val="105"/>
            <w:position w:val="-2"/>
            <w:sz w:val="22"/>
            <w:szCs w:val="22"/>
          </w:rPr>
          <w:delText xml:space="preserve"> </w:delText>
        </w:r>
        <w:r w:rsidR="00505335" w:rsidRPr="00D753AC">
          <w:rPr>
            <w:rFonts w:cs="Times New Roman"/>
            <w:i/>
            <w:spacing w:val="2"/>
            <w:w w:val="105"/>
            <w:position w:val="-2"/>
            <w:sz w:val="22"/>
            <w:szCs w:val="22"/>
          </w:rPr>
          <w:delText>days</w:delText>
        </w:r>
      </w:del>
      <w:del w:id="4942" w:author="Claire Kouba" w:date="2023-09-25T11:42:00Z">
        <w:r w:rsidR="002573FA" w:rsidRPr="00D753AC" w:rsidDel="005E761D">
          <w:rPr>
            <w:rFonts w:cs="Times New Roman"/>
            <w:w w:val="105"/>
            <w:sz w:val="22"/>
            <w:szCs w:val="22"/>
            <w:rPrChange w:id="4943" w:author="Claire Kouba" w:date="2023-09-12T16:52:00Z">
              <w:rPr>
                <w:spacing w:val="2"/>
                <w:w w:val="105"/>
              </w:rPr>
            </w:rPrChange>
          </w:rPr>
          <w:delText>,</w:delText>
        </w:r>
        <w:r w:rsidR="002573FA" w:rsidRPr="00D753AC" w:rsidDel="005E761D">
          <w:rPr>
            <w:rFonts w:cs="Times New Roman"/>
            <w:spacing w:val="-8"/>
            <w:w w:val="105"/>
            <w:sz w:val="22"/>
            <w:szCs w:val="22"/>
            <w:rPrChange w:id="4944" w:author="Claire Kouba" w:date="2023-09-12T16:52:00Z">
              <w:rPr>
                <w:spacing w:val="-19"/>
                <w:w w:val="105"/>
              </w:rPr>
            </w:rPrChange>
          </w:rPr>
          <w:delText xml:space="preserve"> </w:delText>
        </w:r>
        <w:r w:rsidR="002573FA" w:rsidRPr="00D753AC" w:rsidDel="005E761D">
          <w:rPr>
            <w:rFonts w:cs="Times New Roman"/>
            <w:w w:val="105"/>
            <w:sz w:val="22"/>
            <w:szCs w:val="22"/>
          </w:rPr>
          <w:delText>in</w:delText>
        </w:r>
        <w:r w:rsidR="002573FA" w:rsidRPr="00D753AC" w:rsidDel="005E761D">
          <w:rPr>
            <w:rFonts w:cs="Times New Roman"/>
            <w:spacing w:val="-8"/>
            <w:w w:val="105"/>
            <w:sz w:val="22"/>
            <w:szCs w:val="22"/>
            <w:rPrChange w:id="4945" w:author="Claire Kouba" w:date="2023-09-12T16:52:00Z">
              <w:rPr>
                <w:spacing w:val="-19"/>
                <w:w w:val="105"/>
              </w:rPr>
            </w:rPrChange>
          </w:rPr>
          <w:delText xml:space="preserve"> </w:delText>
        </w:r>
        <w:r w:rsidR="002573FA" w:rsidRPr="00D753AC" w:rsidDel="005E761D">
          <w:rPr>
            <w:rFonts w:cs="Times New Roman"/>
            <w:w w:val="105"/>
            <w:sz w:val="22"/>
            <w:szCs w:val="22"/>
          </w:rPr>
          <w:delText>that</w:delText>
        </w:r>
        <w:r w:rsidR="002573FA" w:rsidRPr="00D753AC" w:rsidDel="005E761D">
          <w:rPr>
            <w:rFonts w:cs="Times New Roman"/>
            <w:spacing w:val="-8"/>
            <w:w w:val="105"/>
            <w:sz w:val="22"/>
            <w:szCs w:val="22"/>
            <w:rPrChange w:id="4946" w:author="Claire Kouba" w:date="2023-09-12T16:52:00Z">
              <w:rPr>
                <w:spacing w:val="-19"/>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8"/>
            <w:w w:val="105"/>
            <w:sz w:val="22"/>
            <w:szCs w:val="22"/>
            <w:rPrChange w:id="4947" w:author="Claire Kouba" w:date="2023-09-12T16:52:00Z">
              <w:rPr>
                <w:spacing w:val="-19"/>
                <w:w w:val="105"/>
              </w:rPr>
            </w:rPrChange>
          </w:rPr>
          <w:delText xml:space="preserve"> </w:delText>
        </w:r>
        <w:r w:rsidR="002573FA" w:rsidRPr="00D753AC" w:rsidDel="005E761D">
          <w:rPr>
            <w:rFonts w:cs="Times New Roman"/>
            <w:w w:val="105"/>
            <w:sz w:val="22"/>
            <w:szCs w:val="22"/>
          </w:rPr>
          <w:delText>two</w:delText>
        </w:r>
        <w:r w:rsidR="002573FA" w:rsidRPr="00D753AC" w:rsidDel="005E761D">
          <w:rPr>
            <w:rFonts w:cs="Times New Roman"/>
            <w:spacing w:val="-8"/>
            <w:w w:val="105"/>
            <w:sz w:val="22"/>
            <w:szCs w:val="22"/>
            <w:rPrChange w:id="4948" w:author="Claire Kouba" w:date="2023-09-12T16:52:00Z">
              <w:rPr>
                <w:w w:val="99"/>
              </w:rPr>
            </w:rPrChange>
          </w:rPr>
          <w:delText xml:space="preserve"> </w:delText>
        </w:r>
        <w:r w:rsidR="002573FA" w:rsidRPr="00D753AC" w:rsidDel="005E761D">
          <w:rPr>
            <w:rFonts w:cs="Times New Roman"/>
            <w:w w:val="105"/>
            <w:sz w:val="22"/>
            <w:szCs w:val="22"/>
          </w:rPr>
          <w:delText>best</w:delText>
        </w:r>
        <w:r w:rsidR="002573FA" w:rsidRPr="00D753AC" w:rsidDel="005E761D">
          <w:rPr>
            <w:rFonts w:cs="Times New Roman"/>
            <w:w w:val="99"/>
            <w:sz w:val="22"/>
            <w:szCs w:val="22"/>
            <w:rPrChange w:id="4949" w:author="Claire Kouba" w:date="2023-09-12T16:52:00Z">
              <w:rPr>
                <w:spacing w:val="-35"/>
                <w:w w:val="105"/>
              </w:rPr>
            </w:rPrChange>
          </w:rPr>
          <w:delText xml:space="preserve"> </w:delText>
        </w:r>
        <w:r w:rsidR="002573FA" w:rsidRPr="00D753AC" w:rsidDel="005E761D">
          <w:rPr>
            <w:rFonts w:cs="Times New Roman"/>
            <w:w w:val="105"/>
            <w:sz w:val="22"/>
            <w:szCs w:val="22"/>
          </w:rPr>
          <w:delText>single</w:delText>
        </w:r>
        <w:r w:rsidR="002573FA" w:rsidRPr="00D753AC" w:rsidDel="005E761D">
          <w:rPr>
            <w:rFonts w:cs="Times New Roman"/>
            <w:spacing w:val="-12"/>
            <w:w w:val="105"/>
            <w:sz w:val="22"/>
            <w:szCs w:val="22"/>
            <w:rPrChange w:id="4950" w:author="Claire Kouba" w:date="2023-09-12T16:52:00Z">
              <w:rPr>
                <w:spacing w:val="-35"/>
                <w:w w:val="105"/>
              </w:rPr>
            </w:rPrChange>
          </w:rPr>
          <w:delText xml:space="preserve"> </w:delText>
        </w:r>
        <w:r w:rsidR="002573FA" w:rsidRPr="00D753AC" w:rsidDel="005E761D">
          <w:rPr>
            <w:rFonts w:cs="Times New Roman"/>
            <w:w w:val="105"/>
            <w:sz w:val="22"/>
            <w:szCs w:val="22"/>
          </w:rPr>
          <w:delText>predictors</w:delText>
        </w:r>
        <w:r w:rsidR="002573FA" w:rsidRPr="00D753AC" w:rsidDel="005E761D">
          <w:rPr>
            <w:rFonts w:cs="Times New Roman"/>
            <w:spacing w:val="-12"/>
            <w:w w:val="105"/>
            <w:sz w:val="22"/>
            <w:szCs w:val="22"/>
            <w:rPrChange w:id="4951" w:author="Claire Kouba" w:date="2023-09-12T16:52:00Z">
              <w:rPr>
                <w:spacing w:val="-35"/>
                <w:w w:val="105"/>
              </w:rPr>
            </w:rPrChange>
          </w:rPr>
          <w:delText xml:space="preserve"> </w:delText>
        </w:r>
        <w:r w:rsidR="002573FA" w:rsidRPr="00D753AC" w:rsidDel="005E761D">
          <w:rPr>
            <w:rFonts w:cs="Times New Roman"/>
            <w:w w:val="105"/>
            <w:sz w:val="22"/>
            <w:szCs w:val="22"/>
          </w:rPr>
          <w:delText>were</w:delText>
        </w:r>
        <w:r w:rsidR="002573FA" w:rsidRPr="00D753AC" w:rsidDel="005E761D">
          <w:rPr>
            <w:rFonts w:cs="Times New Roman"/>
            <w:spacing w:val="-12"/>
            <w:w w:val="105"/>
            <w:sz w:val="22"/>
            <w:szCs w:val="22"/>
            <w:rPrChange w:id="4952" w:author="Claire Kouba" w:date="2023-09-12T16:52:00Z">
              <w:rPr>
                <w:spacing w:val="-35"/>
                <w:w w:val="105"/>
              </w:rPr>
            </w:rPrChange>
          </w:rPr>
          <w:delText xml:space="preserve"> </w:delText>
        </w:r>
        <w:r w:rsidR="002573FA" w:rsidRPr="00D753AC" w:rsidDel="005E761D">
          <w:rPr>
            <w:rFonts w:cs="Times New Roman"/>
            <w:w w:val="105"/>
            <w:sz w:val="22"/>
            <w:szCs w:val="22"/>
          </w:rPr>
          <w:delText>October-April</w:delText>
        </w:r>
        <w:r w:rsidR="002573FA" w:rsidRPr="00D753AC" w:rsidDel="005E761D">
          <w:rPr>
            <w:rFonts w:cs="Times New Roman"/>
            <w:spacing w:val="-12"/>
            <w:w w:val="105"/>
            <w:sz w:val="22"/>
            <w:szCs w:val="22"/>
            <w:rPrChange w:id="4953" w:author="Claire Kouba" w:date="2023-09-12T16:52:00Z">
              <w:rPr>
                <w:spacing w:val="-35"/>
                <w:w w:val="105"/>
              </w:rPr>
            </w:rPrChange>
          </w:rPr>
          <w:delText xml:space="preserve"> </w:delText>
        </w:r>
        <w:r w:rsidR="002573FA" w:rsidRPr="00D753AC" w:rsidDel="005E761D">
          <w:rPr>
            <w:rFonts w:cs="Times New Roman"/>
            <w:w w:val="105"/>
            <w:sz w:val="22"/>
            <w:szCs w:val="22"/>
          </w:rPr>
          <w:delText>cumulative</w:delText>
        </w:r>
        <w:r w:rsidR="002573FA" w:rsidRPr="00D753AC" w:rsidDel="005E761D">
          <w:rPr>
            <w:rFonts w:cs="Times New Roman"/>
            <w:spacing w:val="-12"/>
            <w:w w:val="105"/>
            <w:sz w:val="22"/>
            <w:szCs w:val="22"/>
            <w:rPrChange w:id="4954" w:author="Claire Kouba" w:date="2023-09-12T16:52:00Z">
              <w:rPr>
                <w:spacing w:val="-35"/>
                <w:w w:val="105"/>
              </w:rPr>
            </w:rPrChange>
          </w:rPr>
          <w:delText xml:space="preserve"> </w:delText>
        </w:r>
        <w:r w:rsidR="002573FA" w:rsidRPr="00D753AC" w:rsidDel="005E761D">
          <w:rPr>
            <w:rFonts w:cs="Times New Roman"/>
            <w:w w:val="105"/>
            <w:sz w:val="22"/>
            <w:szCs w:val="22"/>
          </w:rPr>
          <w:delText>precipitation</w:delText>
        </w:r>
        <w:r w:rsidR="002573FA" w:rsidRPr="00D753AC" w:rsidDel="005E761D">
          <w:rPr>
            <w:rFonts w:cs="Times New Roman"/>
            <w:spacing w:val="-12"/>
            <w:w w:val="105"/>
            <w:sz w:val="22"/>
            <w:szCs w:val="22"/>
            <w:rPrChange w:id="4955" w:author="Claire Kouba" w:date="2023-09-12T16:52:00Z">
              <w:rPr>
                <w:spacing w:val="-35"/>
                <w:w w:val="105"/>
              </w:rPr>
            </w:rPrChange>
          </w:rPr>
          <w:delText xml:space="preserve"> </w:delText>
        </w:r>
        <w:r w:rsidR="002573FA" w:rsidRPr="00D753AC" w:rsidDel="005E761D">
          <w:rPr>
            <w:rFonts w:cs="Times New Roman"/>
            <w:w w:val="105"/>
            <w:sz w:val="22"/>
            <w:szCs w:val="22"/>
          </w:rPr>
          <w:delText>and</w:delText>
        </w:r>
        <w:r w:rsidR="002573FA" w:rsidRPr="00D753AC" w:rsidDel="005E761D">
          <w:rPr>
            <w:rFonts w:cs="Times New Roman"/>
            <w:spacing w:val="-12"/>
            <w:w w:val="105"/>
            <w:sz w:val="22"/>
            <w:szCs w:val="22"/>
            <w:rPrChange w:id="4956" w:author="Claire Kouba" w:date="2023-09-12T16:52:00Z">
              <w:rPr>
                <w:spacing w:val="-35"/>
                <w:w w:val="105"/>
              </w:rPr>
            </w:rPrChange>
          </w:rPr>
          <w:delText xml:space="preserve"> </w:delText>
        </w:r>
        <w:r w:rsidR="002573FA" w:rsidRPr="00D753AC" w:rsidDel="005E761D">
          <w:rPr>
            <w:rFonts w:cs="Times New Roman"/>
            <w:w w:val="105"/>
            <w:sz w:val="22"/>
            <w:szCs w:val="22"/>
          </w:rPr>
          <w:delText>maximum</w:delText>
        </w:r>
        <w:r w:rsidR="002573FA" w:rsidRPr="00D753AC" w:rsidDel="005E761D">
          <w:rPr>
            <w:rFonts w:cs="Times New Roman"/>
            <w:spacing w:val="-12"/>
            <w:w w:val="105"/>
            <w:sz w:val="22"/>
            <w:szCs w:val="22"/>
            <w:rPrChange w:id="4957" w:author="Claire Kouba" w:date="2023-09-12T16:52:00Z">
              <w:rPr>
                <w:spacing w:val="-35"/>
                <w:w w:val="105"/>
              </w:rPr>
            </w:rPrChange>
          </w:rPr>
          <w:delText xml:space="preserve"> </w:delText>
        </w:r>
        <w:r w:rsidR="002573FA" w:rsidRPr="00D753AC" w:rsidDel="005E761D">
          <w:rPr>
            <w:rFonts w:cs="Times New Roman"/>
            <w:w w:val="105"/>
            <w:sz w:val="22"/>
            <w:szCs w:val="22"/>
          </w:rPr>
          <w:delText>snowpack</w:delText>
        </w:r>
        <w:r w:rsidR="002573FA" w:rsidRPr="00D753AC" w:rsidDel="005E761D">
          <w:rPr>
            <w:rFonts w:cs="Times New Roman"/>
            <w:spacing w:val="-12"/>
            <w:w w:val="105"/>
            <w:sz w:val="22"/>
            <w:szCs w:val="22"/>
            <w:rPrChange w:id="4958" w:author="Claire Kouba" w:date="2023-09-12T16:52:00Z">
              <w:rPr>
                <w:spacing w:val="-35"/>
                <w:w w:val="105"/>
              </w:rPr>
            </w:rPrChange>
          </w:rPr>
          <w:delText xml:space="preserve"> </w:delText>
        </w:r>
      </w:del>
      <w:del w:id="4959"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"_bookmark12"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35"/>
            <w:w w:val="105"/>
            <w:sz w:val="22"/>
            <w:szCs w:val="22"/>
          </w:rPr>
          <w:delText xml:space="preserve"> </w:delText>
        </w:r>
        <w:r w:rsidR="00505335" w:rsidRPr="00D753AC">
          <w:rPr>
            <w:rFonts w:cs="Times New Roman"/>
            <w:w w:val="105"/>
            <w:sz w:val="22"/>
            <w:szCs w:val="22"/>
          </w:rPr>
          <w:delText>12,</w:delText>
        </w:r>
        <w:r w:rsidR="00505335" w:rsidRPr="00D753AC">
          <w:rPr>
            <w:rFonts w:cs="Times New Roman"/>
            <w:w w:val="105"/>
            <w:sz w:val="22"/>
            <w:szCs w:val="22"/>
          </w:rPr>
          <w:fldChar w:fldCharType="end"/>
        </w:r>
      </w:del>
      <w:del w:id="4960" w:author="Claire Kouba" w:date="2023-09-25T11:42:00Z">
        <w:r w:rsidR="002573FA" w:rsidRPr="00D753AC" w:rsidDel="005E761D">
          <w:rPr>
            <w:rFonts w:cs="Times New Roman"/>
            <w:spacing w:val="-12"/>
            <w:w w:val="105"/>
            <w:sz w:val="22"/>
            <w:szCs w:val="22"/>
            <w:rPrChange w:id="4961" w:author="Claire Kouba" w:date="2023-09-12T16:52:00Z">
              <w:rPr>
                <w:spacing w:val="-35"/>
                <w:w w:val="105"/>
              </w:rPr>
            </w:rPrChange>
          </w:rPr>
          <w:delText xml:space="preserve"> </w:delText>
        </w:r>
        <w:r w:rsidR="002573FA" w:rsidRPr="00D753AC" w:rsidDel="005E761D">
          <w:rPr>
            <w:rFonts w:cs="Times New Roman"/>
            <w:w w:val="105"/>
            <w:sz w:val="22"/>
            <w:szCs w:val="22"/>
          </w:rPr>
          <w:delText>top</w:delText>
        </w:r>
        <w:r w:rsidR="002573FA" w:rsidRPr="00D753AC" w:rsidDel="005E761D">
          <w:rPr>
            <w:rFonts w:cs="Times New Roman"/>
            <w:spacing w:val="-12"/>
            <w:w w:val="105"/>
            <w:sz w:val="22"/>
            <w:szCs w:val="22"/>
            <w:rPrChange w:id="4962" w:author="Claire Kouba" w:date="2023-09-12T16:52:00Z">
              <w:rPr>
                <w:spacing w:val="-35"/>
                <w:w w:val="105"/>
              </w:rPr>
            </w:rPrChange>
          </w:rPr>
          <w:delText xml:space="preserve"> </w:delText>
        </w:r>
        <w:r w:rsidR="002573FA" w:rsidRPr="00D753AC" w:rsidDel="005E761D">
          <w:rPr>
            <w:rFonts w:cs="Times New Roman"/>
            <w:w w:val="105"/>
            <w:sz w:val="22"/>
            <w:szCs w:val="22"/>
          </w:rPr>
          <w:delText>two</w:delText>
        </w:r>
        <w:r w:rsidR="002573FA" w:rsidRPr="00D753AC" w:rsidDel="005E761D">
          <w:rPr>
            <w:rFonts w:cs="Times New Roman"/>
            <w:spacing w:val="-12"/>
            <w:w w:val="105"/>
            <w:sz w:val="22"/>
            <w:szCs w:val="22"/>
            <w:rPrChange w:id="4963" w:author="Claire Kouba" w:date="2023-09-12T16:52:00Z">
              <w:rPr>
                <w:spacing w:val="-35"/>
                <w:w w:val="105"/>
              </w:rPr>
            </w:rPrChange>
          </w:rPr>
          <w:delText xml:space="preserve"> </w:delText>
        </w:r>
        <w:r w:rsidR="002573FA" w:rsidRPr="00D753AC" w:rsidDel="005E761D">
          <w:rPr>
            <w:rFonts w:cs="Times New Roman"/>
            <w:w w:val="105"/>
            <w:sz w:val="22"/>
            <w:szCs w:val="22"/>
          </w:rPr>
          <w:delText>panels),</w:delText>
        </w:r>
        <w:r w:rsidR="002573FA" w:rsidRPr="00D753AC" w:rsidDel="005E761D">
          <w:rPr>
            <w:rFonts w:cs="Times New Roman"/>
            <w:spacing w:val="-12"/>
            <w:w w:val="105"/>
            <w:sz w:val="22"/>
            <w:szCs w:val="22"/>
            <w:rPrChange w:id="4964" w:author="Claire Kouba" w:date="2023-09-12T16:52:00Z">
              <w:rPr>
                <w:spacing w:val="-35"/>
                <w:w w:val="105"/>
              </w:rPr>
            </w:rPrChange>
          </w:rPr>
          <w:delText xml:space="preserve"> </w:delText>
        </w:r>
        <w:r w:rsidR="002573FA" w:rsidRPr="00D753AC" w:rsidDel="005E761D">
          <w:rPr>
            <w:rFonts w:cs="Times New Roman"/>
            <w:w w:val="105"/>
            <w:sz w:val="22"/>
            <w:szCs w:val="22"/>
          </w:rPr>
          <w:delText>with</w:delText>
        </w:r>
        <w:r w:rsidR="002573FA" w:rsidRPr="00D753AC" w:rsidDel="005E761D">
          <w:rPr>
            <w:rFonts w:cs="Times New Roman"/>
            <w:w w:val="99"/>
            <w:sz w:val="22"/>
            <w:szCs w:val="22"/>
          </w:rPr>
          <w:delText xml:space="preserve"> </w:delText>
        </w:r>
        <w:r w:rsidR="002573FA" w:rsidRPr="00D753AC" w:rsidDel="005E761D">
          <w:rPr>
            <w:rFonts w:cs="Times New Roman"/>
            <w:w w:val="105"/>
            <w:sz w:val="22"/>
            <w:szCs w:val="22"/>
          </w:rPr>
          <w:delText>LOOCV</w:delText>
        </w:r>
        <w:r w:rsidR="002573FA" w:rsidRPr="00D753AC" w:rsidDel="005E761D">
          <w:rPr>
            <w:rFonts w:cs="Times New Roman"/>
            <w:spacing w:val="-19"/>
            <w:w w:val="105"/>
            <w:sz w:val="22"/>
            <w:szCs w:val="22"/>
            <w:rPrChange w:id="4965" w:author="Claire Kouba" w:date="2023-09-12T16:52:00Z">
              <w:rPr>
                <w:spacing w:val="-31"/>
                <w:w w:val="105"/>
              </w:rPr>
            </w:rPrChange>
          </w:rPr>
          <w:delText xml:space="preserve"> </w:delText>
        </w:r>
        <w:r w:rsidR="002573FA" w:rsidRPr="00D753AC" w:rsidDel="005E761D">
          <w:rPr>
            <w:rFonts w:cs="Times New Roman"/>
            <w:w w:val="105"/>
            <w:sz w:val="22"/>
            <w:szCs w:val="22"/>
          </w:rPr>
          <w:delText>model</w:delText>
        </w:r>
        <w:r w:rsidR="002573FA" w:rsidRPr="00D753AC" w:rsidDel="005E761D">
          <w:rPr>
            <w:rFonts w:cs="Times New Roman"/>
            <w:spacing w:val="-19"/>
            <w:w w:val="105"/>
            <w:sz w:val="22"/>
            <w:szCs w:val="22"/>
            <w:rPrChange w:id="4966" w:author="Claire Kouba" w:date="2023-09-12T16:52:00Z">
              <w:rPr>
                <w:spacing w:val="-31"/>
                <w:w w:val="105"/>
              </w:rPr>
            </w:rPrChange>
          </w:rPr>
          <w:delText xml:space="preserve"> </w:delText>
        </w:r>
        <w:r w:rsidR="002573FA" w:rsidRPr="00D753AC" w:rsidDel="005E761D">
          <w:rPr>
            <w:rFonts w:cs="Times New Roman"/>
            <w:w w:val="105"/>
            <w:sz w:val="22"/>
            <w:szCs w:val="22"/>
          </w:rPr>
          <w:delText>errors</w:delText>
        </w:r>
        <w:r w:rsidR="002573FA" w:rsidRPr="00D753AC" w:rsidDel="005E761D">
          <w:rPr>
            <w:rFonts w:cs="Times New Roman"/>
            <w:spacing w:val="-19"/>
            <w:w w:val="105"/>
            <w:sz w:val="22"/>
            <w:szCs w:val="22"/>
            <w:rPrChange w:id="4967" w:author="Claire Kouba" w:date="2023-09-12T16:52:00Z">
              <w:rPr>
                <w:spacing w:val="-31"/>
                <w:w w:val="105"/>
              </w:rPr>
            </w:rPrChange>
          </w:rPr>
          <w:delText xml:space="preserve"> </w:delText>
        </w:r>
        <w:r w:rsidR="002573FA" w:rsidRPr="00D753AC" w:rsidDel="005E761D">
          <w:rPr>
            <w:rFonts w:cs="Times New Roman"/>
            <w:w w:val="105"/>
            <w:sz w:val="22"/>
            <w:szCs w:val="22"/>
          </w:rPr>
          <w:delText>of</w:delText>
        </w:r>
        <w:r w:rsidR="002573FA" w:rsidRPr="00D753AC" w:rsidDel="005E761D">
          <w:rPr>
            <w:rFonts w:cs="Times New Roman"/>
            <w:spacing w:val="-20"/>
            <w:w w:val="105"/>
            <w:sz w:val="22"/>
            <w:szCs w:val="22"/>
            <w:rPrChange w:id="4968" w:author="Claire Kouba" w:date="2023-09-12T16:52:00Z">
              <w:rPr>
                <w:spacing w:val="-31"/>
                <w:w w:val="105"/>
              </w:rPr>
            </w:rPrChange>
          </w:rPr>
          <w:delText xml:space="preserve"> </w:delText>
        </w:r>
      </w:del>
      <w:del w:id="4969" w:author="Claire Kouba" w:date="2023-09-12T16:52:00Z">
        <w:r w:rsidR="00505335" w:rsidRPr="00D753AC">
          <w:rPr>
            <w:rFonts w:cs="Times New Roman"/>
            <w:w w:val="105"/>
            <w:sz w:val="22"/>
            <w:szCs w:val="22"/>
          </w:rPr>
          <w:delText>695</w:delText>
        </w:r>
      </w:del>
      <w:del w:id="4970" w:author="Claire Kouba" w:date="2023-09-25T11:42:00Z">
        <w:r w:rsidR="002573FA" w:rsidRPr="00D753AC" w:rsidDel="005E761D">
          <w:rPr>
            <w:rFonts w:cs="Times New Roman"/>
            <w:spacing w:val="-19"/>
            <w:w w:val="105"/>
            <w:sz w:val="22"/>
            <w:szCs w:val="22"/>
            <w:rPrChange w:id="4971" w:author="Claire Kouba" w:date="2023-09-12T16:52:00Z">
              <w:rPr>
                <w:spacing w:val="-31"/>
                <w:w w:val="105"/>
              </w:rPr>
            </w:rPrChange>
          </w:rPr>
          <w:delText xml:space="preserve"> </w:delText>
        </w:r>
        <w:r w:rsidR="002573FA" w:rsidRPr="00D753AC" w:rsidDel="005E761D">
          <w:rPr>
            <w:rFonts w:cs="Times New Roman"/>
            <w:w w:val="105"/>
            <w:sz w:val="22"/>
            <w:szCs w:val="22"/>
          </w:rPr>
          <w:delText>and</w:delText>
        </w:r>
        <w:r w:rsidR="002573FA" w:rsidRPr="00D753AC" w:rsidDel="005E761D">
          <w:rPr>
            <w:rFonts w:cs="Times New Roman"/>
            <w:spacing w:val="-19"/>
            <w:w w:val="105"/>
            <w:sz w:val="22"/>
            <w:szCs w:val="22"/>
            <w:rPrChange w:id="4972" w:author="Claire Kouba" w:date="2023-09-12T16:52:00Z">
              <w:rPr>
                <w:spacing w:val="-31"/>
                <w:w w:val="105"/>
              </w:rPr>
            </w:rPrChange>
          </w:rPr>
          <w:delText xml:space="preserve"> </w:delText>
        </w:r>
      </w:del>
      <w:del w:id="4973" w:author="Claire Kouba" w:date="2023-09-12T16:52:00Z">
        <w:r w:rsidR="00505335" w:rsidRPr="00D753AC">
          <w:rPr>
            <w:rFonts w:cs="Times New Roman"/>
            <w:w w:val="105"/>
            <w:sz w:val="22"/>
            <w:szCs w:val="22"/>
          </w:rPr>
          <w:delText>496</w:delText>
        </w:r>
      </w:del>
      <w:del w:id="4974" w:author="Claire Kouba" w:date="2023-09-25T11:42:00Z">
        <w:r w:rsidR="002573FA" w:rsidRPr="00D753AC" w:rsidDel="005E761D">
          <w:rPr>
            <w:rFonts w:cs="Times New Roman"/>
            <w:spacing w:val="-19"/>
            <w:w w:val="105"/>
            <w:sz w:val="22"/>
            <w:szCs w:val="22"/>
            <w:rPrChange w:id="4975" w:author="Claire Kouba" w:date="2023-09-12T16:52:00Z">
              <w:rPr>
                <w:spacing w:val="-31"/>
                <w:w w:val="105"/>
              </w:rPr>
            </w:rPrChange>
          </w:rPr>
          <w:delText xml:space="preserve"> </w:delText>
        </w:r>
        <w:r w:rsidR="002573FA" w:rsidRPr="00D753AC" w:rsidDel="005E761D">
          <w:rPr>
            <w:rFonts w:cs="Times New Roman"/>
            <w:w w:val="105"/>
            <w:sz w:val="22"/>
            <w:szCs w:val="22"/>
          </w:rPr>
          <w:delText>mm,</w:delText>
        </w:r>
        <w:r w:rsidR="002573FA" w:rsidRPr="00D753AC" w:rsidDel="005E761D">
          <w:rPr>
            <w:rFonts w:cs="Times New Roman"/>
            <w:spacing w:val="-19"/>
            <w:w w:val="105"/>
            <w:sz w:val="22"/>
            <w:szCs w:val="22"/>
            <w:rPrChange w:id="4976" w:author="Claire Kouba" w:date="2023-09-12T16:52:00Z">
              <w:rPr>
                <w:spacing w:val="-31"/>
                <w:w w:val="105"/>
              </w:rPr>
            </w:rPrChange>
          </w:rPr>
          <w:delText xml:space="preserve"> </w:delText>
        </w:r>
        <w:r w:rsidR="002573FA" w:rsidRPr="00D753AC" w:rsidDel="005E761D">
          <w:rPr>
            <w:rFonts w:cs="Times New Roman"/>
            <w:w w:val="105"/>
            <w:sz w:val="22"/>
            <w:szCs w:val="22"/>
          </w:rPr>
          <w:delText>respectively.</w:delText>
        </w:r>
        <w:r w:rsidR="002573FA" w:rsidRPr="00D753AC" w:rsidDel="005E761D">
          <w:rPr>
            <w:rFonts w:cs="Times New Roman"/>
            <w:spacing w:val="-19"/>
            <w:w w:val="105"/>
            <w:sz w:val="22"/>
            <w:szCs w:val="22"/>
            <w:rPrChange w:id="4977" w:author="Claire Kouba" w:date="2023-09-12T16:52:00Z">
              <w:rPr>
                <w:spacing w:val="-31"/>
                <w:w w:val="105"/>
              </w:rPr>
            </w:rPrChange>
          </w:rPr>
          <w:delText xml:space="preserve"> </w:delText>
        </w:r>
        <w:r w:rsidR="002573FA" w:rsidRPr="00D753AC" w:rsidDel="005E761D">
          <w:rPr>
            <w:rFonts w:cs="Times New Roman"/>
            <w:w w:val="105"/>
            <w:sz w:val="22"/>
            <w:szCs w:val="22"/>
          </w:rPr>
          <w:delText>(</w:delText>
        </w:r>
      </w:del>
      <w:del w:id="4978" w:author="Claire Kouba" w:date="2023-09-12T16:52:00Z">
        <w:r w:rsidR="00505335" w:rsidRPr="00D753AC">
          <w:rPr>
            <w:rFonts w:cs="Times New Roman"/>
            <w:w w:val="105"/>
            <w:sz w:val="22"/>
            <w:szCs w:val="22"/>
          </w:rPr>
          <w:delText>Reference</w:delText>
        </w:r>
        <w:r w:rsidR="00505335" w:rsidRPr="00D753AC">
          <w:rPr>
            <w:rFonts w:cs="Times New Roman"/>
            <w:spacing w:val="-31"/>
            <w:w w:val="105"/>
            <w:sz w:val="22"/>
            <w:szCs w:val="22"/>
          </w:rPr>
          <w:delText xml:space="preserve"> </w:delText>
        </w:r>
        <w:r w:rsidR="00505335" w:rsidRPr="00D753AC">
          <w:rPr>
            <w:rFonts w:cs="Times New Roman"/>
            <w:w w:val="105"/>
            <w:sz w:val="22"/>
            <w:szCs w:val="22"/>
          </w:rPr>
          <w:delText>ET</w:delText>
        </w:r>
      </w:del>
      <w:del w:id="4979" w:author="Claire Kouba" w:date="2023-09-25T11:42:00Z">
        <w:r w:rsidR="002573FA" w:rsidRPr="00D753AC" w:rsidDel="005E761D">
          <w:rPr>
            <w:rFonts w:cs="Times New Roman"/>
            <w:spacing w:val="2"/>
            <w:w w:val="105"/>
            <w:position w:val="-2"/>
            <w:sz w:val="22"/>
            <w:szCs w:val="22"/>
            <w:rPrChange w:id="4980" w:author="Claire Kouba" w:date="2023-09-12T16:52:00Z">
              <w:rPr>
                <w:spacing w:val="-31"/>
                <w:w w:val="105"/>
              </w:rPr>
            </w:rPrChange>
          </w:rPr>
          <w:delText xml:space="preserve"> </w:delText>
        </w:r>
        <w:r w:rsidR="002573FA" w:rsidRPr="00D753AC" w:rsidDel="005E761D">
          <w:rPr>
            <w:rFonts w:cs="Times New Roman"/>
            <w:w w:val="105"/>
            <w:sz w:val="22"/>
            <w:szCs w:val="22"/>
          </w:rPr>
          <w:delText>was</w:delText>
        </w:r>
        <w:r w:rsidR="002573FA" w:rsidRPr="00D753AC" w:rsidDel="005E761D">
          <w:rPr>
            <w:rFonts w:cs="Times New Roman"/>
            <w:spacing w:val="-19"/>
            <w:w w:val="105"/>
            <w:sz w:val="22"/>
            <w:szCs w:val="22"/>
            <w:rPrChange w:id="4981" w:author="Claire Kouba" w:date="2023-09-12T16:52:00Z">
              <w:rPr>
                <w:spacing w:val="-31"/>
                <w:w w:val="105"/>
              </w:rPr>
            </w:rPrChange>
          </w:rPr>
          <w:delText xml:space="preserve"> </w:delText>
        </w:r>
        <w:r w:rsidR="002573FA" w:rsidRPr="00D753AC" w:rsidDel="005E761D">
          <w:rPr>
            <w:rFonts w:cs="Times New Roman"/>
            <w:w w:val="105"/>
            <w:sz w:val="22"/>
            <w:szCs w:val="22"/>
          </w:rPr>
          <w:delText>once</w:delText>
        </w:r>
        <w:r w:rsidR="002573FA" w:rsidRPr="00D753AC" w:rsidDel="005E761D">
          <w:rPr>
            <w:rFonts w:cs="Times New Roman"/>
            <w:spacing w:val="-19"/>
            <w:w w:val="105"/>
            <w:sz w:val="22"/>
            <w:szCs w:val="22"/>
            <w:rPrChange w:id="4982" w:author="Claire Kouba" w:date="2023-09-12T16:52:00Z">
              <w:rPr>
                <w:spacing w:val="-31"/>
                <w:w w:val="105"/>
              </w:rPr>
            </w:rPrChange>
          </w:rPr>
          <w:delText xml:space="preserve"> </w:delText>
        </w:r>
        <w:r w:rsidR="002573FA" w:rsidRPr="00D753AC" w:rsidDel="005E761D">
          <w:rPr>
            <w:rFonts w:cs="Times New Roman"/>
            <w:w w:val="105"/>
            <w:sz w:val="22"/>
            <w:szCs w:val="22"/>
          </w:rPr>
          <w:delText>again</w:delText>
        </w:r>
        <w:r w:rsidR="002573FA" w:rsidRPr="00D753AC" w:rsidDel="005E761D">
          <w:rPr>
            <w:rFonts w:cs="Times New Roman"/>
            <w:spacing w:val="-19"/>
            <w:w w:val="105"/>
            <w:sz w:val="22"/>
            <w:szCs w:val="22"/>
            <w:rPrChange w:id="4983" w:author="Claire Kouba" w:date="2023-09-12T16:52:00Z">
              <w:rPr>
                <w:spacing w:val="-31"/>
                <w:w w:val="105"/>
              </w:rPr>
            </w:rPrChange>
          </w:rPr>
          <w:delText xml:space="preserve"> </w:delText>
        </w:r>
        <w:r w:rsidR="002573FA" w:rsidRPr="00D753AC" w:rsidDel="005E761D">
          <w:rPr>
            <w:rFonts w:cs="Times New Roman"/>
            <w:w w:val="105"/>
            <w:sz w:val="22"/>
            <w:szCs w:val="22"/>
          </w:rPr>
          <w:delText>excluded</w:delText>
        </w:r>
        <w:r w:rsidR="002573FA" w:rsidRPr="00D753AC" w:rsidDel="005E761D">
          <w:rPr>
            <w:rFonts w:cs="Times New Roman"/>
            <w:spacing w:val="-19"/>
            <w:w w:val="105"/>
            <w:sz w:val="22"/>
            <w:szCs w:val="22"/>
            <w:rPrChange w:id="4984" w:author="Claire Kouba" w:date="2023-09-12T16:52:00Z">
              <w:rPr>
                <w:spacing w:val="-31"/>
                <w:w w:val="105"/>
              </w:rPr>
            </w:rPrChange>
          </w:rPr>
          <w:delText xml:space="preserve"> </w:delText>
        </w:r>
        <w:r w:rsidR="002573FA" w:rsidRPr="00D753AC" w:rsidDel="005E761D">
          <w:rPr>
            <w:rFonts w:cs="Times New Roman"/>
            <w:w w:val="105"/>
            <w:sz w:val="22"/>
            <w:szCs w:val="22"/>
          </w:rPr>
          <w:delText>from</w:delText>
        </w:r>
        <w:r w:rsidR="002573FA" w:rsidRPr="00D753AC" w:rsidDel="005E761D">
          <w:rPr>
            <w:rFonts w:cs="Times New Roman"/>
            <w:spacing w:val="-20"/>
            <w:w w:val="105"/>
            <w:sz w:val="22"/>
            <w:szCs w:val="22"/>
            <w:rPrChange w:id="4985" w:author="Claire Kouba" w:date="2023-09-12T16:52:00Z">
              <w:rPr>
                <w:spacing w:val="-31"/>
                <w:w w:val="105"/>
              </w:rPr>
            </w:rPrChange>
          </w:rPr>
          <w:delText xml:space="preserve"> </w:delText>
        </w:r>
        <w:r w:rsidR="002573FA" w:rsidRPr="00D753AC" w:rsidDel="005E761D">
          <w:rPr>
            <w:rFonts w:cs="Times New Roman"/>
            <w:w w:val="105"/>
            <w:sz w:val="22"/>
            <w:szCs w:val="22"/>
          </w:rPr>
          <w:delText>consideration</w:delText>
        </w:r>
        <w:r w:rsidR="002573FA" w:rsidRPr="00D753AC" w:rsidDel="005E761D">
          <w:rPr>
            <w:rFonts w:cs="Times New Roman"/>
            <w:spacing w:val="-19"/>
            <w:w w:val="105"/>
            <w:sz w:val="22"/>
            <w:szCs w:val="22"/>
            <w:rPrChange w:id="4986" w:author="Claire Kouba" w:date="2023-09-12T16:52:00Z">
              <w:rPr>
                <w:spacing w:val="-31"/>
                <w:w w:val="105"/>
              </w:rPr>
            </w:rPrChange>
          </w:rPr>
          <w:delText xml:space="preserve"> </w:delText>
        </w:r>
        <w:r w:rsidR="002573FA" w:rsidRPr="00D753AC" w:rsidDel="005E761D">
          <w:rPr>
            <w:rFonts w:cs="Times New Roman"/>
            <w:w w:val="105"/>
            <w:sz w:val="22"/>
            <w:szCs w:val="22"/>
          </w:rPr>
          <w:delText>based</w:delText>
        </w:r>
        <w:r w:rsidR="002573FA" w:rsidRPr="00D753AC" w:rsidDel="005E761D">
          <w:rPr>
            <w:rFonts w:cs="Times New Roman"/>
            <w:spacing w:val="-19"/>
            <w:w w:val="105"/>
            <w:sz w:val="22"/>
            <w:szCs w:val="22"/>
            <w:rPrChange w:id="4987" w:author="Claire Kouba" w:date="2023-09-12T16:52:00Z">
              <w:rPr>
                <w:spacing w:val="-31"/>
                <w:w w:val="105"/>
              </w:rPr>
            </w:rPrChange>
          </w:rPr>
          <w:delText xml:space="preserve"> </w:delText>
        </w:r>
        <w:r w:rsidR="002573FA" w:rsidRPr="00D753AC" w:rsidDel="005E761D">
          <w:rPr>
            <w:rFonts w:cs="Times New Roman"/>
            <w:w w:val="105"/>
            <w:sz w:val="22"/>
            <w:szCs w:val="22"/>
          </w:rPr>
          <w:delText>on</w:delText>
        </w:r>
        <w:r w:rsidR="002573FA" w:rsidRPr="00D753AC" w:rsidDel="005E761D">
          <w:rPr>
            <w:rFonts w:cs="Times New Roman"/>
            <w:spacing w:val="-19"/>
            <w:w w:val="105"/>
            <w:sz w:val="22"/>
            <w:szCs w:val="22"/>
            <w:rPrChange w:id="4988" w:author="Claire Kouba" w:date="2023-09-12T16:52:00Z">
              <w:rPr>
                <w:w w:val="99"/>
              </w:rPr>
            </w:rPrChange>
          </w:rPr>
          <w:delText xml:space="preserve"> </w:delText>
        </w:r>
        <w:r w:rsidR="002573FA" w:rsidRPr="00D753AC" w:rsidDel="005E761D">
          <w:rPr>
            <w:rFonts w:cs="Times New Roman"/>
            <w:w w:val="105"/>
            <w:sz w:val="22"/>
            <w:szCs w:val="22"/>
          </w:rPr>
          <w:delText>a</w:delText>
        </w:r>
        <w:r w:rsidR="002573FA" w:rsidRPr="00D753AC" w:rsidDel="005E761D">
          <w:rPr>
            <w:rFonts w:cs="Times New Roman"/>
            <w:spacing w:val="-19"/>
            <w:w w:val="105"/>
            <w:sz w:val="22"/>
            <w:szCs w:val="22"/>
            <w:rPrChange w:id="4989" w:author="Claire Kouba" w:date="2023-09-12T16:52:00Z">
              <w:rPr>
                <w:spacing w:val="-23"/>
                <w:w w:val="105"/>
              </w:rPr>
            </w:rPrChange>
          </w:rPr>
          <w:delText xml:space="preserve"> </w:delText>
        </w:r>
        <w:r w:rsidR="002573FA" w:rsidRPr="00D753AC" w:rsidDel="005E761D">
          <w:rPr>
            <w:rFonts w:cs="Times New Roman"/>
            <w:w w:val="105"/>
            <w:sz w:val="22"/>
            <w:szCs w:val="22"/>
          </w:rPr>
          <w:delText>short</w:delText>
        </w:r>
        <w:r w:rsidR="002573FA" w:rsidRPr="00D753AC" w:rsidDel="005E761D">
          <w:rPr>
            <w:rFonts w:cs="Times New Roman"/>
            <w:w w:val="99"/>
            <w:sz w:val="22"/>
            <w:szCs w:val="22"/>
            <w:rPrChange w:id="4990" w:author="Claire Kouba" w:date="2023-09-12T16:52:00Z">
              <w:rPr>
                <w:spacing w:val="-23"/>
                <w:w w:val="105"/>
              </w:rPr>
            </w:rPrChange>
          </w:rPr>
          <w:delText xml:space="preserve"> </w:delText>
        </w:r>
        <w:r w:rsidR="002573FA" w:rsidRPr="00D753AC" w:rsidDel="005E761D">
          <w:rPr>
            <w:rFonts w:cs="Times New Roman"/>
            <w:w w:val="105"/>
            <w:sz w:val="22"/>
            <w:szCs w:val="22"/>
          </w:rPr>
          <w:delText>record</w:delText>
        </w:r>
        <w:r w:rsidR="002573FA" w:rsidRPr="00D753AC" w:rsidDel="005E761D">
          <w:rPr>
            <w:rFonts w:cs="Times New Roman"/>
            <w:spacing w:val="-31"/>
            <w:w w:val="105"/>
            <w:sz w:val="22"/>
            <w:szCs w:val="22"/>
            <w:rPrChange w:id="4991" w:author="Claire Kouba" w:date="2023-09-12T16:52:00Z">
              <w:rPr>
                <w:spacing w:val="-23"/>
                <w:w w:val="105"/>
              </w:rPr>
            </w:rPrChange>
          </w:rPr>
          <w:delText xml:space="preserve"> </w:delText>
        </w:r>
        <w:r w:rsidR="002573FA" w:rsidRPr="00D753AC" w:rsidDel="005E761D">
          <w:rPr>
            <w:rFonts w:cs="Times New Roman"/>
            <w:w w:val="105"/>
            <w:sz w:val="22"/>
            <w:szCs w:val="22"/>
          </w:rPr>
          <w:delText>length.)</w:delText>
        </w:r>
        <w:r w:rsidR="002573FA" w:rsidRPr="00D753AC" w:rsidDel="005E761D">
          <w:rPr>
            <w:rFonts w:cs="Times New Roman"/>
            <w:spacing w:val="-31"/>
            <w:w w:val="105"/>
            <w:sz w:val="22"/>
            <w:szCs w:val="22"/>
            <w:rPrChange w:id="4992" w:author="Claire Kouba" w:date="2023-09-12T16:52:00Z">
              <w:rPr>
                <w:spacing w:val="-23"/>
                <w:w w:val="105"/>
              </w:rPr>
            </w:rPrChange>
          </w:rPr>
          <w:delText xml:space="preserve"> </w:delText>
        </w:r>
        <w:r w:rsidR="002573FA" w:rsidRPr="00D753AC" w:rsidDel="005E761D">
          <w:rPr>
            <w:rFonts w:cs="Times New Roman"/>
            <w:w w:val="105"/>
            <w:sz w:val="22"/>
            <w:szCs w:val="22"/>
          </w:rPr>
          <w:delText>Again</w:delText>
        </w:r>
        <w:r w:rsidR="002573FA" w:rsidRPr="00D753AC" w:rsidDel="005E761D">
          <w:rPr>
            <w:rFonts w:cs="Times New Roman"/>
            <w:spacing w:val="-31"/>
            <w:w w:val="105"/>
            <w:sz w:val="22"/>
            <w:szCs w:val="22"/>
            <w:rPrChange w:id="4993" w:author="Claire Kouba" w:date="2023-09-12T16:52:00Z">
              <w:rPr>
                <w:spacing w:val="-23"/>
                <w:w w:val="105"/>
              </w:rPr>
            </w:rPrChange>
          </w:rPr>
          <w:delText xml:space="preserve"> </w:delText>
        </w:r>
        <w:r w:rsidR="002573FA" w:rsidRPr="00D753AC" w:rsidDel="005E761D">
          <w:rPr>
            <w:rFonts w:cs="Times New Roman"/>
            <w:w w:val="105"/>
            <w:sz w:val="22"/>
            <w:szCs w:val="22"/>
          </w:rPr>
          <w:delText>similar</w:delText>
        </w:r>
        <w:r w:rsidR="002573FA" w:rsidRPr="00D753AC" w:rsidDel="005E761D">
          <w:rPr>
            <w:rFonts w:cs="Times New Roman"/>
            <w:spacing w:val="-31"/>
            <w:w w:val="105"/>
            <w:sz w:val="22"/>
            <w:szCs w:val="22"/>
            <w:rPrChange w:id="4994" w:author="Claire Kouba" w:date="2023-09-12T16:52:00Z">
              <w:rPr>
                <w:spacing w:val="-23"/>
                <w:w w:val="105"/>
              </w:rPr>
            </w:rPrChange>
          </w:rPr>
          <w:delText xml:space="preserve"> </w:delText>
        </w:r>
        <w:r w:rsidR="002573FA" w:rsidRPr="00D753AC" w:rsidDel="005E761D">
          <w:rPr>
            <w:rFonts w:cs="Times New Roman"/>
            <w:w w:val="105"/>
            <w:sz w:val="22"/>
            <w:szCs w:val="22"/>
          </w:rPr>
          <w:delText>to</w:delText>
        </w:r>
        <w:r w:rsidR="002573FA" w:rsidRPr="00D753AC" w:rsidDel="005E761D">
          <w:rPr>
            <w:rFonts w:cs="Times New Roman"/>
            <w:spacing w:val="-31"/>
            <w:w w:val="105"/>
            <w:sz w:val="22"/>
            <w:szCs w:val="22"/>
            <w:rPrChange w:id="4995" w:author="Claire Kouba" w:date="2023-09-12T16:52:00Z">
              <w:rPr>
                <w:spacing w:val="-23"/>
                <w:w w:val="105"/>
              </w:rPr>
            </w:rPrChange>
          </w:rPr>
          <w:delText xml:space="preserve"> </w:delText>
        </w:r>
        <w:r w:rsidR="002573FA" w:rsidRPr="00D753AC" w:rsidDel="005E761D">
          <w:rPr>
            <w:rFonts w:cs="Times New Roman"/>
            <w:i/>
            <w:w w:val="105"/>
            <w:sz w:val="22"/>
            <w:szCs w:val="22"/>
          </w:rPr>
          <w:delText>V</w:delText>
        </w:r>
        <w:r w:rsidR="002573FA" w:rsidRPr="00D753AC" w:rsidDel="005E761D">
          <w:rPr>
            <w:rFonts w:cs="Times New Roman"/>
            <w:i/>
            <w:w w:val="105"/>
            <w:position w:val="-2"/>
            <w:sz w:val="22"/>
            <w:szCs w:val="22"/>
          </w:rPr>
          <w:delText>min</w:delText>
        </w:r>
      </w:del>
      <w:del w:id="4996" w:author="Claire Kouba" w:date="2023-09-12T16:52:00Z">
        <w:r w:rsidR="00505335" w:rsidRPr="00D753AC">
          <w:rPr>
            <w:rFonts w:cs="Times New Roman"/>
            <w:i/>
            <w:w w:val="105"/>
            <w:position w:val="-2"/>
            <w:sz w:val="22"/>
            <w:szCs w:val="22"/>
          </w:rPr>
          <w:delText>.</w:delText>
        </w:r>
        <w:r w:rsidR="00505335" w:rsidRPr="00D753AC">
          <w:rPr>
            <w:rFonts w:cs="Times New Roman"/>
            <w:i/>
            <w:spacing w:val="-11"/>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7"/>
            <w:w w:val="105"/>
            <w:position w:val="-2"/>
            <w:sz w:val="22"/>
            <w:szCs w:val="22"/>
          </w:rPr>
          <w:delText xml:space="preserve"> </w:delText>
        </w:r>
        <w:r w:rsidR="00505335" w:rsidRPr="00D753AC">
          <w:rPr>
            <w:rFonts w:cs="Times New Roman"/>
            <w:i/>
            <w:spacing w:val="2"/>
            <w:w w:val="105"/>
            <w:position w:val="-2"/>
            <w:sz w:val="22"/>
            <w:szCs w:val="22"/>
          </w:rPr>
          <w:delText>days</w:delText>
        </w:r>
      </w:del>
      <w:del w:id="4997" w:author="Claire Kouba" w:date="2023-09-25T11:42:00Z">
        <w:r w:rsidR="002573FA" w:rsidRPr="00D753AC" w:rsidDel="005E761D">
          <w:rPr>
            <w:rFonts w:cs="Times New Roman"/>
            <w:w w:val="105"/>
            <w:sz w:val="22"/>
            <w:szCs w:val="22"/>
            <w:rPrChange w:id="4998" w:author="Claire Kouba" w:date="2023-09-12T16:52:00Z">
              <w:rPr>
                <w:spacing w:val="2"/>
                <w:w w:val="105"/>
              </w:rPr>
            </w:rPrChange>
          </w:rPr>
          <w:delText>,</w:delText>
        </w:r>
        <w:r w:rsidR="002573FA" w:rsidRPr="00D753AC" w:rsidDel="005E761D">
          <w:rPr>
            <w:rFonts w:cs="Times New Roman"/>
            <w:spacing w:val="-31"/>
            <w:w w:val="105"/>
            <w:sz w:val="22"/>
            <w:szCs w:val="22"/>
            <w:rPrChange w:id="4999" w:author="Claire Kouba" w:date="2023-09-12T16:52:00Z">
              <w:rPr>
                <w:spacing w:val="-23"/>
                <w:w w:val="105"/>
              </w:rPr>
            </w:rPrChange>
          </w:rPr>
          <w:delText xml:space="preserve"> </w:delText>
        </w:r>
        <w:r w:rsidR="002573FA" w:rsidRPr="00D753AC" w:rsidDel="005E761D">
          <w:rPr>
            <w:rFonts w:cs="Times New Roman"/>
            <w:w w:val="105"/>
            <w:sz w:val="22"/>
            <w:szCs w:val="22"/>
          </w:rPr>
          <w:delText>the</w:delText>
        </w:r>
        <w:r w:rsidR="002573FA" w:rsidRPr="00D753AC" w:rsidDel="005E761D">
          <w:rPr>
            <w:rFonts w:cs="Times New Roman"/>
            <w:spacing w:val="-31"/>
            <w:w w:val="105"/>
            <w:sz w:val="22"/>
            <w:szCs w:val="22"/>
            <w:rPrChange w:id="5000" w:author="Claire Kouba" w:date="2023-09-12T16:52:00Z">
              <w:rPr>
                <w:spacing w:val="-23"/>
                <w:w w:val="105"/>
              </w:rPr>
            </w:rPrChange>
          </w:rPr>
          <w:delText xml:space="preserve"> </w:delText>
        </w:r>
      </w:del>
      <w:r w:rsidR="002573FA" w:rsidRPr="00D753AC">
        <w:rPr>
          <w:rFonts w:cs="Times New Roman"/>
          <w:w w:val="105"/>
          <w:sz w:val="22"/>
          <w:szCs w:val="22"/>
        </w:rPr>
        <w:t>best</w:t>
      </w:r>
      <w:r w:rsidR="002573FA" w:rsidRPr="00D753AC">
        <w:rPr>
          <w:rFonts w:cs="Times New Roman"/>
          <w:spacing w:val="-31"/>
          <w:w w:val="105"/>
          <w:sz w:val="22"/>
          <w:szCs w:val="22"/>
          <w:rPrChange w:id="5001" w:author="Claire Kouba" w:date="2023-09-12T16:52:00Z">
            <w:rPr>
              <w:spacing w:val="-23"/>
              <w:w w:val="105"/>
            </w:rPr>
          </w:rPrChange>
        </w:rPr>
        <w:t xml:space="preserve"> </w:t>
      </w:r>
      <w:r w:rsidR="002573FA" w:rsidRPr="00D753AC">
        <w:rPr>
          <w:rFonts w:cs="Times New Roman"/>
          <w:w w:val="105"/>
          <w:sz w:val="22"/>
          <w:szCs w:val="22"/>
        </w:rPr>
        <w:t>two-predictor</w:t>
      </w:r>
      <w:r w:rsidR="002573FA" w:rsidRPr="00D753AC">
        <w:rPr>
          <w:rFonts w:cs="Times New Roman"/>
          <w:spacing w:val="-31"/>
          <w:w w:val="105"/>
          <w:sz w:val="22"/>
          <w:szCs w:val="22"/>
          <w:rPrChange w:id="5002" w:author="Claire Kouba" w:date="2023-09-12T16:52:00Z">
            <w:rPr>
              <w:spacing w:val="-23"/>
              <w:w w:val="105"/>
            </w:rPr>
          </w:rPrChange>
        </w:rPr>
        <w:t xml:space="preserve"> </w:t>
      </w:r>
      <w:r w:rsidR="002573FA" w:rsidRPr="00D753AC">
        <w:rPr>
          <w:rFonts w:cs="Times New Roman"/>
          <w:w w:val="105"/>
          <w:sz w:val="22"/>
          <w:szCs w:val="22"/>
        </w:rPr>
        <w:t>model</w:t>
      </w:r>
      <w:r w:rsidR="002573FA" w:rsidRPr="00D753AC">
        <w:rPr>
          <w:rFonts w:cs="Times New Roman"/>
          <w:spacing w:val="-31"/>
          <w:w w:val="105"/>
          <w:sz w:val="22"/>
          <w:szCs w:val="22"/>
          <w:rPrChange w:id="5003" w:author="Claire Kouba" w:date="2023-09-12T16:52:00Z">
            <w:rPr>
              <w:spacing w:val="-23"/>
              <w:w w:val="105"/>
            </w:rPr>
          </w:rPrChange>
        </w:rPr>
        <w:t xml:space="preserve"> </w:t>
      </w:r>
      <w:r w:rsidR="002573FA" w:rsidRPr="00D753AC">
        <w:rPr>
          <w:rFonts w:cs="Times New Roman"/>
          <w:w w:val="105"/>
          <w:sz w:val="22"/>
          <w:szCs w:val="22"/>
        </w:rPr>
        <w:t>was</w:t>
      </w:r>
      <w:r w:rsidR="002573FA" w:rsidRPr="00D753AC">
        <w:rPr>
          <w:rFonts w:cs="Times New Roman"/>
          <w:spacing w:val="-31"/>
          <w:w w:val="105"/>
          <w:sz w:val="22"/>
          <w:szCs w:val="22"/>
          <w:rPrChange w:id="5004" w:author="Claire Kouba" w:date="2023-09-12T16:52:00Z">
            <w:rPr>
              <w:spacing w:val="-23"/>
              <w:w w:val="105"/>
            </w:rPr>
          </w:rPrChange>
        </w:rPr>
        <w:t xml:space="preserve"> </w:t>
      </w:r>
      <w:r w:rsidR="002573FA" w:rsidRPr="00D753AC">
        <w:rPr>
          <w:rFonts w:cs="Times New Roman"/>
          <w:w w:val="105"/>
          <w:sz w:val="22"/>
          <w:szCs w:val="22"/>
        </w:rPr>
        <w:t>the</w:t>
      </w:r>
      <w:r w:rsidR="002573FA" w:rsidRPr="00D753AC">
        <w:rPr>
          <w:rFonts w:cs="Times New Roman"/>
          <w:spacing w:val="-31"/>
          <w:w w:val="105"/>
          <w:sz w:val="22"/>
          <w:szCs w:val="22"/>
          <w:rPrChange w:id="5005" w:author="Claire Kouba" w:date="2023-09-12T16:52:00Z">
            <w:rPr>
              <w:spacing w:val="-23"/>
              <w:w w:val="105"/>
            </w:rPr>
          </w:rPrChange>
        </w:rPr>
        <w:t xml:space="preserve"> </w:t>
      </w:r>
      <w:r w:rsidR="002573FA" w:rsidRPr="00D753AC">
        <w:rPr>
          <w:rFonts w:cs="Times New Roman"/>
          <w:w w:val="105"/>
          <w:sz w:val="22"/>
          <w:szCs w:val="22"/>
        </w:rPr>
        <w:t>combination</w:t>
      </w:r>
      <w:r w:rsidR="002573FA" w:rsidRPr="00D753AC">
        <w:rPr>
          <w:rFonts w:cs="Times New Roman"/>
          <w:spacing w:val="-31"/>
          <w:w w:val="105"/>
          <w:sz w:val="22"/>
          <w:szCs w:val="22"/>
          <w:rPrChange w:id="5006" w:author="Claire Kouba" w:date="2023-09-12T16:52:00Z">
            <w:rPr>
              <w:spacing w:val="-23"/>
              <w:w w:val="105"/>
            </w:rPr>
          </w:rPrChange>
        </w:rPr>
        <w:t xml:space="preserve"> </w:t>
      </w:r>
      <w:r w:rsidR="002573FA" w:rsidRPr="00D753AC">
        <w:rPr>
          <w:rFonts w:cs="Times New Roman"/>
          <w:w w:val="105"/>
          <w:sz w:val="22"/>
          <w:szCs w:val="22"/>
        </w:rPr>
        <w:t>of</w:t>
      </w:r>
      <w:r w:rsidR="002573FA" w:rsidRPr="00D753AC">
        <w:rPr>
          <w:rFonts w:cs="Times New Roman"/>
          <w:spacing w:val="-31"/>
          <w:w w:val="105"/>
          <w:sz w:val="22"/>
          <w:szCs w:val="22"/>
          <w:rPrChange w:id="5007" w:author="Claire Kouba" w:date="2023-09-12T16:52:00Z">
            <w:rPr>
              <w:spacing w:val="-23"/>
              <w:w w:val="105"/>
            </w:rPr>
          </w:rPrChange>
        </w:rPr>
        <w:t xml:space="preserve"> </w:t>
      </w:r>
      <w:r w:rsidR="002573FA" w:rsidRPr="00D753AC">
        <w:rPr>
          <w:rFonts w:cs="Times New Roman"/>
          <w:w w:val="105"/>
          <w:sz w:val="22"/>
          <w:szCs w:val="22"/>
        </w:rPr>
        <w:t>the</w:t>
      </w:r>
      <w:r w:rsidR="002573FA" w:rsidRPr="00D753AC">
        <w:rPr>
          <w:rFonts w:cs="Times New Roman"/>
          <w:spacing w:val="-31"/>
          <w:w w:val="105"/>
          <w:sz w:val="22"/>
          <w:szCs w:val="22"/>
          <w:rPrChange w:id="5008" w:author="Claire Kouba" w:date="2023-09-12T16:52:00Z">
            <w:rPr>
              <w:spacing w:val="-23"/>
              <w:w w:val="105"/>
            </w:rPr>
          </w:rPrChange>
        </w:rPr>
        <w:t xml:space="preserve"> </w:t>
      </w:r>
      <w:r w:rsidR="002573FA" w:rsidRPr="00D753AC">
        <w:rPr>
          <w:rFonts w:cs="Times New Roman"/>
          <w:w w:val="105"/>
          <w:sz w:val="22"/>
          <w:szCs w:val="22"/>
        </w:rPr>
        <w:t>two</w:t>
      </w:r>
      <w:r w:rsidR="002573FA" w:rsidRPr="00D753AC">
        <w:rPr>
          <w:rFonts w:cs="Times New Roman"/>
          <w:spacing w:val="-31"/>
          <w:w w:val="105"/>
          <w:sz w:val="22"/>
          <w:szCs w:val="22"/>
          <w:rPrChange w:id="5009" w:author="Claire Kouba" w:date="2023-09-12T16:52:00Z">
            <w:rPr>
              <w:spacing w:val="-23"/>
              <w:w w:val="105"/>
            </w:rPr>
          </w:rPrChange>
        </w:rPr>
        <w:t xml:space="preserve"> </w:t>
      </w:r>
      <w:r w:rsidR="002573FA" w:rsidRPr="00D753AC">
        <w:rPr>
          <w:rFonts w:cs="Times New Roman"/>
          <w:w w:val="105"/>
          <w:sz w:val="22"/>
          <w:szCs w:val="22"/>
        </w:rPr>
        <w:t>best</w:t>
      </w:r>
      <w:r w:rsidR="002573FA" w:rsidRPr="00D753AC">
        <w:rPr>
          <w:rFonts w:cs="Times New Roman"/>
          <w:spacing w:val="-31"/>
          <w:w w:val="105"/>
          <w:sz w:val="22"/>
          <w:szCs w:val="22"/>
          <w:rPrChange w:id="5010" w:author="Claire Kouba" w:date="2023-09-12T16:52:00Z">
            <w:rPr>
              <w:spacing w:val="-23"/>
              <w:w w:val="105"/>
            </w:rPr>
          </w:rPrChange>
        </w:rPr>
        <w:t xml:space="preserve"> </w:t>
      </w:r>
      <w:r w:rsidR="002573FA" w:rsidRPr="00D753AC">
        <w:rPr>
          <w:rFonts w:cs="Times New Roman"/>
          <w:w w:val="105"/>
          <w:sz w:val="22"/>
          <w:szCs w:val="22"/>
        </w:rPr>
        <w:t>single</w:t>
      </w:r>
      <w:r w:rsidR="002573FA" w:rsidRPr="00D753AC">
        <w:rPr>
          <w:rFonts w:cs="Times New Roman"/>
          <w:spacing w:val="-31"/>
          <w:w w:val="105"/>
          <w:sz w:val="22"/>
          <w:szCs w:val="22"/>
          <w:rPrChange w:id="5011" w:author="Claire Kouba" w:date="2023-09-12T16:52:00Z">
            <w:rPr>
              <w:w w:val="99"/>
            </w:rPr>
          </w:rPrChange>
        </w:rPr>
        <w:t xml:space="preserve"> </w:t>
      </w:r>
      <w:r w:rsidR="002573FA" w:rsidRPr="00D753AC">
        <w:rPr>
          <w:rFonts w:cs="Times New Roman"/>
          <w:w w:val="105"/>
          <w:sz w:val="22"/>
          <w:szCs w:val="22"/>
        </w:rPr>
        <w:t>predictors,</w:t>
      </w:r>
      <w:r w:rsidR="002573FA" w:rsidRPr="00D753AC">
        <w:rPr>
          <w:rFonts w:cs="Times New Roman"/>
          <w:spacing w:val="-31"/>
          <w:w w:val="105"/>
          <w:sz w:val="22"/>
          <w:szCs w:val="22"/>
          <w:rPrChange w:id="5012" w:author="Claire Kouba" w:date="2023-09-12T16:52:00Z">
            <w:rPr>
              <w:spacing w:val="-28"/>
              <w:w w:val="105"/>
            </w:rPr>
          </w:rPrChange>
        </w:rPr>
        <w:t xml:space="preserve"> </w:t>
      </w:r>
      <w:r w:rsidR="002573FA" w:rsidRPr="00D753AC">
        <w:rPr>
          <w:rFonts w:cs="Times New Roman"/>
          <w:w w:val="105"/>
          <w:sz w:val="22"/>
          <w:szCs w:val="22"/>
        </w:rPr>
        <w:t>with</w:t>
      </w:r>
      <w:r w:rsidR="002573FA" w:rsidRPr="00D753AC">
        <w:rPr>
          <w:rFonts w:cs="Times New Roman"/>
          <w:w w:val="99"/>
          <w:sz w:val="22"/>
          <w:szCs w:val="22"/>
          <w:rPrChange w:id="5013" w:author="Claire Kouba" w:date="2023-09-12T16:52:00Z">
            <w:rPr>
              <w:spacing w:val="-28"/>
              <w:w w:val="105"/>
            </w:rPr>
          </w:rPrChange>
        </w:rPr>
        <w:t xml:space="preserve"> </w:t>
      </w:r>
      <w:r w:rsidR="002573FA" w:rsidRPr="00D753AC">
        <w:rPr>
          <w:rFonts w:cs="Times New Roman"/>
          <w:w w:val="105"/>
          <w:sz w:val="22"/>
          <w:szCs w:val="22"/>
        </w:rPr>
        <w:t>an</w:t>
      </w:r>
      <w:r w:rsidR="002573FA" w:rsidRPr="00D753AC">
        <w:rPr>
          <w:rFonts w:cs="Times New Roman"/>
          <w:spacing w:val="-22"/>
          <w:w w:val="105"/>
          <w:sz w:val="22"/>
          <w:szCs w:val="22"/>
          <w:rPrChange w:id="5014" w:author="Claire Kouba" w:date="2023-09-12T16:52:00Z">
            <w:rPr>
              <w:spacing w:val="-28"/>
              <w:w w:val="105"/>
            </w:rPr>
          </w:rPrChange>
        </w:rPr>
        <w:t xml:space="preserve"> </w:t>
      </w:r>
      <w:r w:rsidR="002573FA" w:rsidRPr="00D753AC">
        <w:rPr>
          <w:rFonts w:cs="Times New Roman"/>
          <w:w w:val="105"/>
          <w:sz w:val="22"/>
          <w:szCs w:val="22"/>
        </w:rPr>
        <w:t>LOOCV</w:t>
      </w:r>
      <w:r w:rsidR="002573FA" w:rsidRPr="00D753AC">
        <w:rPr>
          <w:rFonts w:cs="Times New Roman"/>
          <w:spacing w:val="-22"/>
          <w:w w:val="105"/>
          <w:sz w:val="22"/>
          <w:szCs w:val="22"/>
          <w:rPrChange w:id="5015" w:author="Claire Kouba" w:date="2023-09-12T16:52:00Z">
            <w:rPr>
              <w:spacing w:val="-28"/>
              <w:w w:val="105"/>
            </w:rPr>
          </w:rPrChange>
        </w:rPr>
        <w:t xml:space="preserve"> </w:t>
      </w:r>
      <w:r w:rsidR="002573FA" w:rsidRPr="00D753AC">
        <w:rPr>
          <w:rFonts w:cs="Times New Roman"/>
          <w:w w:val="105"/>
          <w:sz w:val="22"/>
          <w:szCs w:val="22"/>
        </w:rPr>
        <w:t>error</w:t>
      </w:r>
      <w:r w:rsidR="002573FA" w:rsidRPr="00D753AC">
        <w:rPr>
          <w:rFonts w:cs="Times New Roman"/>
          <w:spacing w:val="-22"/>
          <w:w w:val="105"/>
          <w:sz w:val="22"/>
          <w:szCs w:val="22"/>
          <w:rPrChange w:id="5016" w:author="Claire Kouba" w:date="2023-09-12T16:52:00Z">
            <w:rPr>
              <w:spacing w:val="-28"/>
              <w:w w:val="105"/>
            </w:rPr>
          </w:rPrChange>
        </w:rPr>
        <w:t xml:space="preserve"> </w:t>
      </w:r>
      <w:r w:rsidR="002573FA" w:rsidRPr="00D753AC">
        <w:rPr>
          <w:rFonts w:cs="Times New Roman"/>
          <w:w w:val="105"/>
          <w:sz w:val="22"/>
          <w:szCs w:val="22"/>
        </w:rPr>
        <w:t>of</w:t>
      </w:r>
      <w:r w:rsidR="002573FA" w:rsidRPr="00D753AC">
        <w:rPr>
          <w:rFonts w:cs="Times New Roman"/>
          <w:spacing w:val="-22"/>
          <w:w w:val="105"/>
          <w:sz w:val="22"/>
          <w:szCs w:val="22"/>
          <w:rPrChange w:id="5017" w:author="Claire Kouba" w:date="2023-09-12T16:52:00Z">
            <w:rPr>
              <w:spacing w:val="-28"/>
              <w:w w:val="105"/>
            </w:rPr>
          </w:rPrChange>
        </w:rPr>
        <w:t xml:space="preserve"> </w:t>
      </w:r>
      <w:del w:id="5018" w:author="Claire Kouba" w:date="2023-09-12T16:52:00Z">
        <w:r w:rsidR="00505335" w:rsidRPr="00D753AC">
          <w:rPr>
            <w:rFonts w:cs="Times New Roman"/>
            <w:w w:val="105"/>
            <w:sz w:val="22"/>
            <w:szCs w:val="22"/>
          </w:rPr>
          <w:delText>461</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mm</w:delText>
        </w:r>
        <w:r w:rsidR="00505335" w:rsidRPr="00D753AC">
          <w:rPr>
            <w:rFonts w:cs="Times New Roman"/>
            <w:spacing w:val="-28"/>
            <w:w w:val="105"/>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13,</w:delText>
        </w:r>
        <w:r w:rsidR="00505335" w:rsidRPr="00D753AC">
          <w:rPr>
            <w:rFonts w:cs="Times New Roman"/>
            <w:w w:val="105"/>
            <w:sz w:val="22"/>
            <w:szCs w:val="22"/>
          </w:rPr>
          <w:fldChar w:fldCharType="end"/>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upper</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left</w:delText>
        </w:r>
        <w:r w:rsidR="00505335" w:rsidRPr="00D753AC">
          <w:rPr>
            <w:rFonts w:cs="Times New Roman"/>
            <w:spacing w:val="-28"/>
            <w:w w:val="105"/>
            <w:sz w:val="22"/>
            <w:szCs w:val="22"/>
          </w:rPr>
          <w:delText xml:space="preserve"> </w:delText>
        </w:r>
        <w:r w:rsidR="00505335" w:rsidRPr="00D753AC">
          <w:rPr>
            <w:rFonts w:cs="Times New Roman"/>
            <w:w w:val="105"/>
            <w:sz w:val="22"/>
            <w:szCs w:val="22"/>
          </w:rPr>
          <w:delText>panel).</w:delText>
        </w:r>
      </w:del>
      <w:ins w:id="5019" w:author="Claire Kouba" w:date="2023-09-12T16:52:00Z">
        <w:r w:rsidR="002573FA" w:rsidRPr="00D753AC">
          <w:rPr>
            <w:rFonts w:cs="Times New Roman"/>
            <w:w w:val="105"/>
            <w:sz w:val="22"/>
            <w:szCs w:val="22"/>
          </w:rPr>
          <w:t>697</w:t>
        </w:r>
        <w:r w:rsidR="002573FA" w:rsidRPr="00D753AC">
          <w:rPr>
            <w:rFonts w:cs="Times New Roman"/>
            <w:spacing w:val="-22"/>
            <w:w w:val="105"/>
            <w:sz w:val="22"/>
            <w:szCs w:val="22"/>
          </w:rPr>
          <w:t xml:space="preserve"> </w:t>
        </w:r>
        <w:r w:rsidR="002573FA" w:rsidRPr="00D753AC">
          <w:rPr>
            <w:rFonts w:cs="Times New Roman"/>
            <w:w w:val="105"/>
            <w:sz w:val="22"/>
            <w:szCs w:val="22"/>
          </w:rPr>
          <w:t>mm</w:t>
        </w:r>
        <w:r w:rsidR="002573FA" w:rsidRPr="00D753AC">
          <w:rPr>
            <w:rFonts w:cs="Times New Roman"/>
            <w:spacing w:val="-22"/>
            <w:w w:val="105"/>
            <w:sz w:val="22"/>
            <w:szCs w:val="22"/>
          </w:rPr>
          <w:t xml:space="preserve"> </w:t>
        </w:r>
        <w:r w:rsidR="002573FA" w:rsidRPr="00D753AC">
          <w:rPr>
            <w:rFonts w:cs="Times New Roman"/>
            <w:sz w:val="22"/>
            <w:szCs w:val="22"/>
          </w:rPr>
          <w:fldChar w:fldCharType="begin"/>
        </w:r>
        <w:r w:rsidR="002573FA" w:rsidRPr="00D753AC">
          <w:rPr>
            <w:rFonts w:cs="Times New Roman"/>
            <w:sz w:val="22"/>
            <w:szCs w:val="22"/>
          </w:rPr>
          <w:instrText xml:space="preserve"> HYPERLINK \l "_bookmark20" </w:instrText>
        </w:r>
        <w:r w:rsidR="002573FA" w:rsidRPr="00D753AC">
          <w:rPr>
            <w:rFonts w:cs="Times New Roman"/>
            <w:sz w:val="22"/>
            <w:szCs w:val="22"/>
          </w:rPr>
          <w:fldChar w:fldCharType="separate"/>
        </w:r>
        <w:r w:rsidR="002573FA" w:rsidRPr="00D753AC">
          <w:rPr>
            <w:rFonts w:cs="Times New Roman"/>
            <w:w w:val="105"/>
            <w:sz w:val="22"/>
            <w:szCs w:val="22"/>
          </w:rPr>
          <w:t>(Figure</w:t>
        </w:r>
        <w:r w:rsidR="002573FA" w:rsidRPr="00D753AC">
          <w:rPr>
            <w:rFonts w:cs="Times New Roman"/>
            <w:spacing w:val="-22"/>
            <w:w w:val="105"/>
            <w:sz w:val="22"/>
            <w:szCs w:val="22"/>
          </w:rPr>
          <w:t xml:space="preserve"> </w:t>
        </w:r>
        <w:r w:rsidR="002573FA" w:rsidRPr="00D753AC">
          <w:rPr>
            <w:rFonts w:cs="Times New Roman"/>
            <w:w w:val="105"/>
            <w:sz w:val="22"/>
            <w:szCs w:val="22"/>
          </w:rPr>
          <w:t>A7,</w:t>
        </w:r>
        <w:r w:rsidR="002573FA" w:rsidRPr="00D753AC">
          <w:rPr>
            <w:rFonts w:cs="Times New Roman"/>
            <w:w w:val="105"/>
            <w:sz w:val="22"/>
            <w:szCs w:val="22"/>
          </w:rPr>
          <w:fldChar w:fldCharType="end"/>
        </w:r>
        <w:r w:rsidR="002573FA" w:rsidRPr="00D753AC">
          <w:rPr>
            <w:rFonts w:cs="Times New Roman"/>
            <w:spacing w:val="-22"/>
            <w:w w:val="105"/>
            <w:sz w:val="22"/>
            <w:szCs w:val="22"/>
          </w:rPr>
          <w:t xml:space="preserve"> </w:t>
        </w:r>
        <w:r w:rsidR="002573FA" w:rsidRPr="00D753AC">
          <w:rPr>
            <w:rFonts w:cs="Times New Roman"/>
            <w:w w:val="105"/>
            <w:sz w:val="22"/>
            <w:szCs w:val="22"/>
          </w:rPr>
          <w:t>upper</w:t>
        </w:r>
        <w:r w:rsidR="002573FA" w:rsidRPr="00D753AC">
          <w:rPr>
            <w:rFonts w:cs="Times New Roman"/>
            <w:spacing w:val="-22"/>
            <w:w w:val="105"/>
            <w:sz w:val="22"/>
            <w:szCs w:val="22"/>
          </w:rPr>
          <w:t xml:space="preserve"> </w:t>
        </w:r>
        <w:r w:rsidR="002573FA" w:rsidRPr="00D753AC">
          <w:rPr>
            <w:rFonts w:cs="Times New Roman"/>
            <w:w w:val="105"/>
            <w:sz w:val="22"/>
            <w:szCs w:val="22"/>
          </w:rPr>
          <w:t>left</w:t>
        </w:r>
        <w:r w:rsidR="002573FA" w:rsidRPr="00D753AC">
          <w:rPr>
            <w:rFonts w:cs="Times New Roman"/>
            <w:spacing w:val="-22"/>
            <w:w w:val="105"/>
            <w:sz w:val="22"/>
            <w:szCs w:val="22"/>
          </w:rPr>
          <w:t xml:space="preserve"> </w:t>
        </w:r>
        <w:r w:rsidR="002573FA" w:rsidRPr="00D753AC">
          <w:rPr>
            <w:rFonts w:cs="Times New Roman"/>
            <w:w w:val="105"/>
            <w:sz w:val="22"/>
            <w:szCs w:val="22"/>
          </w:rPr>
          <w:t>panel).</w:t>
        </w:r>
        <w:r w:rsidR="002573FA" w:rsidRPr="00D753AC">
          <w:rPr>
            <w:rFonts w:cs="Times New Roman"/>
            <w:spacing w:val="-22"/>
            <w:w w:val="105"/>
            <w:sz w:val="22"/>
            <w:szCs w:val="22"/>
          </w:rPr>
          <w:t xml:space="preserve"> </w:t>
        </w:r>
        <w:r w:rsidR="002573FA" w:rsidRPr="00D753AC">
          <w:rPr>
            <w:rFonts w:cs="Times New Roman"/>
            <w:w w:val="105"/>
            <w:sz w:val="22"/>
            <w:szCs w:val="22"/>
          </w:rPr>
          <w:t>No</w:t>
        </w:r>
        <w:r w:rsidR="002573FA" w:rsidRPr="00D753AC">
          <w:rPr>
            <w:rFonts w:cs="Times New Roman"/>
            <w:spacing w:val="-22"/>
            <w:w w:val="105"/>
            <w:sz w:val="22"/>
            <w:szCs w:val="22"/>
          </w:rPr>
          <w:t xml:space="preserve"> </w:t>
        </w:r>
        <w:r w:rsidR="002573FA" w:rsidRPr="00D753AC">
          <w:rPr>
            <w:rFonts w:cs="Times New Roman"/>
            <w:w w:val="105"/>
            <w:sz w:val="22"/>
            <w:szCs w:val="22"/>
          </w:rPr>
          <w:t>three-predictor</w:t>
        </w:r>
        <w:r w:rsidR="002573FA" w:rsidRPr="00D753AC">
          <w:rPr>
            <w:rFonts w:cs="Times New Roman"/>
            <w:spacing w:val="-22"/>
            <w:w w:val="105"/>
            <w:sz w:val="22"/>
            <w:szCs w:val="22"/>
          </w:rPr>
          <w:t xml:space="preserve"> </w:t>
        </w:r>
        <w:r w:rsidR="002573FA" w:rsidRPr="00D753AC">
          <w:rPr>
            <w:rFonts w:cs="Times New Roman"/>
            <w:w w:val="105"/>
            <w:sz w:val="22"/>
            <w:szCs w:val="22"/>
          </w:rPr>
          <w:t>models</w:t>
        </w:r>
        <w:r w:rsidR="002573FA" w:rsidRPr="00D753AC">
          <w:rPr>
            <w:rFonts w:cs="Times New Roman"/>
            <w:spacing w:val="-22"/>
            <w:w w:val="105"/>
            <w:sz w:val="22"/>
            <w:szCs w:val="22"/>
          </w:rPr>
          <w:t xml:space="preserve"> </w:t>
        </w:r>
        <w:r w:rsidR="002573FA" w:rsidRPr="00D753AC">
          <w:rPr>
            <w:rFonts w:cs="Times New Roman"/>
            <w:w w:val="105"/>
            <w:sz w:val="22"/>
            <w:szCs w:val="22"/>
          </w:rPr>
          <w:t>produced</w:t>
        </w:r>
        <w:r w:rsidR="002573FA" w:rsidRPr="00D753AC">
          <w:rPr>
            <w:rFonts w:cs="Times New Roman"/>
            <w:spacing w:val="-22"/>
            <w:w w:val="105"/>
            <w:sz w:val="22"/>
            <w:szCs w:val="22"/>
          </w:rPr>
          <w:t xml:space="preserve"> </w:t>
        </w:r>
        <w:r w:rsidR="002573FA" w:rsidRPr="00D753AC">
          <w:rPr>
            <w:rFonts w:cs="Times New Roman"/>
            <w:w w:val="105"/>
            <w:sz w:val="22"/>
            <w:szCs w:val="22"/>
          </w:rPr>
          <w:t>lower</w:t>
        </w:r>
        <w:r w:rsidR="002573FA" w:rsidRPr="00D753AC">
          <w:rPr>
            <w:rFonts w:cs="Times New Roman"/>
            <w:spacing w:val="-22"/>
            <w:w w:val="105"/>
            <w:sz w:val="22"/>
            <w:szCs w:val="22"/>
          </w:rPr>
          <w:t xml:space="preserve"> </w:t>
        </w:r>
        <w:r w:rsidR="002573FA" w:rsidRPr="00D753AC">
          <w:rPr>
            <w:rFonts w:cs="Times New Roman"/>
            <w:w w:val="105"/>
            <w:sz w:val="22"/>
            <w:szCs w:val="22"/>
          </w:rPr>
          <w:t>LOOCV</w:t>
        </w:r>
        <w:r w:rsidR="002573FA" w:rsidRPr="00D753AC">
          <w:rPr>
            <w:rFonts w:cs="Times New Roman"/>
            <w:spacing w:val="-22"/>
            <w:w w:val="105"/>
            <w:sz w:val="22"/>
            <w:szCs w:val="22"/>
          </w:rPr>
          <w:t xml:space="preserve"> </w:t>
        </w:r>
        <w:r w:rsidR="002573FA" w:rsidRPr="00D753AC">
          <w:rPr>
            <w:rFonts w:cs="Times New Roman"/>
            <w:w w:val="105"/>
            <w:sz w:val="22"/>
            <w:szCs w:val="22"/>
          </w:rPr>
          <w:t>or</w:t>
        </w:r>
        <w:r w:rsidR="002573FA" w:rsidRPr="00D753AC">
          <w:rPr>
            <w:rFonts w:cs="Times New Roman"/>
            <w:spacing w:val="-22"/>
            <w:w w:val="105"/>
            <w:sz w:val="22"/>
            <w:szCs w:val="22"/>
          </w:rPr>
          <w:t xml:space="preserve"> </w:t>
        </w:r>
      </w:ins>
      <w:ins w:id="5020" w:author="Claire Kouba" w:date="2023-09-15T16:35:00Z">
        <w:r w:rsidR="006C4F06" w:rsidRPr="00D753AC">
          <w:rPr>
            <w:rFonts w:cs="Times New Roman"/>
            <w:spacing w:val="-22"/>
            <w:w w:val="105"/>
            <w:sz w:val="22"/>
            <w:szCs w:val="22"/>
          </w:rPr>
          <w:t xml:space="preserve">higher </w:t>
        </w:r>
      </w:ins>
      <w:ins w:id="5021" w:author="Claire Kouba" w:date="2023-09-12T16:52:00Z">
        <w:r w:rsidR="002573FA" w:rsidRPr="00D753AC">
          <w:rPr>
            <w:rFonts w:cs="Times New Roman"/>
            <w:i/>
            <w:w w:val="105"/>
            <w:sz w:val="22"/>
            <w:szCs w:val="22"/>
          </w:rPr>
          <w:t>R</w:t>
        </w:r>
        <w:r w:rsidR="002573FA" w:rsidRPr="00D753AC">
          <w:rPr>
            <w:rFonts w:cs="Times New Roman"/>
            <w:w w:val="105"/>
            <w:position w:val="7"/>
            <w:sz w:val="22"/>
            <w:szCs w:val="22"/>
          </w:rPr>
          <w:t>2</w:t>
        </w:r>
        <w:r w:rsidR="002573FA" w:rsidRPr="00D753AC">
          <w:rPr>
            <w:rFonts w:cs="Times New Roman"/>
            <w:spacing w:val="-1"/>
            <w:w w:val="105"/>
            <w:position w:val="7"/>
            <w:sz w:val="22"/>
            <w:szCs w:val="22"/>
          </w:rPr>
          <w:t xml:space="preserve"> </w:t>
        </w:r>
        <w:r w:rsidR="002573FA" w:rsidRPr="00D753AC">
          <w:rPr>
            <w:rFonts w:cs="Times New Roman"/>
            <w:w w:val="105"/>
            <w:sz w:val="22"/>
            <w:szCs w:val="22"/>
          </w:rPr>
          <w:t>values</w:t>
        </w:r>
        <w:r w:rsidR="002573FA" w:rsidRPr="00D753AC">
          <w:rPr>
            <w:rFonts w:cs="Times New Roman"/>
            <w:w w:val="99"/>
            <w:sz w:val="22"/>
            <w:szCs w:val="22"/>
          </w:rPr>
          <w:t xml:space="preserve"> </w:t>
        </w:r>
        <w:r w:rsidR="002573FA" w:rsidRPr="00D753AC">
          <w:rPr>
            <w:rFonts w:cs="Times New Roman"/>
            <w:w w:val="105"/>
            <w:sz w:val="22"/>
            <w:szCs w:val="22"/>
          </w:rPr>
          <w:t>(</w:t>
        </w:r>
      </w:ins>
      <w:ins w:id="5022" w:author="Claire Kouba" w:date="2023-09-14T15:34:00Z">
        <w:r w:rsidR="00BF174D" w:rsidRPr="00D753AC">
          <w:rPr>
            <w:rFonts w:cs="Times New Roman"/>
            <w:w w:val="105"/>
            <w:sz w:val="22"/>
            <w:szCs w:val="22"/>
            <w:rPrChange w:id="5023" w:author="Claire Kouba" w:date="2023-09-14T15:34:00Z">
              <w:rPr>
                <w:rFonts w:cs="Times New Roman"/>
                <w:b/>
                <w:w w:val="105"/>
              </w:rPr>
            </w:rPrChange>
          </w:rPr>
          <w:t>Table A6</w:t>
        </w:r>
      </w:ins>
      <w:ins w:id="5024" w:author="Claire Kouba" w:date="2023-09-12T16:52:00Z">
        <w:r w:rsidR="002573FA" w:rsidRPr="00D753AC">
          <w:rPr>
            <w:rFonts w:cs="Times New Roman"/>
            <w:w w:val="105"/>
            <w:sz w:val="22"/>
            <w:szCs w:val="22"/>
          </w:rPr>
          <w:t>),</w:t>
        </w:r>
        <w:r w:rsidR="002573FA" w:rsidRPr="00D753AC">
          <w:rPr>
            <w:rFonts w:cs="Times New Roman"/>
            <w:spacing w:val="-34"/>
            <w:w w:val="105"/>
            <w:sz w:val="22"/>
            <w:szCs w:val="22"/>
          </w:rPr>
          <w:t xml:space="preserve"> </w:t>
        </w:r>
        <w:r w:rsidR="002573FA" w:rsidRPr="00D753AC">
          <w:rPr>
            <w:rFonts w:cs="Times New Roman"/>
            <w:w w:val="105"/>
            <w:sz w:val="22"/>
            <w:szCs w:val="22"/>
          </w:rPr>
          <w:t>so</w:t>
        </w:r>
        <w:r w:rsidR="002573FA" w:rsidRPr="00D753AC">
          <w:rPr>
            <w:rFonts w:cs="Times New Roman"/>
            <w:spacing w:val="-34"/>
            <w:w w:val="105"/>
            <w:sz w:val="22"/>
            <w:szCs w:val="22"/>
          </w:rPr>
          <w:t xml:space="preserve"> </w:t>
        </w:r>
        <w:r w:rsidR="002573FA" w:rsidRPr="00D753AC">
          <w:rPr>
            <w:rFonts w:cs="Times New Roman"/>
            <w:w w:val="105"/>
            <w:sz w:val="22"/>
            <w:szCs w:val="22"/>
          </w:rPr>
          <w:t>no</w:t>
        </w:r>
        <w:r w:rsidR="002573FA" w:rsidRPr="00D753AC">
          <w:rPr>
            <w:rFonts w:cs="Times New Roman"/>
            <w:spacing w:val="-34"/>
            <w:w w:val="105"/>
            <w:sz w:val="22"/>
            <w:szCs w:val="22"/>
          </w:rPr>
          <w:t xml:space="preserve"> </w:t>
        </w:r>
        <w:r w:rsidR="002573FA" w:rsidRPr="00D753AC">
          <w:rPr>
            <w:rFonts w:cs="Times New Roman"/>
            <w:w w:val="105"/>
            <w:sz w:val="22"/>
            <w:szCs w:val="22"/>
          </w:rPr>
          <w:t>visualizations</w:t>
        </w:r>
        <w:r w:rsidR="002573FA" w:rsidRPr="00D753AC">
          <w:rPr>
            <w:rFonts w:cs="Times New Roman"/>
            <w:spacing w:val="-34"/>
            <w:w w:val="105"/>
            <w:sz w:val="22"/>
            <w:szCs w:val="22"/>
          </w:rPr>
          <w:t xml:space="preserve"> </w:t>
        </w:r>
        <w:r w:rsidR="002573FA" w:rsidRPr="00D753AC">
          <w:rPr>
            <w:rFonts w:cs="Times New Roman"/>
            <w:w w:val="105"/>
            <w:sz w:val="22"/>
            <w:szCs w:val="22"/>
          </w:rPr>
          <w:t>were</w:t>
        </w:r>
        <w:r w:rsidR="002573FA" w:rsidRPr="00D753AC">
          <w:rPr>
            <w:rFonts w:cs="Times New Roman"/>
            <w:spacing w:val="-34"/>
            <w:w w:val="105"/>
            <w:sz w:val="22"/>
            <w:szCs w:val="22"/>
          </w:rPr>
          <w:t xml:space="preserve"> </w:t>
        </w:r>
        <w:r w:rsidR="002573FA" w:rsidRPr="00D753AC">
          <w:rPr>
            <w:rFonts w:cs="Times New Roman"/>
            <w:w w:val="105"/>
            <w:sz w:val="22"/>
            <w:szCs w:val="22"/>
          </w:rPr>
          <w:t>made</w:t>
        </w:r>
        <w:r w:rsidR="002573FA" w:rsidRPr="00D753AC">
          <w:rPr>
            <w:rFonts w:cs="Times New Roman"/>
            <w:spacing w:val="-34"/>
            <w:w w:val="105"/>
            <w:sz w:val="22"/>
            <w:szCs w:val="22"/>
          </w:rPr>
          <w:t xml:space="preserve"> </w:t>
        </w:r>
        <w:r w:rsidR="002573FA" w:rsidRPr="00D753AC">
          <w:rPr>
            <w:rFonts w:cs="Times New Roman"/>
            <w:w w:val="105"/>
            <w:sz w:val="22"/>
            <w:szCs w:val="22"/>
          </w:rPr>
          <w:t>of</w:t>
        </w:r>
        <w:r w:rsidR="002573FA" w:rsidRPr="00D753AC">
          <w:rPr>
            <w:rFonts w:cs="Times New Roman"/>
            <w:spacing w:val="-34"/>
            <w:w w:val="105"/>
            <w:sz w:val="22"/>
            <w:szCs w:val="22"/>
          </w:rPr>
          <w:t xml:space="preserve"> </w:t>
        </w:r>
        <w:r w:rsidR="002573FA" w:rsidRPr="00D753AC">
          <w:rPr>
            <w:rFonts w:cs="Times New Roman"/>
            <w:w w:val="105"/>
            <w:sz w:val="22"/>
            <w:szCs w:val="22"/>
          </w:rPr>
          <w:t>three-predictor</w:t>
        </w:r>
        <w:r w:rsidR="002573FA" w:rsidRPr="00D753AC">
          <w:rPr>
            <w:rFonts w:cs="Times New Roman"/>
            <w:spacing w:val="-34"/>
            <w:w w:val="105"/>
            <w:sz w:val="22"/>
            <w:szCs w:val="22"/>
          </w:rPr>
          <w:t xml:space="preserve"> </w:t>
        </w:r>
        <w:r w:rsidR="002573FA" w:rsidRPr="00D753AC">
          <w:rPr>
            <w:rFonts w:cs="Times New Roman"/>
            <w:w w:val="105"/>
            <w:sz w:val="22"/>
            <w:szCs w:val="22"/>
          </w:rPr>
          <w:t>model</w:t>
        </w:r>
        <w:r w:rsidR="002573FA" w:rsidRPr="00D753AC">
          <w:rPr>
            <w:rFonts w:cs="Times New Roman"/>
            <w:spacing w:val="-34"/>
            <w:w w:val="105"/>
            <w:sz w:val="22"/>
            <w:szCs w:val="22"/>
          </w:rPr>
          <w:t xml:space="preserve"> </w:t>
        </w:r>
        <w:r w:rsidR="002573FA" w:rsidRPr="00D753AC">
          <w:rPr>
            <w:rFonts w:cs="Times New Roman"/>
            <w:w w:val="105"/>
            <w:sz w:val="22"/>
            <w:szCs w:val="22"/>
          </w:rPr>
          <w:t>results.</w:t>
        </w:r>
      </w:ins>
    </w:p>
    <w:p w:rsidR="002153D1" w:rsidRPr="00D753AC" w:rsidRDefault="002573FA">
      <w:pPr>
        <w:pStyle w:val="BodyText"/>
        <w:spacing w:before="81"/>
        <w:ind w:left="173" w:right="158" w:firstLine="232"/>
        <w:rPr>
          <w:rFonts w:cs="Times New Roman"/>
          <w:sz w:val="22"/>
          <w:szCs w:val="22"/>
        </w:rPr>
        <w:pPrChange w:id="5025" w:author="Claire Kouba" w:date="2023-09-12T16:52:00Z">
          <w:pPr>
            <w:pStyle w:val="BodyText"/>
            <w:spacing w:before="16" w:line="350" w:lineRule="auto"/>
            <w:ind w:left="173" w:right="98" w:firstLine="199"/>
          </w:pPr>
        </w:pPrChange>
      </w:pPr>
      <w:r w:rsidRPr="00D753AC">
        <w:rPr>
          <w:rFonts w:cs="Times New Roman"/>
          <w:sz w:val="22"/>
          <w:szCs w:val="22"/>
        </w:rPr>
        <w:t>Several combinations of correlated observation categories produced comparable model results, such as spring water</w:t>
      </w:r>
      <w:r w:rsidRPr="00D753AC">
        <w:rPr>
          <w:rFonts w:cs="Times New Roman"/>
          <w:spacing w:val="3"/>
          <w:sz w:val="22"/>
          <w:szCs w:val="22"/>
        </w:rPr>
        <w:t xml:space="preserve"> </w:t>
      </w:r>
      <w:r w:rsidRPr="00D753AC">
        <w:rPr>
          <w:rFonts w:cs="Times New Roman"/>
          <w:sz w:val="22"/>
          <w:szCs w:val="22"/>
        </w:rPr>
        <w:t>levels</w:t>
      </w:r>
      <w:r w:rsidRPr="00D753AC">
        <w:rPr>
          <w:rFonts w:cs="Times New Roman"/>
          <w:w w:val="99"/>
          <w:sz w:val="22"/>
          <w:szCs w:val="22"/>
        </w:rPr>
        <w:t xml:space="preserve"> </w:t>
      </w:r>
      <w:r w:rsidRPr="00D753AC">
        <w:rPr>
          <w:rFonts w:cs="Times New Roman"/>
          <w:sz w:val="22"/>
          <w:szCs w:val="22"/>
        </w:rPr>
        <w:t>with</w:t>
      </w:r>
      <w:r w:rsidRPr="00D753AC">
        <w:rPr>
          <w:rFonts w:cs="Times New Roman"/>
          <w:sz w:val="22"/>
          <w:szCs w:val="22"/>
          <w:rPrChange w:id="5026" w:author="Claire Kouba" w:date="2023-09-12T16:52:00Z">
            <w:rPr>
              <w:spacing w:val="10"/>
            </w:rPr>
          </w:rPrChange>
        </w:rPr>
        <w:t xml:space="preserve"> </w:t>
      </w:r>
      <w:r w:rsidRPr="00D753AC">
        <w:rPr>
          <w:rFonts w:cs="Times New Roman"/>
          <w:sz w:val="22"/>
          <w:szCs w:val="22"/>
        </w:rPr>
        <w:t>maximum</w:t>
      </w:r>
      <w:r w:rsidRPr="00D753AC">
        <w:rPr>
          <w:rFonts w:cs="Times New Roman"/>
          <w:sz w:val="22"/>
          <w:szCs w:val="22"/>
          <w:rPrChange w:id="5027" w:author="Claire Kouba" w:date="2023-09-12T16:52:00Z">
            <w:rPr>
              <w:spacing w:val="10"/>
            </w:rPr>
          </w:rPrChange>
        </w:rPr>
        <w:t xml:space="preserve"> </w:t>
      </w:r>
      <w:r w:rsidRPr="00D753AC">
        <w:rPr>
          <w:rFonts w:cs="Times New Roman"/>
          <w:sz w:val="22"/>
          <w:szCs w:val="22"/>
          <w:rPrChange w:id="5028" w:author="Claire Kouba" w:date="2023-09-12T16:52:00Z">
            <w:rPr>
              <w:spacing w:val="-4"/>
            </w:rPr>
          </w:rPrChange>
        </w:rPr>
        <w:t>snow,</w:t>
      </w:r>
      <w:r w:rsidRPr="00D753AC">
        <w:rPr>
          <w:rFonts w:cs="Times New Roman"/>
          <w:sz w:val="22"/>
          <w:szCs w:val="22"/>
          <w:rPrChange w:id="5029" w:author="Claire Kouba" w:date="2023-09-12T16:52:00Z">
            <w:rPr>
              <w:spacing w:val="11"/>
            </w:rPr>
          </w:rPrChange>
        </w:rPr>
        <w:t xml:space="preserve"> </w:t>
      </w:r>
      <w:r w:rsidRPr="00D753AC">
        <w:rPr>
          <w:rFonts w:cs="Times New Roman"/>
          <w:sz w:val="22"/>
          <w:szCs w:val="22"/>
        </w:rPr>
        <w:t>maximum</w:t>
      </w:r>
      <w:r w:rsidRPr="00D753AC">
        <w:rPr>
          <w:rFonts w:cs="Times New Roman"/>
          <w:sz w:val="22"/>
          <w:szCs w:val="22"/>
          <w:rPrChange w:id="5030" w:author="Claire Kouba" w:date="2023-09-12T16:52:00Z">
            <w:rPr>
              <w:spacing w:val="10"/>
            </w:rPr>
          </w:rPrChange>
        </w:rPr>
        <w:t xml:space="preserve"> </w:t>
      </w:r>
      <w:r w:rsidRPr="00D753AC">
        <w:rPr>
          <w:rFonts w:cs="Times New Roman"/>
          <w:sz w:val="22"/>
          <w:szCs w:val="22"/>
        </w:rPr>
        <w:t>snow</w:t>
      </w:r>
      <w:r w:rsidRPr="00D753AC">
        <w:rPr>
          <w:rFonts w:cs="Times New Roman"/>
          <w:sz w:val="22"/>
          <w:szCs w:val="22"/>
          <w:rPrChange w:id="5031" w:author="Claire Kouba" w:date="2023-09-12T16:52:00Z">
            <w:rPr>
              <w:spacing w:val="10"/>
            </w:rPr>
          </w:rPrChange>
        </w:rPr>
        <w:t xml:space="preserve"> </w:t>
      </w:r>
      <w:r w:rsidRPr="00D753AC">
        <w:rPr>
          <w:rFonts w:cs="Times New Roman"/>
          <w:sz w:val="22"/>
          <w:szCs w:val="22"/>
        </w:rPr>
        <w:t>timing,</w:t>
      </w:r>
      <w:r w:rsidRPr="00D753AC">
        <w:rPr>
          <w:rFonts w:cs="Times New Roman"/>
          <w:sz w:val="22"/>
          <w:szCs w:val="22"/>
          <w:rPrChange w:id="5032"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5033" w:author="Claire Kouba" w:date="2023-09-12T16:52:00Z">
            <w:rPr>
              <w:spacing w:val="11"/>
            </w:rPr>
          </w:rPrChange>
        </w:rPr>
        <w:t xml:space="preserve"> </w:t>
      </w:r>
      <w:r w:rsidRPr="00D753AC">
        <w:rPr>
          <w:rFonts w:cs="Times New Roman"/>
          <w:sz w:val="22"/>
          <w:szCs w:val="22"/>
        </w:rPr>
        <w:t>cumulative</w:t>
      </w:r>
      <w:r w:rsidRPr="00D753AC">
        <w:rPr>
          <w:rFonts w:cs="Times New Roman"/>
          <w:sz w:val="22"/>
          <w:szCs w:val="22"/>
          <w:rPrChange w:id="5034" w:author="Claire Kouba" w:date="2023-09-12T16:52:00Z">
            <w:rPr>
              <w:spacing w:val="10"/>
            </w:rPr>
          </w:rPrChange>
        </w:rPr>
        <w:t xml:space="preserve"> </w:t>
      </w:r>
      <w:r w:rsidRPr="00D753AC">
        <w:rPr>
          <w:rFonts w:cs="Times New Roman"/>
          <w:sz w:val="22"/>
          <w:szCs w:val="22"/>
        </w:rPr>
        <w:t>precipitation</w:t>
      </w:r>
      <w:r w:rsidRPr="00D753AC">
        <w:rPr>
          <w:rFonts w:cs="Times New Roman"/>
          <w:sz w:val="22"/>
          <w:szCs w:val="22"/>
          <w:rPrChange w:id="5035" w:author="Claire Kouba" w:date="2023-09-12T16:52:00Z">
            <w:rPr>
              <w:spacing w:val="10"/>
            </w:rPr>
          </w:rPrChange>
        </w:rPr>
        <w:t xml:space="preserve"> </w:t>
      </w:r>
      <w:del w:id="5036"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13,</w:delText>
        </w:r>
        <w:r w:rsidR="00505335" w:rsidRPr="00D753AC">
          <w:rPr>
            <w:rFonts w:cs="Times New Roman"/>
            <w:sz w:val="22"/>
            <w:szCs w:val="22"/>
          </w:rPr>
          <w:fldChar w:fldCharType="end"/>
        </w:r>
      </w:del>
      <w:ins w:id="5037"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"_bookmark20" </w:instrText>
        </w:r>
        <w:r w:rsidRPr="00D753AC">
          <w:rPr>
            <w:rFonts w:cs="Times New Roman"/>
            <w:sz w:val="22"/>
            <w:szCs w:val="22"/>
          </w:rPr>
          <w:fldChar w:fldCharType="separate"/>
        </w:r>
        <w:r w:rsidRPr="00D753AC">
          <w:rPr>
            <w:rFonts w:cs="Times New Roman"/>
            <w:sz w:val="22"/>
            <w:szCs w:val="22"/>
          </w:rPr>
          <w:t>(Figure A7,</w:t>
        </w:r>
        <w:r w:rsidRPr="00D753AC">
          <w:rPr>
            <w:rFonts w:cs="Times New Roman"/>
            <w:sz w:val="22"/>
            <w:szCs w:val="22"/>
          </w:rPr>
          <w:fldChar w:fldCharType="end"/>
        </w:r>
      </w:ins>
      <w:r w:rsidRPr="00D753AC">
        <w:rPr>
          <w:rFonts w:cs="Times New Roman"/>
          <w:sz w:val="22"/>
          <w:szCs w:val="22"/>
          <w:rPrChange w:id="5038" w:author="Claire Kouba" w:date="2023-09-12T16:52:00Z">
            <w:rPr>
              <w:spacing w:val="10"/>
            </w:rPr>
          </w:rPrChange>
        </w:rPr>
        <w:t xml:space="preserve"> </w:t>
      </w:r>
      <w:r w:rsidRPr="00D753AC">
        <w:rPr>
          <w:rFonts w:cs="Times New Roman"/>
          <w:sz w:val="22"/>
          <w:szCs w:val="22"/>
        </w:rPr>
        <w:t>upper</w:t>
      </w:r>
      <w:r w:rsidRPr="00D753AC">
        <w:rPr>
          <w:rFonts w:cs="Times New Roman"/>
          <w:sz w:val="22"/>
          <w:szCs w:val="22"/>
          <w:rPrChange w:id="5039" w:author="Claire Kouba" w:date="2023-09-12T16:52:00Z">
            <w:rPr>
              <w:spacing w:val="11"/>
            </w:rPr>
          </w:rPrChange>
        </w:rPr>
        <w:t xml:space="preserve"> </w:t>
      </w:r>
      <w:r w:rsidRPr="00D753AC">
        <w:rPr>
          <w:rFonts w:cs="Times New Roman"/>
          <w:sz w:val="22"/>
          <w:szCs w:val="22"/>
        </w:rPr>
        <w:t>right</w:t>
      </w:r>
      <w:r w:rsidRPr="00D753AC">
        <w:rPr>
          <w:rFonts w:cs="Times New Roman"/>
          <w:sz w:val="22"/>
          <w:szCs w:val="22"/>
          <w:rPrChange w:id="5040" w:author="Claire Kouba" w:date="2023-09-12T16:52:00Z">
            <w:rPr>
              <w:spacing w:val="10"/>
            </w:rPr>
          </w:rPrChange>
        </w:rPr>
        <w:t xml:space="preserve"> </w:t>
      </w:r>
      <w:r w:rsidRPr="00D753AC">
        <w:rPr>
          <w:rFonts w:cs="Times New Roman"/>
          <w:sz w:val="22"/>
          <w:szCs w:val="22"/>
        </w:rPr>
        <w:t>and</w:t>
      </w:r>
      <w:r w:rsidRPr="00D753AC">
        <w:rPr>
          <w:rFonts w:cs="Times New Roman"/>
          <w:sz w:val="22"/>
          <w:szCs w:val="22"/>
          <w:rPrChange w:id="5041" w:author="Claire Kouba" w:date="2023-09-12T16:52:00Z">
            <w:rPr>
              <w:spacing w:val="10"/>
            </w:rPr>
          </w:rPrChange>
        </w:rPr>
        <w:t xml:space="preserve"> </w:t>
      </w:r>
      <w:r w:rsidRPr="00D753AC">
        <w:rPr>
          <w:rFonts w:cs="Times New Roman"/>
          <w:sz w:val="22"/>
          <w:szCs w:val="22"/>
        </w:rPr>
        <w:t>two</w:t>
      </w:r>
      <w:r w:rsidRPr="00D753AC">
        <w:rPr>
          <w:rFonts w:cs="Times New Roman"/>
          <w:sz w:val="22"/>
          <w:szCs w:val="22"/>
          <w:rPrChange w:id="5042" w:author="Claire Kouba" w:date="2023-09-12T16:52:00Z">
            <w:rPr>
              <w:spacing w:val="10"/>
            </w:rPr>
          </w:rPrChange>
        </w:rPr>
        <w:t xml:space="preserve"> </w:t>
      </w:r>
      <w:r w:rsidRPr="00D753AC">
        <w:rPr>
          <w:rFonts w:cs="Times New Roman"/>
          <w:sz w:val="22"/>
          <w:szCs w:val="22"/>
        </w:rPr>
        <w:t>middle</w:t>
      </w:r>
      <w:r w:rsidRPr="00D753AC">
        <w:rPr>
          <w:rFonts w:cs="Times New Roman"/>
          <w:spacing w:val="42"/>
          <w:sz w:val="22"/>
          <w:szCs w:val="22"/>
          <w:rPrChange w:id="5043" w:author="Claire Kouba" w:date="2023-09-12T16:52:00Z">
            <w:rPr>
              <w:spacing w:val="11"/>
            </w:rPr>
          </w:rPrChange>
        </w:rPr>
        <w:t xml:space="preserve"> </w:t>
      </w:r>
      <w:r w:rsidRPr="00D753AC">
        <w:rPr>
          <w:rFonts w:cs="Times New Roman"/>
          <w:sz w:val="22"/>
          <w:szCs w:val="22"/>
        </w:rPr>
        <w:t>panels).</w:t>
      </w:r>
      <w:r w:rsidRPr="00D753AC">
        <w:rPr>
          <w:rFonts w:cs="Times New Roman"/>
          <w:w w:val="99"/>
          <w:sz w:val="22"/>
          <w:szCs w:val="22"/>
        </w:rPr>
        <w:t xml:space="preserve"> </w:t>
      </w:r>
      <w:r w:rsidRPr="00D753AC">
        <w:rPr>
          <w:rFonts w:cs="Times New Roman"/>
          <w:sz w:val="22"/>
          <w:szCs w:val="22"/>
          <w:rPrChange w:id="5044" w:author="Claire Kouba" w:date="2023-09-12T16:52:00Z">
            <w:rPr>
              <w:spacing w:val="-3"/>
            </w:rPr>
          </w:rPrChange>
        </w:rPr>
        <w:t>However,</w:t>
      </w:r>
      <w:r w:rsidRPr="00D753AC">
        <w:rPr>
          <w:rFonts w:cs="Times New Roman"/>
          <w:spacing w:val="16"/>
          <w:sz w:val="22"/>
          <w:szCs w:val="22"/>
          <w:rPrChange w:id="5045" w:author="Claire Kouba" w:date="2023-09-12T16:52:00Z">
            <w:rPr>
              <w:spacing w:val="17"/>
            </w:rPr>
          </w:rPrChange>
        </w:rPr>
        <w:t xml:space="preserve"> </w:t>
      </w:r>
      <w:r w:rsidRPr="00D753AC">
        <w:rPr>
          <w:rFonts w:cs="Times New Roman"/>
          <w:sz w:val="22"/>
          <w:szCs w:val="22"/>
        </w:rPr>
        <w:t>not</w:t>
      </w:r>
      <w:r w:rsidRPr="00D753AC">
        <w:rPr>
          <w:rFonts w:cs="Times New Roman"/>
          <w:spacing w:val="16"/>
          <w:sz w:val="22"/>
          <w:szCs w:val="22"/>
          <w:rPrChange w:id="5046" w:author="Claire Kouba" w:date="2023-09-12T16:52:00Z">
            <w:rPr>
              <w:spacing w:val="17"/>
            </w:rPr>
          </w:rPrChange>
        </w:rPr>
        <w:t xml:space="preserve"> </w:t>
      </w:r>
      <w:r w:rsidRPr="00D753AC">
        <w:rPr>
          <w:rFonts w:cs="Times New Roman"/>
          <w:sz w:val="22"/>
          <w:szCs w:val="22"/>
        </w:rPr>
        <w:t>all</w:t>
      </w:r>
      <w:r w:rsidRPr="00D753AC">
        <w:rPr>
          <w:rFonts w:cs="Times New Roman"/>
          <w:spacing w:val="16"/>
          <w:sz w:val="22"/>
          <w:szCs w:val="22"/>
          <w:rPrChange w:id="5047" w:author="Claire Kouba" w:date="2023-09-12T16:52:00Z">
            <w:rPr>
              <w:spacing w:val="17"/>
            </w:rPr>
          </w:rPrChange>
        </w:rPr>
        <w:t xml:space="preserve"> </w:t>
      </w:r>
      <w:r w:rsidRPr="00D753AC">
        <w:rPr>
          <w:rFonts w:cs="Times New Roman"/>
          <w:sz w:val="22"/>
          <w:szCs w:val="22"/>
        </w:rPr>
        <w:t>combinations</w:t>
      </w:r>
      <w:r w:rsidRPr="00D753AC">
        <w:rPr>
          <w:rFonts w:cs="Times New Roman"/>
          <w:spacing w:val="16"/>
          <w:sz w:val="22"/>
          <w:szCs w:val="22"/>
          <w:rPrChange w:id="5048" w:author="Claire Kouba" w:date="2023-09-12T16:52:00Z">
            <w:rPr>
              <w:spacing w:val="17"/>
            </w:rPr>
          </w:rPrChange>
        </w:rPr>
        <w:t xml:space="preserve"> </w:t>
      </w:r>
      <w:r w:rsidRPr="00D753AC">
        <w:rPr>
          <w:rFonts w:cs="Times New Roman"/>
          <w:sz w:val="22"/>
          <w:szCs w:val="22"/>
        </w:rPr>
        <w:t>of</w:t>
      </w:r>
      <w:r w:rsidRPr="00D753AC">
        <w:rPr>
          <w:rFonts w:cs="Times New Roman"/>
          <w:spacing w:val="16"/>
          <w:sz w:val="22"/>
          <w:szCs w:val="22"/>
          <w:rPrChange w:id="5049" w:author="Claire Kouba" w:date="2023-09-12T16:52:00Z">
            <w:rPr>
              <w:spacing w:val="17"/>
            </w:rPr>
          </w:rPrChange>
        </w:rPr>
        <w:t xml:space="preserve"> </w:t>
      </w:r>
      <w:r w:rsidRPr="00D753AC">
        <w:rPr>
          <w:rFonts w:cs="Times New Roman"/>
          <w:sz w:val="22"/>
          <w:szCs w:val="22"/>
        </w:rPr>
        <w:t>co-correlated</w:t>
      </w:r>
      <w:r w:rsidRPr="00D753AC">
        <w:rPr>
          <w:rFonts w:cs="Times New Roman"/>
          <w:spacing w:val="16"/>
          <w:sz w:val="22"/>
          <w:szCs w:val="22"/>
          <w:rPrChange w:id="5050" w:author="Claire Kouba" w:date="2023-09-12T16:52:00Z">
            <w:rPr>
              <w:spacing w:val="17"/>
            </w:rPr>
          </w:rPrChange>
        </w:rPr>
        <w:t xml:space="preserve"> </w:t>
      </w:r>
      <w:r w:rsidRPr="00D753AC">
        <w:rPr>
          <w:rFonts w:cs="Times New Roman"/>
          <w:sz w:val="22"/>
          <w:szCs w:val="22"/>
        </w:rPr>
        <w:t>data</w:t>
      </w:r>
      <w:r w:rsidRPr="00D753AC">
        <w:rPr>
          <w:rFonts w:cs="Times New Roman"/>
          <w:spacing w:val="16"/>
          <w:sz w:val="22"/>
          <w:szCs w:val="22"/>
          <w:rPrChange w:id="5051" w:author="Claire Kouba" w:date="2023-09-12T16:52:00Z">
            <w:rPr>
              <w:spacing w:val="17"/>
            </w:rPr>
          </w:rPrChange>
        </w:rPr>
        <w:t xml:space="preserve"> </w:t>
      </w:r>
      <w:r w:rsidRPr="00D753AC">
        <w:rPr>
          <w:rFonts w:cs="Times New Roman"/>
          <w:sz w:val="22"/>
          <w:szCs w:val="22"/>
        </w:rPr>
        <w:t>produced</w:t>
      </w:r>
      <w:r w:rsidRPr="00D753AC">
        <w:rPr>
          <w:rFonts w:cs="Times New Roman"/>
          <w:spacing w:val="16"/>
          <w:sz w:val="22"/>
          <w:szCs w:val="22"/>
          <w:rPrChange w:id="5052" w:author="Claire Kouba" w:date="2023-09-12T16:52:00Z">
            <w:rPr>
              <w:spacing w:val="17"/>
            </w:rPr>
          </w:rPrChange>
        </w:rPr>
        <w:t xml:space="preserve"> </w:t>
      </w:r>
      <w:r w:rsidRPr="00D753AC">
        <w:rPr>
          <w:rFonts w:cs="Times New Roman"/>
          <w:sz w:val="22"/>
          <w:szCs w:val="22"/>
        </w:rPr>
        <w:t>reasonable</w:t>
      </w:r>
      <w:r w:rsidRPr="00D753AC">
        <w:rPr>
          <w:rFonts w:cs="Times New Roman"/>
          <w:spacing w:val="16"/>
          <w:sz w:val="22"/>
          <w:szCs w:val="22"/>
          <w:rPrChange w:id="5053" w:author="Claire Kouba" w:date="2023-09-12T16:52:00Z">
            <w:rPr>
              <w:spacing w:val="17"/>
            </w:rPr>
          </w:rPrChange>
        </w:rPr>
        <w:t xml:space="preserve"> </w:t>
      </w:r>
      <w:r w:rsidRPr="00D753AC">
        <w:rPr>
          <w:rFonts w:cs="Times New Roman"/>
          <w:sz w:val="22"/>
          <w:szCs w:val="22"/>
        </w:rPr>
        <w:t>predictors;</w:t>
      </w:r>
      <w:r w:rsidRPr="00D753AC">
        <w:rPr>
          <w:rFonts w:cs="Times New Roman"/>
          <w:spacing w:val="16"/>
          <w:sz w:val="22"/>
          <w:szCs w:val="22"/>
          <w:rPrChange w:id="5054" w:author="Claire Kouba" w:date="2023-09-12T16:52:00Z">
            <w:rPr>
              <w:spacing w:val="17"/>
            </w:rPr>
          </w:rPrChange>
        </w:rPr>
        <w:t xml:space="preserve"> </w:t>
      </w:r>
      <w:r w:rsidRPr="00D753AC">
        <w:rPr>
          <w:rFonts w:cs="Times New Roman"/>
          <w:sz w:val="22"/>
          <w:szCs w:val="22"/>
        </w:rPr>
        <w:t>a</w:t>
      </w:r>
      <w:r w:rsidRPr="00D753AC">
        <w:rPr>
          <w:rFonts w:cs="Times New Roman"/>
          <w:spacing w:val="16"/>
          <w:sz w:val="22"/>
          <w:szCs w:val="22"/>
          <w:rPrChange w:id="5055" w:author="Claire Kouba" w:date="2023-09-12T16:52:00Z">
            <w:rPr>
              <w:spacing w:val="17"/>
            </w:rPr>
          </w:rPrChange>
        </w:rPr>
        <w:t xml:space="preserve"> </w:t>
      </w:r>
      <w:r w:rsidRPr="00D753AC">
        <w:rPr>
          <w:rFonts w:cs="Times New Roman"/>
          <w:sz w:val="22"/>
          <w:szCs w:val="22"/>
        </w:rPr>
        <w:t>model</w:t>
      </w:r>
      <w:r w:rsidRPr="00D753AC">
        <w:rPr>
          <w:rFonts w:cs="Times New Roman"/>
          <w:spacing w:val="16"/>
          <w:sz w:val="22"/>
          <w:szCs w:val="22"/>
          <w:rPrChange w:id="5056" w:author="Claire Kouba" w:date="2023-09-12T16:52:00Z">
            <w:rPr>
              <w:spacing w:val="17"/>
            </w:rPr>
          </w:rPrChange>
        </w:rPr>
        <w:t xml:space="preserve"> </w:t>
      </w:r>
      <w:r w:rsidRPr="00D753AC">
        <w:rPr>
          <w:rFonts w:cs="Times New Roman"/>
          <w:sz w:val="22"/>
          <w:szCs w:val="22"/>
        </w:rPr>
        <w:t>with</w:t>
      </w:r>
      <w:r w:rsidRPr="00D753AC">
        <w:rPr>
          <w:rFonts w:cs="Times New Roman"/>
          <w:spacing w:val="16"/>
          <w:sz w:val="22"/>
          <w:szCs w:val="22"/>
          <w:rPrChange w:id="5057" w:author="Claire Kouba" w:date="2023-09-12T16:52:00Z">
            <w:rPr>
              <w:spacing w:val="17"/>
            </w:rPr>
          </w:rPrChange>
        </w:rPr>
        <w:t xml:space="preserve"> </w:t>
      </w:r>
      <w:r w:rsidRPr="00D753AC">
        <w:rPr>
          <w:rFonts w:cs="Times New Roman"/>
          <w:sz w:val="22"/>
          <w:szCs w:val="22"/>
        </w:rPr>
        <w:t>a</w:t>
      </w:r>
      <w:r w:rsidRPr="00D753AC">
        <w:rPr>
          <w:rFonts w:cs="Times New Roman"/>
          <w:spacing w:val="16"/>
          <w:sz w:val="22"/>
          <w:szCs w:val="22"/>
          <w:rPrChange w:id="5058" w:author="Claire Kouba" w:date="2023-09-12T16:52:00Z">
            <w:rPr>
              <w:spacing w:val="17"/>
            </w:rPr>
          </w:rPrChange>
        </w:rPr>
        <w:t xml:space="preserve"> </w:t>
      </w:r>
      <w:r w:rsidRPr="00D753AC">
        <w:rPr>
          <w:rFonts w:cs="Times New Roman"/>
          <w:sz w:val="22"/>
          <w:szCs w:val="22"/>
        </w:rPr>
        <w:t>linear</w:t>
      </w:r>
      <w:r w:rsidRPr="00D753AC">
        <w:rPr>
          <w:rFonts w:cs="Times New Roman"/>
          <w:spacing w:val="16"/>
          <w:sz w:val="22"/>
          <w:szCs w:val="22"/>
          <w:rPrChange w:id="5059" w:author="Claire Kouba" w:date="2023-09-12T16:52:00Z">
            <w:rPr>
              <w:spacing w:val="17"/>
            </w:rPr>
          </w:rPrChange>
        </w:rPr>
        <w:t xml:space="preserve"> </w:t>
      </w:r>
      <w:r w:rsidRPr="00D753AC">
        <w:rPr>
          <w:rFonts w:cs="Times New Roman"/>
          <w:sz w:val="22"/>
          <w:szCs w:val="22"/>
        </w:rPr>
        <w:t>combination</w:t>
      </w:r>
      <w:r w:rsidRPr="00D753AC">
        <w:rPr>
          <w:rFonts w:cs="Times New Roman"/>
          <w:spacing w:val="16"/>
          <w:sz w:val="22"/>
          <w:szCs w:val="22"/>
          <w:rPrChange w:id="5060" w:author="Claire Kouba" w:date="2023-09-12T16:52:00Z">
            <w:rPr>
              <w:spacing w:val="17"/>
            </w:rPr>
          </w:rPrChange>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maximum</w:t>
      </w:r>
      <w:r w:rsidRPr="00D753AC">
        <w:rPr>
          <w:rFonts w:cs="Times New Roman"/>
          <w:spacing w:val="11"/>
          <w:sz w:val="22"/>
          <w:szCs w:val="22"/>
          <w:rPrChange w:id="5061" w:author="Claire Kouba" w:date="2023-09-12T16:52:00Z">
            <w:rPr>
              <w:spacing w:val="13"/>
            </w:rPr>
          </w:rPrChange>
        </w:rPr>
        <w:t xml:space="preserve"> </w:t>
      </w:r>
      <w:r w:rsidRPr="00D753AC">
        <w:rPr>
          <w:rFonts w:cs="Times New Roman"/>
          <w:sz w:val="22"/>
          <w:szCs w:val="22"/>
        </w:rPr>
        <w:t>snowpack</w:t>
      </w:r>
      <w:r w:rsidRPr="00D753AC">
        <w:rPr>
          <w:rFonts w:cs="Times New Roman"/>
          <w:spacing w:val="11"/>
          <w:sz w:val="22"/>
          <w:szCs w:val="22"/>
          <w:rPrChange w:id="5062" w:author="Claire Kouba" w:date="2023-09-12T16:52:00Z">
            <w:rPr>
              <w:spacing w:val="13"/>
            </w:rPr>
          </w:rPrChange>
        </w:rPr>
        <w:t xml:space="preserve"> </w:t>
      </w:r>
      <w:r w:rsidRPr="00D753AC">
        <w:rPr>
          <w:rFonts w:cs="Times New Roman"/>
          <w:sz w:val="22"/>
          <w:szCs w:val="22"/>
        </w:rPr>
        <w:t>timing</w:t>
      </w:r>
      <w:r w:rsidRPr="00D753AC">
        <w:rPr>
          <w:rFonts w:cs="Times New Roman"/>
          <w:spacing w:val="11"/>
          <w:sz w:val="22"/>
          <w:szCs w:val="22"/>
          <w:rPrChange w:id="5063" w:author="Claire Kouba" w:date="2023-09-12T16:52:00Z">
            <w:rPr>
              <w:spacing w:val="13"/>
            </w:rPr>
          </w:rPrChange>
        </w:rPr>
        <w:t xml:space="preserve"> </w:t>
      </w:r>
      <w:r w:rsidRPr="00D753AC">
        <w:rPr>
          <w:rFonts w:cs="Times New Roman"/>
          <w:sz w:val="22"/>
          <w:szCs w:val="22"/>
        </w:rPr>
        <w:t>and</w:t>
      </w:r>
      <w:r w:rsidRPr="00D753AC">
        <w:rPr>
          <w:rFonts w:cs="Times New Roman"/>
          <w:spacing w:val="11"/>
          <w:sz w:val="22"/>
          <w:szCs w:val="22"/>
          <w:rPrChange w:id="5064" w:author="Claire Kouba" w:date="2023-09-12T16:52:00Z">
            <w:rPr>
              <w:spacing w:val="13"/>
            </w:rPr>
          </w:rPrChange>
        </w:rPr>
        <w:t xml:space="preserve"> </w:t>
      </w:r>
      <w:r w:rsidRPr="00D753AC">
        <w:rPr>
          <w:rFonts w:cs="Times New Roman"/>
          <w:sz w:val="22"/>
          <w:szCs w:val="22"/>
        </w:rPr>
        <w:t>March</w:t>
      </w:r>
      <w:r w:rsidRPr="00D753AC">
        <w:rPr>
          <w:rFonts w:cs="Times New Roman"/>
          <w:spacing w:val="11"/>
          <w:sz w:val="22"/>
          <w:szCs w:val="22"/>
          <w:rPrChange w:id="5065" w:author="Claire Kouba" w:date="2023-09-12T16:52:00Z">
            <w:rPr>
              <w:spacing w:val="13"/>
            </w:rPr>
          </w:rPrChange>
        </w:rPr>
        <w:t xml:space="preserve"> </w:t>
      </w:r>
      <w:r w:rsidRPr="00D753AC">
        <w:rPr>
          <w:rFonts w:cs="Times New Roman"/>
          <w:sz w:val="22"/>
          <w:szCs w:val="22"/>
        </w:rPr>
        <w:t>flow</w:t>
      </w:r>
      <w:r w:rsidRPr="00D753AC">
        <w:rPr>
          <w:rFonts w:cs="Times New Roman"/>
          <w:spacing w:val="11"/>
          <w:sz w:val="22"/>
          <w:szCs w:val="22"/>
          <w:rPrChange w:id="5066" w:author="Claire Kouba" w:date="2023-09-12T16:52:00Z">
            <w:rPr>
              <w:spacing w:val="13"/>
            </w:rPr>
          </w:rPrChange>
        </w:rPr>
        <w:t xml:space="preserve"> </w:t>
      </w:r>
      <w:r w:rsidRPr="00D753AC">
        <w:rPr>
          <w:rFonts w:cs="Times New Roman"/>
          <w:sz w:val="22"/>
          <w:szCs w:val="22"/>
        </w:rPr>
        <w:t>volumes</w:t>
      </w:r>
      <w:r w:rsidRPr="00D753AC">
        <w:rPr>
          <w:rFonts w:cs="Times New Roman"/>
          <w:spacing w:val="11"/>
          <w:sz w:val="22"/>
          <w:szCs w:val="22"/>
          <w:rPrChange w:id="5067" w:author="Claire Kouba" w:date="2023-09-12T16:52:00Z">
            <w:rPr>
              <w:spacing w:val="13"/>
            </w:rPr>
          </w:rPrChange>
        </w:rPr>
        <w:t xml:space="preserve"> </w:t>
      </w:r>
      <w:r w:rsidRPr="00D753AC">
        <w:rPr>
          <w:rFonts w:cs="Times New Roman"/>
          <w:sz w:val="22"/>
          <w:szCs w:val="22"/>
        </w:rPr>
        <w:t>performed</w:t>
      </w:r>
      <w:r w:rsidRPr="00D753AC">
        <w:rPr>
          <w:rFonts w:cs="Times New Roman"/>
          <w:spacing w:val="11"/>
          <w:sz w:val="22"/>
          <w:szCs w:val="22"/>
          <w:rPrChange w:id="5068" w:author="Claire Kouba" w:date="2023-09-12T16:52:00Z">
            <w:rPr>
              <w:spacing w:val="13"/>
            </w:rPr>
          </w:rPrChange>
        </w:rPr>
        <w:t xml:space="preserve"> </w:t>
      </w:r>
      <w:r w:rsidRPr="00D753AC">
        <w:rPr>
          <w:rFonts w:cs="Times New Roman"/>
          <w:sz w:val="22"/>
          <w:szCs w:val="22"/>
        </w:rPr>
        <w:t>relatively</w:t>
      </w:r>
      <w:r w:rsidRPr="00D753AC">
        <w:rPr>
          <w:rFonts w:cs="Times New Roman"/>
          <w:spacing w:val="11"/>
          <w:sz w:val="22"/>
          <w:szCs w:val="22"/>
          <w:rPrChange w:id="5069" w:author="Claire Kouba" w:date="2023-09-12T16:52:00Z">
            <w:rPr>
              <w:spacing w:val="13"/>
            </w:rPr>
          </w:rPrChange>
        </w:rPr>
        <w:t xml:space="preserve"> </w:t>
      </w:r>
      <w:r w:rsidRPr="00D753AC">
        <w:rPr>
          <w:rFonts w:cs="Times New Roman"/>
          <w:sz w:val="22"/>
          <w:szCs w:val="22"/>
        </w:rPr>
        <w:t>poorly</w:t>
      </w:r>
      <w:r w:rsidRPr="00D753AC">
        <w:rPr>
          <w:rFonts w:cs="Times New Roman"/>
          <w:spacing w:val="11"/>
          <w:sz w:val="22"/>
          <w:szCs w:val="22"/>
          <w:rPrChange w:id="5070" w:author="Claire Kouba" w:date="2023-09-12T16:52:00Z">
            <w:rPr>
              <w:spacing w:val="13"/>
            </w:rPr>
          </w:rPrChange>
        </w:rPr>
        <w:t xml:space="preserve"> </w:t>
      </w:r>
      <w:r w:rsidRPr="00D753AC">
        <w:rPr>
          <w:rFonts w:cs="Times New Roman"/>
          <w:sz w:val="22"/>
          <w:szCs w:val="22"/>
        </w:rPr>
        <w:t>(LOOCV</w:t>
      </w:r>
      <w:r w:rsidRPr="00D753AC">
        <w:rPr>
          <w:rFonts w:cs="Times New Roman"/>
          <w:spacing w:val="11"/>
          <w:sz w:val="22"/>
          <w:szCs w:val="22"/>
          <w:rPrChange w:id="5071" w:author="Claire Kouba" w:date="2023-09-12T16:52:00Z">
            <w:rPr>
              <w:spacing w:val="13"/>
            </w:rPr>
          </w:rPrChange>
        </w:rPr>
        <w:t xml:space="preserve"> </w:t>
      </w:r>
      <w:r w:rsidRPr="00D753AC">
        <w:rPr>
          <w:rFonts w:cs="Times New Roman"/>
          <w:sz w:val="22"/>
          <w:szCs w:val="22"/>
        </w:rPr>
        <w:t>error</w:t>
      </w:r>
      <w:r w:rsidRPr="00D753AC">
        <w:rPr>
          <w:rFonts w:cs="Times New Roman"/>
          <w:spacing w:val="11"/>
          <w:sz w:val="22"/>
          <w:szCs w:val="22"/>
          <w:rPrChange w:id="5072" w:author="Claire Kouba" w:date="2023-09-12T16:52:00Z">
            <w:rPr>
              <w:spacing w:val="13"/>
            </w:rPr>
          </w:rPrChange>
        </w:rPr>
        <w:t xml:space="preserve"> </w:t>
      </w:r>
      <w:r w:rsidRPr="00D753AC">
        <w:rPr>
          <w:rFonts w:cs="Times New Roman"/>
          <w:sz w:val="22"/>
          <w:szCs w:val="22"/>
        </w:rPr>
        <w:t>of</w:t>
      </w:r>
      <w:r w:rsidRPr="00D753AC">
        <w:rPr>
          <w:rFonts w:cs="Times New Roman"/>
          <w:spacing w:val="11"/>
          <w:sz w:val="22"/>
          <w:szCs w:val="22"/>
          <w:rPrChange w:id="5073" w:author="Claire Kouba" w:date="2023-09-12T16:52:00Z">
            <w:rPr>
              <w:spacing w:val="13"/>
            </w:rPr>
          </w:rPrChange>
        </w:rPr>
        <w:t xml:space="preserve"> </w:t>
      </w:r>
      <w:r w:rsidRPr="00D753AC">
        <w:rPr>
          <w:rFonts w:cs="Times New Roman"/>
          <w:sz w:val="22"/>
          <w:szCs w:val="22"/>
        </w:rPr>
        <w:t>1,</w:t>
      </w:r>
      <w:del w:id="5074" w:author="Claire Kouba" w:date="2023-09-12T16:52:00Z">
        <w:r w:rsidR="00505335" w:rsidRPr="00D753AC">
          <w:rPr>
            <w:rFonts w:cs="Times New Roman"/>
            <w:sz w:val="22"/>
            <w:szCs w:val="22"/>
          </w:rPr>
          <w:delText>005</w:delText>
        </w:r>
      </w:del>
      <w:ins w:id="5075" w:author="Claire Kouba" w:date="2023-09-12T16:52:00Z">
        <w:r w:rsidRPr="00D753AC">
          <w:rPr>
            <w:rFonts w:cs="Times New Roman"/>
            <w:sz w:val="22"/>
            <w:szCs w:val="22"/>
          </w:rPr>
          <w:t>087</w:t>
        </w:r>
      </w:ins>
      <w:r w:rsidRPr="00D753AC">
        <w:rPr>
          <w:rFonts w:cs="Times New Roman"/>
          <w:spacing w:val="11"/>
          <w:sz w:val="22"/>
          <w:szCs w:val="22"/>
          <w:rPrChange w:id="5076" w:author="Claire Kouba" w:date="2023-09-12T16:52:00Z">
            <w:rPr>
              <w:spacing w:val="13"/>
            </w:rPr>
          </w:rPrChange>
        </w:rPr>
        <w:t xml:space="preserve"> </w:t>
      </w:r>
      <w:r w:rsidRPr="00D753AC">
        <w:rPr>
          <w:rFonts w:cs="Times New Roman"/>
          <w:sz w:val="22"/>
          <w:szCs w:val="22"/>
        </w:rPr>
        <w:t>mm;</w:t>
      </w:r>
      <w:r w:rsidRPr="00D753AC">
        <w:rPr>
          <w:rFonts w:cs="Times New Roman"/>
          <w:spacing w:val="11"/>
          <w:sz w:val="22"/>
          <w:szCs w:val="22"/>
          <w:rPrChange w:id="5077" w:author="Claire Kouba" w:date="2023-09-12T16:52:00Z">
            <w:rPr>
              <w:spacing w:val="13"/>
            </w:rPr>
          </w:rPrChange>
        </w:rPr>
        <w:t xml:space="preserve"> </w:t>
      </w:r>
      <w:del w:id="5078"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"_bookmark13"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3"/>
            <w:sz w:val="22"/>
            <w:szCs w:val="22"/>
          </w:rPr>
          <w:delText xml:space="preserve"> </w:delText>
        </w:r>
        <w:r w:rsidR="00505335" w:rsidRPr="00D753AC">
          <w:rPr>
            <w:rFonts w:cs="Times New Roman"/>
            <w:sz w:val="22"/>
            <w:szCs w:val="22"/>
          </w:rPr>
          <w:delText>13,</w:delText>
        </w:r>
        <w:r w:rsidR="00505335" w:rsidRPr="00D753AC">
          <w:rPr>
            <w:rFonts w:cs="Times New Roman"/>
            <w:sz w:val="22"/>
            <w:szCs w:val="22"/>
          </w:rPr>
          <w:fldChar w:fldCharType="end"/>
        </w:r>
      </w:del>
      <w:ins w:id="5079"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"_bookmark20"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11"/>
            <w:sz w:val="22"/>
            <w:szCs w:val="22"/>
          </w:rPr>
          <w:t xml:space="preserve"> </w:t>
        </w:r>
        <w:r w:rsidRPr="00D753AC">
          <w:rPr>
            <w:rFonts w:cs="Times New Roman"/>
            <w:sz w:val="22"/>
            <w:szCs w:val="22"/>
          </w:rPr>
          <w:t>A7,</w:t>
        </w:r>
        <w:r w:rsidRPr="00D753AC">
          <w:rPr>
            <w:rFonts w:cs="Times New Roman"/>
            <w:sz w:val="22"/>
            <w:szCs w:val="22"/>
          </w:rPr>
          <w:fldChar w:fldCharType="end"/>
        </w:r>
      </w:ins>
      <w:r w:rsidRPr="00D753AC">
        <w:rPr>
          <w:rFonts w:cs="Times New Roman"/>
          <w:w w:val="99"/>
          <w:sz w:val="22"/>
          <w:szCs w:val="22"/>
        </w:rPr>
        <w:t xml:space="preserve"> </w:t>
      </w:r>
      <w:r w:rsidRPr="00D753AC">
        <w:rPr>
          <w:rFonts w:cs="Times New Roman"/>
          <w:sz w:val="22"/>
          <w:szCs w:val="22"/>
        </w:rPr>
        <w:t>lower right</w:t>
      </w:r>
      <w:r w:rsidRPr="00D753AC">
        <w:rPr>
          <w:rFonts w:cs="Times New Roman"/>
          <w:spacing w:val="-13"/>
          <w:sz w:val="22"/>
          <w:szCs w:val="22"/>
        </w:rPr>
        <w:t xml:space="preserve"> </w:t>
      </w:r>
      <w:del w:id="5080" w:author="Claire Kouba" w:date="2023-09-12T16:52:00Z">
        <w:r w:rsidR="00505335" w:rsidRPr="00D753AC">
          <w:rPr>
            <w:rFonts w:cs="Times New Roman"/>
            <w:sz w:val="22"/>
            <w:szCs w:val="22"/>
          </w:rPr>
          <w:delText>panels</w:delText>
        </w:r>
      </w:del>
      <w:ins w:id="5081" w:author="Claire Kouba" w:date="2023-09-12T16:52:00Z">
        <w:r w:rsidRPr="00D753AC">
          <w:rPr>
            <w:rFonts w:cs="Times New Roman"/>
            <w:sz w:val="22"/>
            <w:szCs w:val="22"/>
          </w:rPr>
          <w:t>panel</w:t>
        </w:r>
      </w:ins>
      <w:r w:rsidRPr="00D753AC">
        <w:rPr>
          <w:rFonts w:cs="Times New Roman"/>
          <w:sz w:val="22"/>
          <w:szCs w:val="22"/>
        </w:rPr>
        <w:t>).</w:t>
      </w:r>
    </w:p>
    <w:p w:rsidR="002153D1" w:rsidRPr="00D753AC" w:rsidRDefault="002153D1" w:rsidP="00D753AC">
      <w:pPr>
        <w:ind w:left="173"/>
        <w:rPr>
          <w:ins w:id="5082" w:author="Claire Kouba" w:date="2023-09-12T16:52:00Z"/>
          <w:rFonts w:ascii="Times New Roman" w:hAnsi="Times New Roman" w:cs="Times New Roman"/>
        </w:rPr>
        <w:sectPr w:rsidR="002153D1" w:rsidRPr="00D753AC">
          <w:pgSz w:w="11910" w:h="13610"/>
          <w:pgMar w:top="520" w:right="780" w:bottom="880" w:left="760" w:header="0" w:footer="689" w:gutter="0"/>
          <w:cols w:space="720"/>
        </w:sectPr>
      </w:pPr>
    </w:p>
    <w:p w:rsidR="002153D1" w:rsidRPr="00D753AC" w:rsidRDefault="002573FA">
      <w:pPr>
        <w:pStyle w:val="BodyText"/>
        <w:spacing w:before="49"/>
        <w:ind w:left="173" w:right="119" w:firstLine="203"/>
        <w:rPr>
          <w:rFonts w:cs="Times New Roman"/>
          <w:sz w:val="22"/>
          <w:szCs w:val="22"/>
        </w:rPr>
        <w:pPrChange w:id="5083" w:author="Claire Kouba" w:date="2023-09-12T16:52:00Z">
          <w:pPr>
            <w:pStyle w:val="BodyText"/>
            <w:spacing w:before="2" w:line="331" w:lineRule="auto"/>
            <w:ind w:left="173" w:right="98" w:firstLine="199"/>
          </w:pPr>
        </w:pPrChange>
      </w:pPr>
      <w:r w:rsidRPr="00D753AC">
        <w:rPr>
          <w:rFonts w:cs="Times New Roman"/>
          <w:sz w:val="22"/>
          <w:szCs w:val="22"/>
          <w:rPrChange w:id="5084" w:author="Claire Kouba" w:date="2023-09-12T16:52:00Z">
            <w:rPr>
              <w:w w:val="105"/>
            </w:rPr>
          </w:rPrChange>
        </w:rPr>
        <w:t>Based</w:t>
      </w:r>
      <w:r w:rsidRPr="00D753AC">
        <w:rPr>
          <w:rFonts w:cs="Times New Roman"/>
          <w:spacing w:val="22"/>
          <w:sz w:val="22"/>
          <w:szCs w:val="22"/>
          <w:rPrChange w:id="5085" w:author="Claire Kouba" w:date="2023-09-12T16:52:00Z">
            <w:rPr>
              <w:spacing w:val="-16"/>
              <w:w w:val="105"/>
            </w:rPr>
          </w:rPrChange>
        </w:rPr>
        <w:t xml:space="preserve"> </w:t>
      </w:r>
      <w:r w:rsidRPr="00D753AC">
        <w:rPr>
          <w:rFonts w:cs="Times New Roman"/>
          <w:sz w:val="22"/>
          <w:szCs w:val="22"/>
          <w:rPrChange w:id="5086" w:author="Claire Kouba" w:date="2023-09-12T16:52:00Z">
            <w:rPr>
              <w:w w:val="105"/>
            </w:rPr>
          </w:rPrChange>
        </w:rPr>
        <w:t>on</w:t>
      </w:r>
      <w:r w:rsidRPr="00D753AC">
        <w:rPr>
          <w:rFonts w:cs="Times New Roman"/>
          <w:spacing w:val="22"/>
          <w:sz w:val="22"/>
          <w:szCs w:val="22"/>
          <w:rPrChange w:id="5087" w:author="Claire Kouba" w:date="2023-09-12T16:52:00Z">
            <w:rPr>
              <w:spacing w:val="-16"/>
              <w:w w:val="105"/>
            </w:rPr>
          </w:rPrChange>
        </w:rPr>
        <w:t xml:space="preserve"> </w:t>
      </w:r>
      <w:r w:rsidRPr="00D753AC">
        <w:rPr>
          <w:rFonts w:cs="Times New Roman"/>
          <w:sz w:val="22"/>
          <w:szCs w:val="22"/>
          <w:rPrChange w:id="5088" w:author="Claire Kouba" w:date="2023-09-12T16:52:00Z">
            <w:rPr>
              <w:w w:val="105"/>
            </w:rPr>
          </w:rPrChange>
        </w:rPr>
        <w:t>these</w:t>
      </w:r>
      <w:r w:rsidRPr="00D753AC">
        <w:rPr>
          <w:rFonts w:cs="Times New Roman"/>
          <w:spacing w:val="22"/>
          <w:sz w:val="22"/>
          <w:szCs w:val="22"/>
          <w:rPrChange w:id="5089" w:author="Claire Kouba" w:date="2023-09-12T16:52:00Z">
            <w:rPr>
              <w:spacing w:val="-16"/>
              <w:w w:val="105"/>
            </w:rPr>
          </w:rPrChange>
        </w:rPr>
        <w:t xml:space="preserve"> </w:t>
      </w:r>
      <w:r w:rsidRPr="00D753AC">
        <w:rPr>
          <w:rFonts w:cs="Times New Roman"/>
          <w:sz w:val="22"/>
          <w:szCs w:val="22"/>
          <w:rPrChange w:id="5090" w:author="Claire Kouba" w:date="2023-09-12T16:52:00Z">
            <w:rPr>
              <w:w w:val="105"/>
            </w:rPr>
          </w:rPrChange>
        </w:rPr>
        <w:t>results,</w:t>
      </w:r>
      <w:r w:rsidRPr="00D753AC">
        <w:rPr>
          <w:rFonts w:cs="Times New Roman"/>
          <w:spacing w:val="22"/>
          <w:sz w:val="22"/>
          <w:szCs w:val="22"/>
          <w:rPrChange w:id="5091" w:author="Claire Kouba" w:date="2023-09-12T16:52:00Z">
            <w:rPr>
              <w:spacing w:val="-16"/>
              <w:w w:val="105"/>
            </w:rPr>
          </w:rPrChange>
        </w:rPr>
        <w:t xml:space="preserve"> </w:t>
      </w:r>
      <w:r w:rsidRPr="00D753AC">
        <w:rPr>
          <w:rFonts w:cs="Times New Roman"/>
          <w:sz w:val="22"/>
          <w:szCs w:val="22"/>
          <w:rPrChange w:id="5092" w:author="Claire Kouba" w:date="2023-09-12T16:52:00Z">
            <w:rPr>
              <w:w w:val="105"/>
            </w:rPr>
          </w:rPrChange>
        </w:rPr>
        <w:t>the</w:t>
      </w:r>
      <w:r w:rsidRPr="00D753AC">
        <w:rPr>
          <w:rFonts w:cs="Times New Roman"/>
          <w:spacing w:val="22"/>
          <w:sz w:val="22"/>
          <w:szCs w:val="22"/>
          <w:rPrChange w:id="5093" w:author="Claire Kouba" w:date="2023-09-12T16:52:00Z">
            <w:rPr>
              <w:spacing w:val="-16"/>
              <w:w w:val="105"/>
            </w:rPr>
          </w:rPrChange>
        </w:rPr>
        <w:t xml:space="preserve"> </w:t>
      </w:r>
      <w:r w:rsidRPr="00D753AC">
        <w:rPr>
          <w:rFonts w:cs="Times New Roman"/>
          <w:sz w:val="22"/>
          <w:szCs w:val="22"/>
          <w:rPrChange w:id="5094" w:author="Claire Kouba" w:date="2023-09-12T16:52:00Z">
            <w:rPr>
              <w:w w:val="105"/>
            </w:rPr>
          </w:rPrChange>
        </w:rPr>
        <w:t>model</w:t>
      </w:r>
      <w:r w:rsidRPr="00D753AC">
        <w:rPr>
          <w:rFonts w:cs="Times New Roman"/>
          <w:spacing w:val="22"/>
          <w:sz w:val="22"/>
          <w:szCs w:val="22"/>
          <w:rPrChange w:id="5095" w:author="Claire Kouba" w:date="2023-09-12T16:52:00Z">
            <w:rPr>
              <w:spacing w:val="-16"/>
              <w:w w:val="105"/>
            </w:rPr>
          </w:rPrChange>
        </w:rPr>
        <w:t xml:space="preserve"> </w:t>
      </w:r>
      <w:r w:rsidRPr="00D753AC">
        <w:rPr>
          <w:rFonts w:cs="Times New Roman"/>
          <w:sz w:val="22"/>
          <w:szCs w:val="22"/>
          <w:rPrChange w:id="5096" w:author="Claire Kouba" w:date="2023-09-12T16:52:00Z">
            <w:rPr>
              <w:w w:val="105"/>
            </w:rPr>
          </w:rPrChange>
        </w:rPr>
        <w:t>selected</w:t>
      </w:r>
      <w:r w:rsidRPr="00D753AC">
        <w:rPr>
          <w:rFonts w:cs="Times New Roman"/>
          <w:spacing w:val="22"/>
          <w:sz w:val="22"/>
          <w:szCs w:val="22"/>
          <w:rPrChange w:id="5097" w:author="Claire Kouba" w:date="2023-09-12T16:52:00Z">
            <w:rPr>
              <w:spacing w:val="-16"/>
              <w:w w:val="105"/>
            </w:rPr>
          </w:rPrChange>
        </w:rPr>
        <w:t xml:space="preserve"> </w:t>
      </w:r>
      <w:r w:rsidRPr="00D753AC">
        <w:rPr>
          <w:rFonts w:cs="Times New Roman"/>
          <w:sz w:val="22"/>
          <w:szCs w:val="22"/>
          <w:rPrChange w:id="5098" w:author="Claire Kouba" w:date="2023-09-12T16:52:00Z">
            <w:rPr>
              <w:w w:val="105"/>
            </w:rPr>
          </w:rPrChange>
        </w:rPr>
        <w:t>as</w:t>
      </w:r>
      <w:r w:rsidRPr="00D753AC">
        <w:rPr>
          <w:rFonts w:cs="Times New Roman"/>
          <w:spacing w:val="22"/>
          <w:sz w:val="22"/>
          <w:szCs w:val="22"/>
          <w:rPrChange w:id="5099" w:author="Claire Kouba" w:date="2023-09-12T16:52:00Z">
            <w:rPr>
              <w:spacing w:val="-16"/>
              <w:w w:val="105"/>
            </w:rPr>
          </w:rPrChange>
        </w:rPr>
        <w:t xml:space="preserve"> </w:t>
      </w:r>
      <w:r w:rsidRPr="00D753AC">
        <w:rPr>
          <w:rFonts w:cs="Times New Roman"/>
          <w:sz w:val="22"/>
          <w:szCs w:val="22"/>
          <w:rPrChange w:id="5100" w:author="Claire Kouba" w:date="2023-09-12T16:52:00Z">
            <w:rPr>
              <w:w w:val="105"/>
            </w:rPr>
          </w:rPrChange>
        </w:rPr>
        <w:t>the</w:t>
      </w:r>
      <w:r w:rsidRPr="00D753AC">
        <w:rPr>
          <w:rFonts w:cs="Times New Roman"/>
          <w:spacing w:val="22"/>
          <w:sz w:val="22"/>
          <w:szCs w:val="22"/>
          <w:rPrChange w:id="5101" w:author="Claire Kouba" w:date="2023-09-12T16:52:00Z">
            <w:rPr>
              <w:spacing w:val="-16"/>
              <w:w w:val="105"/>
            </w:rPr>
          </w:rPrChange>
        </w:rPr>
        <w:t xml:space="preserve"> </w:t>
      </w:r>
      <w:r w:rsidRPr="00D753AC">
        <w:rPr>
          <w:rFonts w:cs="Times New Roman"/>
          <w:i/>
          <w:sz w:val="22"/>
          <w:szCs w:val="22"/>
          <w:rPrChange w:id="5102" w:author="Claire Kouba" w:date="2023-09-12T16:52:00Z">
            <w:rPr>
              <w:i/>
              <w:w w:val="105"/>
            </w:rPr>
          </w:rPrChange>
        </w:rPr>
        <w:t>P</w:t>
      </w:r>
      <w:r w:rsidRPr="00D753AC">
        <w:rPr>
          <w:rFonts w:cs="Times New Roman"/>
          <w:i/>
          <w:position w:val="-2"/>
          <w:sz w:val="22"/>
          <w:szCs w:val="22"/>
          <w:rPrChange w:id="5103" w:author="Claire Kouba" w:date="2023-09-12T16:52:00Z">
            <w:rPr>
              <w:i/>
              <w:w w:val="105"/>
              <w:position w:val="-2"/>
            </w:rPr>
          </w:rPrChange>
        </w:rPr>
        <w:t>spill</w:t>
      </w:r>
      <w:r w:rsidRPr="00D753AC">
        <w:rPr>
          <w:rFonts w:cs="Times New Roman"/>
          <w:i/>
          <w:spacing w:val="6"/>
          <w:position w:val="-2"/>
          <w:sz w:val="22"/>
          <w:szCs w:val="22"/>
          <w:rPrChange w:id="5104" w:author="Claire Kouba" w:date="2023-09-12T16:52:00Z">
            <w:rPr>
              <w:i/>
              <w:spacing w:val="3"/>
              <w:w w:val="105"/>
              <w:position w:val="-2"/>
            </w:rPr>
          </w:rPrChange>
        </w:rPr>
        <w:t xml:space="preserve"> </w:t>
      </w:r>
      <w:r w:rsidRPr="00D753AC">
        <w:rPr>
          <w:rFonts w:cs="Times New Roman"/>
          <w:sz w:val="22"/>
          <w:szCs w:val="22"/>
          <w:rPrChange w:id="5105" w:author="Claire Kouba" w:date="2023-09-12T16:52:00Z">
            <w:rPr>
              <w:w w:val="105"/>
            </w:rPr>
          </w:rPrChange>
        </w:rPr>
        <w:t>formulation</w:t>
      </w:r>
      <w:r w:rsidRPr="00D753AC">
        <w:rPr>
          <w:rFonts w:cs="Times New Roman"/>
          <w:spacing w:val="22"/>
          <w:sz w:val="22"/>
          <w:szCs w:val="22"/>
          <w:rPrChange w:id="5106" w:author="Claire Kouba" w:date="2023-09-12T16:52:00Z">
            <w:rPr>
              <w:spacing w:val="-16"/>
              <w:w w:val="105"/>
            </w:rPr>
          </w:rPrChange>
        </w:rPr>
        <w:t xml:space="preserve"> </w:t>
      </w:r>
      <w:r w:rsidRPr="00D753AC">
        <w:rPr>
          <w:rFonts w:cs="Times New Roman"/>
          <w:sz w:val="22"/>
          <w:szCs w:val="22"/>
          <w:rPrChange w:id="5107" w:author="Claire Kouba" w:date="2023-09-12T16:52:00Z">
            <w:rPr>
              <w:w w:val="105"/>
            </w:rPr>
          </w:rPrChange>
        </w:rPr>
        <w:t>for</w:t>
      </w:r>
      <w:r w:rsidRPr="00D753AC">
        <w:rPr>
          <w:rFonts w:cs="Times New Roman"/>
          <w:spacing w:val="22"/>
          <w:sz w:val="22"/>
          <w:szCs w:val="22"/>
          <w:rPrChange w:id="5108" w:author="Claire Kouba" w:date="2023-09-12T16:52:00Z">
            <w:rPr>
              <w:spacing w:val="-16"/>
              <w:w w:val="105"/>
            </w:rPr>
          </w:rPrChange>
        </w:rPr>
        <w:t xml:space="preserve"> </w:t>
      </w:r>
      <w:r w:rsidRPr="00D753AC">
        <w:rPr>
          <w:rFonts w:cs="Times New Roman"/>
          <w:sz w:val="22"/>
          <w:szCs w:val="22"/>
          <w:rPrChange w:id="5109" w:author="Claire Kouba" w:date="2023-09-12T16:52:00Z">
            <w:rPr>
              <w:w w:val="105"/>
            </w:rPr>
          </w:rPrChange>
        </w:rPr>
        <w:t>a</w:t>
      </w:r>
      <w:r w:rsidRPr="00D753AC">
        <w:rPr>
          <w:rFonts w:cs="Times New Roman"/>
          <w:spacing w:val="22"/>
          <w:sz w:val="22"/>
          <w:szCs w:val="22"/>
          <w:rPrChange w:id="5110" w:author="Claire Kouba" w:date="2023-09-12T16:52:00Z">
            <w:rPr>
              <w:spacing w:val="-16"/>
              <w:w w:val="105"/>
            </w:rPr>
          </w:rPrChange>
        </w:rPr>
        <w:t xml:space="preserve"> </w:t>
      </w:r>
      <w:r w:rsidRPr="00D753AC">
        <w:rPr>
          <w:rFonts w:cs="Times New Roman"/>
          <w:sz w:val="22"/>
          <w:szCs w:val="22"/>
          <w:rPrChange w:id="5111" w:author="Claire Kouba" w:date="2023-09-12T16:52:00Z">
            <w:rPr>
              <w:w w:val="105"/>
            </w:rPr>
          </w:rPrChange>
        </w:rPr>
        <w:t>given</w:t>
      </w:r>
      <w:r w:rsidRPr="00D753AC">
        <w:rPr>
          <w:rFonts w:cs="Times New Roman"/>
          <w:spacing w:val="22"/>
          <w:sz w:val="22"/>
          <w:szCs w:val="22"/>
          <w:rPrChange w:id="5112" w:author="Claire Kouba" w:date="2023-09-12T16:52:00Z">
            <w:rPr>
              <w:spacing w:val="-16"/>
              <w:w w:val="105"/>
            </w:rPr>
          </w:rPrChange>
        </w:rPr>
        <w:t xml:space="preserve"> </w:t>
      </w:r>
      <w:r w:rsidRPr="00D753AC">
        <w:rPr>
          <w:rFonts w:cs="Times New Roman"/>
          <w:sz w:val="22"/>
          <w:szCs w:val="22"/>
          <w:rPrChange w:id="5113" w:author="Claire Kouba" w:date="2023-09-12T16:52:00Z">
            <w:rPr>
              <w:w w:val="105"/>
            </w:rPr>
          </w:rPrChange>
        </w:rPr>
        <w:t>water</w:t>
      </w:r>
      <w:r w:rsidRPr="00D753AC">
        <w:rPr>
          <w:rFonts w:cs="Times New Roman"/>
          <w:spacing w:val="22"/>
          <w:sz w:val="22"/>
          <w:szCs w:val="22"/>
          <w:rPrChange w:id="5114" w:author="Claire Kouba" w:date="2023-09-12T16:52:00Z">
            <w:rPr>
              <w:spacing w:val="-16"/>
              <w:w w:val="105"/>
            </w:rPr>
          </w:rPrChange>
        </w:rPr>
        <w:t xml:space="preserve"> </w:t>
      </w:r>
      <w:r w:rsidRPr="00D753AC">
        <w:rPr>
          <w:rFonts w:cs="Times New Roman"/>
          <w:sz w:val="22"/>
          <w:szCs w:val="22"/>
          <w:rPrChange w:id="5115" w:author="Claire Kouba" w:date="2023-09-12T16:52:00Z">
            <w:rPr>
              <w:w w:val="105"/>
            </w:rPr>
          </w:rPrChange>
        </w:rPr>
        <w:t>year</w:t>
      </w:r>
      <w:r w:rsidRPr="00D753AC">
        <w:rPr>
          <w:rFonts w:cs="Times New Roman"/>
          <w:spacing w:val="22"/>
          <w:sz w:val="22"/>
          <w:szCs w:val="22"/>
          <w:rPrChange w:id="5116" w:author="Claire Kouba" w:date="2023-09-12T16:52:00Z">
            <w:rPr>
              <w:spacing w:val="-16"/>
              <w:w w:val="105"/>
            </w:rPr>
          </w:rPrChange>
        </w:rPr>
        <w:t xml:space="preserve"> </w:t>
      </w:r>
      <w:r w:rsidRPr="00D753AC">
        <w:rPr>
          <w:rFonts w:cs="Times New Roman"/>
          <w:sz w:val="22"/>
          <w:szCs w:val="22"/>
          <w:rPrChange w:id="5117" w:author="Claire Kouba" w:date="2023-09-12T16:52:00Z">
            <w:rPr>
              <w:w w:val="105"/>
            </w:rPr>
          </w:rPrChange>
        </w:rPr>
        <w:t>was</w:t>
      </w:r>
      <w:r w:rsidRPr="00D753AC">
        <w:rPr>
          <w:rFonts w:cs="Times New Roman"/>
          <w:spacing w:val="22"/>
          <w:sz w:val="22"/>
          <w:szCs w:val="22"/>
          <w:rPrChange w:id="5118" w:author="Claire Kouba" w:date="2023-09-12T16:52:00Z">
            <w:rPr>
              <w:spacing w:val="-16"/>
              <w:w w:val="105"/>
            </w:rPr>
          </w:rPrChange>
        </w:rPr>
        <w:t xml:space="preserve"> </w:t>
      </w:r>
      <w:r w:rsidRPr="00D753AC">
        <w:rPr>
          <w:rFonts w:cs="Times New Roman"/>
          <w:sz w:val="22"/>
          <w:szCs w:val="22"/>
          <w:rPrChange w:id="5119" w:author="Claire Kouba" w:date="2023-09-12T16:52:00Z">
            <w:rPr>
              <w:w w:val="105"/>
            </w:rPr>
          </w:rPrChange>
        </w:rPr>
        <w:t>a</w:t>
      </w:r>
      <w:r w:rsidRPr="00D753AC">
        <w:rPr>
          <w:rFonts w:cs="Times New Roman"/>
          <w:spacing w:val="22"/>
          <w:sz w:val="22"/>
          <w:szCs w:val="22"/>
          <w:rPrChange w:id="5120" w:author="Claire Kouba" w:date="2023-09-12T16:52:00Z">
            <w:rPr>
              <w:spacing w:val="-16"/>
              <w:w w:val="105"/>
            </w:rPr>
          </w:rPrChange>
        </w:rPr>
        <w:t xml:space="preserve"> </w:t>
      </w:r>
      <w:r w:rsidRPr="00D753AC">
        <w:rPr>
          <w:rFonts w:cs="Times New Roman"/>
          <w:sz w:val="22"/>
          <w:szCs w:val="22"/>
          <w:rPrChange w:id="5121" w:author="Claire Kouba" w:date="2023-09-12T16:52:00Z">
            <w:rPr>
              <w:w w:val="105"/>
            </w:rPr>
          </w:rPrChange>
        </w:rPr>
        <w:t>linear</w:t>
      </w:r>
      <w:r w:rsidRPr="00D753AC">
        <w:rPr>
          <w:rFonts w:cs="Times New Roman"/>
          <w:spacing w:val="22"/>
          <w:sz w:val="22"/>
          <w:szCs w:val="22"/>
          <w:rPrChange w:id="5122" w:author="Claire Kouba" w:date="2023-09-12T16:52:00Z">
            <w:rPr>
              <w:spacing w:val="-16"/>
              <w:w w:val="105"/>
            </w:rPr>
          </w:rPrChange>
        </w:rPr>
        <w:t xml:space="preserve"> </w:t>
      </w:r>
      <w:r w:rsidRPr="00D753AC">
        <w:rPr>
          <w:rFonts w:cs="Times New Roman"/>
          <w:sz w:val="22"/>
          <w:szCs w:val="22"/>
          <w:rPrChange w:id="5123" w:author="Claire Kouba" w:date="2023-09-12T16:52:00Z">
            <w:rPr>
              <w:w w:val="105"/>
            </w:rPr>
          </w:rPrChange>
        </w:rPr>
        <w:t>combination</w:t>
      </w:r>
      <w:r w:rsidRPr="00D753AC">
        <w:rPr>
          <w:rFonts w:cs="Times New Roman"/>
          <w:spacing w:val="22"/>
          <w:sz w:val="22"/>
          <w:szCs w:val="22"/>
          <w:rPrChange w:id="5124" w:author="Claire Kouba" w:date="2023-09-12T16:52:00Z">
            <w:rPr>
              <w:spacing w:val="-16"/>
              <w:w w:val="105"/>
            </w:rPr>
          </w:rPrChange>
        </w:rPr>
        <w:t xml:space="preserve"> </w:t>
      </w:r>
      <w:r w:rsidRPr="00D753AC">
        <w:rPr>
          <w:rFonts w:cs="Times New Roman"/>
          <w:sz w:val="22"/>
          <w:szCs w:val="22"/>
          <w:rPrChange w:id="5125" w:author="Claire Kouba" w:date="2023-09-12T16:52:00Z">
            <w:rPr>
              <w:w w:val="105"/>
            </w:rPr>
          </w:rPrChange>
        </w:rPr>
        <w:t>of</w:t>
      </w:r>
      <w:r w:rsidRPr="00D753AC">
        <w:rPr>
          <w:rFonts w:cs="Times New Roman"/>
          <w:w w:val="99"/>
          <w:sz w:val="22"/>
          <w:szCs w:val="22"/>
          <w:rPrChange w:id="5126" w:author="Claire Kouba" w:date="2023-09-12T16:52:00Z">
            <w:rPr>
              <w:spacing w:val="-16"/>
              <w:w w:val="105"/>
            </w:rPr>
          </w:rPrChange>
        </w:rPr>
        <w:t xml:space="preserve"> </w:t>
      </w:r>
      <w:r w:rsidRPr="00D753AC">
        <w:rPr>
          <w:rFonts w:cs="Times New Roman"/>
          <w:sz w:val="22"/>
          <w:szCs w:val="22"/>
          <w:rPrChange w:id="5127" w:author="Claire Kouba" w:date="2023-09-12T16:52:00Z">
            <w:rPr>
              <w:w w:val="105"/>
            </w:rPr>
          </w:rPrChange>
        </w:rPr>
        <w:t>the</w:t>
      </w:r>
      <w:r w:rsidRPr="00D753AC">
        <w:rPr>
          <w:rFonts w:cs="Times New Roman"/>
          <w:spacing w:val="13"/>
          <w:sz w:val="22"/>
          <w:szCs w:val="22"/>
          <w:rPrChange w:id="5128" w:author="Claire Kouba" w:date="2023-09-12T16:52:00Z">
            <w:rPr>
              <w:w w:val="99"/>
            </w:rPr>
          </w:rPrChange>
        </w:rPr>
        <w:t xml:space="preserve"> </w:t>
      </w:r>
      <w:r w:rsidRPr="00D753AC">
        <w:rPr>
          <w:rFonts w:cs="Times New Roman"/>
          <w:sz w:val="22"/>
          <w:szCs w:val="22"/>
          <w:rPrChange w:id="5129" w:author="Claire Kouba" w:date="2023-09-12T16:52:00Z">
            <w:rPr>
              <w:w w:val="105"/>
            </w:rPr>
          </w:rPrChange>
        </w:rPr>
        <w:t>same</w:t>
      </w:r>
      <w:r w:rsidRPr="00D753AC">
        <w:rPr>
          <w:rFonts w:cs="Times New Roman"/>
          <w:spacing w:val="12"/>
          <w:sz w:val="22"/>
          <w:szCs w:val="22"/>
          <w:rPrChange w:id="5130" w:author="Claire Kouba" w:date="2023-09-12T16:52:00Z">
            <w:rPr>
              <w:spacing w:val="-12"/>
              <w:w w:val="105"/>
            </w:rPr>
          </w:rPrChange>
        </w:rPr>
        <w:t xml:space="preserve"> </w:t>
      </w:r>
      <w:r w:rsidRPr="00D753AC">
        <w:rPr>
          <w:rFonts w:cs="Times New Roman"/>
          <w:sz w:val="22"/>
          <w:szCs w:val="22"/>
          <w:rPrChange w:id="5131" w:author="Claire Kouba" w:date="2023-09-12T16:52:00Z">
            <w:rPr>
              <w:w w:val="105"/>
            </w:rPr>
          </w:rPrChange>
        </w:rPr>
        <w:t>observation</w:t>
      </w:r>
      <w:r w:rsidRPr="00D753AC">
        <w:rPr>
          <w:rFonts w:cs="Times New Roman"/>
          <w:spacing w:val="12"/>
          <w:sz w:val="22"/>
          <w:szCs w:val="22"/>
          <w:rPrChange w:id="5132" w:author="Claire Kouba" w:date="2023-09-12T16:52:00Z">
            <w:rPr>
              <w:spacing w:val="-12"/>
              <w:w w:val="105"/>
            </w:rPr>
          </w:rPrChange>
        </w:rPr>
        <w:t xml:space="preserve"> </w:t>
      </w:r>
      <w:r w:rsidRPr="00D753AC">
        <w:rPr>
          <w:rFonts w:cs="Times New Roman"/>
          <w:sz w:val="22"/>
          <w:szCs w:val="22"/>
          <w:rPrChange w:id="5133" w:author="Claire Kouba" w:date="2023-09-12T16:52:00Z">
            <w:rPr>
              <w:w w:val="105"/>
            </w:rPr>
          </w:rPrChange>
        </w:rPr>
        <w:t>records</w:t>
      </w:r>
      <w:r w:rsidRPr="00D753AC">
        <w:rPr>
          <w:rFonts w:cs="Times New Roman"/>
          <w:spacing w:val="13"/>
          <w:sz w:val="22"/>
          <w:szCs w:val="22"/>
          <w:rPrChange w:id="5134" w:author="Claire Kouba" w:date="2023-09-12T16:52:00Z">
            <w:rPr>
              <w:spacing w:val="-12"/>
              <w:w w:val="105"/>
            </w:rPr>
          </w:rPrChange>
        </w:rPr>
        <w:t xml:space="preserve"> </w:t>
      </w:r>
      <w:r w:rsidRPr="00D753AC">
        <w:rPr>
          <w:rFonts w:cs="Times New Roman"/>
          <w:sz w:val="22"/>
          <w:szCs w:val="22"/>
          <w:rPrChange w:id="5135" w:author="Claire Kouba" w:date="2023-09-12T16:52:00Z">
            <w:rPr>
              <w:w w:val="105"/>
            </w:rPr>
          </w:rPrChange>
        </w:rPr>
        <w:t>as</w:t>
      </w:r>
      <w:r w:rsidRPr="00D753AC">
        <w:rPr>
          <w:rFonts w:cs="Times New Roman"/>
          <w:spacing w:val="12"/>
          <w:sz w:val="22"/>
          <w:szCs w:val="22"/>
          <w:rPrChange w:id="5136" w:author="Claire Kouba" w:date="2023-09-12T16:52:00Z">
            <w:rPr>
              <w:spacing w:val="-12"/>
              <w:w w:val="105"/>
            </w:rPr>
          </w:rPrChange>
        </w:rPr>
        <w:t xml:space="preserve"> </w:t>
      </w:r>
      <w:r w:rsidRPr="00D753AC">
        <w:rPr>
          <w:rFonts w:cs="Times New Roman"/>
          <w:i/>
          <w:sz w:val="22"/>
          <w:szCs w:val="22"/>
          <w:rPrChange w:id="5137" w:author="Claire Kouba" w:date="2023-09-12T16:52:00Z">
            <w:rPr>
              <w:i/>
              <w:w w:val="105"/>
            </w:rPr>
          </w:rPrChange>
        </w:rPr>
        <w:t>V</w:t>
      </w:r>
      <w:r w:rsidRPr="00D753AC">
        <w:rPr>
          <w:rFonts w:cs="Times New Roman"/>
          <w:i/>
          <w:position w:val="-2"/>
          <w:sz w:val="22"/>
          <w:szCs w:val="22"/>
          <w:rPrChange w:id="5138" w:author="Claire Kouba" w:date="2023-09-12T16:52:00Z">
            <w:rPr>
              <w:i/>
              <w:w w:val="105"/>
              <w:position w:val="-2"/>
            </w:rPr>
          </w:rPrChange>
        </w:rPr>
        <w:t>min</w:t>
      </w:r>
      <w:del w:id="5139" w:author="Claire Kouba" w:date="2023-09-12T16:52:00Z">
        <w:r w:rsidR="00505335" w:rsidRPr="00D753AC">
          <w:rPr>
            <w:rFonts w:cs="Times New Roman"/>
            <w:i/>
            <w:w w:val="105"/>
            <w:position w:val="-2"/>
            <w:sz w:val="22"/>
            <w:szCs w:val="22"/>
          </w:rPr>
          <w:delText>.</w:delText>
        </w:r>
        <w:r w:rsidR="00505335" w:rsidRPr="00D753AC">
          <w:rPr>
            <w:rFonts w:cs="Times New Roman"/>
            <w:i/>
            <w:spacing w:val="-10"/>
            <w:w w:val="105"/>
            <w:position w:val="-2"/>
            <w:sz w:val="22"/>
            <w:szCs w:val="22"/>
          </w:rPr>
          <w:delText xml:space="preserve"> </w:delText>
        </w:r>
        <w:r w:rsidR="00505335" w:rsidRPr="00D753AC">
          <w:rPr>
            <w:rFonts w:cs="Times New Roman"/>
            <w:w w:val="105"/>
            <w:position w:val="-2"/>
            <w:sz w:val="22"/>
            <w:szCs w:val="22"/>
          </w:rPr>
          <w:delText>30</w:delText>
        </w:r>
        <w:r w:rsidR="00505335" w:rsidRPr="00D753AC">
          <w:rPr>
            <w:rFonts w:cs="Times New Roman"/>
            <w:spacing w:val="-5"/>
            <w:w w:val="105"/>
            <w:position w:val="-2"/>
            <w:sz w:val="22"/>
            <w:szCs w:val="22"/>
          </w:rPr>
          <w:delText xml:space="preserve"> </w:delText>
        </w:r>
        <w:r w:rsidR="00505335" w:rsidRPr="00D753AC">
          <w:rPr>
            <w:rFonts w:cs="Times New Roman"/>
            <w:i/>
            <w:spacing w:val="2"/>
            <w:w w:val="105"/>
            <w:position w:val="-2"/>
            <w:sz w:val="22"/>
            <w:szCs w:val="22"/>
          </w:rPr>
          <w:delText>days</w:delText>
        </w:r>
      </w:del>
      <w:r w:rsidRPr="00D753AC">
        <w:rPr>
          <w:rFonts w:cs="Times New Roman"/>
          <w:sz w:val="22"/>
          <w:szCs w:val="22"/>
          <w:rPrChange w:id="5140" w:author="Claire Kouba" w:date="2023-09-12T16:52:00Z">
            <w:rPr>
              <w:spacing w:val="2"/>
              <w:w w:val="105"/>
            </w:rPr>
          </w:rPrChange>
        </w:rPr>
        <w:t>:</w:t>
      </w:r>
      <w:r w:rsidRPr="00D753AC">
        <w:rPr>
          <w:rFonts w:cs="Times New Roman"/>
          <w:spacing w:val="12"/>
          <w:sz w:val="22"/>
          <w:szCs w:val="22"/>
          <w:rPrChange w:id="5141" w:author="Claire Kouba" w:date="2023-09-12T16:52:00Z">
            <w:rPr>
              <w:spacing w:val="-12"/>
              <w:w w:val="105"/>
            </w:rPr>
          </w:rPrChange>
        </w:rPr>
        <w:t xml:space="preserve"> </w:t>
      </w:r>
      <w:r w:rsidRPr="00D753AC">
        <w:rPr>
          <w:rFonts w:cs="Times New Roman"/>
          <w:sz w:val="22"/>
          <w:szCs w:val="22"/>
          <w:rPrChange w:id="5142" w:author="Claire Kouba" w:date="2023-09-12T16:52:00Z">
            <w:rPr>
              <w:w w:val="105"/>
            </w:rPr>
          </w:rPrChange>
        </w:rPr>
        <w:t>snowpack</w:t>
      </w:r>
      <w:r w:rsidRPr="00D753AC">
        <w:rPr>
          <w:rFonts w:cs="Times New Roman"/>
          <w:spacing w:val="12"/>
          <w:sz w:val="22"/>
          <w:szCs w:val="22"/>
          <w:rPrChange w:id="5143" w:author="Claire Kouba" w:date="2023-09-12T16:52:00Z">
            <w:rPr>
              <w:spacing w:val="-12"/>
              <w:w w:val="105"/>
            </w:rPr>
          </w:rPrChange>
        </w:rPr>
        <w:t xml:space="preserve"> </w:t>
      </w:r>
      <w:r w:rsidRPr="00D753AC">
        <w:rPr>
          <w:rFonts w:cs="Times New Roman"/>
          <w:sz w:val="22"/>
          <w:szCs w:val="22"/>
          <w:rPrChange w:id="5144" w:author="Claire Kouba" w:date="2023-09-12T16:52:00Z">
            <w:rPr>
              <w:w w:val="105"/>
            </w:rPr>
          </w:rPrChange>
        </w:rPr>
        <w:t>maximum</w:t>
      </w:r>
      <w:r w:rsidRPr="00D753AC">
        <w:rPr>
          <w:rFonts w:cs="Times New Roman"/>
          <w:spacing w:val="12"/>
          <w:sz w:val="22"/>
          <w:szCs w:val="22"/>
          <w:rPrChange w:id="5145" w:author="Claire Kouba" w:date="2023-09-12T16:52:00Z">
            <w:rPr>
              <w:spacing w:val="-12"/>
              <w:w w:val="105"/>
            </w:rPr>
          </w:rPrChange>
        </w:rPr>
        <w:t xml:space="preserve"> </w:t>
      </w:r>
      <w:r w:rsidRPr="00D753AC">
        <w:rPr>
          <w:rFonts w:cs="Times New Roman"/>
          <w:sz w:val="22"/>
          <w:szCs w:val="22"/>
          <w:rPrChange w:id="5146" w:author="Claire Kouba" w:date="2023-09-12T16:52:00Z">
            <w:rPr>
              <w:w w:val="105"/>
            </w:rPr>
          </w:rPrChange>
        </w:rPr>
        <w:t>from</w:t>
      </w:r>
      <w:r w:rsidRPr="00D753AC">
        <w:rPr>
          <w:rFonts w:cs="Times New Roman"/>
          <w:spacing w:val="13"/>
          <w:sz w:val="22"/>
          <w:szCs w:val="22"/>
          <w:rPrChange w:id="5147" w:author="Claire Kouba" w:date="2023-09-12T16:52:00Z">
            <w:rPr>
              <w:spacing w:val="-12"/>
              <w:w w:val="105"/>
            </w:rPr>
          </w:rPrChange>
        </w:rPr>
        <w:t xml:space="preserve"> </w:t>
      </w:r>
      <w:r w:rsidRPr="00D753AC">
        <w:rPr>
          <w:rFonts w:cs="Times New Roman"/>
          <w:sz w:val="22"/>
          <w:szCs w:val="22"/>
          <w:rPrChange w:id="5148" w:author="Claire Kouba" w:date="2023-09-12T16:52:00Z">
            <w:rPr>
              <w:w w:val="105"/>
            </w:rPr>
          </w:rPrChange>
        </w:rPr>
        <w:t>the</w:t>
      </w:r>
      <w:r w:rsidRPr="00D753AC">
        <w:rPr>
          <w:rFonts w:cs="Times New Roman"/>
          <w:spacing w:val="13"/>
          <w:sz w:val="22"/>
          <w:szCs w:val="22"/>
          <w:rPrChange w:id="5149" w:author="Claire Kouba" w:date="2023-09-12T16:52:00Z">
            <w:rPr>
              <w:spacing w:val="-12"/>
              <w:w w:val="105"/>
            </w:rPr>
          </w:rPrChange>
        </w:rPr>
        <w:t xml:space="preserve"> </w:t>
      </w:r>
      <w:r w:rsidRPr="00D753AC">
        <w:rPr>
          <w:rFonts w:cs="Times New Roman"/>
          <w:sz w:val="22"/>
          <w:szCs w:val="22"/>
          <w:rPrChange w:id="5150" w:author="Claire Kouba" w:date="2023-09-12T16:52:00Z">
            <w:rPr>
              <w:w w:val="105"/>
            </w:rPr>
          </w:rPrChange>
        </w:rPr>
        <w:t>SWJ</w:t>
      </w:r>
      <w:r w:rsidRPr="00D753AC">
        <w:rPr>
          <w:rFonts w:cs="Times New Roman"/>
          <w:spacing w:val="12"/>
          <w:sz w:val="22"/>
          <w:szCs w:val="22"/>
          <w:rPrChange w:id="5151" w:author="Claire Kouba" w:date="2023-09-12T16:52:00Z">
            <w:rPr>
              <w:spacing w:val="-12"/>
              <w:w w:val="105"/>
            </w:rPr>
          </w:rPrChange>
        </w:rPr>
        <w:t xml:space="preserve"> </w:t>
      </w:r>
      <w:r w:rsidRPr="00D753AC">
        <w:rPr>
          <w:rFonts w:cs="Times New Roman"/>
          <w:sz w:val="22"/>
          <w:szCs w:val="22"/>
          <w:rPrChange w:id="5152" w:author="Claire Kouba" w:date="2023-09-12T16:52:00Z">
            <w:rPr>
              <w:w w:val="105"/>
            </w:rPr>
          </w:rPrChange>
        </w:rPr>
        <w:t>snow</w:t>
      </w:r>
      <w:r w:rsidRPr="00D753AC">
        <w:rPr>
          <w:rFonts w:cs="Times New Roman"/>
          <w:spacing w:val="12"/>
          <w:sz w:val="22"/>
          <w:szCs w:val="22"/>
          <w:rPrChange w:id="5153" w:author="Claire Kouba" w:date="2023-09-12T16:52:00Z">
            <w:rPr>
              <w:spacing w:val="-12"/>
              <w:w w:val="105"/>
            </w:rPr>
          </w:rPrChange>
        </w:rPr>
        <w:t xml:space="preserve"> </w:t>
      </w:r>
      <w:r w:rsidRPr="00D753AC">
        <w:rPr>
          <w:rFonts w:cs="Times New Roman"/>
          <w:sz w:val="22"/>
          <w:szCs w:val="22"/>
          <w:rPrChange w:id="5154" w:author="Claire Kouba" w:date="2023-09-12T16:52:00Z">
            <w:rPr>
              <w:w w:val="105"/>
            </w:rPr>
          </w:rPrChange>
        </w:rPr>
        <w:t>station</w:t>
      </w:r>
      <w:r w:rsidRPr="00D753AC">
        <w:rPr>
          <w:rFonts w:cs="Times New Roman"/>
          <w:spacing w:val="12"/>
          <w:sz w:val="22"/>
          <w:szCs w:val="22"/>
          <w:rPrChange w:id="5155" w:author="Claire Kouba" w:date="2023-09-12T16:52:00Z">
            <w:rPr>
              <w:spacing w:val="-12"/>
              <w:w w:val="105"/>
            </w:rPr>
          </w:rPrChange>
        </w:rPr>
        <w:t xml:space="preserve"> </w:t>
      </w:r>
      <w:r w:rsidRPr="00D753AC">
        <w:rPr>
          <w:rFonts w:cs="Times New Roman"/>
          <w:sz w:val="22"/>
          <w:szCs w:val="22"/>
          <w:rPrChange w:id="5156" w:author="Claire Kouba" w:date="2023-09-12T16:52:00Z">
            <w:rPr>
              <w:w w:val="105"/>
            </w:rPr>
          </w:rPrChange>
        </w:rPr>
        <w:t>(with</w:t>
      </w:r>
      <w:r w:rsidRPr="00D753AC">
        <w:rPr>
          <w:rFonts w:cs="Times New Roman"/>
          <w:spacing w:val="12"/>
          <w:sz w:val="22"/>
          <w:szCs w:val="22"/>
          <w:rPrChange w:id="5157" w:author="Claire Kouba" w:date="2023-09-12T16:52:00Z">
            <w:rPr>
              <w:spacing w:val="-12"/>
              <w:w w:val="105"/>
            </w:rPr>
          </w:rPrChange>
        </w:rPr>
        <w:t xml:space="preserve"> </w:t>
      </w:r>
      <w:r w:rsidRPr="00D753AC">
        <w:rPr>
          <w:rFonts w:cs="Times New Roman"/>
          <w:sz w:val="22"/>
          <w:szCs w:val="22"/>
          <w:rPrChange w:id="5158" w:author="Claire Kouba" w:date="2023-09-12T16:52:00Z">
            <w:rPr>
              <w:w w:val="105"/>
            </w:rPr>
          </w:rPrChange>
        </w:rPr>
        <w:t>data</w:t>
      </w:r>
      <w:r w:rsidRPr="00D753AC">
        <w:rPr>
          <w:rFonts w:cs="Times New Roman"/>
          <w:spacing w:val="12"/>
          <w:sz w:val="22"/>
          <w:szCs w:val="22"/>
          <w:rPrChange w:id="5159" w:author="Claire Kouba" w:date="2023-09-12T16:52:00Z">
            <w:rPr>
              <w:spacing w:val="-12"/>
              <w:w w:val="105"/>
            </w:rPr>
          </w:rPrChange>
        </w:rPr>
        <w:t xml:space="preserve"> </w:t>
      </w:r>
      <w:r w:rsidRPr="00D753AC">
        <w:rPr>
          <w:rFonts w:cs="Times New Roman"/>
          <w:sz w:val="22"/>
          <w:szCs w:val="22"/>
          <w:rPrChange w:id="5160" w:author="Claire Kouba" w:date="2023-09-12T16:52:00Z">
            <w:rPr>
              <w:w w:val="105"/>
            </w:rPr>
          </w:rPrChange>
        </w:rPr>
        <w:t>collected</w:t>
      </w:r>
      <w:r w:rsidRPr="00D753AC">
        <w:rPr>
          <w:rFonts w:cs="Times New Roman"/>
          <w:spacing w:val="12"/>
          <w:sz w:val="22"/>
          <w:szCs w:val="22"/>
          <w:rPrChange w:id="5161" w:author="Claire Kouba" w:date="2023-09-12T16:52:00Z">
            <w:rPr>
              <w:spacing w:val="-12"/>
              <w:w w:val="105"/>
            </w:rPr>
          </w:rPrChange>
        </w:rPr>
        <w:t xml:space="preserve"> </w:t>
      </w:r>
      <w:r w:rsidRPr="00D753AC">
        <w:rPr>
          <w:rFonts w:cs="Times New Roman"/>
          <w:sz w:val="22"/>
          <w:szCs w:val="22"/>
          <w:rPrChange w:id="5162" w:author="Claire Kouba" w:date="2023-09-12T16:52:00Z">
            <w:rPr>
              <w:w w:val="105"/>
            </w:rPr>
          </w:rPrChange>
        </w:rPr>
        <w:t>by</w:t>
      </w:r>
      <w:r w:rsidRPr="00D753AC">
        <w:rPr>
          <w:rFonts w:cs="Times New Roman"/>
          <w:spacing w:val="13"/>
          <w:sz w:val="22"/>
          <w:szCs w:val="22"/>
          <w:rPrChange w:id="5163" w:author="Claire Kouba" w:date="2023-09-12T16:52:00Z">
            <w:rPr>
              <w:spacing w:val="-12"/>
              <w:w w:val="105"/>
            </w:rPr>
          </w:rPrChange>
        </w:rPr>
        <w:t xml:space="preserve"> </w:t>
      </w:r>
      <w:r w:rsidRPr="00D753AC">
        <w:rPr>
          <w:rFonts w:cs="Times New Roman"/>
          <w:sz w:val="22"/>
          <w:szCs w:val="22"/>
          <w:rPrChange w:id="5164" w:author="Claire Kouba" w:date="2023-09-12T16:52:00Z">
            <w:rPr>
              <w:w w:val="105"/>
            </w:rPr>
          </w:rPrChange>
        </w:rPr>
        <w:t>CDEC)</w:t>
      </w:r>
      <w:r w:rsidRPr="00D753AC">
        <w:rPr>
          <w:rFonts w:cs="Times New Roman"/>
          <w:spacing w:val="12"/>
          <w:sz w:val="22"/>
          <w:szCs w:val="22"/>
          <w:rPrChange w:id="5165" w:author="Claire Kouba" w:date="2023-09-12T16:52:00Z">
            <w:rPr>
              <w:w w:val="99"/>
            </w:rPr>
          </w:rPrChange>
        </w:rPr>
        <w:t xml:space="preserve"> </w:t>
      </w:r>
      <w:r w:rsidRPr="00D753AC">
        <w:rPr>
          <w:rFonts w:cs="Times New Roman"/>
          <w:sz w:val="22"/>
          <w:szCs w:val="22"/>
        </w:rPr>
        <w:t>and</w:t>
      </w:r>
      <w:r w:rsidRPr="00D753AC">
        <w:rPr>
          <w:rFonts w:cs="Times New Roman"/>
          <w:w w:val="99"/>
          <w:sz w:val="22"/>
          <w:szCs w:val="22"/>
          <w:rPrChange w:id="5166" w:author="Claire Kouba" w:date="2023-09-12T16:52:00Z">
            <w:rPr>
              <w:spacing w:val="-12"/>
            </w:rPr>
          </w:rPrChange>
        </w:rPr>
        <w:t xml:space="preserve"> </w:t>
      </w:r>
      <w:r w:rsidRPr="00D753AC">
        <w:rPr>
          <w:rFonts w:cs="Times New Roman"/>
          <w:sz w:val="22"/>
          <w:szCs w:val="22"/>
        </w:rPr>
        <w:t>cumulative</w:t>
      </w:r>
      <w:r w:rsidRPr="00D753AC">
        <w:rPr>
          <w:rFonts w:cs="Times New Roman"/>
          <w:spacing w:val="12"/>
          <w:sz w:val="22"/>
          <w:szCs w:val="22"/>
          <w:rPrChange w:id="5167" w:author="Claire Kouba" w:date="2023-09-12T16:52:00Z">
            <w:rPr>
              <w:spacing w:val="-12"/>
            </w:rPr>
          </w:rPrChange>
        </w:rPr>
        <w:t xml:space="preserve"> </w:t>
      </w:r>
      <w:r w:rsidRPr="00D753AC">
        <w:rPr>
          <w:rFonts w:cs="Times New Roman"/>
          <w:sz w:val="22"/>
          <w:szCs w:val="22"/>
        </w:rPr>
        <w:t>October-April</w:t>
      </w:r>
      <w:r w:rsidRPr="00D753AC">
        <w:rPr>
          <w:rFonts w:cs="Times New Roman"/>
          <w:spacing w:val="12"/>
          <w:sz w:val="22"/>
          <w:szCs w:val="22"/>
          <w:rPrChange w:id="5168" w:author="Claire Kouba" w:date="2023-09-12T16:52:00Z">
            <w:rPr>
              <w:spacing w:val="-12"/>
            </w:rPr>
          </w:rPrChange>
        </w:rPr>
        <w:t xml:space="preserve"> </w:t>
      </w:r>
      <w:r w:rsidRPr="00D753AC">
        <w:rPr>
          <w:rFonts w:cs="Times New Roman"/>
          <w:sz w:val="22"/>
          <w:szCs w:val="22"/>
        </w:rPr>
        <w:t>precipitation</w:t>
      </w:r>
      <w:r w:rsidRPr="00D753AC">
        <w:rPr>
          <w:rFonts w:cs="Times New Roman"/>
          <w:spacing w:val="12"/>
          <w:sz w:val="22"/>
          <w:szCs w:val="22"/>
          <w:rPrChange w:id="5169" w:author="Claire Kouba" w:date="2023-09-12T16:52:00Z">
            <w:rPr>
              <w:spacing w:val="-12"/>
            </w:rPr>
          </w:rPrChange>
        </w:rPr>
        <w:t xml:space="preserve"> </w:t>
      </w:r>
      <w:r w:rsidRPr="00D753AC">
        <w:rPr>
          <w:rFonts w:cs="Times New Roman"/>
          <w:sz w:val="22"/>
          <w:szCs w:val="22"/>
        </w:rPr>
        <w:t>from</w:t>
      </w:r>
      <w:r w:rsidRPr="00D753AC">
        <w:rPr>
          <w:rFonts w:cs="Times New Roman"/>
          <w:spacing w:val="12"/>
          <w:sz w:val="22"/>
          <w:szCs w:val="22"/>
          <w:rPrChange w:id="5170" w:author="Claire Kouba" w:date="2023-09-12T16:52:00Z">
            <w:rPr>
              <w:spacing w:val="-12"/>
            </w:rPr>
          </w:rPrChange>
        </w:rPr>
        <w:t xml:space="preserve"> </w:t>
      </w:r>
      <w:r w:rsidRPr="00D753AC">
        <w:rPr>
          <w:rFonts w:cs="Times New Roman"/>
          <w:sz w:val="22"/>
          <w:szCs w:val="22"/>
        </w:rPr>
        <w:t>the</w:t>
      </w:r>
      <w:r w:rsidRPr="00D753AC">
        <w:rPr>
          <w:rFonts w:cs="Times New Roman"/>
          <w:spacing w:val="13"/>
          <w:sz w:val="22"/>
          <w:szCs w:val="22"/>
          <w:rPrChange w:id="5171" w:author="Claire Kouba" w:date="2023-09-12T16:52:00Z">
            <w:rPr>
              <w:spacing w:val="-12"/>
            </w:rPr>
          </w:rPrChange>
        </w:rPr>
        <w:t xml:space="preserve"> </w:t>
      </w:r>
      <w:r w:rsidRPr="00D753AC">
        <w:rPr>
          <w:rFonts w:cs="Times New Roman"/>
          <w:sz w:val="22"/>
          <w:szCs w:val="22"/>
        </w:rPr>
        <w:t>Fort</w:t>
      </w:r>
      <w:r w:rsidRPr="00D753AC">
        <w:rPr>
          <w:rFonts w:cs="Times New Roman"/>
          <w:spacing w:val="12"/>
          <w:sz w:val="22"/>
          <w:szCs w:val="22"/>
          <w:rPrChange w:id="5172" w:author="Claire Kouba" w:date="2023-09-12T16:52:00Z">
            <w:rPr>
              <w:spacing w:val="-12"/>
            </w:rPr>
          </w:rPrChange>
        </w:rPr>
        <w:t xml:space="preserve"> </w:t>
      </w:r>
      <w:r w:rsidRPr="00D753AC">
        <w:rPr>
          <w:rFonts w:cs="Times New Roman"/>
          <w:sz w:val="22"/>
          <w:szCs w:val="22"/>
        </w:rPr>
        <w:t>Jones</w:t>
      </w:r>
      <w:r w:rsidRPr="00D753AC">
        <w:rPr>
          <w:rFonts w:cs="Times New Roman"/>
          <w:spacing w:val="12"/>
          <w:sz w:val="22"/>
          <w:szCs w:val="22"/>
          <w:rPrChange w:id="5173" w:author="Claire Kouba" w:date="2023-09-12T16:52:00Z">
            <w:rPr>
              <w:spacing w:val="-12"/>
            </w:rPr>
          </w:rPrChange>
        </w:rPr>
        <w:t xml:space="preserve"> </w:t>
      </w:r>
      <w:r w:rsidRPr="00D753AC">
        <w:rPr>
          <w:rFonts w:cs="Times New Roman"/>
          <w:sz w:val="22"/>
          <w:szCs w:val="22"/>
        </w:rPr>
        <w:t>Ranger</w:t>
      </w:r>
      <w:r w:rsidRPr="00D753AC">
        <w:rPr>
          <w:rFonts w:cs="Times New Roman"/>
          <w:spacing w:val="12"/>
          <w:sz w:val="22"/>
          <w:szCs w:val="22"/>
          <w:rPrChange w:id="5174" w:author="Claire Kouba" w:date="2023-09-12T16:52:00Z">
            <w:rPr>
              <w:spacing w:val="-12"/>
            </w:rPr>
          </w:rPrChange>
        </w:rPr>
        <w:t xml:space="preserve"> </w:t>
      </w:r>
      <w:r w:rsidRPr="00D753AC">
        <w:rPr>
          <w:rFonts w:cs="Times New Roman"/>
          <w:sz w:val="22"/>
          <w:szCs w:val="22"/>
        </w:rPr>
        <w:t>Station</w:t>
      </w:r>
      <w:r w:rsidRPr="00D753AC">
        <w:rPr>
          <w:rFonts w:cs="Times New Roman"/>
          <w:spacing w:val="12"/>
          <w:sz w:val="22"/>
          <w:szCs w:val="22"/>
          <w:rPrChange w:id="5175" w:author="Claire Kouba" w:date="2023-09-12T16:52:00Z">
            <w:rPr>
              <w:spacing w:val="-12"/>
            </w:rPr>
          </w:rPrChange>
        </w:rPr>
        <w:t xml:space="preserve"> </w:t>
      </w:r>
      <w:r w:rsidRPr="00D753AC">
        <w:rPr>
          <w:rFonts w:cs="Times New Roman"/>
          <w:sz w:val="22"/>
          <w:szCs w:val="22"/>
        </w:rPr>
        <w:t>weather</w:t>
      </w:r>
      <w:r w:rsidRPr="00D753AC">
        <w:rPr>
          <w:rFonts w:cs="Times New Roman"/>
          <w:spacing w:val="12"/>
          <w:sz w:val="22"/>
          <w:szCs w:val="22"/>
          <w:rPrChange w:id="5176" w:author="Claire Kouba" w:date="2023-09-12T16:52:00Z">
            <w:rPr>
              <w:spacing w:val="-12"/>
            </w:rPr>
          </w:rPrChange>
        </w:rPr>
        <w:t xml:space="preserve"> </w:t>
      </w:r>
      <w:r w:rsidRPr="00D753AC">
        <w:rPr>
          <w:rFonts w:cs="Times New Roman"/>
          <w:sz w:val="22"/>
          <w:szCs w:val="22"/>
        </w:rPr>
        <w:t>station</w:t>
      </w:r>
      <w:r w:rsidRPr="00D753AC">
        <w:rPr>
          <w:rFonts w:cs="Times New Roman"/>
          <w:spacing w:val="12"/>
          <w:sz w:val="22"/>
          <w:szCs w:val="22"/>
          <w:rPrChange w:id="5177" w:author="Claire Kouba" w:date="2023-09-12T16:52:00Z">
            <w:rPr>
              <w:spacing w:val="-12"/>
            </w:rPr>
          </w:rPrChange>
        </w:rPr>
        <w:t xml:space="preserve"> </w:t>
      </w:r>
      <w:r w:rsidRPr="00D753AC">
        <w:rPr>
          <w:rFonts w:cs="Times New Roman"/>
          <w:sz w:val="22"/>
          <w:szCs w:val="22"/>
        </w:rPr>
        <w:t>(station</w:t>
      </w:r>
      <w:r w:rsidRPr="00D753AC">
        <w:rPr>
          <w:rFonts w:cs="Times New Roman"/>
          <w:spacing w:val="12"/>
          <w:sz w:val="22"/>
          <w:szCs w:val="22"/>
          <w:rPrChange w:id="5178" w:author="Claire Kouba" w:date="2023-09-12T16:52:00Z">
            <w:rPr>
              <w:spacing w:val="-12"/>
            </w:rPr>
          </w:rPrChange>
        </w:rPr>
        <w:t xml:space="preserve"> </w:t>
      </w:r>
      <w:r w:rsidRPr="00D753AC">
        <w:rPr>
          <w:rFonts w:cs="Times New Roman"/>
          <w:sz w:val="22"/>
          <w:szCs w:val="22"/>
        </w:rPr>
        <w:t>ID</w:t>
      </w:r>
      <w:r w:rsidRPr="00D753AC">
        <w:rPr>
          <w:rFonts w:cs="Times New Roman"/>
          <w:spacing w:val="12"/>
          <w:sz w:val="22"/>
          <w:szCs w:val="22"/>
          <w:rPrChange w:id="5179" w:author="Claire Kouba" w:date="2023-09-12T16:52:00Z">
            <w:rPr>
              <w:spacing w:val="-12"/>
            </w:rPr>
          </w:rPrChange>
        </w:rPr>
        <w:t xml:space="preserve"> </w:t>
      </w:r>
      <w:r w:rsidRPr="00D753AC">
        <w:rPr>
          <w:rFonts w:cs="Times New Roman"/>
          <w:sz w:val="22"/>
          <w:szCs w:val="22"/>
        </w:rPr>
        <w:t>USC00043182,</w:t>
      </w:r>
      <w:r w:rsidRPr="00D753AC">
        <w:rPr>
          <w:rFonts w:cs="Times New Roman"/>
          <w:spacing w:val="13"/>
          <w:sz w:val="22"/>
          <w:szCs w:val="22"/>
          <w:rPrChange w:id="5180" w:author="Claire Kouba" w:date="2023-09-12T16:52:00Z">
            <w:rPr>
              <w:spacing w:val="-12"/>
            </w:rPr>
          </w:rPrChange>
        </w:rPr>
        <w:t xml:space="preserve"> </w:t>
      </w:r>
      <w:r w:rsidRPr="00D753AC">
        <w:rPr>
          <w:rFonts w:cs="Times New Roman"/>
          <w:sz w:val="22"/>
          <w:szCs w:val="22"/>
        </w:rPr>
        <w:t>with</w:t>
      </w:r>
      <w:r w:rsidRPr="00D753AC">
        <w:rPr>
          <w:rFonts w:cs="Times New Roman"/>
          <w:w w:val="99"/>
          <w:sz w:val="22"/>
          <w:szCs w:val="22"/>
        </w:rPr>
        <w:t xml:space="preserve"> </w:t>
      </w:r>
      <w:r w:rsidRPr="00D753AC">
        <w:rPr>
          <w:rFonts w:cs="Times New Roman"/>
          <w:sz w:val="22"/>
          <w:szCs w:val="22"/>
        </w:rPr>
        <w:t>data collected by</w:t>
      </w:r>
      <w:r w:rsidRPr="00D753AC">
        <w:rPr>
          <w:rFonts w:cs="Times New Roman"/>
          <w:spacing w:val="-18"/>
          <w:sz w:val="22"/>
          <w:szCs w:val="22"/>
        </w:rPr>
        <w:t xml:space="preserve"> </w:t>
      </w:r>
      <w:r w:rsidRPr="00D753AC">
        <w:rPr>
          <w:rFonts w:cs="Times New Roman"/>
          <w:sz w:val="22"/>
          <w:szCs w:val="22"/>
        </w:rPr>
        <w:t>NOAA).</w:t>
      </w:r>
    </w:p>
    <w:p w:rsidR="002153D1" w:rsidRPr="00D753AC" w:rsidRDefault="002153D1">
      <w:pPr>
        <w:ind w:left="173"/>
        <w:rPr>
          <w:rFonts w:ascii="Times New Roman" w:eastAsia="Times New Roman" w:hAnsi="Times New Roman" w:cs="Times New Roman"/>
        </w:rPr>
      </w:pPr>
    </w:p>
    <w:p w:rsidR="002153D1" w:rsidRPr="00D753AC" w:rsidRDefault="002153D1">
      <w:pPr>
        <w:spacing w:before="9"/>
        <w:ind w:left="173"/>
        <w:rPr>
          <w:rFonts w:ascii="Times New Roman" w:eastAsia="Times New Roman" w:hAnsi="Times New Roman" w:cs="Times New Roman"/>
        </w:rPr>
        <w:pPrChange w:id="5181" w:author="Claire Kouba" w:date="2023-09-12T16:52:00Z">
          <w:pPr>
            <w:spacing w:before="6"/>
            <w:ind w:left="173"/>
          </w:pPr>
        </w:pPrChange>
      </w:pPr>
    </w:p>
    <w:p w:rsidR="002153D1" w:rsidRPr="00D753AC" w:rsidRDefault="002573FA" w:rsidP="00D753AC">
      <w:pPr>
        <w:tabs>
          <w:tab w:val="left" w:pos="9932"/>
        </w:tabs>
        <w:ind w:left="173"/>
        <w:rPr>
          <w:ins w:id="5182" w:author="Claire Kouba" w:date="2023-09-12T16:52:00Z"/>
          <w:rFonts w:ascii="Times New Roman" w:eastAsia="Times New Roman" w:hAnsi="Times New Roman" w:cs="Times New Roman"/>
        </w:rPr>
      </w:pPr>
      <w:r w:rsidRPr="00D753AC">
        <w:rPr>
          <w:rFonts w:ascii="Times New Roman" w:eastAsia="Arial" w:hAnsi="Times New Roman" w:cs="Times New Roman"/>
          <w:i/>
          <w:w w:val="115"/>
        </w:rPr>
        <w:t>P</w:t>
      </w:r>
      <w:r w:rsidRPr="00D753AC">
        <w:rPr>
          <w:rFonts w:ascii="Times New Roman" w:eastAsia="Arial" w:hAnsi="Times New Roman" w:cs="Times New Roman"/>
          <w:i/>
          <w:w w:val="115"/>
          <w:position w:val="-2"/>
        </w:rPr>
        <w:t>spill,</w:t>
      </w:r>
      <w:r w:rsidRPr="00D753AC">
        <w:rPr>
          <w:rFonts w:ascii="Times New Roman" w:eastAsia="Arial" w:hAnsi="Times New Roman" w:cs="Times New Roman"/>
          <w:i/>
          <w:spacing w:val="-20"/>
          <w:w w:val="115"/>
          <w:position w:val="-2"/>
        </w:rPr>
        <w:t xml:space="preserve"> </w:t>
      </w:r>
      <w:r w:rsidRPr="00D753AC">
        <w:rPr>
          <w:rFonts w:ascii="Times New Roman" w:hAnsi="Times New Roman" w:cs="Times New Roman"/>
          <w:i/>
          <w:w w:val="150"/>
          <w:position w:val="-2"/>
          <w:rPrChange w:id="5183" w:author="Claire Kouba" w:date="2023-09-12T16:52:00Z">
            <w:rPr>
              <w:rFonts w:ascii="Times New Roman" w:hAnsi="Times New Roman"/>
              <w:i/>
              <w:w w:val="115"/>
              <w:position w:val="-2"/>
              <w:sz w:val="20"/>
            </w:rPr>
          </w:rPrChange>
        </w:rPr>
        <w:t>i</w:t>
      </w:r>
      <w:r w:rsidRPr="00D753AC">
        <w:rPr>
          <w:rFonts w:ascii="Times New Roman" w:hAnsi="Times New Roman" w:cs="Times New Roman"/>
          <w:i/>
          <w:spacing w:val="-31"/>
          <w:w w:val="150"/>
          <w:position w:val="-2"/>
          <w:rPrChange w:id="5184" w:author="Claire Kouba" w:date="2023-09-12T16:52:00Z">
            <w:rPr>
              <w:rFonts w:ascii="Times New Roman" w:hAnsi="Times New Roman"/>
              <w:i/>
              <w:spacing w:val="-18"/>
              <w:w w:val="115"/>
              <w:position w:val="-2"/>
              <w:sz w:val="20"/>
            </w:rPr>
          </w:rPrChange>
        </w:rPr>
        <w:t xml:space="preserve"> </w:t>
      </w:r>
      <w:r w:rsidRPr="00D753AC">
        <w:rPr>
          <w:rFonts w:ascii="Times New Roman" w:eastAsia="Tahoma" w:hAnsi="Times New Roman" w:cs="Times New Roman"/>
          <w:w w:val="115"/>
        </w:rPr>
        <w:t>=</w:t>
      </w:r>
      <w:r w:rsidRPr="00D753AC">
        <w:rPr>
          <w:rFonts w:ascii="Times New Roman" w:hAnsi="Times New Roman" w:cs="Times New Roman"/>
          <w:spacing w:val="-50"/>
          <w:w w:val="115"/>
          <w:rPrChange w:id="5185" w:author="Claire Kouba" w:date="2023-09-12T16:52:00Z">
            <w:rPr>
              <w:rFonts w:ascii="Times New Roman" w:hAnsi="Times New Roman"/>
              <w:spacing w:val="-35"/>
              <w:w w:val="115"/>
              <w:sz w:val="20"/>
            </w:rPr>
          </w:rPrChange>
        </w:rPr>
        <w:t xml:space="preserve"> </w:t>
      </w:r>
      <w:del w:id="5186" w:author="Claire Kouba" w:date="2023-09-12T16:52:00Z">
        <w:r w:rsidR="00505335" w:rsidRPr="00D753AC">
          <w:rPr>
            <w:rFonts w:ascii="Times New Roman" w:eastAsia="Garamond" w:hAnsi="Times New Roman" w:cs="Times New Roman"/>
            <w:w w:val="115"/>
          </w:rPr>
          <w:delText>123</w:delText>
        </w:r>
      </w:del>
      <w:ins w:id="5187" w:author="Claire Kouba" w:date="2023-09-12T16:52:00Z">
        <w:r w:rsidRPr="00D753AC">
          <w:rPr>
            <w:rFonts w:ascii="Times New Roman" w:eastAsia="Tahoma" w:hAnsi="Times New Roman" w:cs="Times New Roman"/>
            <w:w w:val="95"/>
          </w:rPr>
          <w:t>128</w:t>
        </w:r>
      </w:ins>
      <w:r w:rsidRPr="00D753AC">
        <w:rPr>
          <w:rFonts w:ascii="Times New Roman" w:hAnsi="Times New Roman" w:cs="Times New Roman"/>
          <w:spacing w:val="-43"/>
          <w:w w:val="95"/>
          <w:rPrChange w:id="5188" w:author="Claire Kouba" w:date="2023-09-12T16:52:00Z">
            <w:rPr>
              <w:rFonts w:ascii="Times New Roman" w:hAnsi="Times New Roman"/>
              <w:spacing w:val="-41"/>
              <w:w w:val="115"/>
              <w:sz w:val="20"/>
            </w:rPr>
          </w:rPrChange>
        </w:rPr>
        <w:t xml:space="preserve"> </w:t>
      </w:r>
      <w:r w:rsidRPr="00D753AC">
        <w:rPr>
          <w:rFonts w:ascii="Times New Roman" w:hAnsi="Times New Roman" w:cs="Times New Roman"/>
          <w:w w:val="95"/>
          <w:rPrChange w:id="5189" w:author="Claire Kouba" w:date="2023-09-12T16:52:00Z">
            <w:rPr>
              <w:rFonts w:ascii="Times New Roman" w:hAnsi="Times New Roman"/>
              <w:w w:val="115"/>
              <w:sz w:val="20"/>
            </w:rPr>
          </w:rPrChange>
        </w:rPr>
        <w:t>−</w:t>
      </w:r>
      <w:r w:rsidRPr="00D753AC">
        <w:rPr>
          <w:rFonts w:ascii="Times New Roman" w:hAnsi="Times New Roman" w:cs="Times New Roman"/>
          <w:spacing w:val="-43"/>
          <w:w w:val="95"/>
          <w:rPrChange w:id="5190" w:author="Claire Kouba" w:date="2023-09-12T16:52:00Z">
            <w:rPr>
              <w:rFonts w:ascii="Times New Roman" w:hAnsi="Times New Roman"/>
              <w:spacing w:val="-56"/>
              <w:w w:val="115"/>
              <w:sz w:val="20"/>
            </w:rPr>
          </w:rPrChange>
        </w:rPr>
        <w:t xml:space="preserve"> </w:t>
      </w:r>
      <w:r w:rsidRPr="00D753AC">
        <w:rPr>
          <w:rFonts w:ascii="Times New Roman" w:hAnsi="Times New Roman" w:cs="Times New Roman"/>
          <w:w w:val="95"/>
          <w:rPrChange w:id="5191" w:author="Claire Kouba" w:date="2023-09-12T16:52:00Z">
            <w:rPr>
              <w:rFonts w:ascii="Times New Roman" w:hAnsi="Times New Roman"/>
              <w:w w:val="115"/>
              <w:sz w:val="20"/>
            </w:rPr>
          </w:rPrChange>
        </w:rPr>
        <w:t>0</w:t>
      </w:r>
      <w:r w:rsidRPr="00D753AC">
        <w:rPr>
          <w:rFonts w:ascii="Times New Roman" w:hAnsi="Times New Roman" w:cs="Times New Roman"/>
          <w:i/>
          <w:w w:val="95"/>
          <w:rPrChange w:id="5192" w:author="Claire Kouba" w:date="2023-09-12T16:52:00Z">
            <w:rPr>
              <w:rFonts w:ascii="Times New Roman" w:hAnsi="Times New Roman"/>
              <w:i/>
              <w:w w:val="115"/>
              <w:sz w:val="20"/>
            </w:rPr>
          </w:rPrChange>
        </w:rPr>
        <w:t>.</w:t>
      </w:r>
      <w:del w:id="5193" w:author="Claire Kouba" w:date="2023-09-12T16:52:00Z">
        <w:r w:rsidR="00505335" w:rsidRPr="00D753AC">
          <w:rPr>
            <w:rFonts w:ascii="Times New Roman" w:eastAsia="Garamond" w:hAnsi="Times New Roman" w:cs="Times New Roman"/>
            <w:w w:val="115"/>
          </w:rPr>
          <w:delText>111</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3"/>
            <w:w w:val="115"/>
          </w:rPr>
          <w:delText>FJRS</w:delText>
        </w:r>
        <w:r w:rsidR="00505335" w:rsidRPr="00D753AC">
          <w:rPr>
            <w:rFonts w:ascii="Times New Roman" w:eastAsia="Arial" w:hAnsi="Times New Roman" w:cs="Times New Roman"/>
            <w:i/>
            <w:spacing w:val="3"/>
            <w:w w:val="115"/>
            <w:position w:val="-2"/>
          </w:rPr>
          <w:delText>Oct−Apr,</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5194" w:author="Claire Kouba" w:date="2023-09-12T16:52:00Z">
        <w:r w:rsidRPr="00D753AC">
          <w:rPr>
            <w:rFonts w:ascii="Times New Roman" w:eastAsia="Tahoma" w:hAnsi="Times New Roman" w:cs="Times New Roman"/>
            <w:w w:val="95"/>
          </w:rPr>
          <w:t>095</w:t>
        </w:r>
        <w:r w:rsidRPr="00D753AC">
          <w:rPr>
            <w:rFonts w:ascii="Times New Roman" w:eastAsia="Tahoma" w:hAnsi="Times New Roman" w:cs="Times New Roman"/>
            <w:spacing w:val="-43"/>
            <w:w w:val="9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3"/>
            <w:w w:val="95"/>
          </w:rPr>
          <w:t xml:space="preserve"> </w:t>
        </w:r>
        <w:r w:rsidRPr="00D753AC">
          <w:rPr>
            <w:rFonts w:ascii="Times New Roman" w:eastAsia="Arial" w:hAnsi="Times New Roman" w:cs="Times New Roman"/>
            <w:i/>
            <w:spacing w:val="8"/>
            <w:w w:val="115"/>
          </w:rPr>
          <w:t>FJRS</w:t>
        </w:r>
        <w:r w:rsidRPr="00D753AC">
          <w:rPr>
            <w:rFonts w:ascii="Times New Roman" w:eastAsia="Arial" w:hAnsi="Times New Roman" w:cs="Times New Roman"/>
            <w:i/>
            <w:spacing w:val="8"/>
            <w:w w:val="115"/>
            <w:position w:val="-2"/>
          </w:rPr>
          <w:t>i</w:t>
        </w:r>
      </w:ins>
      <w:r w:rsidRPr="00D753AC">
        <w:rPr>
          <w:rFonts w:ascii="Times New Roman" w:eastAsia="Arial" w:hAnsi="Times New Roman" w:cs="Times New Roman"/>
          <w:i/>
          <w:spacing w:val="-23"/>
          <w:w w:val="115"/>
          <w:position w:val="-2"/>
        </w:rPr>
        <w:t xml:space="preserve"> </w:t>
      </w:r>
      <w:r w:rsidRPr="00D753AC">
        <w:rPr>
          <w:rFonts w:ascii="Times New Roman" w:hAnsi="Times New Roman" w:cs="Times New Roman"/>
          <w:w w:val="95"/>
          <w:rPrChange w:id="5195" w:author="Claire Kouba" w:date="2023-09-12T16:52:00Z">
            <w:rPr>
              <w:rFonts w:ascii="Times New Roman" w:hAnsi="Times New Roman"/>
              <w:w w:val="115"/>
              <w:sz w:val="20"/>
            </w:rPr>
          </w:rPrChange>
        </w:rPr>
        <w:t>−</w:t>
      </w:r>
      <w:r w:rsidRPr="00D753AC">
        <w:rPr>
          <w:rFonts w:ascii="Times New Roman" w:hAnsi="Times New Roman" w:cs="Times New Roman"/>
          <w:spacing w:val="-43"/>
          <w:w w:val="95"/>
          <w:rPrChange w:id="5196" w:author="Claire Kouba" w:date="2023-09-12T16:52:00Z">
            <w:rPr>
              <w:rFonts w:ascii="Times New Roman" w:hAnsi="Times New Roman"/>
              <w:spacing w:val="-56"/>
              <w:w w:val="115"/>
              <w:sz w:val="20"/>
            </w:rPr>
          </w:rPrChange>
        </w:rPr>
        <w:t xml:space="preserve"> </w:t>
      </w:r>
      <w:r w:rsidRPr="00D753AC">
        <w:rPr>
          <w:rFonts w:ascii="Times New Roman" w:hAnsi="Times New Roman" w:cs="Times New Roman"/>
          <w:w w:val="95"/>
          <w:rPrChange w:id="5197" w:author="Claire Kouba" w:date="2023-09-12T16:52:00Z">
            <w:rPr>
              <w:rFonts w:ascii="Times New Roman" w:hAnsi="Times New Roman"/>
              <w:w w:val="115"/>
              <w:sz w:val="20"/>
            </w:rPr>
          </w:rPrChange>
        </w:rPr>
        <w:t>0</w:t>
      </w:r>
      <w:r w:rsidRPr="00D753AC">
        <w:rPr>
          <w:rFonts w:ascii="Times New Roman" w:hAnsi="Times New Roman" w:cs="Times New Roman"/>
          <w:i/>
          <w:w w:val="95"/>
          <w:rPrChange w:id="5198" w:author="Claire Kouba" w:date="2023-09-12T16:52:00Z">
            <w:rPr>
              <w:rFonts w:ascii="Times New Roman" w:hAnsi="Times New Roman"/>
              <w:i/>
              <w:w w:val="115"/>
              <w:sz w:val="20"/>
            </w:rPr>
          </w:rPrChange>
        </w:rPr>
        <w:t>.</w:t>
      </w:r>
      <w:del w:id="5199" w:author="Claire Kouba" w:date="2023-09-12T16:52:00Z">
        <w:r w:rsidR="00505335" w:rsidRPr="00D753AC">
          <w:rPr>
            <w:rFonts w:ascii="Times New Roman" w:eastAsia="Garamond" w:hAnsi="Times New Roman" w:cs="Times New Roman"/>
            <w:w w:val="115"/>
          </w:rPr>
          <w:delText>0274</w:delText>
        </w:r>
        <w:r w:rsidR="00505335" w:rsidRPr="00D753AC">
          <w:rPr>
            <w:rFonts w:ascii="Times New Roman" w:eastAsia="Garamond" w:hAnsi="Times New Roman" w:cs="Times New Roman"/>
            <w:spacing w:val="-41"/>
            <w:w w:val="115"/>
          </w:rPr>
          <w:delText xml:space="preserve"> </w:delText>
        </w:r>
        <w:r w:rsidR="00505335" w:rsidRPr="00D753AC">
          <w:rPr>
            <w:rFonts w:ascii="Cambria Math" w:eastAsia="Lucida Sans Unicode" w:hAnsi="Cambria Math" w:cs="Cambria Math"/>
          </w:rPr>
          <w:delText>∗</w:delText>
        </w:r>
        <w:r w:rsidR="00505335" w:rsidRPr="00D753AC">
          <w:rPr>
            <w:rFonts w:ascii="Times New Roman" w:eastAsia="Lucida Sans Unicode" w:hAnsi="Times New Roman" w:cs="Times New Roman"/>
            <w:spacing w:val="-47"/>
          </w:rPr>
          <w:delText xml:space="preserve"> </w:delText>
        </w:r>
        <w:r w:rsidR="00505335" w:rsidRPr="00D753AC">
          <w:rPr>
            <w:rFonts w:ascii="Times New Roman" w:eastAsia="Arial" w:hAnsi="Times New Roman" w:cs="Times New Roman"/>
            <w:i/>
            <w:spacing w:val="5"/>
            <w:w w:val="115"/>
          </w:rPr>
          <w:delText>SWJ</w:delText>
        </w:r>
        <w:r w:rsidR="00505335" w:rsidRPr="00D753AC">
          <w:rPr>
            <w:rFonts w:ascii="Times New Roman" w:eastAsia="Arial" w:hAnsi="Times New Roman" w:cs="Times New Roman"/>
            <w:i/>
            <w:spacing w:val="5"/>
            <w:w w:val="115"/>
            <w:position w:val="-2"/>
          </w:rPr>
          <w:delText>max,</w:delText>
        </w:r>
        <w:r w:rsidR="00505335" w:rsidRPr="00D753AC">
          <w:rPr>
            <w:rFonts w:ascii="Times New Roman" w:eastAsia="Arial" w:hAnsi="Times New Roman" w:cs="Times New Roman"/>
            <w:i/>
            <w:spacing w:val="-20"/>
            <w:w w:val="115"/>
            <w:position w:val="-2"/>
          </w:rPr>
          <w:delText xml:space="preserve"> </w:delText>
        </w:r>
        <w:r w:rsidR="00505335" w:rsidRPr="00D753AC">
          <w:rPr>
            <w:rFonts w:ascii="Times New Roman" w:eastAsia="Arial" w:hAnsi="Times New Roman" w:cs="Times New Roman"/>
            <w:i/>
            <w:w w:val="115"/>
            <w:position w:val="-2"/>
          </w:rPr>
          <w:delText>i</w:delText>
        </w:r>
      </w:del>
      <w:ins w:id="5200" w:author="Claire Kouba" w:date="2023-09-12T16:52:00Z">
        <w:r w:rsidRPr="00D753AC">
          <w:rPr>
            <w:rFonts w:ascii="Times New Roman" w:eastAsia="Tahoma" w:hAnsi="Times New Roman" w:cs="Times New Roman"/>
            <w:w w:val="95"/>
          </w:rPr>
          <w:t>028</w:t>
        </w:r>
        <w:r w:rsidRPr="00D753AC">
          <w:rPr>
            <w:rFonts w:ascii="Times New Roman" w:eastAsia="Tahoma" w:hAnsi="Times New Roman" w:cs="Times New Roman"/>
            <w:spacing w:val="-43"/>
            <w:w w:val="95"/>
          </w:rPr>
          <w:t xml:space="preserve"> </w:t>
        </w:r>
        <w:r w:rsidRPr="00D753AC">
          <w:rPr>
            <w:rFonts w:ascii="Cambria Math" w:eastAsia="Lucida Sans Unicode" w:hAnsi="Cambria Math" w:cs="Cambria Math"/>
            <w:w w:val="95"/>
          </w:rPr>
          <w:t>∗</w:t>
        </w:r>
        <w:r w:rsidRPr="00D753AC">
          <w:rPr>
            <w:rFonts w:ascii="Times New Roman" w:eastAsia="Lucida Sans Unicode" w:hAnsi="Times New Roman" w:cs="Times New Roman"/>
            <w:spacing w:val="-43"/>
            <w:w w:val="95"/>
          </w:rPr>
          <w:t xml:space="preserve"> </w:t>
        </w:r>
        <w:r w:rsidRPr="00D753AC">
          <w:rPr>
            <w:rFonts w:ascii="Times New Roman" w:eastAsia="Arial" w:hAnsi="Times New Roman" w:cs="Times New Roman"/>
            <w:i/>
            <w:spacing w:val="9"/>
            <w:w w:val="115"/>
          </w:rPr>
          <w:t>SWJ</w:t>
        </w:r>
        <w:r w:rsidRPr="00D753AC">
          <w:rPr>
            <w:rFonts w:ascii="Times New Roman" w:eastAsia="Arial" w:hAnsi="Times New Roman" w:cs="Times New Roman"/>
            <w:i/>
            <w:spacing w:val="9"/>
            <w:w w:val="115"/>
            <w:position w:val="-2"/>
          </w:rPr>
          <w:t>i</w:t>
        </w:r>
        <w:r w:rsidRPr="00D753AC">
          <w:rPr>
            <w:rFonts w:ascii="Times New Roman" w:eastAsia="Arial" w:hAnsi="Times New Roman" w:cs="Times New Roman"/>
            <w:i/>
            <w:spacing w:val="9"/>
            <w:w w:val="115"/>
            <w:position w:val="-2"/>
          </w:rPr>
          <w:tab/>
        </w:r>
        <w:r w:rsidRPr="00D753AC">
          <w:rPr>
            <w:rFonts w:ascii="Times New Roman" w:eastAsia="Times New Roman" w:hAnsi="Times New Roman" w:cs="Times New Roman"/>
            <w:w w:val="115"/>
          </w:rPr>
          <w:t>(3)</w:t>
        </w:r>
      </w:ins>
    </w:p>
    <w:p w:rsidR="002153D1" w:rsidRPr="00D753AC" w:rsidRDefault="002153D1">
      <w:pPr>
        <w:spacing w:before="6"/>
        <w:ind w:left="173"/>
        <w:rPr>
          <w:rFonts w:ascii="Times New Roman" w:eastAsia="Times New Roman" w:hAnsi="Times New Roman" w:cs="Times New Roman"/>
        </w:rPr>
        <w:pPrChange w:id="5201" w:author="Claire Kouba" w:date="2023-09-12T16:52:00Z">
          <w:pPr>
            <w:ind w:left="173"/>
          </w:pPr>
        </w:pPrChange>
      </w:pPr>
    </w:p>
    <w:p w:rsidR="002153D1" w:rsidRPr="00D753AC" w:rsidRDefault="002573FA">
      <w:pPr>
        <w:pStyle w:val="BodyText"/>
        <w:ind w:left="173"/>
        <w:rPr>
          <w:rFonts w:cs="Times New Roman"/>
          <w:sz w:val="22"/>
          <w:szCs w:val="22"/>
        </w:rPr>
        <w:pPrChange w:id="5202" w:author="Claire Kouba" w:date="2023-09-12T16:52:00Z">
          <w:pPr>
            <w:pStyle w:val="BodyText"/>
            <w:spacing w:before="226"/>
            <w:ind w:left="173"/>
          </w:pPr>
        </w:pPrChange>
      </w:pPr>
      <w:r w:rsidRPr="00D753AC">
        <w:rPr>
          <w:rFonts w:cs="Times New Roman"/>
          <w:sz w:val="22"/>
          <w:szCs w:val="22"/>
        </w:rPr>
        <w:t>Where:</w:t>
      </w:r>
    </w:p>
    <w:p w:rsidR="002153D1" w:rsidRPr="00D753AC" w:rsidRDefault="002153D1">
      <w:pPr>
        <w:spacing w:before="4"/>
        <w:ind w:left="173"/>
        <w:rPr>
          <w:rFonts w:ascii="Times New Roman" w:eastAsia="Times New Roman" w:hAnsi="Times New Roman" w:cs="Times New Roman"/>
        </w:rPr>
        <w:pPrChange w:id="5203" w:author="Claire Kouba" w:date="2023-09-12T16:52:00Z">
          <w:pPr>
            <w:spacing w:before="6"/>
            <w:ind w:left="173"/>
          </w:pPr>
        </w:pPrChange>
      </w:pPr>
    </w:p>
    <w:p w:rsidR="002153D1" w:rsidRPr="00D753AC" w:rsidRDefault="002573FA">
      <w:pPr>
        <w:pStyle w:val="ListParagraph"/>
        <w:numPr>
          <w:ilvl w:val="0"/>
          <w:numId w:val="3"/>
        </w:numPr>
        <w:tabs>
          <w:tab w:val="left" w:pos="628"/>
        </w:tabs>
        <w:ind w:left="173" w:right="118" w:hanging="199"/>
        <w:rPr>
          <w:rFonts w:ascii="Times New Roman" w:eastAsia="Times New Roman" w:hAnsi="Times New Roman" w:cs="Times New Roman"/>
        </w:rPr>
        <w:pPrChange w:id="5204" w:author="Claire Kouba" w:date="2023-09-12T16:52:00Z">
          <w:pPr>
            <w:pStyle w:val="ListParagraph"/>
            <w:numPr>
              <w:numId w:val="11"/>
            </w:numPr>
            <w:tabs>
              <w:tab w:val="left" w:pos="628"/>
            </w:tabs>
            <w:spacing w:line="336" w:lineRule="auto"/>
            <w:ind w:left="173" w:right="98" w:hanging="199"/>
          </w:pPr>
        </w:pPrChange>
      </w:pPr>
      <w:r w:rsidRPr="00D753AC">
        <w:rPr>
          <w:rFonts w:ascii="Times New Roman" w:hAnsi="Times New Roman" w:cs="Times New Roman"/>
          <w:i/>
          <w:w w:val="105"/>
        </w:rPr>
        <w:t>P</w:t>
      </w:r>
      <w:r w:rsidRPr="00D753AC">
        <w:rPr>
          <w:rFonts w:ascii="Times New Roman" w:hAnsi="Times New Roman" w:cs="Times New Roman"/>
          <w:i/>
          <w:w w:val="105"/>
          <w:position w:val="-2"/>
        </w:rPr>
        <w:t>spill,</w:t>
      </w:r>
      <w:r w:rsidRPr="00D753AC">
        <w:rPr>
          <w:rFonts w:ascii="Times New Roman" w:hAnsi="Times New Roman" w:cs="Times New Roman"/>
          <w:i/>
          <w:spacing w:val="-5"/>
          <w:w w:val="105"/>
          <w:position w:val="-2"/>
        </w:rPr>
        <w:t xml:space="preserve"> </w:t>
      </w:r>
      <w:r w:rsidRPr="00D753AC">
        <w:rPr>
          <w:rFonts w:ascii="Times New Roman" w:hAnsi="Times New Roman" w:cs="Times New Roman"/>
          <w:i/>
          <w:w w:val="150"/>
          <w:position w:val="-2"/>
        </w:rPr>
        <w:t>i</w:t>
      </w:r>
      <w:r w:rsidRPr="00D753AC">
        <w:rPr>
          <w:rFonts w:ascii="Times New Roman" w:hAnsi="Times New Roman" w:cs="Times New Roman"/>
          <w:i/>
          <w:spacing w:val="-4"/>
          <w:w w:val="150"/>
          <w:position w:val="-2"/>
        </w:rPr>
        <w:t xml:space="preserve"> </w:t>
      </w:r>
      <w:r w:rsidRPr="00D753AC">
        <w:rPr>
          <w:rFonts w:ascii="Times New Roman" w:hAnsi="Times New Roman" w:cs="Times New Roman"/>
          <w:w w:val="105"/>
        </w:rPr>
        <w:t>is</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predicted</w:t>
      </w:r>
      <w:r w:rsidRPr="00D753AC">
        <w:rPr>
          <w:rFonts w:ascii="Times New Roman" w:hAnsi="Times New Roman" w:cs="Times New Roman"/>
          <w:spacing w:val="-6"/>
          <w:w w:val="105"/>
        </w:rPr>
        <w:t xml:space="preserve"> </w:t>
      </w:r>
      <w:r w:rsidRPr="00D753AC">
        <w:rPr>
          <w:rFonts w:ascii="Times New Roman" w:hAnsi="Times New Roman" w:cs="Times New Roman"/>
          <w:w w:val="105"/>
        </w:rPr>
        <w:t>value</w:t>
      </w:r>
      <w:r w:rsidRPr="00D753AC">
        <w:rPr>
          <w:rFonts w:ascii="Times New Roman" w:hAnsi="Times New Roman" w:cs="Times New Roman"/>
          <w:spacing w:val="-6"/>
          <w:w w:val="105"/>
        </w:rPr>
        <w:t xml:space="preserve"> </w:t>
      </w:r>
      <w:r w:rsidRPr="00D753AC">
        <w:rPr>
          <w:rFonts w:ascii="Times New Roman" w:hAnsi="Times New Roman" w:cs="Times New Roman"/>
          <w:w w:val="105"/>
        </w:rPr>
        <w:t>of</w:t>
      </w:r>
      <w:r w:rsidRPr="00D753AC">
        <w:rPr>
          <w:rFonts w:ascii="Times New Roman" w:hAnsi="Times New Roman" w:cs="Times New Roman"/>
          <w:spacing w:val="-6"/>
          <w:w w:val="105"/>
        </w:rPr>
        <w:t xml:space="preserve"> </w:t>
      </w:r>
      <w:r w:rsidRPr="00D753AC">
        <w:rPr>
          <w:rFonts w:ascii="Times New Roman" w:hAnsi="Times New Roman" w:cs="Times New Roman"/>
          <w:w w:val="105"/>
        </w:rPr>
        <w:t>cumulative</w:t>
      </w:r>
      <w:r w:rsidRPr="00D753AC">
        <w:rPr>
          <w:rFonts w:ascii="Times New Roman" w:hAnsi="Times New Roman" w:cs="Times New Roman"/>
          <w:spacing w:val="-6"/>
          <w:w w:val="105"/>
        </w:rPr>
        <w:t xml:space="preserve"> </w:t>
      </w:r>
      <w:r w:rsidRPr="00D753AC">
        <w:rPr>
          <w:rFonts w:ascii="Times New Roman" w:hAnsi="Times New Roman" w:cs="Times New Roman"/>
          <w:w w:val="105"/>
        </w:rPr>
        <w:t>rainfall</w:t>
      </w:r>
      <w:r w:rsidRPr="00D753AC">
        <w:rPr>
          <w:rFonts w:ascii="Times New Roman" w:hAnsi="Times New Roman" w:cs="Times New Roman"/>
          <w:spacing w:val="-6"/>
          <w:w w:val="105"/>
        </w:rPr>
        <w:t xml:space="preserve"> </w:t>
      </w:r>
      <w:r w:rsidRPr="00D753AC">
        <w:rPr>
          <w:rFonts w:ascii="Times New Roman" w:hAnsi="Times New Roman" w:cs="Times New Roman"/>
          <w:w w:val="105"/>
        </w:rPr>
        <w:t>at</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end</w:t>
      </w:r>
      <w:r w:rsidRPr="00D753AC">
        <w:rPr>
          <w:rFonts w:ascii="Times New Roman" w:hAnsi="Times New Roman" w:cs="Times New Roman"/>
          <w:spacing w:val="-6"/>
          <w:w w:val="105"/>
        </w:rPr>
        <w:t xml:space="preserve"> </w:t>
      </w:r>
      <w:r w:rsidRPr="00D753AC">
        <w:rPr>
          <w:rFonts w:ascii="Times New Roman" w:hAnsi="Times New Roman" w:cs="Times New Roman"/>
          <w:w w:val="105"/>
        </w:rPr>
        <w:t>of</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dry</w:t>
      </w:r>
      <w:r w:rsidRPr="00D753AC">
        <w:rPr>
          <w:rFonts w:ascii="Times New Roman" w:hAnsi="Times New Roman" w:cs="Times New Roman"/>
          <w:spacing w:val="-6"/>
          <w:w w:val="105"/>
        </w:rPr>
        <w:t xml:space="preserve"> </w:t>
      </w:r>
      <w:r w:rsidRPr="00D753AC">
        <w:rPr>
          <w:rFonts w:ascii="Times New Roman" w:hAnsi="Times New Roman" w:cs="Times New Roman"/>
          <w:w w:val="105"/>
        </w:rPr>
        <w:t>season,</w:t>
      </w:r>
      <w:r w:rsidRPr="00D753AC">
        <w:rPr>
          <w:rFonts w:ascii="Times New Roman" w:hAnsi="Times New Roman" w:cs="Times New Roman"/>
          <w:spacing w:val="-6"/>
          <w:w w:val="105"/>
        </w:rPr>
        <w:t xml:space="preserve"> </w:t>
      </w:r>
      <w:r w:rsidRPr="00D753AC">
        <w:rPr>
          <w:rFonts w:ascii="Times New Roman" w:hAnsi="Times New Roman" w:cs="Times New Roman"/>
          <w:w w:val="105"/>
        </w:rPr>
        <w:t>starting</w:t>
      </w:r>
      <w:r w:rsidRPr="00D753AC">
        <w:rPr>
          <w:rFonts w:ascii="Times New Roman" w:hAnsi="Times New Roman" w:cs="Times New Roman"/>
          <w:spacing w:val="-6"/>
          <w:w w:val="105"/>
        </w:rPr>
        <w:t xml:space="preserve"> </w:t>
      </w:r>
      <w:r w:rsidRPr="00D753AC">
        <w:rPr>
          <w:rFonts w:ascii="Times New Roman" w:hAnsi="Times New Roman" w:cs="Times New Roman"/>
          <w:w w:val="105"/>
        </w:rPr>
        <w:t>Sep.</w:t>
      </w:r>
      <w:r w:rsidRPr="00D753AC">
        <w:rPr>
          <w:rFonts w:ascii="Times New Roman" w:hAnsi="Times New Roman" w:cs="Times New Roman"/>
          <w:spacing w:val="-6"/>
          <w:w w:val="105"/>
        </w:rPr>
        <w:t xml:space="preserve"> </w:t>
      </w:r>
      <w:r w:rsidRPr="00D753AC">
        <w:rPr>
          <w:rFonts w:ascii="Times New Roman" w:hAnsi="Times New Roman" w:cs="Times New Roman"/>
          <w:w w:val="105"/>
        </w:rPr>
        <w:t>1,</w:t>
      </w:r>
      <w:r w:rsidRPr="00D753AC">
        <w:rPr>
          <w:rFonts w:ascii="Times New Roman" w:hAnsi="Times New Roman" w:cs="Times New Roman"/>
          <w:spacing w:val="-6"/>
          <w:w w:val="105"/>
        </w:rPr>
        <w:t xml:space="preserve"> </w:t>
      </w:r>
      <w:r w:rsidRPr="00D753AC">
        <w:rPr>
          <w:rFonts w:ascii="Times New Roman" w:hAnsi="Times New Roman" w:cs="Times New Roman"/>
          <w:w w:val="105"/>
        </w:rPr>
        <w:t>on</w:t>
      </w:r>
      <w:r w:rsidRPr="00D753AC">
        <w:rPr>
          <w:rFonts w:ascii="Times New Roman" w:hAnsi="Times New Roman" w:cs="Times New Roman"/>
          <w:spacing w:val="-6"/>
          <w:w w:val="105"/>
        </w:rPr>
        <w:t xml:space="preserve"> </w:t>
      </w:r>
      <w:r w:rsidRPr="00D753AC">
        <w:rPr>
          <w:rFonts w:ascii="Times New Roman" w:hAnsi="Times New Roman" w:cs="Times New Roman"/>
          <w:w w:val="105"/>
        </w:rPr>
        <w:t>the</w:t>
      </w:r>
      <w:r w:rsidRPr="00D753AC">
        <w:rPr>
          <w:rFonts w:ascii="Times New Roman" w:hAnsi="Times New Roman" w:cs="Times New Roman"/>
          <w:spacing w:val="-6"/>
          <w:w w:val="105"/>
        </w:rPr>
        <w:t xml:space="preserve"> </w:t>
      </w:r>
      <w:r w:rsidRPr="00D753AC">
        <w:rPr>
          <w:rFonts w:ascii="Times New Roman" w:hAnsi="Times New Roman" w:cs="Times New Roman"/>
          <w:w w:val="105"/>
        </w:rPr>
        <w:t>first</w:t>
      </w:r>
      <w:r w:rsidRPr="00D753AC">
        <w:rPr>
          <w:rFonts w:ascii="Times New Roman" w:hAnsi="Times New Roman" w:cs="Times New Roman"/>
          <w:spacing w:val="-6"/>
          <w:w w:val="105"/>
        </w:rPr>
        <w:t xml:space="preserve"> </w:t>
      </w:r>
      <w:r w:rsidRPr="00D753AC">
        <w:rPr>
          <w:rFonts w:ascii="Times New Roman" w:hAnsi="Times New Roman" w:cs="Times New Roman"/>
          <w:w w:val="105"/>
        </w:rPr>
        <w:t>day</w:t>
      </w:r>
      <w:r w:rsidRPr="00D753AC">
        <w:rPr>
          <w:rFonts w:ascii="Times New Roman" w:hAnsi="Times New Roman" w:cs="Times New Roman"/>
          <w:spacing w:val="-6"/>
          <w:w w:val="105"/>
        </w:rPr>
        <w:t xml:space="preserve"> </w:t>
      </w:r>
      <w:r w:rsidRPr="00D753AC">
        <w:rPr>
          <w:rFonts w:ascii="Times New Roman" w:hAnsi="Times New Roman" w:cs="Times New Roman"/>
          <w:w w:val="105"/>
        </w:rPr>
        <w:t>that</w:t>
      </w:r>
      <w:r w:rsidRPr="00D753AC">
        <w:rPr>
          <w:rFonts w:ascii="Times New Roman" w:hAnsi="Times New Roman" w:cs="Times New Roman"/>
          <w:w w:val="99"/>
        </w:rPr>
        <w:t xml:space="preserve"> </w:t>
      </w:r>
      <w:r w:rsidRPr="00D753AC">
        <w:rPr>
          <w:rFonts w:ascii="Times New Roman" w:hAnsi="Times New Roman" w:cs="Times New Roman"/>
          <w:w w:val="105"/>
        </w:rPr>
        <w:t>the</w:t>
      </w:r>
      <w:r w:rsidRPr="00D753AC">
        <w:rPr>
          <w:rFonts w:ascii="Times New Roman" w:hAnsi="Times New Roman" w:cs="Times New Roman"/>
          <w:spacing w:val="-5"/>
          <w:w w:val="105"/>
        </w:rPr>
        <w:t xml:space="preserve"> </w:t>
      </w:r>
      <w:r w:rsidRPr="00D753AC">
        <w:rPr>
          <w:rFonts w:ascii="Times New Roman" w:hAnsi="Times New Roman" w:cs="Times New Roman"/>
          <w:w w:val="105"/>
        </w:rPr>
        <w:t>Fort</w:t>
      </w:r>
      <w:r w:rsidRPr="00D753AC">
        <w:rPr>
          <w:rFonts w:ascii="Times New Roman" w:hAnsi="Times New Roman" w:cs="Times New Roman"/>
          <w:spacing w:val="-5"/>
          <w:w w:val="105"/>
        </w:rPr>
        <w:t xml:space="preserve"> </w:t>
      </w:r>
      <w:r w:rsidRPr="00D753AC">
        <w:rPr>
          <w:rFonts w:ascii="Times New Roman" w:hAnsi="Times New Roman" w:cs="Times New Roman"/>
          <w:w w:val="105"/>
        </w:rPr>
        <w:t>Jones</w:t>
      </w:r>
      <w:r w:rsidRPr="00D753AC">
        <w:rPr>
          <w:rFonts w:ascii="Times New Roman" w:hAnsi="Times New Roman" w:cs="Times New Roman"/>
          <w:spacing w:val="-5"/>
          <w:w w:val="105"/>
        </w:rPr>
        <w:t xml:space="preserve"> </w:t>
      </w:r>
      <w:r w:rsidRPr="00D753AC">
        <w:rPr>
          <w:rFonts w:ascii="Times New Roman" w:hAnsi="Times New Roman" w:cs="Times New Roman"/>
          <w:w w:val="105"/>
        </w:rPr>
        <w:t>gauge</w:t>
      </w:r>
      <w:r w:rsidRPr="00D753AC">
        <w:rPr>
          <w:rFonts w:ascii="Times New Roman" w:hAnsi="Times New Roman" w:cs="Times New Roman"/>
          <w:spacing w:val="-5"/>
          <w:w w:val="105"/>
        </w:rPr>
        <w:t xml:space="preserve"> </w:t>
      </w:r>
      <w:r w:rsidRPr="00D753AC">
        <w:rPr>
          <w:rFonts w:ascii="Times New Roman" w:hAnsi="Times New Roman" w:cs="Times New Roman"/>
          <w:w w:val="105"/>
        </w:rPr>
        <w:t>records</w:t>
      </w:r>
      <w:r w:rsidRPr="00D753AC">
        <w:rPr>
          <w:rFonts w:ascii="Times New Roman" w:hAnsi="Times New Roman" w:cs="Times New Roman"/>
          <w:spacing w:val="-5"/>
          <w:w w:val="105"/>
        </w:rPr>
        <w:t xml:space="preserve"> </w:t>
      </w:r>
      <w:r w:rsidRPr="00D753AC">
        <w:rPr>
          <w:rFonts w:ascii="Times New Roman" w:hAnsi="Times New Roman" w:cs="Times New Roman"/>
          <w:w w:val="105"/>
        </w:rPr>
        <w:t>flow</w:t>
      </w:r>
      <w:r w:rsidRPr="00D753AC">
        <w:rPr>
          <w:rFonts w:ascii="Times New Roman" w:hAnsi="Times New Roman" w:cs="Times New Roman"/>
          <w:spacing w:val="-5"/>
          <w:w w:val="105"/>
        </w:rPr>
        <w:t xml:space="preserve"> </w:t>
      </w:r>
      <w:r w:rsidRPr="00D753AC">
        <w:rPr>
          <w:rFonts w:ascii="Times New Roman" w:hAnsi="Times New Roman" w:cs="Times New Roman"/>
          <w:w w:val="105"/>
        </w:rPr>
        <w:t>greater</w:t>
      </w:r>
      <w:r w:rsidRPr="00D753AC">
        <w:rPr>
          <w:rFonts w:ascii="Times New Roman" w:hAnsi="Times New Roman" w:cs="Times New Roman"/>
          <w:spacing w:val="-5"/>
          <w:w w:val="105"/>
        </w:rPr>
        <w:t xml:space="preserve"> </w:t>
      </w:r>
      <w:r w:rsidRPr="00D753AC">
        <w:rPr>
          <w:rFonts w:ascii="Times New Roman" w:hAnsi="Times New Roman" w:cs="Times New Roman"/>
          <w:w w:val="105"/>
        </w:rPr>
        <w:t>than</w:t>
      </w:r>
      <w:r w:rsidRPr="00D753AC">
        <w:rPr>
          <w:rFonts w:ascii="Times New Roman" w:hAnsi="Times New Roman" w:cs="Times New Roman"/>
          <w:spacing w:val="-5"/>
          <w:w w:val="105"/>
        </w:rPr>
        <w:t xml:space="preserve"> </w:t>
      </w:r>
      <w:r w:rsidRPr="00D753AC">
        <w:rPr>
          <w:rFonts w:ascii="Times New Roman" w:hAnsi="Times New Roman" w:cs="Times New Roman"/>
          <w:w w:val="105"/>
        </w:rPr>
        <w:t>or</w:t>
      </w:r>
      <w:r w:rsidRPr="00D753AC">
        <w:rPr>
          <w:rFonts w:ascii="Times New Roman" w:hAnsi="Times New Roman" w:cs="Times New Roman"/>
          <w:spacing w:val="-5"/>
          <w:w w:val="105"/>
        </w:rPr>
        <w:t xml:space="preserve"> </w:t>
      </w:r>
      <w:r w:rsidRPr="00D753AC">
        <w:rPr>
          <w:rFonts w:ascii="Times New Roman" w:hAnsi="Times New Roman" w:cs="Times New Roman"/>
          <w:w w:val="105"/>
        </w:rPr>
        <w:t>equal</w:t>
      </w:r>
      <w:r w:rsidRPr="00D753AC">
        <w:rPr>
          <w:rFonts w:ascii="Times New Roman" w:hAnsi="Times New Roman" w:cs="Times New Roman"/>
          <w:spacing w:val="-5"/>
          <w:w w:val="105"/>
        </w:rPr>
        <w:t xml:space="preserve"> </w:t>
      </w:r>
      <w:r w:rsidRPr="00D753AC">
        <w:rPr>
          <w:rFonts w:ascii="Times New Roman" w:hAnsi="Times New Roman" w:cs="Times New Roman"/>
          <w:w w:val="105"/>
        </w:rPr>
        <w:t>to</w:t>
      </w:r>
      <w:r w:rsidRPr="00D753AC">
        <w:rPr>
          <w:rFonts w:ascii="Times New Roman" w:hAnsi="Times New Roman" w:cs="Times New Roman"/>
          <w:spacing w:val="-5"/>
          <w:w w:val="105"/>
        </w:rPr>
        <w:t xml:space="preserve"> </w:t>
      </w:r>
      <w:del w:id="5205" w:author="Claire Kouba" w:date="2023-09-12T16:52:00Z">
        <w:r w:rsidR="00505335" w:rsidRPr="00D753AC">
          <w:rPr>
            <w:rFonts w:ascii="Times New Roman" w:hAnsi="Times New Roman" w:cs="Times New Roman"/>
            <w:w w:val="105"/>
          </w:rPr>
          <w:delText>100</w:delText>
        </w:r>
      </w:del>
      <w:ins w:id="5206" w:author="Claire Kouba" w:date="2023-09-12T16:52:00Z">
        <w:r w:rsidRPr="00D753AC">
          <w:rPr>
            <w:rFonts w:ascii="Times New Roman" w:hAnsi="Times New Roman" w:cs="Times New Roman"/>
            <w:w w:val="105"/>
          </w:rPr>
          <w:t>120</w:t>
        </w:r>
      </w:ins>
      <w:r w:rsidRPr="00D753AC">
        <w:rPr>
          <w:rFonts w:ascii="Times New Roman" w:hAnsi="Times New Roman" w:cs="Times New Roman"/>
          <w:spacing w:val="-5"/>
          <w:w w:val="105"/>
        </w:rPr>
        <w:t xml:space="preserve"> </w:t>
      </w:r>
      <w:r w:rsidRPr="00D753AC">
        <w:rPr>
          <w:rFonts w:ascii="Times New Roman" w:hAnsi="Times New Roman" w:cs="Times New Roman"/>
          <w:w w:val="105"/>
        </w:rPr>
        <w:t>cfs</w:t>
      </w:r>
      <w:r w:rsidRPr="00D753AC">
        <w:rPr>
          <w:rFonts w:ascii="Times New Roman" w:hAnsi="Times New Roman" w:cs="Times New Roman"/>
          <w:spacing w:val="-5"/>
          <w:w w:val="105"/>
        </w:rPr>
        <w:t xml:space="preserve"> </w:t>
      </w:r>
      <w:r w:rsidRPr="00D753AC">
        <w:rPr>
          <w:rFonts w:ascii="Times New Roman" w:hAnsi="Times New Roman" w:cs="Times New Roman"/>
          <w:w w:val="105"/>
        </w:rPr>
        <w:t>in</w:t>
      </w:r>
      <w:r w:rsidRPr="00D753AC">
        <w:rPr>
          <w:rFonts w:ascii="Times New Roman" w:hAnsi="Times New Roman" w:cs="Times New Roman"/>
          <w:spacing w:val="-5"/>
          <w:w w:val="105"/>
        </w:rPr>
        <w:t xml:space="preserve"> </w:t>
      </w:r>
      <w:r w:rsidRPr="00D753AC">
        <w:rPr>
          <w:rFonts w:ascii="Times New Roman" w:hAnsi="Times New Roman" w:cs="Times New Roman"/>
          <w:w w:val="105"/>
        </w:rPr>
        <w:t>calendar</w:t>
      </w:r>
      <w:r w:rsidRPr="00D753AC">
        <w:rPr>
          <w:rFonts w:ascii="Times New Roman" w:hAnsi="Times New Roman" w:cs="Times New Roman"/>
          <w:spacing w:val="-5"/>
          <w:w w:val="105"/>
        </w:rPr>
        <w:t xml:space="preserve"> </w:t>
      </w:r>
      <w:r w:rsidRPr="00D753AC">
        <w:rPr>
          <w:rFonts w:ascii="Times New Roman" w:hAnsi="Times New Roman" w:cs="Times New Roman"/>
          <w:w w:val="105"/>
        </w:rPr>
        <w:t>year</w:t>
      </w:r>
      <w:r w:rsidRPr="00D753AC">
        <w:rPr>
          <w:rFonts w:ascii="Times New Roman" w:hAnsi="Times New Roman" w:cs="Times New Roman"/>
          <w:spacing w:val="-5"/>
          <w:w w:val="105"/>
        </w:rPr>
        <w:t xml:space="preserve"> </w:t>
      </w:r>
      <w:r w:rsidRPr="00D753AC">
        <w:rPr>
          <w:rFonts w:ascii="Times New Roman" w:hAnsi="Times New Roman" w:cs="Times New Roman"/>
          <w:i/>
          <w:w w:val="150"/>
        </w:rPr>
        <w:t>i</w:t>
      </w:r>
      <w:r w:rsidRPr="00D753AC">
        <w:rPr>
          <w:rFonts w:ascii="Times New Roman" w:hAnsi="Times New Roman" w:cs="Times New Roman"/>
          <w:i/>
          <w:spacing w:val="-37"/>
          <w:w w:val="150"/>
        </w:rPr>
        <w:t xml:space="preserve"> </w:t>
      </w:r>
      <w:r w:rsidRPr="00D753AC">
        <w:rPr>
          <w:rFonts w:ascii="Times New Roman" w:hAnsi="Times New Roman" w:cs="Times New Roman"/>
          <w:w w:val="105"/>
        </w:rPr>
        <w:t>(i.e.,</w:t>
      </w:r>
      <w:r w:rsidRPr="00D753AC">
        <w:rPr>
          <w:rFonts w:ascii="Times New Roman" w:hAnsi="Times New Roman" w:cs="Times New Roman"/>
          <w:spacing w:val="-5"/>
          <w:w w:val="105"/>
        </w:rPr>
        <w:t xml:space="preserve"> </w:t>
      </w:r>
      <w:r w:rsidRPr="00D753AC">
        <w:rPr>
          <w:rFonts w:ascii="Times New Roman" w:hAnsi="Times New Roman" w:cs="Times New Roman"/>
          <w:w w:val="105"/>
        </w:rPr>
        <w:t>at</w:t>
      </w:r>
      <w:r w:rsidRPr="00D753AC">
        <w:rPr>
          <w:rFonts w:ascii="Times New Roman" w:hAnsi="Times New Roman" w:cs="Times New Roman"/>
          <w:spacing w:val="-5"/>
          <w:w w:val="105"/>
        </w:rPr>
        <w:t xml:space="preserve"> </w:t>
      </w:r>
      <w:r w:rsidRPr="00D753AC">
        <w:rPr>
          <w:rFonts w:ascii="Times New Roman" w:hAnsi="Times New Roman" w:cs="Times New Roman"/>
          <w:w w:val="105"/>
        </w:rPr>
        <w:t>the</w:t>
      </w:r>
      <w:r w:rsidRPr="00D753AC">
        <w:rPr>
          <w:rFonts w:ascii="Times New Roman" w:hAnsi="Times New Roman" w:cs="Times New Roman"/>
          <w:spacing w:val="-5"/>
          <w:w w:val="105"/>
        </w:rPr>
        <w:t xml:space="preserve"> </w:t>
      </w:r>
      <w:r w:rsidRPr="00D753AC">
        <w:rPr>
          <w:rFonts w:ascii="Times New Roman" w:hAnsi="Times New Roman" w:cs="Times New Roman"/>
          <w:w w:val="105"/>
        </w:rPr>
        <w:t>end</w:t>
      </w:r>
      <w:r w:rsidRPr="00D753AC">
        <w:rPr>
          <w:rFonts w:ascii="Times New Roman" w:hAnsi="Times New Roman" w:cs="Times New Roman"/>
          <w:spacing w:val="-5"/>
          <w:w w:val="105"/>
        </w:rPr>
        <w:t xml:space="preserve"> </w:t>
      </w:r>
      <w:r w:rsidRPr="00D753AC">
        <w:rPr>
          <w:rFonts w:ascii="Times New Roman" w:hAnsi="Times New Roman" w:cs="Times New Roman"/>
          <w:w w:val="105"/>
        </w:rPr>
        <w:t>of</w:t>
      </w:r>
      <w:r w:rsidRPr="00D753AC">
        <w:rPr>
          <w:rFonts w:ascii="Times New Roman" w:hAnsi="Times New Roman" w:cs="Times New Roman"/>
          <w:spacing w:val="-5"/>
          <w:w w:val="105"/>
        </w:rPr>
        <w:t xml:space="preserve"> </w:t>
      </w:r>
      <w:r w:rsidRPr="00D753AC">
        <w:rPr>
          <w:rFonts w:ascii="Times New Roman" w:hAnsi="Times New Roman" w:cs="Times New Roman"/>
          <w:w w:val="105"/>
        </w:rPr>
        <w:t>water</w:t>
      </w:r>
      <w:r w:rsidRPr="00D753AC">
        <w:rPr>
          <w:rFonts w:ascii="Times New Roman" w:hAnsi="Times New Roman" w:cs="Times New Roman"/>
          <w:spacing w:val="-5"/>
          <w:w w:val="105"/>
        </w:rPr>
        <w:t xml:space="preserve"> </w:t>
      </w:r>
      <w:r w:rsidRPr="00D753AC">
        <w:rPr>
          <w:rFonts w:ascii="Times New Roman" w:hAnsi="Times New Roman" w:cs="Times New Roman"/>
          <w:w w:val="105"/>
        </w:rPr>
        <w:t>year</w:t>
      </w:r>
      <w:r w:rsidRPr="00D753AC">
        <w:rPr>
          <w:rFonts w:ascii="Times New Roman" w:hAnsi="Times New Roman" w:cs="Times New Roman"/>
          <w:spacing w:val="-5"/>
          <w:w w:val="105"/>
        </w:rPr>
        <w:t xml:space="preserve"> </w:t>
      </w:r>
      <w:r w:rsidRPr="00D753AC">
        <w:rPr>
          <w:rFonts w:ascii="Times New Roman" w:hAnsi="Times New Roman" w:cs="Times New Roman"/>
          <w:i/>
          <w:w w:val="105"/>
        </w:rPr>
        <w:t>i</w:t>
      </w:r>
      <w:r w:rsidRPr="00D753AC">
        <w:rPr>
          <w:rFonts w:ascii="Times New Roman" w:hAnsi="Times New Roman" w:cs="Times New Roman"/>
          <w:w w:val="105"/>
        </w:rPr>
        <w:t>)</w:t>
      </w:r>
      <w:r w:rsidRPr="00D753AC">
        <w:rPr>
          <w:rFonts w:ascii="Times New Roman" w:hAnsi="Times New Roman" w:cs="Times New Roman"/>
          <w:w w:val="99"/>
        </w:rPr>
        <w:t xml:space="preserve"> </w:t>
      </w:r>
      <w:r w:rsidRPr="00D753AC">
        <w:rPr>
          <w:rFonts w:ascii="Times New Roman" w:hAnsi="Times New Roman" w:cs="Times New Roman"/>
          <w:w w:val="105"/>
        </w:rPr>
        <w:t>(millimeters)</w:t>
      </w:r>
    </w:p>
    <w:p w:rsidR="00A7616E" w:rsidRPr="00D753AC" w:rsidRDefault="00505335" w:rsidP="00D753AC">
      <w:pPr>
        <w:pStyle w:val="ListParagraph"/>
        <w:numPr>
          <w:ilvl w:val="0"/>
          <w:numId w:val="11"/>
        </w:numPr>
        <w:tabs>
          <w:tab w:val="left" w:pos="628"/>
        </w:tabs>
        <w:spacing w:before="15"/>
        <w:ind w:left="173" w:hanging="199"/>
        <w:rPr>
          <w:del w:id="5207" w:author="Claire Kouba" w:date="2023-09-12T16:52:00Z"/>
          <w:rFonts w:ascii="Times New Roman" w:eastAsia="Times New Roman" w:hAnsi="Times New Roman" w:cs="Times New Roman"/>
        </w:rPr>
      </w:pPr>
      <w:del w:id="5208" w:author="Claire Kouba" w:date="2023-09-12T16:52:00Z">
        <w:r w:rsidRPr="00D753AC">
          <w:rPr>
            <w:rFonts w:ascii="Times New Roman" w:hAnsi="Times New Roman" w:cs="Times New Roman"/>
            <w:i/>
            <w:spacing w:val="5"/>
            <w:w w:val="105"/>
          </w:rPr>
          <w:delText>SWJ</w:delText>
        </w:r>
        <w:r w:rsidRPr="00D753AC">
          <w:rPr>
            <w:rFonts w:ascii="Times New Roman" w:hAnsi="Times New Roman" w:cs="Times New Roman"/>
            <w:i/>
            <w:spacing w:val="5"/>
            <w:w w:val="105"/>
            <w:position w:val="-2"/>
          </w:rPr>
          <w:delText>max,</w:delText>
        </w:r>
        <w:r w:rsidRPr="00D753AC">
          <w:rPr>
            <w:rFonts w:ascii="Times New Roman" w:hAnsi="Times New Roman" w:cs="Times New Roman"/>
            <w:i/>
            <w:spacing w:val="-9"/>
            <w:w w:val="105"/>
            <w:position w:val="-2"/>
          </w:rPr>
          <w:delText xml:space="preserve"> </w:delText>
        </w:r>
        <w:r w:rsidRPr="00D753AC">
          <w:rPr>
            <w:rFonts w:ascii="Times New Roman" w:hAnsi="Times New Roman" w:cs="Times New Roman"/>
            <w:i/>
            <w:w w:val="150"/>
            <w:position w:val="-2"/>
          </w:rPr>
          <w:delText>i</w:delText>
        </w:r>
      </w:del>
      <w:ins w:id="5209" w:author="Claire Kouba" w:date="2023-09-12T16:52:00Z">
        <w:r w:rsidR="002573FA" w:rsidRPr="00D753AC">
          <w:rPr>
            <w:rFonts w:ascii="Times New Roman" w:hAnsi="Times New Roman" w:cs="Times New Roman"/>
            <w:i/>
            <w:spacing w:val="9"/>
          </w:rPr>
          <w:t>SWJ</w:t>
        </w:r>
        <w:r w:rsidR="002573FA" w:rsidRPr="00D753AC">
          <w:rPr>
            <w:rFonts w:ascii="Times New Roman" w:hAnsi="Times New Roman" w:cs="Times New Roman"/>
            <w:i/>
            <w:spacing w:val="9"/>
            <w:position w:val="-2"/>
          </w:rPr>
          <w:t>i</w:t>
        </w:r>
      </w:ins>
      <w:r w:rsidR="002573FA" w:rsidRPr="00D753AC">
        <w:rPr>
          <w:rFonts w:ascii="Times New Roman" w:hAnsi="Times New Roman" w:cs="Times New Roman"/>
          <w:i/>
          <w:spacing w:val="9"/>
          <w:position w:val="-2"/>
          <w:rPrChange w:id="5210" w:author="Claire Kouba" w:date="2023-09-12T16:52:00Z">
            <w:rPr>
              <w:rFonts w:ascii="Times New Roman" w:hAnsi="Times New Roman"/>
              <w:i/>
              <w:spacing w:val="-16"/>
              <w:w w:val="150"/>
              <w:position w:val="-2"/>
              <w:sz w:val="20"/>
            </w:rPr>
          </w:rPrChange>
        </w:rPr>
        <w:t xml:space="preserve"> </w:t>
      </w:r>
      <w:r w:rsidR="002573FA" w:rsidRPr="00D753AC">
        <w:rPr>
          <w:rFonts w:ascii="Times New Roman" w:hAnsi="Times New Roman" w:cs="Times New Roman"/>
          <w:rPrChange w:id="5211" w:author="Claire Kouba" w:date="2023-09-12T16:52:00Z">
            <w:rPr>
              <w:rFonts w:ascii="Times New Roman" w:hAnsi="Times New Roman"/>
              <w:w w:val="105"/>
              <w:sz w:val="20"/>
            </w:rPr>
          </w:rPrChange>
        </w:rPr>
        <w:t>is</w:t>
      </w:r>
      <w:r w:rsidR="002573FA" w:rsidRPr="00D753AC">
        <w:rPr>
          <w:rFonts w:ascii="Times New Roman" w:hAnsi="Times New Roman" w:cs="Times New Roman"/>
          <w:rPrChange w:id="521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13" w:author="Claire Kouba" w:date="2023-09-12T16:52:00Z">
            <w:rPr>
              <w:rFonts w:ascii="Times New Roman" w:hAnsi="Times New Roman"/>
              <w:w w:val="105"/>
              <w:sz w:val="20"/>
            </w:rPr>
          </w:rPrChange>
        </w:rPr>
        <w:t>the</w:t>
      </w:r>
      <w:r w:rsidR="002573FA" w:rsidRPr="00D753AC">
        <w:rPr>
          <w:rFonts w:ascii="Times New Roman" w:hAnsi="Times New Roman" w:cs="Times New Roman"/>
          <w:rPrChange w:id="521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15" w:author="Claire Kouba" w:date="2023-09-12T16:52:00Z">
            <w:rPr>
              <w:rFonts w:ascii="Times New Roman" w:hAnsi="Times New Roman"/>
              <w:w w:val="105"/>
              <w:sz w:val="20"/>
            </w:rPr>
          </w:rPrChange>
        </w:rPr>
        <w:t>maximum</w:t>
      </w:r>
      <w:r w:rsidR="002573FA" w:rsidRPr="00D753AC">
        <w:rPr>
          <w:rFonts w:ascii="Times New Roman" w:hAnsi="Times New Roman" w:cs="Times New Roman"/>
          <w:rPrChange w:id="5216"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17" w:author="Claire Kouba" w:date="2023-09-12T16:52:00Z">
            <w:rPr>
              <w:rFonts w:ascii="Times New Roman" w:hAnsi="Times New Roman"/>
              <w:w w:val="105"/>
              <w:sz w:val="20"/>
            </w:rPr>
          </w:rPrChange>
        </w:rPr>
        <w:t>snow</w:t>
      </w:r>
      <w:r w:rsidR="002573FA" w:rsidRPr="00D753AC">
        <w:rPr>
          <w:rFonts w:ascii="Times New Roman" w:hAnsi="Times New Roman" w:cs="Times New Roman"/>
          <w:rPrChange w:id="5218"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19" w:author="Claire Kouba" w:date="2023-09-12T16:52:00Z">
            <w:rPr>
              <w:rFonts w:ascii="Times New Roman" w:hAnsi="Times New Roman"/>
              <w:w w:val="105"/>
              <w:sz w:val="20"/>
            </w:rPr>
          </w:rPrChange>
        </w:rPr>
        <w:t>water</w:t>
      </w:r>
      <w:r w:rsidR="002573FA" w:rsidRPr="00D753AC">
        <w:rPr>
          <w:rFonts w:ascii="Times New Roman" w:hAnsi="Times New Roman" w:cs="Times New Roman"/>
          <w:rPrChange w:id="522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21" w:author="Claire Kouba" w:date="2023-09-12T16:52:00Z">
            <w:rPr>
              <w:rFonts w:ascii="Times New Roman" w:hAnsi="Times New Roman"/>
              <w:w w:val="105"/>
              <w:sz w:val="20"/>
            </w:rPr>
          </w:rPrChange>
        </w:rPr>
        <w:t>content</w:t>
      </w:r>
      <w:r w:rsidR="002573FA" w:rsidRPr="00D753AC">
        <w:rPr>
          <w:rFonts w:ascii="Times New Roman" w:hAnsi="Times New Roman" w:cs="Times New Roman"/>
          <w:rPrChange w:id="522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23" w:author="Claire Kouba" w:date="2023-09-12T16:52:00Z">
            <w:rPr>
              <w:rFonts w:ascii="Times New Roman" w:hAnsi="Times New Roman"/>
              <w:w w:val="105"/>
              <w:sz w:val="20"/>
            </w:rPr>
          </w:rPrChange>
        </w:rPr>
        <w:t>recorded</w:t>
      </w:r>
      <w:r w:rsidR="002573FA" w:rsidRPr="00D753AC">
        <w:rPr>
          <w:rFonts w:ascii="Times New Roman" w:hAnsi="Times New Roman" w:cs="Times New Roman"/>
          <w:rPrChange w:id="522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25" w:author="Claire Kouba" w:date="2023-09-12T16:52:00Z">
            <w:rPr>
              <w:rFonts w:ascii="Times New Roman" w:hAnsi="Times New Roman"/>
              <w:w w:val="105"/>
              <w:sz w:val="20"/>
            </w:rPr>
          </w:rPrChange>
        </w:rPr>
        <w:t>at</w:t>
      </w:r>
      <w:r w:rsidR="002573FA" w:rsidRPr="00D753AC">
        <w:rPr>
          <w:rFonts w:ascii="Times New Roman" w:hAnsi="Times New Roman" w:cs="Times New Roman"/>
          <w:rPrChange w:id="5226"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27" w:author="Claire Kouba" w:date="2023-09-12T16:52:00Z">
            <w:rPr>
              <w:rFonts w:ascii="Times New Roman" w:hAnsi="Times New Roman"/>
              <w:w w:val="105"/>
              <w:sz w:val="20"/>
            </w:rPr>
          </w:rPrChange>
        </w:rPr>
        <w:t>the</w:t>
      </w:r>
      <w:r w:rsidR="002573FA" w:rsidRPr="00D753AC">
        <w:rPr>
          <w:rFonts w:ascii="Times New Roman" w:hAnsi="Times New Roman" w:cs="Times New Roman"/>
          <w:rPrChange w:id="5228"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29" w:author="Claire Kouba" w:date="2023-09-12T16:52:00Z">
            <w:rPr>
              <w:rFonts w:ascii="Times New Roman" w:hAnsi="Times New Roman"/>
              <w:w w:val="105"/>
              <w:sz w:val="20"/>
            </w:rPr>
          </w:rPrChange>
        </w:rPr>
        <w:t>Swampy</w:t>
      </w:r>
      <w:r w:rsidR="002573FA" w:rsidRPr="00D753AC">
        <w:rPr>
          <w:rFonts w:ascii="Times New Roman" w:hAnsi="Times New Roman" w:cs="Times New Roman"/>
          <w:rPrChange w:id="523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1" w:author="Claire Kouba" w:date="2023-09-12T16:52:00Z">
            <w:rPr>
              <w:rFonts w:ascii="Times New Roman" w:hAnsi="Times New Roman"/>
              <w:w w:val="105"/>
              <w:sz w:val="20"/>
            </w:rPr>
          </w:rPrChange>
        </w:rPr>
        <w:t>John</w:t>
      </w:r>
      <w:r w:rsidR="002573FA" w:rsidRPr="00D753AC">
        <w:rPr>
          <w:rFonts w:ascii="Times New Roman" w:hAnsi="Times New Roman" w:cs="Times New Roman"/>
          <w:rPrChange w:id="523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3" w:author="Claire Kouba" w:date="2023-09-12T16:52:00Z">
            <w:rPr>
              <w:rFonts w:ascii="Times New Roman" w:hAnsi="Times New Roman"/>
              <w:w w:val="105"/>
              <w:sz w:val="20"/>
            </w:rPr>
          </w:rPrChange>
        </w:rPr>
        <w:t>snow</w:t>
      </w:r>
      <w:r w:rsidR="002573FA" w:rsidRPr="00D753AC">
        <w:rPr>
          <w:rFonts w:ascii="Times New Roman" w:hAnsi="Times New Roman" w:cs="Times New Roman"/>
          <w:rPrChange w:id="523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5" w:author="Claire Kouba" w:date="2023-09-12T16:52:00Z">
            <w:rPr>
              <w:rFonts w:ascii="Times New Roman" w:hAnsi="Times New Roman"/>
              <w:w w:val="105"/>
              <w:sz w:val="20"/>
            </w:rPr>
          </w:rPrChange>
        </w:rPr>
        <w:t>course</w:t>
      </w:r>
      <w:r w:rsidR="002573FA" w:rsidRPr="00D753AC">
        <w:rPr>
          <w:rFonts w:ascii="Times New Roman" w:hAnsi="Times New Roman" w:cs="Times New Roman"/>
          <w:rPrChange w:id="5236"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7" w:author="Claire Kouba" w:date="2023-09-12T16:52:00Z">
            <w:rPr>
              <w:rFonts w:ascii="Times New Roman" w:hAnsi="Times New Roman"/>
              <w:w w:val="105"/>
              <w:sz w:val="20"/>
            </w:rPr>
          </w:rPrChange>
        </w:rPr>
        <w:t>(CDEC</w:t>
      </w:r>
      <w:r w:rsidR="002573FA" w:rsidRPr="00D753AC">
        <w:rPr>
          <w:rFonts w:ascii="Times New Roman" w:hAnsi="Times New Roman" w:cs="Times New Roman"/>
          <w:rPrChange w:id="5238"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39" w:author="Claire Kouba" w:date="2023-09-12T16:52:00Z">
            <w:rPr>
              <w:rFonts w:ascii="Times New Roman" w:hAnsi="Times New Roman"/>
              <w:w w:val="105"/>
              <w:sz w:val="20"/>
            </w:rPr>
          </w:rPrChange>
        </w:rPr>
        <w:t>station</w:t>
      </w:r>
      <w:r w:rsidR="002573FA" w:rsidRPr="00D753AC">
        <w:rPr>
          <w:rFonts w:ascii="Times New Roman" w:hAnsi="Times New Roman" w:cs="Times New Roman"/>
          <w:rPrChange w:id="5240"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41" w:author="Claire Kouba" w:date="2023-09-12T16:52:00Z">
            <w:rPr>
              <w:rFonts w:ascii="Times New Roman" w:hAnsi="Times New Roman"/>
              <w:w w:val="105"/>
              <w:sz w:val="20"/>
            </w:rPr>
          </w:rPrChange>
        </w:rPr>
        <w:t>ID</w:t>
      </w:r>
      <w:r w:rsidR="002573FA" w:rsidRPr="00D753AC">
        <w:rPr>
          <w:rFonts w:ascii="Times New Roman" w:hAnsi="Times New Roman" w:cs="Times New Roman"/>
          <w:rPrChange w:id="5242"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43" w:author="Claire Kouba" w:date="2023-09-12T16:52:00Z">
            <w:rPr>
              <w:rFonts w:ascii="Times New Roman" w:hAnsi="Times New Roman"/>
              <w:w w:val="105"/>
              <w:sz w:val="20"/>
            </w:rPr>
          </w:rPrChange>
        </w:rPr>
        <w:t>SWJ</w:t>
      </w:r>
      <w:r w:rsidR="002573FA" w:rsidRPr="00D753AC">
        <w:rPr>
          <w:rFonts w:ascii="Times New Roman" w:hAnsi="Times New Roman" w:cs="Times New Roman"/>
          <w:rPrChange w:id="5244" w:author="Claire Kouba" w:date="2023-09-12T16:52:00Z">
            <w:rPr>
              <w:rFonts w:ascii="Times New Roman" w:hAnsi="Times New Roman"/>
              <w:spacing w:val="-16"/>
              <w:w w:val="105"/>
              <w:sz w:val="20"/>
            </w:rPr>
          </w:rPrChange>
        </w:rPr>
        <w:t xml:space="preserve"> </w:t>
      </w:r>
      <w:r w:rsidR="002573FA" w:rsidRPr="00D753AC">
        <w:rPr>
          <w:rFonts w:ascii="Times New Roman" w:hAnsi="Times New Roman" w:cs="Times New Roman"/>
          <w:rPrChange w:id="5245" w:author="Claire Kouba" w:date="2023-09-12T16:52:00Z">
            <w:rPr>
              <w:rFonts w:ascii="Times New Roman" w:hAnsi="Times New Roman"/>
              <w:w w:val="105"/>
              <w:sz w:val="20"/>
            </w:rPr>
          </w:rPrChange>
        </w:rPr>
        <w:t>or</w:t>
      </w:r>
    </w:p>
    <w:p w:rsidR="002153D1" w:rsidRPr="00D753AC" w:rsidRDefault="002573FA">
      <w:pPr>
        <w:pStyle w:val="ListParagraph"/>
        <w:numPr>
          <w:ilvl w:val="0"/>
          <w:numId w:val="3"/>
        </w:numPr>
        <w:tabs>
          <w:tab w:val="left" w:pos="628"/>
        </w:tabs>
        <w:spacing w:before="15"/>
        <w:ind w:left="173" w:right="118" w:hanging="199"/>
        <w:rPr>
          <w:rFonts w:cs="Times New Roman"/>
          <w:rPrChange w:id="5246" w:author="Claire Kouba" w:date="2023-09-12T16:52:00Z">
            <w:rPr/>
          </w:rPrChange>
        </w:rPr>
        <w:pPrChange w:id="5247" w:author="Claire Kouba" w:date="2023-09-12T16:52:00Z">
          <w:pPr>
            <w:pStyle w:val="BodyText"/>
            <w:spacing w:before="87"/>
            <w:ind w:left="173"/>
          </w:pPr>
        </w:pPrChange>
      </w:pPr>
      <w:ins w:id="5248" w:author="Claire Kouba" w:date="2023-09-12T16:52:00Z">
        <w:r w:rsidRPr="00D753AC">
          <w:rPr>
            <w:rFonts w:ascii="Times New Roman" w:hAnsi="Times New Roman" w:cs="Times New Roman"/>
            <w:spacing w:val="37"/>
          </w:rPr>
          <w:t xml:space="preserve"> </w:t>
        </w:r>
      </w:ins>
      <w:r w:rsidRPr="00D753AC">
        <w:rPr>
          <w:rFonts w:ascii="Times New Roman" w:hAnsi="Times New Roman" w:cs="Times New Roman"/>
          <w:rPrChange w:id="5249" w:author="Claire Kouba" w:date="2023-09-12T16:52:00Z">
            <w:rPr>
              <w:w w:val="105"/>
            </w:rPr>
          </w:rPrChange>
        </w:rPr>
        <w:t>285)</w:t>
      </w:r>
      <w:r w:rsidRPr="00D753AC">
        <w:rPr>
          <w:rFonts w:ascii="Times New Roman" w:hAnsi="Times New Roman" w:cs="Times New Roman"/>
          <w:w w:val="99"/>
          <w:rPrChange w:id="5250" w:author="Claire Kouba" w:date="2023-09-12T16:52:00Z">
            <w:rPr>
              <w:spacing w:val="-25"/>
              <w:w w:val="105"/>
            </w:rPr>
          </w:rPrChange>
        </w:rPr>
        <w:t xml:space="preserve"> </w:t>
      </w:r>
      <w:r w:rsidRPr="00D753AC">
        <w:rPr>
          <w:rFonts w:ascii="Times New Roman" w:hAnsi="Times New Roman" w:cs="Times New Roman"/>
          <w:rPrChange w:id="5251" w:author="Claire Kouba" w:date="2023-09-12T16:52:00Z">
            <w:rPr>
              <w:w w:val="105"/>
            </w:rPr>
          </w:rPrChange>
        </w:rPr>
        <w:t>in</w:t>
      </w:r>
      <w:r w:rsidRPr="00D753AC">
        <w:rPr>
          <w:rFonts w:ascii="Times New Roman" w:hAnsi="Times New Roman" w:cs="Times New Roman"/>
          <w:rPrChange w:id="5252" w:author="Claire Kouba" w:date="2023-09-12T16:52:00Z">
            <w:rPr>
              <w:spacing w:val="-25"/>
              <w:w w:val="105"/>
            </w:rPr>
          </w:rPrChange>
        </w:rPr>
        <w:t xml:space="preserve"> </w:t>
      </w:r>
      <w:r w:rsidRPr="00D753AC">
        <w:rPr>
          <w:rFonts w:ascii="Times New Roman" w:hAnsi="Times New Roman" w:cs="Times New Roman"/>
          <w:rPrChange w:id="5253" w:author="Claire Kouba" w:date="2023-09-12T16:52:00Z">
            <w:rPr>
              <w:w w:val="105"/>
            </w:rPr>
          </w:rPrChange>
        </w:rPr>
        <w:t>water</w:t>
      </w:r>
      <w:r w:rsidRPr="00D753AC">
        <w:rPr>
          <w:rFonts w:ascii="Times New Roman" w:hAnsi="Times New Roman" w:cs="Times New Roman"/>
          <w:rPrChange w:id="5254" w:author="Claire Kouba" w:date="2023-09-12T16:52:00Z">
            <w:rPr>
              <w:spacing w:val="-25"/>
              <w:w w:val="105"/>
            </w:rPr>
          </w:rPrChange>
        </w:rPr>
        <w:t xml:space="preserve"> </w:t>
      </w:r>
      <w:r w:rsidRPr="00D753AC">
        <w:rPr>
          <w:rFonts w:ascii="Times New Roman" w:hAnsi="Times New Roman" w:cs="Times New Roman"/>
          <w:rPrChange w:id="5255" w:author="Claire Kouba" w:date="2023-09-12T16:52:00Z">
            <w:rPr>
              <w:w w:val="105"/>
            </w:rPr>
          </w:rPrChange>
        </w:rPr>
        <w:t>year</w:t>
      </w:r>
      <w:r w:rsidRPr="00D753AC">
        <w:rPr>
          <w:rFonts w:ascii="Times New Roman" w:hAnsi="Times New Roman" w:cs="Times New Roman"/>
          <w:rPrChange w:id="5256" w:author="Claire Kouba" w:date="2023-09-12T16:52:00Z">
            <w:rPr>
              <w:spacing w:val="-25"/>
              <w:w w:val="105"/>
            </w:rPr>
          </w:rPrChange>
        </w:rPr>
        <w:t xml:space="preserve"> </w:t>
      </w:r>
      <w:r w:rsidRPr="00D753AC">
        <w:rPr>
          <w:rFonts w:ascii="Times New Roman" w:hAnsi="Times New Roman" w:cs="Times New Roman"/>
          <w:i/>
          <w:w w:val="125"/>
          <w:rPrChange w:id="5257" w:author="Claire Kouba" w:date="2023-09-12T16:52:00Z">
            <w:rPr>
              <w:i/>
              <w:w w:val="105"/>
            </w:rPr>
          </w:rPrChange>
        </w:rPr>
        <w:t>i</w:t>
      </w:r>
      <w:r w:rsidRPr="00D753AC">
        <w:rPr>
          <w:rFonts w:ascii="Times New Roman" w:hAnsi="Times New Roman" w:cs="Times New Roman"/>
          <w:i/>
          <w:spacing w:val="-23"/>
          <w:w w:val="125"/>
          <w:rPrChange w:id="5258" w:author="Claire Kouba" w:date="2023-09-12T16:52:00Z">
            <w:rPr>
              <w:i/>
              <w:spacing w:val="-31"/>
              <w:w w:val="105"/>
            </w:rPr>
          </w:rPrChange>
        </w:rPr>
        <w:t xml:space="preserve"> </w:t>
      </w:r>
      <w:r w:rsidRPr="00D753AC">
        <w:rPr>
          <w:rFonts w:ascii="Times New Roman" w:hAnsi="Times New Roman" w:cs="Times New Roman"/>
          <w:rPrChange w:id="5259" w:author="Claire Kouba" w:date="2023-09-12T16:52:00Z">
            <w:rPr>
              <w:w w:val="105"/>
            </w:rPr>
          </w:rPrChange>
        </w:rPr>
        <w:t>(millimeters)</w:t>
      </w:r>
    </w:p>
    <w:p w:rsidR="002153D1" w:rsidRPr="00D753AC" w:rsidRDefault="00505335">
      <w:pPr>
        <w:pStyle w:val="ListParagraph"/>
        <w:numPr>
          <w:ilvl w:val="0"/>
          <w:numId w:val="3"/>
        </w:numPr>
        <w:tabs>
          <w:tab w:val="left" w:pos="628"/>
        </w:tabs>
        <w:spacing w:before="25"/>
        <w:ind w:left="173" w:right="118" w:hanging="199"/>
        <w:rPr>
          <w:rFonts w:ascii="Times New Roman" w:eastAsia="Times New Roman" w:hAnsi="Times New Roman" w:cs="Times New Roman"/>
        </w:rPr>
        <w:pPrChange w:id="5260" w:author="Claire Kouba" w:date="2023-09-12T16:52:00Z">
          <w:pPr>
            <w:pStyle w:val="ListParagraph"/>
            <w:numPr>
              <w:numId w:val="11"/>
            </w:numPr>
            <w:tabs>
              <w:tab w:val="left" w:pos="628"/>
            </w:tabs>
            <w:spacing w:before="104" w:line="326" w:lineRule="auto"/>
            <w:ind w:left="173" w:right="99" w:hanging="199"/>
          </w:pPr>
        </w:pPrChange>
      </w:pPr>
      <w:del w:id="5261" w:author="Claire Kouba" w:date="2023-09-12T16:52:00Z">
        <w:r w:rsidRPr="00D753AC">
          <w:rPr>
            <w:rFonts w:ascii="Times New Roman" w:eastAsia="Arial" w:hAnsi="Times New Roman" w:cs="Times New Roman"/>
            <w:i/>
            <w:spacing w:val="3"/>
            <w:w w:val="105"/>
          </w:rPr>
          <w:delText>FJRS</w:delText>
        </w:r>
        <w:r w:rsidRPr="00D753AC">
          <w:rPr>
            <w:rFonts w:ascii="Times New Roman" w:eastAsia="Arial" w:hAnsi="Times New Roman" w:cs="Times New Roman"/>
            <w:i/>
            <w:spacing w:val="3"/>
            <w:w w:val="105"/>
            <w:position w:val="-2"/>
          </w:rPr>
          <w:delText xml:space="preserve">Oct−Apr, </w:delText>
        </w:r>
        <w:r w:rsidRPr="00D753AC">
          <w:rPr>
            <w:rFonts w:ascii="Times New Roman" w:eastAsia="Arial" w:hAnsi="Times New Roman" w:cs="Times New Roman"/>
            <w:i/>
            <w:w w:val="150"/>
            <w:position w:val="-2"/>
          </w:rPr>
          <w:delText>i</w:delText>
        </w:r>
      </w:del>
      <w:ins w:id="5262" w:author="Claire Kouba" w:date="2023-09-12T16:52:00Z">
        <w:r w:rsidR="002573FA" w:rsidRPr="00D753AC">
          <w:rPr>
            <w:rFonts w:ascii="Times New Roman" w:hAnsi="Times New Roman" w:cs="Times New Roman"/>
            <w:i/>
            <w:spacing w:val="8"/>
            <w:w w:val="105"/>
          </w:rPr>
          <w:t>FJRS</w:t>
        </w:r>
        <w:r w:rsidR="002573FA" w:rsidRPr="00D753AC">
          <w:rPr>
            <w:rFonts w:ascii="Times New Roman" w:hAnsi="Times New Roman" w:cs="Times New Roman"/>
            <w:i/>
            <w:spacing w:val="8"/>
            <w:w w:val="105"/>
            <w:position w:val="-2"/>
          </w:rPr>
          <w:t>i</w:t>
        </w:r>
      </w:ins>
      <w:r w:rsidR="002573FA" w:rsidRPr="00D753AC">
        <w:rPr>
          <w:rFonts w:ascii="Times New Roman" w:hAnsi="Times New Roman" w:cs="Times New Roman"/>
          <w:i/>
          <w:spacing w:val="8"/>
          <w:w w:val="105"/>
          <w:position w:val="-2"/>
          <w:rPrChange w:id="5263" w:author="Claire Kouba" w:date="2023-09-12T16:52:00Z">
            <w:rPr>
              <w:rFonts w:ascii="Times New Roman" w:hAnsi="Times New Roman"/>
              <w:i/>
              <w:w w:val="150"/>
              <w:position w:val="-2"/>
              <w:sz w:val="20"/>
            </w:rPr>
          </w:rPrChange>
        </w:rPr>
        <w:t xml:space="preserve"> </w:t>
      </w:r>
      <w:r w:rsidR="002573FA" w:rsidRPr="00D753AC">
        <w:rPr>
          <w:rFonts w:ascii="Times New Roman" w:hAnsi="Times New Roman" w:cs="Times New Roman"/>
          <w:w w:val="105"/>
        </w:rPr>
        <w:t xml:space="preserve">is the cumulative precipitation, recorded October-April of water year </w:t>
      </w:r>
      <w:r w:rsidR="002573FA" w:rsidRPr="00D753AC">
        <w:rPr>
          <w:rFonts w:ascii="Times New Roman" w:hAnsi="Times New Roman" w:cs="Times New Roman"/>
          <w:i/>
          <w:w w:val="105"/>
        </w:rPr>
        <w:t>i</w:t>
      </w:r>
      <w:r w:rsidR="002573FA" w:rsidRPr="00D753AC">
        <w:rPr>
          <w:rFonts w:ascii="Times New Roman" w:hAnsi="Times New Roman" w:cs="Times New Roman"/>
          <w:w w:val="105"/>
        </w:rPr>
        <w:t>, measured at the Fort</w:t>
      </w:r>
      <w:r w:rsidR="002573FA" w:rsidRPr="00D753AC">
        <w:rPr>
          <w:rFonts w:ascii="Times New Roman" w:hAnsi="Times New Roman" w:cs="Times New Roman"/>
          <w:w w:val="105"/>
          <w:rPrChange w:id="5264" w:author="Claire Kouba" w:date="2023-09-12T16:52:00Z">
            <w:rPr>
              <w:rFonts w:ascii="Times New Roman" w:hAnsi="Times New Roman"/>
              <w:spacing w:val="-1"/>
              <w:w w:val="105"/>
              <w:sz w:val="20"/>
            </w:rPr>
          </w:rPrChange>
        </w:rPr>
        <w:t xml:space="preserve"> </w:t>
      </w:r>
      <w:r w:rsidR="002573FA" w:rsidRPr="00D753AC">
        <w:rPr>
          <w:rFonts w:ascii="Times New Roman" w:hAnsi="Times New Roman" w:cs="Times New Roman"/>
          <w:w w:val="105"/>
        </w:rPr>
        <w:t>Jones</w:t>
      </w:r>
      <w:r w:rsidR="002573FA" w:rsidRPr="00D753AC">
        <w:rPr>
          <w:rFonts w:ascii="Times New Roman" w:hAnsi="Times New Roman" w:cs="Times New Roman"/>
          <w:spacing w:val="-11"/>
          <w:w w:val="105"/>
          <w:rPrChange w:id="5265" w:author="Claire Kouba" w:date="2023-09-12T16:52:00Z">
            <w:rPr>
              <w:rFonts w:ascii="Times New Roman" w:hAnsi="Times New Roman"/>
              <w:w w:val="99"/>
              <w:sz w:val="20"/>
            </w:rPr>
          </w:rPrChange>
        </w:rPr>
        <w:t xml:space="preserve"> </w:t>
      </w:r>
      <w:r w:rsidR="002573FA" w:rsidRPr="00D753AC">
        <w:rPr>
          <w:rFonts w:ascii="Times New Roman" w:hAnsi="Times New Roman" w:cs="Times New Roman"/>
          <w:w w:val="105"/>
        </w:rPr>
        <w:t>Ranger</w:t>
      </w:r>
      <w:r w:rsidR="002573FA" w:rsidRPr="00D753AC">
        <w:rPr>
          <w:rFonts w:ascii="Times New Roman" w:hAnsi="Times New Roman" w:cs="Times New Roman"/>
          <w:w w:val="99"/>
          <w:rPrChange w:id="5266"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5267"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(NOAA</w:t>
      </w:r>
      <w:r w:rsidR="002573FA" w:rsidRPr="00D753AC">
        <w:rPr>
          <w:rFonts w:ascii="Times New Roman" w:hAnsi="Times New Roman" w:cs="Times New Roman"/>
          <w:w w:val="105"/>
          <w:rPrChange w:id="5268"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station</w:t>
      </w:r>
      <w:r w:rsidR="002573FA" w:rsidRPr="00D753AC">
        <w:rPr>
          <w:rFonts w:ascii="Times New Roman" w:hAnsi="Times New Roman" w:cs="Times New Roman"/>
          <w:w w:val="105"/>
          <w:rPrChange w:id="5269"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ID</w:t>
      </w:r>
      <w:r w:rsidR="002573FA" w:rsidRPr="00D753AC">
        <w:rPr>
          <w:rFonts w:ascii="Times New Roman" w:hAnsi="Times New Roman" w:cs="Times New Roman"/>
          <w:w w:val="105"/>
          <w:rPrChange w:id="5270"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USC00043182)</w:t>
      </w:r>
      <w:r w:rsidR="002573FA" w:rsidRPr="00D753AC">
        <w:rPr>
          <w:rFonts w:ascii="Times New Roman" w:hAnsi="Times New Roman" w:cs="Times New Roman"/>
          <w:spacing w:val="-29"/>
          <w:w w:val="105"/>
          <w:rPrChange w:id="5271" w:author="Claire Kouba" w:date="2023-09-12T16:52:00Z">
            <w:rPr>
              <w:rFonts w:ascii="Times New Roman" w:hAnsi="Times New Roman"/>
              <w:spacing w:val="-7"/>
              <w:w w:val="105"/>
              <w:sz w:val="20"/>
            </w:rPr>
          </w:rPrChange>
        </w:rPr>
        <w:t xml:space="preserve"> </w:t>
      </w:r>
      <w:r w:rsidR="002573FA" w:rsidRPr="00D753AC">
        <w:rPr>
          <w:rFonts w:ascii="Times New Roman" w:hAnsi="Times New Roman" w:cs="Times New Roman"/>
          <w:w w:val="105"/>
        </w:rPr>
        <w:t>(millimeters)</w:t>
      </w:r>
    </w:p>
    <w:p w:rsidR="002153D1" w:rsidRDefault="002153D1" w:rsidP="00D753AC">
      <w:pPr>
        <w:spacing w:before="3"/>
        <w:ind w:left="173"/>
        <w:rPr>
          <w:ins w:id="5272" w:author="Claire Kouba" w:date="2023-09-25T11:39:00Z"/>
          <w:rFonts w:ascii="Times New Roman" w:eastAsia="Times New Roman" w:hAnsi="Times New Roman" w:cs="Times New Roman"/>
        </w:rPr>
      </w:pPr>
    </w:p>
    <w:p w:rsidR="00241674" w:rsidRPr="00D753AC" w:rsidRDefault="00241674" w:rsidP="00241674">
      <w:pPr>
        <w:pStyle w:val="BodyText"/>
        <w:ind w:left="173" w:firstLine="483"/>
        <w:rPr>
          <w:ins w:id="5273" w:author="Claire Kouba" w:date="2023-09-25T11:39:00Z"/>
          <w:rFonts w:cs="Times New Roman"/>
          <w:sz w:val="22"/>
          <w:szCs w:val="22"/>
        </w:rPr>
      </w:pPr>
      <w:ins w:id="5274" w:author="Claire Kouba" w:date="2023-09-25T11:39:00Z">
        <w:r w:rsidRPr="00D753AC">
          <w:rPr>
            <w:rFonts w:cs="Times New Roman"/>
            <w:w w:val="105"/>
            <w:sz w:val="22"/>
            <w:szCs w:val="22"/>
          </w:rPr>
          <w:t>Diagnostics</w:t>
        </w:r>
        <w:r w:rsidRPr="00D753AC">
          <w:rPr>
            <w:rFonts w:cs="Times New Roman"/>
            <w:spacing w:val="-23"/>
            <w:w w:val="105"/>
            <w:sz w:val="22"/>
            <w:szCs w:val="22"/>
          </w:rPr>
          <w:t xml:space="preserve"> </w:t>
        </w:r>
        <w:r w:rsidRPr="00D753AC">
          <w:rPr>
            <w:rFonts w:cs="Times New Roman"/>
            <w:w w:val="105"/>
            <w:sz w:val="22"/>
            <w:szCs w:val="22"/>
          </w:rPr>
          <w:t>for</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w w:val="105"/>
            <w:sz w:val="22"/>
            <w:szCs w:val="22"/>
          </w:rPr>
          <w:t>linear</w:t>
        </w:r>
        <w:r w:rsidRPr="00D753AC">
          <w:rPr>
            <w:rFonts w:cs="Times New Roman"/>
            <w:spacing w:val="-23"/>
            <w:w w:val="105"/>
            <w:sz w:val="22"/>
            <w:szCs w:val="22"/>
          </w:rPr>
          <w:t xml:space="preserve"> </w:t>
        </w:r>
        <w:r w:rsidRPr="00D753AC">
          <w:rPr>
            <w:rFonts w:cs="Times New Roman"/>
            <w:w w:val="105"/>
            <w:sz w:val="22"/>
            <w:szCs w:val="22"/>
          </w:rPr>
          <w:t>regression</w:t>
        </w:r>
        <w:r w:rsidRPr="00D753AC">
          <w:rPr>
            <w:rFonts w:cs="Times New Roman"/>
            <w:spacing w:val="-23"/>
            <w:w w:val="105"/>
            <w:sz w:val="22"/>
            <w:szCs w:val="22"/>
          </w:rPr>
          <w:t xml:space="preserve"> </w:t>
        </w:r>
        <w:r w:rsidRPr="00D753AC">
          <w:rPr>
            <w:rFonts w:cs="Times New Roman"/>
            <w:w w:val="105"/>
            <w:sz w:val="22"/>
            <w:szCs w:val="22"/>
          </w:rPr>
          <w:t>models</w:t>
        </w:r>
        <w:r w:rsidRPr="00D753AC">
          <w:rPr>
            <w:rFonts w:cs="Times New Roman"/>
            <w:spacing w:val="-23"/>
            <w:w w:val="105"/>
            <w:sz w:val="22"/>
            <w:szCs w:val="22"/>
          </w:rPr>
          <w:t xml:space="preserve"> </w:t>
        </w:r>
        <w:r w:rsidRPr="00D753AC">
          <w:rPr>
            <w:rFonts w:cs="Times New Roman"/>
            <w:w w:val="105"/>
            <w:sz w:val="22"/>
            <w:szCs w:val="22"/>
          </w:rPr>
          <w:t>assessed</w:t>
        </w:r>
        <w:r w:rsidRPr="00D753AC">
          <w:rPr>
            <w:rFonts w:cs="Times New Roman"/>
            <w:spacing w:val="-23"/>
            <w:w w:val="105"/>
            <w:sz w:val="22"/>
            <w:szCs w:val="22"/>
          </w:rPr>
          <w:t xml:space="preserve"> </w:t>
        </w:r>
        <w:r w:rsidRPr="00D753AC">
          <w:rPr>
            <w:rFonts w:cs="Times New Roman"/>
            <w:w w:val="105"/>
            <w:sz w:val="22"/>
            <w:szCs w:val="22"/>
          </w:rPr>
          <w:t>in</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5"/>
            <w:w w:val="105"/>
            <w:position w:val="-2"/>
            <w:sz w:val="22"/>
            <w:szCs w:val="22"/>
          </w:rPr>
          <w:t xml:space="preserve"> </w:t>
        </w:r>
        <w:r w:rsidRPr="00D753AC">
          <w:rPr>
            <w:rFonts w:cs="Times New Roman"/>
            <w:w w:val="105"/>
            <w:sz w:val="22"/>
            <w:szCs w:val="22"/>
          </w:rPr>
          <w:t>analysis</w:t>
        </w:r>
        <w:r w:rsidRPr="00D753AC">
          <w:rPr>
            <w:rFonts w:cs="Times New Roman"/>
            <w:spacing w:val="-23"/>
            <w:w w:val="105"/>
            <w:sz w:val="22"/>
            <w:szCs w:val="22"/>
          </w:rPr>
          <w:t xml:space="preserve"> </w:t>
        </w:r>
        <w:r w:rsidRPr="00D753AC">
          <w:rPr>
            <w:rFonts w:cs="Times New Roman"/>
            <w:w w:val="105"/>
            <w:sz w:val="22"/>
            <w:szCs w:val="22"/>
          </w:rPr>
          <w:t>are</w:t>
        </w:r>
        <w:r w:rsidRPr="00D753AC">
          <w:rPr>
            <w:rFonts w:cs="Times New Roman"/>
            <w:spacing w:val="-23"/>
            <w:w w:val="105"/>
            <w:sz w:val="22"/>
            <w:szCs w:val="22"/>
          </w:rPr>
          <w:t xml:space="preserve"> </w:t>
        </w:r>
        <w:r w:rsidRPr="00D753AC">
          <w:rPr>
            <w:rFonts w:cs="Times New Roman"/>
            <w:w w:val="105"/>
            <w:sz w:val="22"/>
            <w:szCs w:val="22"/>
          </w:rPr>
          <w:t>included</w:t>
        </w:r>
        <w:r w:rsidRPr="00D753AC">
          <w:rPr>
            <w:rFonts w:cs="Times New Roman"/>
            <w:spacing w:val="-23"/>
            <w:w w:val="105"/>
            <w:sz w:val="22"/>
            <w:szCs w:val="22"/>
          </w:rPr>
          <w:t xml:space="preserve"> </w:t>
        </w:r>
        <w:r w:rsidRPr="00D753AC">
          <w:rPr>
            <w:rFonts w:cs="Times New Roman"/>
            <w:w w:val="105"/>
            <w:sz w:val="22"/>
            <w:szCs w:val="22"/>
          </w:rPr>
          <w:t>in</w:t>
        </w:r>
        <w:r w:rsidRPr="00D753AC">
          <w:rPr>
            <w:rFonts w:cs="Times New Roman"/>
            <w:spacing w:val="-23"/>
            <w:w w:val="105"/>
            <w:sz w:val="22"/>
            <w:szCs w:val="22"/>
          </w:rPr>
          <w:t xml:space="preserve"> </w:t>
        </w:r>
        <w:r w:rsidRPr="00D753AC">
          <w:rPr>
            <w:rFonts w:cs="Times New Roman"/>
            <w:w w:val="105"/>
            <w:sz w:val="22"/>
            <w:szCs w:val="22"/>
          </w:rPr>
          <w:t>the</w:t>
        </w:r>
        <w:r w:rsidRPr="00D753AC">
          <w:rPr>
            <w:rFonts w:cs="Times New Roman"/>
            <w:spacing w:val="-23"/>
            <w:w w:val="105"/>
            <w:sz w:val="22"/>
            <w:szCs w:val="22"/>
          </w:rPr>
          <w:t xml:space="preserve"> </w:t>
        </w:r>
        <w:r w:rsidRPr="00D753AC">
          <w:rPr>
            <w:rFonts w:cs="Times New Roman"/>
            <w:w w:val="105"/>
            <w:sz w:val="22"/>
            <w:szCs w:val="22"/>
          </w:rPr>
          <w:t>Appendix</w:t>
        </w:r>
        <w:r w:rsidRPr="00D753AC">
          <w:rPr>
            <w:rFonts w:cs="Times New Roman"/>
            <w:spacing w:val="-23"/>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"_bookmark19" </w:instrText>
        </w:r>
        <w:r w:rsidRPr="00D753AC">
          <w:rPr>
            <w:rFonts w:cs="Times New Roman"/>
            <w:sz w:val="22"/>
            <w:szCs w:val="22"/>
          </w:rPr>
          <w:fldChar w:fldCharType="separate"/>
        </w:r>
        <w:r w:rsidRPr="00D753AC">
          <w:rPr>
            <w:rFonts w:cs="Times New Roman"/>
            <w:w w:val="105"/>
            <w:sz w:val="22"/>
            <w:szCs w:val="22"/>
          </w:rPr>
          <w:t>(Figures</w:t>
        </w:r>
        <w:r w:rsidRPr="00D753AC">
          <w:rPr>
            <w:rFonts w:cs="Times New Roman"/>
            <w:w w:val="105"/>
            <w:sz w:val="22"/>
            <w:szCs w:val="22"/>
          </w:rPr>
          <w:fldChar w:fldCharType="end"/>
        </w:r>
        <w:r w:rsidRPr="00D753AC">
          <w:rPr>
            <w:rFonts w:cs="Times New Roman"/>
            <w:spacing w:val="-23"/>
            <w:w w:val="105"/>
            <w:sz w:val="22"/>
            <w:szCs w:val="22"/>
          </w:rPr>
          <w:t xml:space="preserve"> </w:t>
        </w:r>
        <w:r w:rsidRPr="00D753AC">
          <w:rPr>
            <w:rFonts w:cs="Times New Roman"/>
            <w:w w:val="105"/>
            <w:sz w:val="22"/>
            <w:szCs w:val="22"/>
          </w:rPr>
          <w:t>A6</w:t>
        </w:r>
        <w:r w:rsidRPr="00D753AC">
          <w:rPr>
            <w:rFonts w:cs="Times New Roman"/>
            <w:w w:val="99"/>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"_bookmark21" </w:instrText>
        </w:r>
        <w:r w:rsidRPr="00D753AC">
          <w:rPr>
            <w:rFonts w:cs="Times New Roman"/>
            <w:sz w:val="22"/>
            <w:szCs w:val="22"/>
          </w:rPr>
          <w:fldChar w:fldCharType="separate"/>
        </w:r>
        <w:r w:rsidRPr="00D753AC">
          <w:rPr>
            <w:rFonts w:cs="Times New Roman"/>
            <w:w w:val="105"/>
            <w:sz w:val="22"/>
            <w:szCs w:val="22"/>
          </w:rPr>
          <w:t>throug</w:t>
        </w:r>
        <w:r w:rsidRPr="00D753AC">
          <w:rPr>
            <w:rFonts w:cs="Times New Roman"/>
            <w:w w:val="105"/>
            <w:sz w:val="22"/>
            <w:szCs w:val="22"/>
          </w:rPr>
          <w:fldChar w:fldCharType="end"/>
        </w:r>
        <w:r w:rsidRPr="00D753AC">
          <w:rPr>
            <w:rFonts w:cs="Times New Roman"/>
            <w:w w:val="105"/>
            <w:sz w:val="22"/>
            <w:szCs w:val="22"/>
          </w:rPr>
          <w:t>h</w:t>
        </w:r>
        <w:r w:rsidRPr="00D753AC">
          <w:rPr>
            <w:rFonts w:cs="Times New Roman"/>
            <w:spacing w:val="-22"/>
            <w:w w:val="105"/>
            <w:sz w:val="22"/>
            <w:szCs w:val="22"/>
          </w:rPr>
          <w:t xml:space="preserve"> </w:t>
        </w:r>
        <w:r w:rsidRPr="00D753AC">
          <w:rPr>
            <w:rFonts w:cs="Times New Roman"/>
            <w:w w:val="105"/>
            <w:sz w:val="22"/>
            <w:szCs w:val="22"/>
          </w:rPr>
          <w:t>A8</w:t>
        </w:r>
        <w:r w:rsidRPr="00D753AC">
          <w:rPr>
            <w:rFonts w:cs="Times New Roman"/>
            <w:spacing w:val="-31"/>
            <w:w w:val="105"/>
            <w:sz w:val="22"/>
            <w:szCs w:val="22"/>
          </w:rPr>
          <w:t xml:space="preserve"> </w:t>
        </w:r>
        <w:r w:rsidRPr="00D753AC">
          <w:rPr>
            <w:rFonts w:cs="Times New Roman"/>
            <w:w w:val="105"/>
            <w:sz w:val="22"/>
            <w:szCs w:val="22"/>
          </w:rPr>
          <w:t>and</w:t>
        </w:r>
        <w:r w:rsidRPr="00D753AC">
          <w:rPr>
            <w:rFonts w:cs="Times New Roman"/>
            <w:spacing w:val="-3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"_bookmark18" </w:instrText>
        </w:r>
        <w:r w:rsidRPr="00D753AC">
          <w:rPr>
            <w:rFonts w:cs="Times New Roman"/>
            <w:sz w:val="22"/>
            <w:szCs w:val="22"/>
          </w:rPr>
          <w:fldChar w:fldCharType="separate"/>
        </w:r>
        <w:r w:rsidRPr="00D753AC">
          <w:rPr>
            <w:rFonts w:cs="Times New Roman"/>
            <w:spacing w:val="-3"/>
            <w:w w:val="105"/>
            <w:sz w:val="22"/>
            <w:szCs w:val="22"/>
          </w:rPr>
          <w:t>T</w:t>
        </w:r>
        <w:r w:rsidRPr="00D753AC">
          <w:rPr>
            <w:rFonts w:cs="Times New Roman"/>
            <w:spacing w:val="-3"/>
            <w:w w:val="105"/>
            <w:sz w:val="22"/>
            <w:szCs w:val="22"/>
          </w:rPr>
          <w:fldChar w:fldCharType="end"/>
        </w:r>
        <w:r w:rsidRPr="00D753AC">
          <w:rPr>
            <w:rFonts w:cs="Times New Roman"/>
            <w:spacing w:val="-3"/>
            <w:w w:val="105"/>
            <w:sz w:val="22"/>
            <w:szCs w:val="22"/>
          </w:rPr>
          <w:t>ables</w:t>
        </w:r>
        <w:r w:rsidRPr="00D753AC">
          <w:rPr>
            <w:rFonts w:cs="Times New Roman"/>
            <w:spacing w:val="-31"/>
            <w:w w:val="105"/>
            <w:sz w:val="22"/>
            <w:szCs w:val="22"/>
          </w:rPr>
          <w:t xml:space="preserve"> </w:t>
        </w:r>
        <w:r w:rsidRPr="00D753AC">
          <w:rPr>
            <w:rFonts w:cs="Times New Roman"/>
            <w:w w:val="105"/>
            <w:sz w:val="22"/>
            <w:szCs w:val="22"/>
          </w:rPr>
          <w:t>A4</w:t>
        </w:r>
        <w:r w:rsidRPr="00D753AC">
          <w:rPr>
            <w:rFonts w:cs="Times New Roman"/>
            <w:spacing w:val="-3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"_bookmark22" </w:instrText>
        </w:r>
        <w:r w:rsidRPr="00D753AC">
          <w:rPr>
            <w:rFonts w:cs="Times New Roman"/>
            <w:sz w:val="22"/>
            <w:szCs w:val="22"/>
          </w:rPr>
          <w:fldChar w:fldCharType="separate"/>
        </w:r>
        <w:r w:rsidRPr="00D753AC">
          <w:rPr>
            <w:rFonts w:cs="Times New Roman"/>
            <w:w w:val="105"/>
            <w:sz w:val="22"/>
            <w:szCs w:val="22"/>
          </w:rPr>
          <w:t>through</w:t>
        </w:r>
        <w:r w:rsidRPr="00D753AC">
          <w:rPr>
            <w:rFonts w:cs="Times New Roman"/>
            <w:w w:val="105"/>
            <w:sz w:val="22"/>
            <w:szCs w:val="22"/>
          </w:rPr>
          <w:fldChar w:fldCharType="end"/>
        </w:r>
        <w:r w:rsidRPr="00D753AC">
          <w:rPr>
            <w:rFonts w:cs="Times New Roman"/>
            <w:spacing w:val="-31"/>
            <w:w w:val="105"/>
            <w:sz w:val="22"/>
            <w:szCs w:val="22"/>
          </w:rPr>
          <w:t xml:space="preserve"> </w:t>
        </w:r>
        <w:r w:rsidRPr="00D753AC">
          <w:rPr>
            <w:rFonts w:cs="Times New Roman"/>
            <w:w w:val="105"/>
            <w:sz w:val="22"/>
            <w:szCs w:val="22"/>
          </w:rPr>
          <w:t>A6).</w:t>
        </w:r>
      </w:ins>
    </w:p>
    <w:p w:rsidR="00241674" w:rsidRPr="00D753AC" w:rsidRDefault="00241674">
      <w:pPr>
        <w:spacing w:before="3"/>
        <w:ind w:left="173"/>
        <w:rPr>
          <w:rFonts w:ascii="Times New Roman" w:eastAsia="Times New Roman" w:hAnsi="Times New Roman" w:cs="Times New Roman"/>
        </w:rPr>
        <w:pPrChange w:id="5275" w:author="Claire Kouba" w:date="2023-09-12T16:52:00Z">
          <w:pPr>
            <w:ind w:left="173"/>
          </w:pPr>
        </w:pPrChange>
      </w:pPr>
    </w:p>
    <w:p w:rsidR="002153D1" w:rsidRPr="00D753AC" w:rsidRDefault="00EE4569">
      <w:pPr>
        <w:pStyle w:val="Heading2"/>
        <w:pPrChange w:id="5276" w:author="Claire Kouba" w:date="2023-09-25T11:57:00Z">
          <w:pPr>
            <w:pStyle w:val="Heading1"/>
            <w:numPr>
              <w:ilvl w:val="2"/>
              <w:numId w:val="12"/>
            </w:numPr>
            <w:tabs>
              <w:tab w:val="left" w:pos="706"/>
            </w:tabs>
            <w:spacing w:before="148"/>
            <w:ind w:left="173" w:hanging="597"/>
          </w:pPr>
        </w:pPrChange>
      </w:pPr>
      <w:ins w:id="5277" w:author="Claire Kouba" w:date="2023-09-25T11:57:00Z">
        <w:r>
          <w:rPr>
            <w:w w:val="105"/>
          </w:rPr>
          <w:t xml:space="preserve">3.6.2 </w:t>
        </w:r>
      </w:ins>
      <w:r w:rsidR="002573FA" w:rsidRPr="00D753AC">
        <w:rPr>
          <w:w w:val="105"/>
        </w:rPr>
        <w:t xml:space="preserve">Predicted and observed </w:t>
      </w:r>
      <w:r w:rsidR="002573FA" w:rsidRPr="00D753AC">
        <w:rPr>
          <w:i/>
          <w:w w:val="120"/>
        </w:rPr>
        <w:t>P</w:t>
      </w:r>
      <w:r w:rsidR="002573FA" w:rsidRPr="00D753AC">
        <w:rPr>
          <w:i/>
          <w:w w:val="120"/>
          <w:position w:val="-2"/>
        </w:rPr>
        <w:t xml:space="preserve">spill </w:t>
      </w:r>
      <w:r w:rsidR="002573FA" w:rsidRPr="00D753AC">
        <w:rPr>
          <w:w w:val="105"/>
        </w:rPr>
        <w:t>over</w:t>
      </w:r>
      <w:r w:rsidR="002573FA" w:rsidRPr="00D753AC">
        <w:rPr>
          <w:spacing w:val="-1"/>
          <w:w w:val="105"/>
          <w:rPrChange w:id="5278" w:author="Claire Kouba" w:date="2023-09-12T16:52:00Z">
            <w:rPr>
              <w:rFonts w:ascii="Arial" w:eastAsia="Arial" w:hAnsi="Arial"/>
              <w:b w:val="0"/>
              <w:bCs w:val="0"/>
              <w:spacing w:val="-2"/>
              <w:w w:val="105"/>
              <w:sz w:val="25"/>
              <w:szCs w:val="25"/>
            </w:rPr>
          </w:rPrChange>
        </w:rPr>
        <w:t xml:space="preserve"> </w:t>
      </w:r>
      <w:r w:rsidR="002573FA" w:rsidRPr="00D753AC">
        <w:rPr>
          <w:w w:val="105"/>
        </w:rPr>
        <w:t>time</w:t>
      </w:r>
    </w:p>
    <w:p w:rsidR="002153D1" w:rsidRPr="00D753AC" w:rsidRDefault="002153D1">
      <w:pPr>
        <w:spacing w:before="10"/>
        <w:ind w:left="173"/>
        <w:rPr>
          <w:rFonts w:ascii="Times New Roman" w:eastAsia="Times New Roman" w:hAnsi="Times New Roman" w:cs="Times New Roman"/>
          <w:b/>
          <w:bCs/>
        </w:rPr>
        <w:pPrChange w:id="5279" w:author="Claire Kouba" w:date="2023-09-12T16:52:00Z">
          <w:pPr>
            <w:spacing w:before="9"/>
            <w:ind w:left="173"/>
          </w:pPr>
        </w:pPrChange>
      </w:pPr>
    </w:p>
    <w:p w:rsidR="002153D1" w:rsidRPr="00D753AC" w:rsidRDefault="002573FA">
      <w:pPr>
        <w:pStyle w:val="BodyText"/>
        <w:ind w:left="173" w:right="118"/>
        <w:rPr>
          <w:rFonts w:cs="Times New Roman"/>
          <w:sz w:val="22"/>
          <w:szCs w:val="22"/>
        </w:rPr>
        <w:pPrChange w:id="5280" w:author="Claire Kouba" w:date="2023-09-12T16:52:00Z">
          <w:pPr>
            <w:pStyle w:val="BodyText"/>
            <w:spacing w:line="331" w:lineRule="auto"/>
            <w:ind w:left="173"/>
          </w:pPr>
        </w:pPrChange>
      </w:pPr>
      <w:r w:rsidRPr="00D753AC">
        <w:rPr>
          <w:rFonts w:cs="Times New Roman"/>
          <w:w w:val="105"/>
          <w:sz w:val="22"/>
          <w:szCs w:val="22"/>
        </w:rPr>
        <w:t>The</w:t>
      </w:r>
      <w:r w:rsidRPr="00D753AC">
        <w:rPr>
          <w:rFonts w:cs="Times New Roman"/>
          <w:spacing w:val="-14"/>
          <w:w w:val="105"/>
          <w:sz w:val="22"/>
          <w:szCs w:val="22"/>
          <w:rPrChange w:id="5281" w:author="Claire Kouba" w:date="2023-09-12T16:52:00Z">
            <w:rPr>
              <w:spacing w:val="-13"/>
              <w:w w:val="105"/>
            </w:rPr>
          </w:rPrChange>
        </w:rPr>
        <w:t xml:space="preserve"> </w:t>
      </w: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5"/>
          <w:w w:val="105"/>
          <w:position w:val="-2"/>
          <w:sz w:val="22"/>
          <w:szCs w:val="22"/>
        </w:rPr>
        <w:t xml:space="preserve"> </w:t>
      </w:r>
      <w:r w:rsidRPr="00D753AC">
        <w:rPr>
          <w:rFonts w:cs="Times New Roman"/>
          <w:w w:val="105"/>
          <w:sz w:val="22"/>
          <w:szCs w:val="22"/>
        </w:rPr>
        <w:t>estimate</w:t>
      </w:r>
      <w:r w:rsidRPr="00D753AC">
        <w:rPr>
          <w:rFonts w:cs="Times New Roman"/>
          <w:spacing w:val="-14"/>
          <w:w w:val="105"/>
          <w:sz w:val="22"/>
          <w:szCs w:val="22"/>
          <w:rPrChange w:id="5282" w:author="Claire Kouba" w:date="2023-09-12T16:52:00Z">
            <w:rPr>
              <w:spacing w:val="-13"/>
              <w:w w:val="105"/>
            </w:rPr>
          </w:rPrChange>
        </w:rPr>
        <w:t xml:space="preserve"> </w:t>
      </w:r>
      <w:r w:rsidRPr="00D753AC">
        <w:rPr>
          <w:rFonts w:cs="Times New Roman"/>
          <w:w w:val="105"/>
          <w:sz w:val="22"/>
          <w:szCs w:val="22"/>
        </w:rPr>
        <w:t>formulation</w:t>
      </w:r>
      <w:r w:rsidRPr="00D753AC">
        <w:rPr>
          <w:rFonts w:cs="Times New Roman"/>
          <w:spacing w:val="-14"/>
          <w:w w:val="105"/>
          <w:sz w:val="22"/>
          <w:szCs w:val="22"/>
          <w:rPrChange w:id="5283" w:author="Claire Kouba" w:date="2023-09-12T16:52:00Z">
            <w:rPr>
              <w:spacing w:val="-13"/>
              <w:w w:val="105"/>
            </w:rPr>
          </w:rPrChange>
        </w:rPr>
        <w:t xml:space="preserve"> </w:t>
      </w:r>
      <w:r w:rsidRPr="00D753AC">
        <w:rPr>
          <w:rFonts w:cs="Times New Roman"/>
          <w:w w:val="105"/>
          <w:sz w:val="22"/>
          <w:szCs w:val="22"/>
        </w:rPr>
        <w:t>proposed</w:t>
      </w:r>
      <w:r w:rsidRPr="00D753AC">
        <w:rPr>
          <w:rFonts w:cs="Times New Roman"/>
          <w:spacing w:val="-14"/>
          <w:w w:val="105"/>
          <w:sz w:val="22"/>
          <w:szCs w:val="22"/>
          <w:rPrChange w:id="5284" w:author="Claire Kouba" w:date="2023-09-12T16:52:00Z">
            <w:rPr>
              <w:spacing w:val="-13"/>
              <w:w w:val="105"/>
            </w:rPr>
          </w:rPrChange>
        </w:rPr>
        <w:t xml:space="preserve"> </w:t>
      </w:r>
      <w:r w:rsidRPr="00D753AC">
        <w:rPr>
          <w:rFonts w:cs="Times New Roman"/>
          <w:w w:val="105"/>
          <w:sz w:val="22"/>
          <w:szCs w:val="22"/>
        </w:rPr>
        <w:t>above</w:t>
      </w:r>
      <w:r w:rsidRPr="00D753AC">
        <w:rPr>
          <w:rFonts w:cs="Times New Roman"/>
          <w:spacing w:val="-14"/>
          <w:w w:val="105"/>
          <w:sz w:val="22"/>
          <w:szCs w:val="22"/>
          <w:rPrChange w:id="5285" w:author="Claire Kouba" w:date="2023-09-12T16:52:00Z">
            <w:rPr>
              <w:spacing w:val="-13"/>
              <w:w w:val="105"/>
            </w:rPr>
          </w:rPrChange>
        </w:rPr>
        <w:t xml:space="preserve"> </w:t>
      </w:r>
      <w:r w:rsidRPr="00D753AC">
        <w:rPr>
          <w:rFonts w:cs="Times New Roman"/>
          <w:w w:val="105"/>
          <w:sz w:val="22"/>
          <w:szCs w:val="22"/>
        </w:rPr>
        <w:t>predicts</w:t>
      </w:r>
      <w:r w:rsidRPr="00D753AC">
        <w:rPr>
          <w:rFonts w:cs="Times New Roman"/>
          <w:spacing w:val="-14"/>
          <w:w w:val="105"/>
          <w:sz w:val="22"/>
          <w:szCs w:val="22"/>
          <w:rPrChange w:id="5286" w:author="Claire Kouba" w:date="2023-09-12T16:52:00Z">
            <w:rPr>
              <w:spacing w:val="-13"/>
              <w:w w:val="105"/>
            </w:rPr>
          </w:rPrChange>
        </w:rPr>
        <w:t xml:space="preserve"> </w:t>
      </w:r>
      <w:r w:rsidRPr="00D753AC">
        <w:rPr>
          <w:rFonts w:eastAsia="Arial" w:cs="Times New Roman"/>
          <w:i/>
          <w:w w:val="105"/>
          <w:sz w:val="22"/>
          <w:szCs w:val="22"/>
        </w:rPr>
        <w:t>P</w:t>
      </w:r>
      <w:r w:rsidRPr="00D753AC">
        <w:rPr>
          <w:rFonts w:eastAsia="Arial" w:cs="Times New Roman"/>
          <w:i/>
          <w:w w:val="105"/>
          <w:position w:val="-2"/>
          <w:sz w:val="22"/>
          <w:szCs w:val="22"/>
        </w:rPr>
        <w:t>spill</w:t>
      </w:r>
      <w:r w:rsidRPr="00D753AC">
        <w:rPr>
          <w:rFonts w:eastAsia="Arial" w:cs="Times New Roman"/>
          <w:i/>
          <w:spacing w:val="5"/>
          <w:w w:val="105"/>
          <w:position w:val="-2"/>
          <w:sz w:val="22"/>
          <w:szCs w:val="22"/>
        </w:rPr>
        <w:t xml:space="preserve"> </w:t>
      </w:r>
      <w:r w:rsidRPr="00D753AC">
        <w:rPr>
          <w:rFonts w:cs="Times New Roman"/>
          <w:w w:val="105"/>
          <w:sz w:val="22"/>
          <w:szCs w:val="22"/>
        </w:rPr>
        <w:t>values</w:t>
      </w:r>
      <w:r w:rsidRPr="00D753AC">
        <w:rPr>
          <w:rFonts w:cs="Times New Roman"/>
          <w:spacing w:val="-14"/>
          <w:w w:val="105"/>
          <w:sz w:val="22"/>
          <w:szCs w:val="22"/>
          <w:rPrChange w:id="5287" w:author="Claire Kouba" w:date="2023-09-12T16:52:00Z">
            <w:rPr>
              <w:spacing w:val="-13"/>
              <w:w w:val="105"/>
            </w:rPr>
          </w:rPrChange>
        </w:rPr>
        <w:t xml:space="preserve"> </w:t>
      </w:r>
      <w:r w:rsidRPr="00D753AC">
        <w:rPr>
          <w:rFonts w:cs="Times New Roman"/>
          <w:w w:val="105"/>
          <w:sz w:val="22"/>
          <w:szCs w:val="22"/>
        </w:rPr>
        <w:t>with</w:t>
      </w:r>
      <w:r w:rsidRPr="00D753AC">
        <w:rPr>
          <w:rFonts w:cs="Times New Roman"/>
          <w:spacing w:val="-14"/>
          <w:w w:val="105"/>
          <w:sz w:val="22"/>
          <w:szCs w:val="22"/>
          <w:rPrChange w:id="5288"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14"/>
          <w:w w:val="105"/>
          <w:sz w:val="22"/>
          <w:szCs w:val="22"/>
          <w:rPrChange w:id="5289" w:author="Claire Kouba" w:date="2023-09-12T16:52:00Z">
            <w:rPr>
              <w:spacing w:val="-13"/>
              <w:w w:val="105"/>
            </w:rPr>
          </w:rPrChange>
        </w:rPr>
        <w:t xml:space="preserve"> </w:t>
      </w:r>
      <w:r w:rsidRPr="00D753AC">
        <w:rPr>
          <w:rFonts w:cs="Times New Roman"/>
          <w:w w:val="105"/>
          <w:sz w:val="22"/>
          <w:szCs w:val="22"/>
        </w:rPr>
        <w:t>model</w:t>
      </w:r>
      <w:r w:rsidRPr="00D753AC">
        <w:rPr>
          <w:rFonts w:cs="Times New Roman"/>
          <w:spacing w:val="-14"/>
          <w:w w:val="105"/>
          <w:sz w:val="22"/>
          <w:szCs w:val="22"/>
          <w:rPrChange w:id="5290" w:author="Claire Kouba" w:date="2023-09-12T16:52:00Z">
            <w:rPr>
              <w:spacing w:val="-13"/>
              <w:w w:val="105"/>
            </w:rPr>
          </w:rPrChange>
        </w:rPr>
        <w:t xml:space="preserve"> </w:t>
      </w:r>
      <w:r w:rsidRPr="00D753AC">
        <w:rPr>
          <w:rFonts w:cs="Times New Roman"/>
          <w:w w:val="105"/>
          <w:sz w:val="22"/>
          <w:szCs w:val="22"/>
        </w:rPr>
        <w:t>LOOCV</w:t>
      </w:r>
      <w:r w:rsidRPr="00D753AC">
        <w:rPr>
          <w:rFonts w:cs="Times New Roman"/>
          <w:spacing w:val="-14"/>
          <w:w w:val="105"/>
          <w:sz w:val="22"/>
          <w:szCs w:val="22"/>
          <w:rPrChange w:id="5291" w:author="Claire Kouba" w:date="2023-09-12T16:52:00Z">
            <w:rPr>
              <w:spacing w:val="-13"/>
              <w:w w:val="105"/>
            </w:rPr>
          </w:rPrChange>
        </w:rPr>
        <w:t xml:space="preserve"> </w:t>
      </w:r>
      <w:r w:rsidRPr="00D753AC">
        <w:rPr>
          <w:rFonts w:cs="Times New Roman"/>
          <w:w w:val="105"/>
          <w:sz w:val="22"/>
          <w:szCs w:val="22"/>
        </w:rPr>
        <w:t>error</w:t>
      </w:r>
      <w:r w:rsidRPr="00D753AC">
        <w:rPr>
          <w:rFonts w:cs="Times New Roman"/>
          <w:spacing w:val="-14"/>
          <w:w w:val="105"/>
          <w:sz w:val="22"/>
          <w:szCs w:val="22"/>
          <w:rPrChange w:id="5292" w:author="Claire Kouba" w:date="2023-09-12T16:52:00Z">
            <w:rPr>
              <w:spacing w:val="-13"/>
              <w:w w:val="105"/>
            </w:rPr>
          </w:rPrChange>
        </w:rPr>
        <w:t xml:space="preserve"> </w:t>
      </w:r>
      <w:r w:rsidRPr="00D753AC">
        <w:rPr>
          <w:rFonts w:cs="Times New Roman"/>
          <w:w w:val="105"/>
          <w:sz w:val="22"/>
          <w:szCs w:val="22"/>
        </w:rPr>
        <w:t>of</w:t>
      </w:r>
      <w:r w:rsidRPr="00D753AC">
        <w:rPr>
          <w:rFonts w:cs="Times New Roman"/>
          <w:spacing w:val="-14"/>
          <w:w w:val="105"/>
          <w:sz w:val="22"/>
          <w:szCs w:val="22"/>
          <w:rPrChange w:id="5293" w:author="Claire Kouba" w:date="2023-09-12T16:52:00Z">
            <w:rPr>
              <w:spacing w:val="-13"/>
              <w:w w:val="105"/>
            </w:rPr>
          </w:rPrChange>
        </w:rPr>
        <w:t xml:space="preserve"> </w:t>
      </w:r>
      <w:del w:id="5294" w:author="Claire Kouba" w:date="2023-09-12T16:52:00Z">
        <w:r w:rsidR="00505335" w:rsidRPr="00D753AC">
          <w:rPr>
            <w:rFonts w:cs="Times New Roman"/>
            <w:w w:val="105"/>
            <w:sz w:val="22"/>
            <w:szCs w:val="22"/>
          </w:rPr>
          <w:delText>461</w:delText>
        </w:r>
      </w:del>
      <w:ins w:id="5295" w:author="Claire Kouba" w:date="2023-09-12T16:52:00Z">
        <w:r w:rsidRPr="00D753AC">
          <w:rPr>
            <w:rFonts w:cs="Times New Roman"/>
            <w:w w:val="105"/>
            <w:sz w:val="22"/>
            <w:szCs w:val="22"/>
          </w:rPr>
          <w:t>697</w:t>
        </w:r>
      </w:ins>
      <w:r w:rsidRPr="00D753AC">
        <w:rPr>
          <w:rFonts w:cs="Times New Roman"/>
          <w:spacing w:val="-14"/>
          <w:w w:val="105"/>
          <w:sz w:val="22"/>
          <w:szCs w:val="22"/>
          <w:rPrChange w:id="5296" w:author="Claire Kouba" w:date="2023-09-12T16:52:00Z">
            <w:rPr>
              <w:spacing w:val="-13"/>
              <w:w w:val="105"/>
            </w:rPr>
          </w:rPrChange>
        </w:rPr>
        <w:t xml:space="preserve"> </w:t>
      </w:r>
      <w:r w:rsidRPr="00D753AC">
        <w:rPr>
          <w:rFonts w:cs="Times New Roman"/>
          <w:w w:val="105"/>
          <w:sz w:val="22"/>
          <w:szCs w:val="22"/>
        </w:rPr>
        <w:t>mm</w:t>
      </w:r>
      <w:r w:rsidRPr="00D753AC">
        <w:rPr>
          <w:rFonts w:cs="Times New Roman"/>
          <w:spacing w:val="-14"/>
          <w:w w:val="105"/>
          <w:sz w:val="22"/>
          <w:szCs w:val="22"/>
          <w:rPrChange w:id="5297" w:author="Claire Kouba" w:date="2023-09-12T16:52:00Z">
            <w:rPr>
              <w:spacing w:val="-13"/>
              <w:w w:val="105"/>
            </w:rPr>
          </w:rPrChange>
        </w:rPr>
        <w:t xml:space="preserve"> </w:t>
      </w:r>
      <w:r w:rsidRPr="00D753AC">
        <w:rPr>
          <w:rFonts w:cs="Times New Roman"/>
          <w:w w:val="105"/>
          <w:sz w:val="22"/>
          <w:szCs w:val="22"/>
        </w:rPr>
        <w:t>(</w:t>
      </w:r>
      <w:del w:id="5298" w:author="Claire Kouba" w:date="2023-09-12T16:52:00Z">
        <w:r w:rsidR="00505335" w:rsidRPr="00D753AC">
          <w:rPr>
            <w:rFonts w:cs="Times New Roman"/>
            <w:w w:val="105"/>
            <w:sz w:val="22"/>
            <w:szCs w:val="22"/>
          </w:rPr>
          <w:delText>18.1</w:delText>
        </w:r>
      </w:del>
      <w:ins w:id="5299" w:author="Claire Kouba" w:date="2023-09-12T16:52:00Z">
        <w:r w:rsidRPr="00D753AC">
          <w:rPr>
            <w:rFonts w:cs="Times New Roman"/>
            <w:w w:val="105"/>
            <w:sz w:val="22"/>
            <w:szCs w:val="22"/>
          </w:rPr>
          <w:t>27.4</w:t>
        </w:r>
      </w:ins>
      <w:r w:rsidRPr="00D753AC">
        <w:rPr>
          <w:rFonts w:cs="Times New Roman"/>
          <w:spacing w:val="-14"/>
          <w:w w:val="105"/>
          <w:sz w:val="22"/>
          <w:szCs w:val="22"/>
          <w:rPrChange w:id="5300" w:author="Claire Kouba" w:date="2023-09-12T16:52:00Z">
            <w:rPr>
              <w:spacing w:val="-13"/>
              <w:w w:val="105"/>
            </w:rPr>
          </w:rPrChange>
        </w:rPr>
        <w:t xml:space="preserve"> </w:t>
      </w:r>
      <w:r w:rsidRPr="00D753AC">
        <w:rPr>
          <w:rFonts w:cs="Times New Roman"/>
          <w:w w:val="105"/>
          <w:sz w:val="22"/>
          <w:szCs w:val="22"/>
        </w:rPr>
        <w:t>inches),</w:t>
      </w:r>
      <w:r w:rsidRPr="00D753AC">
        <w:rPr>
          <w:rFonts w:cs="Times New Roman"/>
          <w:w w:val="99"/>
          <w:sz w:val="22"/>
          <w:szCs w:val="22"/>
        </w:rPr>
        <w:t xml:space="preserve"> </w:t>
      </w:r>
      <w:r w:rsidRPr="00D753AC">
        <w:rPr>
          <w:rFonts w:cs="Times New Roman"/>
          <w:w w:val="105"/>
          <w:sz w:val="22"/>
          <w:szCs w:val="22"/>
        </w:rPr>
        <w:t>and</w:t>
      </w:r>
      <w:r w:rsidRPr="00D753AC">
        <w:rPr>
          <w:rFonts w:cs="Times New Roman"/>
          <w:spacing w:val="-36"/>
          <w:w w:val="105"/>
          <w:sz w:val="22"/>
          <w:szCs w:val="22"/>
          <w:rPrChange w:id="5301" w:author="Claire Kouba" w:date="2023-09-12T16:52:00Z">
            <w:rPr>
              <w:spacing w:val="-25"/>
              <w:w w:val="105"/>
            </w:rPr>
          </w:rPrChange>
        </w:rPr>
        <w:t xml:space="preserve"> </w:t>
      </w:r>
      <w:r w:rsidRPr="00D753AC">
        <w:rPr>
          <w:rFonts w:cs="Times New Roman"/>
          <w:w w:val="105"/>
          <w:sz w:val="22"/>
          <w:szCs w:val="22"/>
        </w:rPr>
        <w:t>a</w:t>
      </w:r>
      <w:r w:rsidRPr="00D753AC">
        <w:rPr>
          <w:rFonts w:cs="Times New Roman"/>
          <w:spacing w:val="-36"/>
          <w:w w:val="105"/>
          <w:sz w:val="22"/>
          <w:szCs w:val="22"/>
          <w:rPrChange w:id="5302" w:author="Claire Kouba" w:date="2023-09-12T16:52:00Z">
            <w:rPr>
              <w:spacing w:val="-25"/>
              <w:w w:val="105"/>
            </w:rPr>
          </w:rPrChange>
        </w:rPr>
        <w:t xml:space="preserve"> </w:t>
      </w:r>
      <w:r w:rsidRPr="00D753AC">
        <w:rPr>
          <w:rFonts w:cs="Times New Roman"/>
          <w:w w:val="105"/>
          <w:sz w:val="22"/>
          <w:szCs w:val="22"/>
        </w:rPr>
        <w:t>root</w:t>
      </w:r>
      <w:r w:rsidRPr="00D753AC">
        <w:rPr>
          <w:rFonts w:cs="Times New Roman"/>
          <w:spacing w:val="-36"/>
          <w:w w:val="105"/>
          <w:sz w:val="22"/>
          <w:szCs w:val="22"/>
          <w:rPrChange w:id="5303" w:author="Claire Kouba" w:date="2023-09-12T16:52:00Z">
            <w:rPr>
              <w:spacing w:val="-25"/>
              <w:w w:val="105"/>
            </w:rPr>
          </w:rPrChange>
        </w:rPr>
        <w:t xml:space="preserve"> </w:t>
      </w:r>
      <w:r w:rsidRPr="00D753AC">
        <w:rPr>
          <w:rFonts w:cs="Times New Roman"/>
          <w:w w:val="105"/>
          <w:sz w:val="22"/>
          <w:szCs w:val="22"/>
        </w:rPr>
        <w:t>mean</w:t>
      </w:r>
      <w:r w:rsidRPr="00D753AC">
        <w:rPr>
          <w:rFonts w:cs="Times New Roman"/>
          <w:spacing w:val="-37"/>
          <w:w w:val="105"/>
          <w:sz w:val="22"/>
          <w:szCs w:val="22"/>
          <w:rPrChange w:id="5304" w:author="Claire Kouba" w:date="2023-09-12T16:52:00Z">
            <w:rPr>
              <w:spacing w:val="-25"/>
              <w:w w:val="105"/>
            </w:rPr>
          </w:rPrChange>
        </w:rPr>
        <w:t xml:space="preserve"> </w:t>
      </w:r>
      <w:r w:rsidRPr="00D753AC">
        <w:rPr>
          <w:rFonts w:cs="Times New Roman"/>
          <w:w w:val="105"/>
          <w:sz w:val="22"/>
          <w:szCs w:val="22"/>
        </w:rPr>
        <w:t>squared</w:t>
      </w:r>
      <w:r w:rsidRPr="00D753AC">
        <w:rPr>
          <w:rFonts w:cs="Times New Roman"/>
          <w:spacing w:val="-36"/>
          <w:w w:val="105"/>
          <w:sz w:val="22"/>
          <w:szCs w:val="22"/>
          <w:rPrChange w:id="5305" w:author="Claire Kouba" w:date="2023-09-12T16:52:00Z">
            <w:rPr>
              <w:spacing w:val="-25"/>
              <w:w w:val="105"/>
            </w:rPr>
          </w:rPrChange>
        </w:rPr>
        <w:t xml:space="preserve"> </w:t>
      </w:r>
      <w:r w:rsidRPr="00D753AC">
        <w:rPr>
          <w:rFonts w:cs="Times New Roman"/>
          <w:w w:val="105"/>
          <w:sz w:val="22"/>
          <w:szCs w:val="22"/>
        </w:rPr>
        <w:t>error</w:t>
      </w:r>
      <w:r w:rsidRPr="00D753AC">
        <w:rPr>
          <w:rFonts w:cs="Times New Roman"/>
          <w:spacing w:val="-36"/>
          <w:w w:val="105"/>
          <w:sz w:val="22"/>
          <w:szCs w:val="22"/>
          <w:rPrChange w:id="5306" w:author="Claire Kouba" w:date="2023-09-12T16:52:00Z">
            <w:rPr>
              <w:spacing w:val="-25"/>
              <w:w w:val="105"/>
            </w:rPr>
          </w:rPrChange>
        </w:rPr>
        <w:t xml:space="preserve"> </w:t>
      </w:r>
      <w:r w:rsidRPr="00D753AC">
        <w:rPr>
          <w:rFonts w:cs="Times New Roman"/>
          <w:w w:val="105"/>
          <w:sz w:val="22"/>
          <w:szCs w:val="22"/>
        </w:rPr>
        <w:t>of</w:t>
      </w:r>
      <w:r w:rsidRPr="00D753AC">
        <w:rPr>
          <w:rFonts w:cs="Times New Roman"/>
          <w:spacing w:val="-36"/>
          <w:w w:val="105"/>
          <w:sz w:val="22"/>
          <w:szCs w:val="22"/>
          <w:rPrChange w:id="5307" w:author="Claire Kouba" w:date="2023-09-12T16:52:00Z">
            <w:rPr>
              <w:spacing w:val="-25"/>
              <w:w w:val="105"/>
            </w:rPr>
          </w:rPrChange>
        </w:rPr>
        <w:t xml:space="preserve"> </w:t>
      </w:r>
      <w:del w:id="5308" w:author="Claire Kouba" w:date="2023-09-12T16:52:00Z">
        <w:r w:rsidR="00505335" w:rsidRPr="00D753AC">
          <w:rPr>
            <w:rFonts w:cs="Times New Roman"/>
            <w:w w:val="105"/>
            <w:sz w:val="22"/>
            <w:szCs w:val="22"/>
          </w:rPr>
          <w:delText>20.7</w:delText>
        </w:r>
      </w:del>
      <w:ins w:id="5309" w:author="Claire Kouba" w:date="2023-09-12T16:52:00Z">
        <w:r w:rsidRPr="00D753AC">
          <w:rPr>
            <w:rFonts w:cs="Times New Roman"/>
            <w:w w:val="105"/>
            <w:sz w:val="22"/>
            <w:szCs w:val="22"/>
          </w:rPr>
          <w:t>25.4</w:t>
        </w:r>
      </w:ins>
      <w:r w:rsidRPr="00D753AC">
        <w:rPr>
          <w:rFonts w:cs="Times New Roman"/>
          <w:spacing w:val="-36"/>
          <w:w w:val="105"/>
          <w:sz w:val="22"/>
          <w:szCs w:val="22"/>
          <w:rPrChange w:id="5310" w:author="Claire Kouba" w:date="2023-09-12T16:52:00Z">
            <w:rPr>
              <w:spacing w:val="-25"/>
              <w:w w:val="105"/>
            </w:rPr>
          </w:rPrChange>
        </w:rPr>
        <w:t xml:space="preserve"> </w:t>
      </w:r>
      <w:r w:rsidRPr="00D753AC">
        <w:rPr>
          <w:rFonts w:cs="Times New Roman"/>
          <w:w w:val="105"/>
          <w:sz w:val="22"/>
          <w:szCs w:val="22"/>
        </w:rPr>
        <w:t>mm</w:t>
      </w:r>
      <w:r w:rsidRPr="00D753AC">
        <w:rPr>
          <w:rFonts w:cs="Times New Roman"/>
          <w:spacing w:val="-36"/>
          <w:w w:val="105"/>
          <w:sz w:val="22"/>
          <w:szCs w:val="22"/>
          <w:rPrChange w:id="5311" w:author="Claire Kouba" w:date="2023-09-12T16:52:00Z">
            <w:rPr>
              <w:spacing w:val="-25"/>
              <w:w w:val="105"/>
            </w:rPr>
          </w:rPrChange>
        </w:rPr>
        <w:t xml:space="preserve"> </w:t>
      </w:r>
      <w:r w:rsidRPr="00D753AC">
        <w:rPr>
          <w:rFonts w:cs="Times New Roman"/>
          <w:w w:val="105"/>
          <w:sz w:val="22"/>
          <w:szCs w:val="22"/>
        </w:rPr>
        <w:t>(</w:t>
      </w:r>
      <w:del w:id="5312" w:author="Claire Kouba" w:date="2023-09-12T16:52:00Z">
        <w:r w:rsidR="00505335" w:rsidRPr="00D753AC">
          <w:rPr>
            <w:rFonts w:cs="Times New Roman"/>
            <w:w w:val="105"/>
            <w:sz w:val="22"/>
            <w:szCs w:val="22"/>
          </w:rPr>
          <w:delText>0</w:delText>
        </w:r>
      </w:del>
      <w:ins w:id="5313" w:author="Claire Kouba" w:date="2023-09-12T16:52:00Z">
        <w:r w:rsidRPr="00D753AC">
          <w:rPr>
            <w:rFonts w:cs="Times New Roman"/>
            <w:w w:val="105"/>
            <w:sz w:val="22"/>
            <w:szCs w:val="22"/>
          </w:rPr>
          <w:t>1</w:t>
        </w:r>
        <w:r w:rsidRPr="00D753AC">
          <w:rPr>
            <w:rFonts w:cs="Times New Roman"/>
            <w:spacing w:val="-37"/>
            <w:w w:val="105"/>
            <w:sz w:val="22"/>
            <w:szCs w:val="22"/>
          </w:rPr>
          <w:t xml:space="preserve"> </w:t>
        </w:r>
        <w:r w:rsidRPr="00D753AC">
          <w:rPr>
            <w:rFonts w:cs="Times New Roman"/>
            <w:w w:val="105"/>
            <w:sz w:val="22"/>
            <w:szCs w:val="22"/>
          </w:rPr>
          <w:t>inch).</w:t>
        </w:r>
        <w:r w:rsidRPr="00D753AC">
          <w:rPr>
            <w:rFonts w:cs="Times New Roman"/>
            <w:spacing w:val="-36"/>
            <w:w w:val="105"/>
            <w:sz w:val="22"/>
            <w:szCs w:val="22"/>
          </w:rPr>
          <w:t xml:space="preserve"> </w:t>
        </w:r>
        <w:r w:rsidRPr="00D753AC">
          <w:rPr>
            <w:rFonts w:cs="Times New Roman"/>
            <w:w w:val="105"/>
            <w:sz w:val="22"/>
            <w:szCs w:val="22"/>
          </w:rPr>
          <w:t>This</w:t>
        </w:r>
        <w:r w:rsidRPr="00D753AC">
          <w:rPr>
            <w:rFonts w:cs="Times New Roman"/>
            <w:spacing w:val="-36"/>
            <w:w w:val="105"/>
            <w:sz w:val="22"/>
            <w:szCs w:val="22"/>
          </w:rPr>
          <w:t xml:space="preserve"> </w:t>
        </w:r>
        <w:r w:rsidRPr="00D753AC">
          <w:rPr>
            <w:rFonts w:cs="Times New Roman"/>
            <w:w w:val="105"/>
            <w:sz w:val="22"/>
            <w:szCs w:val="22"/>
          </w:rPr>
          <w:t>RMSE</w:t>
        </w:r>
        <w:r w:rsidRPr="00D753AC">
          <w:rPr>
            <w:rFonts w:cs="Times New Roman"/>
            <w:spacing w:val="-36"/>
            <w:w w:val="105"/>
            <w:sz w:val="22"/>
            <w:szCs w:val="22"/>
          </w:rPr>
          <w:t xml:space="preserve"> </w:t>
        </w:r>
        <w:r w:rsidRPr="00D753AC">
          <w:rPr>
            <w:rFonts w:cs="Times New Roman"/>
            <w:w w:val="105"/>
            <w:sz w:val="22"/>
            <w:szCs w:val="22"/>
          </w:rPr>
          <w:t>indicates</w:t>
        </w:r>
        <w:r w:rsidRPr="00D753AC">
          <w:rPr>
            <w:rFonts w:cs="Times New Roman"/>
            <w:spacing w:val="-36"/>
            <w:w w:val="105"/>
            <w:sz w:val="22"/>
            <w:szCs w:val="22"/>
          </w:rPr>
          <w:t xml:space="preserve"> </w:t>
        </w:r>
        <w:r w:rsidRPr="00D753AC">
          <w:rPr>
            <w:rFonts w:cs="Times New Roman"/>
            <w:w w:val="105"/>
            <w:sz w:val="22"/>
            <w:szCs w:val="22"/>
          </w:rPr>
          <w:t>substantial</w:t>
        </w:r>
        <w:r w:rsidRPr="00D753AC">
          <w:rPr>
            <w:rFonts w:cs="Times New Roman"/>
            <w:spacing w:val="-37"/>
            <w:w w:val="105"/>
            <w:sz w:val="22"/>
            <w:szCs w:val="22"/>
          </w:rPr>
          <w:t xml:space="preserve"> </w:t>
        </w:r>
        <w:r w:rsidRPr="00D753AC">
          <w:rPr>
            <w:rFonts w:cs="Times New Roman"/>
            <w:w w:val="105"/>
            <w:sz w:val="22"/>
            <w:szCs w:val="22"/>
          </w:rPr>
          <w:t>uncertainty</w:t>
        </w:r>
        <w:r w:rsidRPr="00D753AC">
          <w:rPr>
            <w:rFonts w:cs="Times New Roman"/>
            <w:spacing w:val="-36"/>
            <w:w w:val="105"/>
            <w:sz w:val="22"/>
            <w:szCs w:val="22"/>
          </w:rPr>
          <w:t xml:space="preserve"> </w:t>
        </w:r>
        <w:r w:rsidRPr="00D753AC">
          <w:rPr>
            <w:rFonts w:cs="Times New Roman"/>
            <w:w w:val="105"/>
            <w:sz w:val="22"/>
            <w:szCs w:val="22"/>
          </w:rPr>
          <w:t>in</w:t>
        </w:r>
        <w:r w:rsidRPr="00D753AC">
          <w:rPr>
            <w:rFonts w:cs="Times New Roman"/>
            <w:spacing w:val="-36"/>
            <w:w w:val="105"/>
            <w:sz w:val="22"/>
            <w:szCs w:val="22"/>
          </w:rPr>
          <w:t xml:space="preserve"> </w:t>
        </w:r>
        <w:r w:rsidRPr="00D753AC">
          <w:rPr>
            <w:rFonts w:cs="Times New Roman"/>
            <w:w w:val="105"/>
            <w:sz w:val="22"/>
            <w:szCs w:val="22"/>
          </w:rPr>
          <w:t>any</w:t>
        </w:r>
        <w:r w:rsidRPr="00D753AC">
          <w:rPr>
            <w:rFonts w:cs="Times New Roman"/>
            <w:spacing w:val="-36"/>
            <w:w w:val="105"/>
            <w:sz w:val="22"/>
            <w:szCs w:val="22"/>
          </w:rPr>
          <w:t xml:space="preserve"> </w:t>
        </w:r>
        <w:r w:rsidRPr="00D753AC">
          <w:rPr>
            <w:rFonts w:cs="Times New Roman"/>
            <w:w w:val="105"/>
            <w:sz w:val="22"/>
            <w:szCs w:val="22"/>
          </w:rPr>
          <w:t>single</w:t>
        </w:r>
        <w:r w:rsidRPr="00D753AC">
          <w:rPr>
            <w:rFonts w:cs="Times New Roman"/>
            <w:spacing w:val="-36"/>
            <w:w w:val="105"/>
            <w:sz w:val="22"/>
            <w:szCs w:val="22"/>
          </w:rPr>
          <w:t xml:space="preserve"> </w:t>
        </w:r>
        <w:r w:rsidRPr="00D753AC">
          <w:rPr>
            <w:rFonts w:cs="Times New Roman"/>
            <w:w w:val="105"/>
            <w:sz w:val="22"/>
            <w:szCs w:val="22"/>
          </w:rPr>
          <w:t>year’s</w:t>
        </w:r>
        <w:r w:rsidRPr="00D753AC">
          <w:rPr>
            <w:rFonts w:cs="Times New Roman"/>
            <w:spacing w:val="-36"/>
            <w:w w:val="105"/>
            <w:sz w:val="22"/>
            <w:szCs w:val="22"/>
          </w:rPr>
          <w:t xml:space="preserve"> </w:t>
        </w:r>
        <w:r w:rsidRPr="00D753AC">
          <w:rPr>
            <w:rFonts w:cs="Times New Roman"/>
            <w:w w:val="105"/>
            <w:sz w:val="22"/>
            <w:szCs w:val="22"/>
          </w:rPr>
          <w:t>prediction:</w:t>
        </w:r>
        <w:r w:rsidRPr="00D753AC">
          <w:rPr>
            <w:rFonts w:cs="Times New Roman"/>
            <w:w w:val="99"/>
            <w:sz w:val="22"/>
            <w:szCs w:val="22"/>
          </w:rPr>
          <w:t xml:space="preserve"> </w:t>
        </w:r>
        <w:r w:rsidRPr="00D753AC">
          <w:rPr>
            <w:rFonts w:cs="Times New Roman"/>
            <w:w w:val="105"/>
            <w:sz w:val="22"/>
            <w:szCs w:val="22"/>
          </w:rPr>
          <w:t>it</w:t>
        </w:r>
        <w:r w:rsidRPr="00D753AC">
          <w:rPr>
            <w:rFonts w:cs="Times New Roman"/>
            <w:spacing w:val="-19"/>
            <w:w w:val="105"/>
            <w:sz w:val="22"/>
            <w:szCs w:val="22"/>
          </w:rPr>
          <w:t xml:space="preserve"> </w:t>
        </w:r>
        <w:r w:rsidRPr="00D753AC">
          <w:rPr>
            <w:rFonts w:cs="Times New Roman"/>
            <w:w w:val="105"/>
            <w:sz w:val="22"/>
            <w:szCs w:val="22"/>
          </w:rPr>
          <w:t>corresponds</w:t>
        </w:r>
        <w:r w:rsidRPr="00D753AC">
          <w:rPr>
            <w:rFonts w:cs="Times New Roman"/>
            <w:spacing w:val="-19"/>
            <w:w w:val="105"/>
            <w:sz w:val="22"/>
            <w:szCs w:val="22"/>
          </w:rPr>
          <w:t xml:space="preserve"> </w:t>
        </w:r>
        <w:r w:rsidRPr="00D753AC">
          <w:rPr>
            <w:rFonts w:cs="Times New Roman"/>
            <w:w w:val="105"/>
            <w:sz w:val="22"/>
            <w:szCs w:val="22"/>
          </w:rPr>
          <w:t>to</w:t>
        </w:r>
        <w:r w:rsidRPr="00D753AC">
          <w:rPr>
            <w:rFonts w:cs="Times New Roman"/>
            <w:spacing w:val="-19"/>
            <w:w w:val="105"/>
            <w:sz w:val="22"/>
            <w:szCs w:val="22"/>
          </w:rPr>
          <w:t xml:space="preserve"> </w:t>
        </w:r>
        <w:r w:rsidRPr="00D753AC">
          <w:rPr>
            <w:rFonts w:cs="Times New Roman"/>
            <w:w w:val="105"/>
            <w:sz w:val="22"/>
            <w:szCs w:val="22"/>
          </w:rPr>
          <w:t>37%</w:t>
        </w:r>
        <w:r w:rsidRPr="00D753AC">
          <w:rPr>
            <w:rFonts w:cs="Times New Roman"/>
            <w:spacing w:val="-19"/>
            <w:w w:val="105"/>
            <w:sz w:val="22"/>
            <w:szCs w:val="22"/>
          </w:rPr>
          <w:t xml:space="preserve"> </w:t>
        </w:r>
        <w:r w:rsidRPr="00D753AC">
          <w:rPr>
            <w:rFonts w:cs="Times New Roman"/>
            <w:w w:val="105"/>
            <w:sz w:val="22"/>
            <w:szCs w:val="22"/>
          </w:rPr>
          <w:t>of</w:t>
        </w:r>
        <w:r w:rsidRPr="00D753AC">
          <w:rPr>
            <w:rFonts w:cs="Times New Roman"/>
            <w:spacing w:val="-19"/>
            <w:w w:val="105"/>
            <w:sz w:val="22"/>
            <w:szCs w:val="22"/>
          </w:rPr>
          <w:t xml:space="preserve"> </w:t>
        </w:r>
        <w:r w:rsidRPr="00D753AC">
          <w:rPr>
            <w:rFonts w:cs="Times New Roman"/>
            <w:w w:val="105"/>
            <w:sz w:val="22"/>
            <w:szCs w:val="22"/>
          </w:rPr>
          <w:t>the</w:t>
        </w:r>
        <w:r w:rsidRPr="00D753AC">
          <w:rPr>
            <w:rFonts w:cs="Times New Roman"/>
            <w:spacing w:val="-19"/>
            <w:w w:val="105"/>
            <w:sz w:val="22"/>
            <w:szCs w:val="22"/>
          </w:rPr>
          <w:t xml:space="preserve"> </w:t>
        </w:r>
        <w:r w:rsidRPr="00D753AC">
          <w:rPr>
            <w:rFonts w:cs="Times New Roman"/>
            <w:w w:val="105"/>
            <w:sz w:val="22"/>
            <w:szCs w:val="22"/>
          </w:rPr>
          <w:t>mean</w:t>
        </w:r>
        <w:r w:rsidRPr="00D753AC">
          <w:rPr>
            <w:rFonts w:cs="Times New Roman"/>
            <w:spacing w:val="-19"/>
            <w:w w:val="105"/>
            <w:sz w:val="22"/>
            <w:szCs w:val="22"/>
          </w:rPr>
          <w:t xml:space="preserve"> </w:t>
        </w:r>
        <w:r w:rsidRPr="00D753AC">
          <w:rPr>
            <w:rFonts w:eastAsia="Arial" w:cs="Times New Roman"/>
            <w:i/>
            <w:w w:val="105"/>
            <w:sz w:val="22"/>
            <w:szCs w:val="22"/>
          </w:rPr>
          <w:t>P</w:t>
        </w:r>
        <w:r w:rsidRPr="00D753AC">
          <w:rPr>
            <w:rFonts w:eastAsia="Arial" w:cs="Times New Roman"/>
            <w:i/>
            <w:w w:val="105"/>
            <w:position w:val="-2"/>
            <w:sz w:val="22"/>
            <w:szCs w:val="22"/>
          </w:rPr>
          <w:t xml:space="preserve">spill </w:t>
        </w:r>
        <w:r w:rsidRPr="00D753AC">
          <w:rPr>
            <w:rFonts w:cs="Times New Roman"/>
            <w:w w:val="105"/>
            <w:sz w:val="22"/>
            <w:szCs w:val="22"/>
          </w:rPr>
          <w:t>value,</w:t>
        </w:r>
        <w:r w:rsidRPr="00D753AC">
          <w:rPr>
            <w:rFonts w:cs="Times New Roman"/>
            <w:spacing w:val="-19"/>
            <w:w w:val="105"/>
            <w:sz w:val="22"/>
            <w:szCs w:val="22"/>
          </w:rPr>
          <w:t xml:space="preserve"> </w:t>
        </w:r>
        <w:r w:rsidRPr="00D753AC">
          <w:rPr>
            <w:rFonts w:cs="Times New Roman"/>
            <w:w w:val="105"/>
            <w:sz w:val="22"/>
            <w:szCs w:val="22"/>
          </w:rPr>
          <w:t>68</w:t>
        </w:r>
      </w:ins>
      <w:r w:rsidRPr="00D753AC">
        <w:rPr>
          <w:rFonts w:cs="Times New Roman"/>
          <w:w w:val="105"/>
          <w:sz w:val="22"/>
          <w:szCs w:val="22"/>
        </w:rPr>
        <w:t>.8</w:t>
      </w:r>
      <w:r w:rsidRPr="00D753AC">
        <w:rPr>
          <w:rFonts w:cs="Times New Roman"/>
          <w:spacing w:val="-19"/>
          <w:w w:val="105"/>
          <w:sz w:val="22"/>
          <w:szCs w:val="22"/>
          <w:rPrChange w:id="5314" w:author="Claire Kouba" w:date="2023-09-12T16:52:00Z">
            <w:rPr>
              <w:spacing w:val="-25"/>
              <w:w w:val="105"/>
            </w:rPr>
          </w:rPrChange>
        </w:rPr>
        <w:t xml:space="preserve"> </w:t>
      </w:r>
      <w:del w:id="5315" w:author="Claire Kouba" w:date="2023-09-12T16:52:00Z">
        <w:r w:rsidR="00505335" w:rsidRPr="00D753AC">
          <w:rPr>
            <w:rFonts w:cs="Times New Roman"/>
            <w:w w:val="105"/>
            <w:sz w:val="22"/>
            <w:szCs w:val="22"/>
          </w:rPr>
          <w:delText>inches).</w:delText>
        </w:r>
      </w:del>
      <w:ins w:id="5316" w:author="Claire Kouba" w:date="2023-09-12T16:52:00Z">
        <w:r w:rsidRPr="00D753AC">
          <w:rPr>
            <w:rFonts w:cs="Times New Roman"/>
            <w:w w:val="105"/>
            <w:sz w:val="22"/>
            <w:szCs w:val="22"/>
          </w:rPr>
          <w:t>mm.</w:t>
        </w:r>
      </w:ins>
    </w:p>
    <w:p w:rsidR="002153D1" w:rsidRPr="00D753AC" w:rsidRDefault="002573FA">
      <w:pPr>
        <w:pStyle w:val="BodyText"/>
        <w:ind w:left="173" w:right="115" w:firstLine="185"/>
        <w:rPr>
          <w:rFonts w:cs="Times New Roman"/>
          <w:sz w:val="22"/>
          <w:szCs w:val="22"/>
        </w:rPr>
        <w:pPrChange w:id="5317" w:author="Claire Kouba" w:date="2023-09-12T16:52:00Z">
          <w:pPr>
            <w:pStyle w:val="BodyText"/>
            <w:spacing w:before="20" w:line="326" w:lineRule="auto"/>
            <w:ind w:left="173" w:right="98" w:firstLine="199"/>
          </w:pPr>
        </w:pPrChange>
      </w:pPr>
      <w:r w:rsidRPr="00D753AC">
        <w:rPr>
          <w:rFonts w:cs="Times New Roman"/>
          <w:w w:val="105"/>
          <w:sz w:val="22"/>
          <w:szCs w:val="22"/>
        </w:rPr>
        <w:t>Matching</w:t>
      </w:r>
      <w:r w:rsidRPr="00D753AC">
        <w:rPr>
          <w:rFonts w:cs="Times New Roman"/>
          <w:spacing w:val="-18"/>
          <w:w w:val="105"/>
          <w:sz w:val="22"/>
          <w:szCs w:val="22"/>
          <w:rPrChange w:id="5318" w:author="Claire Kouba" w:date="2023-09-12T16:52:00Z">
            <w:rPr>
              <w:spacing w:val="-29"/>
              <w:w w:val="105"/>
            </w:rPr>
          </w:rPrChange>
        </w:rPr>
        <w:t xml:space="preserve"> </w:t>
      </w:r>
      <w:r w:rsidRPr="00D753AC">
        <w:rPr>
          <w:rFonts w:cs="Times New Roman"/>
          <w:w w:val="105"/>
          <w:sz w:val="22"/>
          <w:szCs w:val="22"/>
        </w:rPr>
        <w:t>the</w:t>
      </w:r>
      <w:r w:rsidRPr="00D753AC">
        <w:rPr>
          <w:rFonts w:cs="Times New Roman"/>
          <w:spacing w:val="-18"/>
          <w:w w:val="105"/>
          <w:sz w:val="22"/>
          <w:szCs w:val="22"/>
          <w:rPrChange w:id="5319" w:author="Claire Kouba" w:date="2023-09-12T16:52:00Z">
            <w:rPr>
              <w:spacing w:val="-29"/>
              <w:w w:val="105"/>
            </w:rPr>
          </w:rPrChange>
        </w:rPr>
        <w:t xml:space="preserve"> </w:t>
      </w:r>
      <w:r w:rsidRPr="00D753AC">
        <w:rPr>
          <w:rFonts w:cs="Times New Roman"/>
          <w:w w:val="105"/>
          <w:sz w:val="22"/>
          <w:szCs w:val="22"/>
        </w:rPr>
        <w:t>historical</w:t>
      </w:r>
      <w:r w:rsidRPr="00D753AC">
        <w:rPr>
          <w:rFonts w:cs="Times New Roman"/>
          <w:spacing w:val="-18"/>
          <w:w w:val="105"/>
          <w:sz w:val="22"/>
          <w:szCs w:val="22"/>
          <w:rPrChange w:id="5320" w:author="Claire Kouba" w:date="2023-09-12T16:52:00Z">
            <w:rPr>
              <w:spacing w:val="-29"/>
              <w:w w:val="105"/>
            </w:rPr>
          </w:rPrChange>
        </w:rPr>
        <w:t xml:space="preserve"> </w:t>
      </w:r>
      <w:r w:rsidRPr="00D753AC">
        <w:rPr>
          <w:rFonts w:cs="Times New Roman"/>
          <w:w w:val="105"/>
          <w:sz w:val="22"/>
          <w:szCs w:val="22"/>
        </w:rPr>
        <w:t>trends</w:t>
      </w:r>
      <w:r w:rsidRPr="00D753AC">
        <w:rPr>
          <w:rFonts w:cs="Times New Roman"/>
          <w:spacing w:val="-18"/>
          <w:w w:val="105"/>
          <w:sz w:val="22"/>
          <w:szCs w:val="22"/>
          <w:rPrChange w:id="5321" w:author="Claire Kouba" w:date="2023-09-12T16:52:00Z">
            <w:rPr>
              <w:spacing w:val="-29"/>
              <w:w w:val="105"/>
            </w:rPr>
          </w:rPrChange>
        </w:rPr>
        <w:t xml:space="preserve"> </w:t>
      </w:r>
      <w:r w:rsidRPr="00D753AC">
        <w:rPr>
          <w:rFonts w:cs="Times New Roman"/>
          <w:w w:val="105"/>
          <w:sz w:val="22"/>
          <w:szCs w:val="22"/>
        </w:rPr>
        <w:t>of</w:t>
      </w:r>
      <w:r w:rsidRPr="00D753AC">
        <w:rPr>
          <w:rFonts w:cs="Times New Roman"/>
          <w:spacing w:val="-18"/>
          <w:w w:val="105"/>
          <w:sz w:val="22"/>
          <w:szCs w:val="22"/>
          <w:rPrChange w:id="5322" w:author="Claire Kouba" w:date="2023-09-12T16:52:00Z">
            <w:rPr>
              <w:spacing w:val="-29"/>
              <w:w w:val="105"/>
            </w:rPr>
          </w:rPrChange>
        </w:rPr>
        <w:t xml:space="preserve"> </w:t>
      </w:r>
      <w:r w:rsidRPr="00D753AC">
        <w:rPr>
          <w:rFonts w:cs="Times New Roman"/>
          <w:w w:val="105"/>
          <w:sz w:val="22"/>
          <w:szCs w:val="22"/>
        </w:rPr>
        <w:t>decreasing</w:t>
      </w:r>
      <w:r w:rsidRPr="00D753AC">
        <w:rPr>
          <w:rFonts w:cs="Times New Roman"/>
          <w:spacing w:val="-18"/>
          <w:w w:val="105"/>
          <w:sz w:val="22"/>
          <w:szCs w:val="22"/>
          <w:rPrChange w:id="5323" w:author="Claire Kouba" w:date="2023-09-12T16:52:00Z">
            <w:rPr>
              <w:spacing w:val="-29"/>
              <w:w w:val="105"/>
            </w:rPr>
          </w:rPrChange>
        </w:rPr>
        <w:t xml:space="preserve"> </w:t>
      </w:r>
      <w:r w:rsidRPr="00D753AC">
        <w:rPr>
          <w:rFonts w:cs="Times New Roman"/>
          <w:w w:val="105"/>
          <w:sz w:val="22"/>
          <w:szCs w:val="22"/>
        </w:rPr>
        <w:t>snowpack,</w:t>
      </w:r>
      <w:r w:rsidRPr="00D753AC">
        <w:rPr>
          <w:rFonts w:cs="Times New Roman"/>
          <w:spacing w:val="-18"/>
          <w:w w:val="105"/>
          <w:sz w:val="22"/>
          <w:szCs w:val="22"/>
          <w:rPrChange w:id="5324" w:author="Claire Kouba" w:date="2023-09-12T16:52:00Z">
            <w:rPr>
              <w:spacing w:val="-29"/>
              <w:w w:val="105"/>
            </w:rPr>
          </w:rPrChange>
        </w:rPr>
        <w:t xml:space="preserve"> </w:t>
      </w:r>
      <w:r w:rsidRPr="00D753AC">
        <w:rPr>
          <w:rFonts w:cs="Times New Roman"/>
          <w:w w:val="105"/>
          <w:sz w:val="22"/>
          <w:szCs w:val="22"/>
        </w:rPr>
        <w:t>the</w:t>
      </w:r>
      <w:r w:rsidRPr="00D753AC">
        <w:rPr>
          <w:rFonts w:cs="Times New Roman"/>
          <w:spacing w:val="-18"/>
          <w:w w:val="105"/>
          <w:sz w:val="22"/>
          <w:szCs w:val="22"/>
          <w:rPrChange w:id="5325" w:author="Claire Kouba" w:date="2023-09-12T16:52:00Z">
            <w:rPr>
              <w:spacing w:val="-29"/>
              <w:w w:val="105"/>
            </w:rPr>
          </w:rPrChange>
        </w:rPr>
        <w:t xml:space="preserve"> </w:t>
      </w:r>
      <w:r w:rsidRPr="00D753AC">
        <w:rPr>
          <w:rFonts w:cs="Times New Roman"/>
          <w:w w:val="105"/>
          <w:sz w:val="22"/>
          <w:szCs w:val="22"/>
        </w:rPr>
        <w:t>observed</w:t>
      </w:r>
      <w:r w:rsidRPr="00D753AC">
        <w:rPr>
          <w:rFonts w:cs="Times New Roman"/>
          <w:spacing w:val="-18"/>
          <w:w w:val="105"/>
          <w:sz w:val="22"/>
          <w:szCs w:val="22"/>
          <w:rPrChange w:id="5326" w:author="Claire Kouba" w:date="2023-09-12T16:52:00Z">
            <w:rPr>
              <w:spacing w:val="-29"/>
              <w:w w:val="105"/>
            </w:rPr>
          </w:rPrChange>
        </w:rPr>
        <w:t xml:space="preserve"> </w:t>
      </w:r>
      <w:r w:rsidRPr="00D753AC">
        <w:rPr>
          <w:rFonts w:cs="Times New Roman"/>
          <w:w w:val="105"/>
          <w:sz w:val="22"/>
          <w:szCs w:val="22"/>
        </w:rPr>
        <w:t>and</w:t>
      </w:r>
      <w:r w:rsidRPr="00D753AC">
        <w:rPr>
          <w:rFonts w:cs="Times New Roman"/>
          <w:spacing w:val="-18"/>
          <w:w w:val="105"/>
          <w:sz w:val="22"/>
          <w:szCs w:val="22"/>
          <w:rPrChange w:id="5327" w:author="Claire Kouba" w:date="2023-09-12T16:52:00Z">
            <w:rPr>
              <w:spacing w:val="-29"/>
              <w:w w:val="105"/>
            </w:rPr>
          </w:rPrChange>
        </w:rPr>
        <w:t xml:space="preserve"> </w:t>
      </w:r>
      <w:r w:rsidRPr="00D753AC">
        <w:rPr>
          <w:rFonts w:cs="Times New Roman"/>
          <w:w w:val="105"/>
          <w:sz w:val="22"/>
          <w:szCs w:val="22"/>
        </w:rPr>
        <w:t>predicted</w:t>
      </w:r>
      <w:r w:rsidRPr="00D753AC">
        <w:rPr>
          <w:rFonts w:cs="Times New Roman"/>
          <w:spacing w:val="-18"/>
          <w:w w:val="105"/>
          <w:sz w:val="22"/>
          <w:szCs w:val="22"/>
          <w:rPrChange w:id="5328" w:author="Claire Kouba" w:date="2023-09-12T16:52:00Z">
            <w:rPr>
              <w:spacing w:val="-30"/>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w w:val="105"/>
          <w:position w:val="-2"/>
          <w:sz w:val="22"/>
          <w:szCs w:val="22"/>
          <w:rPrChange w:id="5329" w:author="Claire Kouba" w:date="2023-09-12T16:52:00Z">
            <w:rPr>
              <w:i/>
              <w:spacing w:val="-12"/>
              <w:w w:val="105"/>
              <w:position w:val="-2"/>
            </w:rPr>
          </w:rPrChange>
        </w:rPr>
        <w:t xml:space="preserve"> </w:t>
      </w:r>
      <w:r w:rsidRPr="00D753AC">
        <w:rPr>
          <w:rFonts w:cs="Times New Roman"/>
          <w:w w:val="105"/>
          <w:sz w:val="22"/>
          <w:szCs w:val="22"/>
        </w:rPr>
        <w:t>values</w:t>
      </w:r>
      <w:r w:rsidRPr="00D753AC">
        <w:rPr>
          <w:rFonts w:cs="Times New Roman"/>
          <w:spacing w:val="-18"/>
          <w:w w:val="105"/>
          <w:sz w:val="22"/>
          <w:szCs w:val="22"/>
          <w:rPrChange w:id="5330" w:author="Claire Kouba" w:date="2023-09-12T16:52:00Z">
            <w:rPr>
              <w:spacing w:val="-29"/>
              <w:w w:val="105"/>
            </w:rPr>
          </w:rPrChange>
        </w:rPr>
        <w:t xml:space="preserve"> </w:t>
      </w:r>
      <w:r w:rsidRPr="00D753AC">
        <w:rPr>
          <w:rFonts w:cs="Times New Roman"/>
          <w:w w:val="105"/>
          <w:sz w:val="22"/>
          <w:szCs w:val="22"/>
        </w:rPr>
        <w:t>show</w:t>
      </w:r>
      <w:r w:rsidRPr="00D753AC">
        <w:rPr>
          <w:rFonts w:cs="Times New Roman"/>
          <w:spacing w:val="-18"/>
          <w:w w:val="105"/>
          <w:sz w:val="22"/>
          <w:szCs w:val="22"/>
          <w:rPrChange w:id="5331" w:author="Claire Kouba" w:date="2023-09-12T16:52:00Z">
            <w:rPr>
              <w:spacing w:val="-29"/>
              <w:w w:val="105"/>
            </w:rPr>
          </w:rPrChange>
        </w:rPr>
        <w:t xml:space="preserve"> </w:t>
      </w:r>
      <w:r w:rsidRPr="00D753AC">
        <w:rPr>
          <w:rFonts w:cs="Times New Roman"/>
          <w:w w:val="105"/>
          <w:sz w:val="22"/>
          <w:szCs w:val="22"/>
        </w:rPr>
        <w:t>an</w:t>
      </w:r>
      <w:r w:rsidRPr="00D753AC">
        <w:rPr>
          <w:rFonts w:cs="Times New Roman"/>
          <w:spacing w:val="-18"/>
          <w:w w:val="105"/>
          <w:sz w:val="22"/>
          <w:szCs w:val="22"/>
          <w:rPrChange w:id="5332" w:author="Claire Kouba" w:date="2023-09-12T16:52:00Z">
            <w:rPr>
              <w:spacing w:val="-29"/>
              <w:w w:val="105"/>
            </w:rPr>
          </w:rPrChange>
        </w:rPr>
        <w:t xml:space="preserve"> </w:t>
      </w:r>
      <w:del w:id="5333" w:author="Claire Kouba" w:date="2023-09-12T16:52:00Z">
        <w:r w:rsidR="00505335" w:rsidRPr="00D753AC">
          <w:rPr>
            <w:rFonts w:cs="Times New Roman"/>
            <w:w w:val="105"/>
            <w:sz w:val="22"/>
            <w:szCs w:val="22"/>
          </w:rPr>
          <w:delText>upward</w:delText>
        </w:r>
      </w:del>
      <w:ins w:id="5334" w:author="Claire Kouba" w:date="2023-09-12T16:52:00Z">
        <w:r w:rsidRPr="00D753AC">
          <w:rPr>
            <w:rFonts w:cs="Times New Roman"/>
            <w:w w:val="105"/>
            <w:sz w:val="22"/>
            <w:szCs w:val="22"/>
          </w:rPr>
          <w:t>increasing</w:t>
        </w:r>
      </w:ins>
      <w:r w:rsidRPr="00D753AC">
        <w:rPr>
          <w:rFonts w:cs="Times New Roman"/>
          <w:spacing w:val="-18"/>
          <w:w w:val="105"/>
          <w:sz w:val="22"/>
          <w:szCs w:val="22"/>
          <w:rPrChange w:id="5335" w:author="Claire Kouba" w:date="2023-09-12T16:52:00Z">
            <w:rPr>
              <w:spacing w:val="-29"/>
              <w:w w:val="105"/>
            </w:rPr>
          </w:rPrChange>
        </w:rPr>
        <w:t xml:space="preserve"> </w:t>
      </w:r>
      <w:r w:rsidRPr="00D753AC">
        <w:rPr>
          <w:rFonts w:cs="Times New Roman"/>
          <w:w w:val="105"/>
          <w:sz w:val="22"/>
          <w:szCs w:val="22"/>
        </w:rPr>
        <w:t>trend</w:t>
      </w:r>
      <w:r w:rsidRPr="00D753AC">
        <w:rPr>
          <w:rFonts w:cs="Times New Roman"/>
          <w:w w:val="99"/>
          <w:sz w:val="22"/>
          <w:szCs w:val="22"/>
          <w:rPrChange w:id="5336" w:author="Claire Kouba" w:date="2023-09-12T16:52:00Z">
            <w:rPr>
              <w:spacing w:val="-29"/>
              <w:w w:val="105"/>
            </w:rPr>
          </w:rPrChange>
        </w:rPr>
        <w:t xml:space="preserve"> </w:t>
      </w:r>
      <w:r w:rsidRPr="00D753AC">
        <w:rPr>
          <w:rFonts w:cs="Times New Roman"/>
          <w:w w:val="105"/>
          <w:sz w:val="22"/>
          <w:szCs w:val="22"/>
        </w:rPr>
        <w:t>over</w:t>
      </w:r>
      <w:r w:rsidRPr="00D753AC">
        <w:rPr>
          <w:rFonts w:cs="Times New Roman"/>
          <w:spacing w:val="-16"/>
          <w:w w:val="105"/>
          <w:sz w:val="22"/>
          <w:szCs w:val="22"/>
          <w:rPrChange w:id="5337" w:author="Claire Kouba" w:date="2023-09-12T16:52:00Z">
            <w:rPr>
              <w:w w:val="99"/>
            </w:rPr>
          </w:rPrChange>
        </w:rPr>
        <w:t xml:space="preserve"> </w:t>
      </w:r>
      <w:r w:rsidRPr="00D753AC">
        <w:rPr>
          <w:rFonts w:cs="Times New Roman"/>
          <w:w w:val="105"/>
          <w:sz w:val="22"/>
          <w:szCs w:val="22"/>
        </w:rPr>
        <w:t>time</w:t>
      </w:r>
      <w:r w:rsidRPr="00D753AC">
        <w:rPr>
          <w:rFonts w:cs="Times New Roman"/>
          <w:spacing w:val="-16"/>
          <w:w w:val="105"/>
          <w:sz w:val="22"/>
          <w:szCs w:val="22"/>
          <w:rPrChange w:id="5338" w:author="Claire Kouba" w:date="2023-09-12T16:52:00Z">
            <w:rPr>
              <w:spacing w:val="-13"/>
              <w:w w:val="105"/>
            </w:rPr>
          </w:rPrChange>
        </w:rPr>
        <w:t xml:space="preserve"> </w:t>
      </w:r>
      <w:del w:id="5339"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"_bookmark14"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spacing w:val="-13"/>
            <w:w w:val="105"/>
            <w:sz w:val="22"/>
            <w:szCs w:val="22"/>
          </w:rPr>
          <w:delText xml:space="preserve"> </w:delText>
        </w:r>
        <w:r w:rsidR="00505335" w:rsidRPr="00D753AC">
          <w:rPr>
            <w:rFonts w:cs="Times New Roman"/>
            <w:w w:val="105"/>
            <w:sz w:val="22"/>
            <w:szCs w:val="22"/>
          </w:rPr>
          <w:delText>14,</w:delText>
        </w:r>
        <w:r w:rsidR="00505335" w:rsidRPr="00D753AC">
          <w:rPr>
            <w:rFonts w:cs="Times New Roman"/>
            <w:w w:val="105"/>
            <w:sz w:val="22"/>
            <w:szCs w:val="22"/>
          </w:rPr>
          <w:fldChar w:fldCharType="end"/>
        </w:r>
      </w:del>
      <w:ins w:id="5340"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"_bookmark21"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spacing w:val="-16"/>
            <w:w w:val="105"/>
            <w:sz w:val="22"/>
            <w:szCs w:val="22"/>
          </w:rPr>
          <w:t xml:space="preserve"> </w:t>
        </w:r>
        <w:r w:rsidRPr="00D753AC">
          <w:rPr>
            <w:rFonts w:cs="Times New Roman"/>
            <w:w w:val="105"/>
            <w:sz w:val="22"/>
            <w:szCs w:val="22"/>
          </w:rPr>
          <w:t>A8,</w:t>
        </w:r>
        <w:r w:rsidRPr="00D753AC">
          <w:rPr>
            <w:rFonts w:cs="Times New Roman"/>
            <w:w w:val="105"/>
            <w:sz w:val="22"/>
            <w:szCs w:val="22"/>
          </w:rPr>
          <w:fldChar w:fldCharType="end"/>
        </w:r>
      </w:ins>
      <w:r w:rsidRPr="00D753AC">
        <w:rPr>
          <w:rFonts w:cs="Times New Roman"/>
          <w:spacing w:val="-16"/>
          <w:w w:val="105"/>
          <w:sz w:val="22"/>
          <w:szCs w:val="22"/>
          <w:rPrChange w:id="5341" w:author="Claire Kouba" w:date="2023-09-12T16:52:00Z">
            <w:rPr>
              <w:spacing w:val="-13"/>
              <w:w w:val="105"/>
            </w:rPr>
          </w:rPrChange>
        </w:rPr>
        <w:t xml:space="preserve"> </w:t>
      </w:r>
      <w:r w:rsidRPr="00D753AC">
        <w:rPr>
          <w:rFonts w:cs="Times New Roman"/>
          <w:w w:val="105"/>
          <w:sz w:val="22"/>
          <w:szCs w:val="22"/>
        </w:rPr>
        <w:t>top</w:t>
      </w:r>
      <w:r w:rsidRPr="00D753AC">
        <w:rPr>
          <w:rFonts w:cs="Times New Roman"/>
          <w:spacing w:val="-16"/>
          <w:w w:val="105"/>
          <w:sz w:val="22"/>
          <w:szCs w:val="22"/>
          <w:rPrChange w:id="5342" w:author="Claire Kouba" w:date="2023-09-12T16:52:00Z">
            <w:rPr>
              <w:spacing w:val="-13"/>
              <w:w w:val="105"/>
            </w:rPr>
          </w:rPrChange>
        </w:rPr>
        <w:t xml:space="preserve"> </w:t>
      </w:r>
      <w:r w:rsidRPr="00D753AC">
        <w:rPr>
          <w:rFonts w:cs="Times New Roman"/>
          <w:w w:val="105"/>
          <w:sz w:val="22"/>
          <w:szCs w:val="22"/>
        </w:rPr>
        <w:t>panel).</w:t>
      </w:r>
      <w:r w:rsidRPr="00D753AC">
        <w:rPr>
          <w:rFonts w:cs="Times New Roman"/>
          <w:spacing w:val="-16"/>
          <w:w w:val="105"/>
          <w:sz w:val="22"/>
          <w:szCs w:val="22"/>
          <w:rPrChange w:id="5343"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16"/>
          <w:w w:val="105"/>
          <w:sz w:val="22"/>
          <w:szCs w:val="22"/>
          <w:rPrChange w:id="5344" w:author="Claire Kouba" w:date="2023-09-12T16:52:00Z">
            <w:rPr>
              <w:spacing w:val="-13"/>
              <w:w w:val="105"/>
            </w:rPr>
          </w:rPrChange>
        </w:rPr>
        <w:t xml:space="preserve"> </w:t>
      </w:r>
      <w:r w:rsidRPr="00D753AC">
        <w:rPr>
          <w:rFonts w:cs="Times New Roman"/>
          <w:w w:val="105"/>
          <w:sz w:val="22"/>
          <w:szCs w:val="22"/>
        </w:rPr>
        <w:t>high</w:t>
      </w:r>
      <w:r w:rsidRPr="00D753AC">
        <w:rPr>
          <w:rFonts w:cs="Times New Roman"/>
          <w:spacing w:val="-16"/>
          <w:w w:val="105"/>
          <w:sz w:val="22"/>
          <w:szCs w:val="22"/>
          <w:rPrChange w:id="5345" w:author="Claire Kouba" w:date="2023-09-12T16:52:00Z">
            <w:rPr>
              <w:spacing w:val="-13"/>
              <w:w w:val="105"/>
            </w:rPr>
          </w:rPrChange>
        </w:rPr>
        <w:t xml:space="preserve"> </w:t>
      </w:r>
      <w:r w:rsidRPr="00D753AC">
        <w:rPr>
          <w:rFonts w:cs="Times New Roman"/>
          <w:w w:val="105"/>
          <w:sz w:val="22"/>
          <w:szCs w:val="22"/>
        </w:rPr>
        <w:t>outlier</w:t>
      </w:r>
      <w:r w:rsidRPr="00D753AC">
        <w:rPr>
          <w:rFonts w:cs="Times New Roman"/>
          <w:spacing w:val="-16"/>
          <w:w w:val="105"/>
          <w:sz w:val="22"/>
          <w:szCs w:val="22"/>
          <w:rPrChange w:id="5346" w:author="Claire Kouba" w:date="2023-09-12T16:52:00Z">
            <w:rPr>
              <w:spacing w:val="-13"/>
              <w:w w:val="105"/>
            </w:rPr>
          </w:rPrChange>
        </w:rPr>
        <w:t xml:space="preserve"> </w:t>
      </w:r>
      <w:r w:rsidRPr="00D753AC">
        <w:rPr>
          <w:rFonts w:cs="Times New Roman"/>
          <w:w w:val="105"/>
          <w:sz w:val="22"/>
          <w:szCs w:val="22"/>
        </w:rPr>
        <w:t>in</w:t>
      </w:r>
      <w:r w:rsidRPr="00D753AC">
        <w:rPr>
          <w:rFonts w:cs="Times New Roman"/>
          <w:spacing w:val="-16"/>
          <w:w w:val="105"/>
          <w:sz w:val="22"/>
          <w:szCs w:val="22"/>
          <w:rPrChange w:id="5347" w:author="Claire Kouba" w:date="2023-09-12T16:52:00Z">
            <w:rPr>
              <w:spacing w:val="-13"/>
              <w:w w:val="105"/>
            </w:rPr>
          </w:rPrChange>
        </w:rPr>
        <w:t xml:space="preserve"> </w:t>
      </w:r>
      <w:r w:rsidRPr="00D753AC">
        <w:rPr>
          <w:rFonts w:cs="Times New Roman"/>
          <w:w w:val="105"/>
          <w:sz w:val="22"/>
          <w:szCs w:val="22"/>
        </w:rPr>
        <w:t>calendar</w:t>
      </w:r>
      <w:r w:rsidRPr="00D753AC">
        <w:rPr>
          <w:rFonts w:cs="Times New Roman"/>
          <w:spacing w:val="-16"/>
          <w:w w:val="105"/>
          <w:sz w:val="22"/>
          <w:szCs w:val="22"/>
          <w:rPrChange w:id="5348"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16"/>
          <w:w w:val="105"/>
          <w:sz w:val="22"/>
          <w:szCs w:val="22"/>
          <w:rPrChange w:id="5349" w:author="Claire Kouba" w:date="2023-09-12T16:52:00Z">
            <w:rPr>
              <w:spacing w:val="-13"/>
              <w:w w:val="105"/>
            </w:rPr>
          </w:rPrChange>
        </w:rPr>
        <w:t xml:space="preserve"> </w:t>
      </w:r>
      <w:r w:rsidRPr="00D753AC">
        <w:rPr>
          <w:rFonts w:cs="Times New Roman"/>
          <w:w w:val="105"/>
          <w:sz w:val="22"/>
          <w:szCs w:val="22"/>
        </w:rPr>
        <w:t>1994</w:t>
      </w:r>
      <w:r w:rsidRPr="00D753AC">
        <w:rPr>
          <w:rFonts w:cs="Times New Roman"/>
          <w:spacing w:val="-16"/>
          <w:w w:val="105"/>
          <w:sz w:val="22"/>
          <w:szCs w:val="22"/>
          <w:rPrChange w:id="5350" w:author="Claire Kouba" w:date="2023-09-12T16:52:00Z">
            <w:rPr>
              <w:spacing w:val="-13"/>
              <w:w w:val="105"/>
            </w:rPr>
          </w:rPrChange>
        </w:rPr>
        <w:t xml:space="preserve"> </w:t>
      </w:r>
      <w:r w:rsidRPr="00D753AC">
        <w:rPr>
          <w:rFonts w:cs="Times New Roman"/>
          <w:w w:val="105"/>
          <w:sz w:val="22"/>
          <w:szCs w:val="22"/>
        </w:rPr>
        <w:t>(in</w:t>
      </w:r>
      <w:r w:rsidRPr="00D753AC">
        <w:rPr>
          <w:rFonts w:cs="Times New Roman"/>
          <w:spacing w:val="-16"/>
          <w:w w:val="105"/>
          <w:sz w:val="22"/>
          <w:szCs w:val="22"/>
          <w:rPrChange w:id="5351" w:author="Claire Kouba" w:date="2023-09-12T16:52:00Z">
            <w:rPr>
              <w:spacing w:val="-13"/>
              <w:w w:val="105"/>
            </w:rPr>
          </w:rPrChange>
        </w:rPr>
        <w:t xml:space="preserve"> </w:t>
      </w:r>
      <w:r w:rsidRPr="00D753AC">
        <w:rPr>
          <w:rFonts w:cs="Times New Roman"/>
          <w:w w:val="105"/>
          <w:sz w:val="22"/>
          <w:szCs w:val="22"/>
        </w:rPr>
        <w:t>early</w:t>
      </w:r>
      <w:r w:rsidRPr="00D753AC">
        <w:rPr>
          <w:rFonts w:cs="Times New Roman"/>
          <w:spacing w:val="-16"/>
          <w:w w:val="105"/>
          <w:sz w:val="22"/>
          <w:szCs w:val="22"/>
          <w:rPrChange w:id="5352" w:author="Claire Kouba" w:date="2023-09-12T16:52:00Z">
            <w:rPr>
              <w:spacing w:val="-13"/>
              <w:w w:val="105"/>
            </w:rPr>
          </w:rPrChange>
        </w:rPr>
        <w:t xml:space="preserve"> </w:t>
      </w:r>
      <w:r w:rsidRPr="00D753AC">
        <w:rPr>
          <w:rFonts w:cs="Times New Roman"/>
          <w:w w:val="105"/>
          <w:sz w:val="22"/>
          <w:szCs w:val="22"/>
        </w:rPr>
        <w:t>water</w:t>
      </w:r>
      <w:r w:rsidRPr="00D753AC">
        <w:rPr>
          <w:rFonts w:cs="Times New Roman"/>
          <w:spacing w:val="-16"/>
          <w:w w:val="105"/>
          <w:sz w:val="22"/>
          <w:szCs w:val="22"/>
          <w:rPrChange w:id="5353"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16"/>
          <w:w w:val="105"/>
          <w:sz w:val="22"/>
          <w:szCs w:val="22"/>
          <w:rPrChange w:id="5354" w:author="Claire Kouba" w:date="2023-09-12T16:52:00Z">
            <w:rPr>
              <w:spacing w:val="-13"/>
              <w:w w:val="105"/>
            </w:rPr>
          </w:rPrChange>
        </w:rPr>
        <w:t xml:space="preserve"> </w:t>
      </w:r>
      <w:r w:rsidRPr="00D753AC">
        <w:rPr>
          <w:rFonts w:cs="Times New Roman"/>
          <w:w w:val="105"/>
          <w:sz w:val="22"/>
          <w:szCs w:val="22"/>
        </w:rPr>
        <w:t>1995)</w:t>
      </w:r>
      <w:r w:rsidRPr="00D753AC">
        <w:rPr>
          <w:rFonts w:cs="Times New Roman"/>
          <w:spacing w:val="-16"/>
          <w:w w:val="105"/>
          <w:sz w:val="22"/>
          <w:szCs w:val="22"/>
          <w:rPrChange w:id="5355" w:author="Claire Kouba" w:date="2023-09-12T16:52:00Z">
            <w:rPr>
              <w:spacing w:val="-13"/>
              <w:w w:val="105"/>
            </w:rPr>
          </w:rPrChange>
        </w:rPr>
        <w:t xml:space="preserve"> </w:t>
      </w:r>
      <w:r w:rsidRPr="00D753AC">
        <w:rPr>
          <w:rFonts w:cs="Times New Roman"/>
          <w:w w:val="105"/>
          <w:sz w:val="22"/>
          <w:szCs w:val="22"/>
        </w:rPr>
        <w:t>was</w:t>
      </w:r>
      <w:r w:rsidRPr="00D753AC">
        <w:rPr>
          <w:rFonts w:cs="Times New Roman"/>
          <w:spacing w:val="-16"/>
          <w:w w:val="105"/>
          <w:sz w:val="22"/>
          <w:szCs w:val="22"/>
          <w:rPrChange w:id="5356" w:author="Claire Kouba" w:date="2023-09-12T16:52:00Z">
            <w:rPr>
              <w:spacing w:val="-13"/>
              <w:w w:val="105"/>
            </w:rPr>
          </w:rPrChange>
        </w:rPr>
        <w:t xml:space="preserve"> </w:t>
      </w:r>
      <w:r w:rsidRPr="00D753AC">
        <w:rPr>
          <w:rFonts w:cs="Times New Roman"/>
          <w:w w:val="105"/>
          <w:sz w:val="22"/>
          <w:szCs w:val="22"/>
        </w:rPr>
        <w:t>caused</w:t>
      </w:r>
      <w:r w:rsidRPr="00D753AC">
        <w:rPr>
          <w:rFonts w:cs="Times New Roman"/>
          <w:spacing w:val="-16"/>
          <w:w w:val="105"/>
          <w:sz w:val="22"/>
          <w:szCs w:val="22"/>
          <w:rPrChange w:id="5357" w:author="Claire Kouba" w:date="2023-09-12T16:52:00Z">
            <w:rPr>
              <w:spacing w:val="-13"/>
              <w:w w:val="105"/>
            </w:rPr>
          </w:rPrChange>
        </w:rPr>
        <w:t xml:space="preserve"> </w:t>
      </w:r>
      <w:r w:rsidRPr="00D753AC">
        <w:rPr>
          <w:rFonts w:cs="Times New Roman"/>
          <w:w w:val="105"/>
          <w:sz w:val="22"/>
          <w:szCs w:val="22"/>
        </w:rPr>
        <w:t>by</w:t>
      </w:r>
      <w:r w:rsidRPr="00D753AC">
        <w:rPr>
          <w:rFonts w:cs="Times New Roman"/>
          <w:spacing w:val="-16"/>
          <w:w w:val="105"/>
          <w:sz w:val="22"/>
          <w:szCs w:val="22"/>
          <w:rPrChange w:id="5358" w:author="Claire Kouba" w:date="2023-09-12T16:52:00Z">
            <w:rPr>
              <w:spacing w:val="-13"/>
              <w:w w:val="105"/>
            </w:rPr>
          </w:rPrChange>
        </w:rPr>
        <w:t xml:space="preserve"> </w:t>
      </w:r>
      <w:r w:rsidRPr="00D753AC">
        <w:rPr>
          <w:rFonts w:cs="Times New Roman"/>
          <w:w w:val="105"/>
          <w:sz w:val="22"/>
          <w:szCs w:val="22"/>
        </w:rPr>
        <w:t>a</w:t>
      </w:r>
      <w:r w:rsidRPr="00D753AC">
        <w:rPr>
          <w:rFonts w:cs="Times New Roman"/>
          <w:spacing w:val="-16"/>
          <w:w w:val="105"/>
          <w:sz w:val="22"/>
          <w:szCs w:val="22"/>
          <w:rPrChange w:id="5359" w:author="Claire Kouba" w:date="2023-09-12T16:52:00Z">
            <w:rPr>
              <w:spacing w:val="-13"/>
              <w:w w:val="105"/>
            </w:rPr>
          </w:rPrChange>
        </w:rPr>
        <w:t xml:space="preserve"> </w:t>
      </w:r>
      <w:r w:rsidRPr="00D753AC">
        <w:rPr>
          <w:rFonts w:cs="Times New Roman"/>
          <w:w w:val="105"/>
          <w:sz w:val="22"/>
          <w:szCs w:val="22"/>
        </w:rPr>
        <w:t>dry</w:t>
      </w:r>
      <w:r w:rsidRPr="00D753AC">
        <w:rPr>
          <w:rFonts w:cs="Times New Roman"/>
          <w:spacing w:val="-16"/>
          <w:w w:val="105"/>
          <w:sz w:val="22"/>
          <w:szCs w:val="22"/>
          <w:rPrChange w:id="5360" w:author="Claire Kouba" w:date="2023-09-12T16:52:00Z">
            <w:rPr>
              <w:spacing w:val="-13"/>
              <w:w w:val="105"/>
            </w:rPr>
          </w:rPrChange>
        </w:rPr>
        <w:t xml:space="preserve"> </w:t>
      </w:r>
      <w:r w:rsidRPr="00D753AC">
        <w:rPr>
          <w:rFonts w:cs="Times New Roman"/>
          <w:w w:val="105"/>
          <w:sz w:val="22"/>
          <w:szCs w:val="22"/>
        </w:rPr>
        <w:t>water</w:t>
      </w:r>
      <w:r w:rsidRPr="00D753AC">
        <w:rPr>
          <w:rFonts w:cs="Times New Roman"/>
          <w:w w:val="99"/>
          <w:sz w:val="22"/>
          <w:szCs w:val="22"/>
          <w:rPrChange w:id="5361" w:author="Claire Kouba" w:date="2023-09-12T16:52:00Z">
            <w:rPr>
              <w:spacing w:val="-13"/>
              <w:w w:val="105"/>
            </w:rPr>
          </w:rPrChange>
        </w:rPr>
        <w:t xml:space="preserve"> </w:t>
      </w:r>
      <w:r w:rsidRPr="00D753AC">
        <w:rPr>
          <w:rFonts w:cs="Times New Roman"/>
          <w:w w:val="105"/>
          <w:sz w:val="22"/>
          <w:szCs w:val="22"/>
        </w:rPr>
        <w:t>year</w:t>
      </w:r>
      <w:r w:rsidRPr="00D753AC">
        <w:rPr>
          <w:rFonts w:cs="Times New Roman"/>
          <w:spacing w:val="-29"/>
          <w:w w:val="105"/>
          <w:sz w:val="22"/>
          <w:szCs w:val="22"/>
          <w:rPrChange w:id="5362" w:author="Claire Kouba" w:date="2023-09-12T16:52:00Z">
            <w:rPr>
              <w:w w:val="105"/>
            </w:rPr>
          </w:rPrChange>
        </w:rPr>
        <w:t xml:space="preserve"> </w:t>
      </w:r>
      <w:r w:rsidRPr="00D753AC">
        <w:rPr>
          <w:rFonts w:cs="Times New Roman"/>
          <w:w w:val="105"/>
          <w:sz w:val="22"/>
          <w:szCs w:val="22"/>
          <w:rPrChange w:id="5363" w:author="Claire Kouba" w:date="2023-09-12T16:52:00Z">
            <w:rPr/>
          </w:rPrChange>
        </w:rPr>
        <w:t>1994</w:t>
      </w:r>
      <w:r w:rsidRPr="00D753AC">
        <w:rPr>
          <w:rFonts w:cs="Times New Roman"/>
          <w:spacing w:val="-29"/>
          <w:w w:val="105"/>
          <w:sz w:val="22"/>
          <w:szCs w:val="22"/>
          <w:rPrChange w:id="5364" w:author="Claire Kouba" w:date="2023-09-12T16:52:00Z">
            <w:rPr>
              <w:spacing w:val="-5"/>
            </w:rPr>
          </w:rPrChange>
        </w:rPr>
        <w:t xml:space="preserve"> </w:t>
      </w:r>
      <w:r w:rsidRPr="00D753AC">
        <w:rPr>
          <w:rFonts w:cs="Times New Roman"/>
          <w:w w:val="105"/>
          <w:sz w:val="22"/>
          <w:szCs w:val="22"/>
          <w:rPrChange w:id="5365" w:author="Claire Kouba" w:date="2023-09-12T16:52:00Z">
            <w:rPr/>
          </w:rPrChange>
        </w:rPr>
        <w:t>followed</w:t>
      </w:r>
      <w:r w:rsidRPr="00D753AC">
        <w:rPr>
          <w:rFonts w:cs="Times New Roman"/>
          <w:spacing w:val="-29"/>
          <w:w w:val="105"/>
          <w:sz w:val="22"/>
          <w:szCs w:val="22"/>
          <w:rPrChange w:id="5366" w:author="Claire Kouba" w:date="2023-09-12T16:52:00Z">
            <w:rPr>
              <w:spacing w:val="-5"/>
            </w:rPr>
          </w:rPrChange>
        </w:rPr>
        <w:t xml:space="preserve"> </w:t>
      </w:r>
      <w:r w:rsidRPr="00D753AC">
        <w:rPr>
          <w:rFonts w:cs="Times New Roman"/>
          <w:w w:val="105"/>
          <w:sz w:val="22"/>
          <w:szCs w:val="22"/>
          <w:rPrChange w:id="5367" w:author="Claire Kouba" w:date="2023-09-12T16:52:00Z">
            <w:rPr/>
          </w:rPrChange>
        </w:rPr>
        <w:t>by</w:t>
      </w:r>
      <w:r w:rsidRPr="00D753AC">
        <w:rPr>
          <w:rFonts w:cs="Times New Roman"/>
          <w:spacing w:val="-29"/>
          <w:w w:val="105"/>
          <w:sz w:val="22"/>
          <w:szCs w:val="22"/>
          <w:rPrChange w:id="5368" w:author="Claire Kouba" w:date="2023-09-12T16:52:00Z">
            <w:rPr>
              <w:spacing w:val="-5"/>
            </w:rPr>
          </w:rPrChange>
        </w:rPr>
        <w:t xml:space="preserve"> </w:t>
      </w:r>
      <w:r w:rsidRPr="00D753AC">
        <w:rPr>
          <w:rFonts w:cs="Times New Roman"/>
          <w:w w:val="105"/>
          <w:sz w:val="22"/>
          <w:szCs w:val="22"/>
          <w:rPrChange w:id="5369" w:author="Claire Kouba" w:date="2023-09-12T16:52:00Z">
            <w:rPr/>
          </w:rPrChange>
        </w:rPr>
        <w:t>a</w:t>
      </w:r>
      <w:r w:rsidRPr="00D753AC">
        <w:rPr>
          <w:rFonts w:cs="Times New Roman"/>
          <w:spacing w:val="-29"/>
          <w:w w:val="105"/>
          <w:sz w:val="22"/>
          <w:szCs w:val="22"/>
          <w:rPrChange w:id="5370" w:author="Claire Kouba" w:date="2023-09-12T16:52:00Z">
            <w:rPr>
              <w:spacing w:val="-5"/>
            </w:rPr>
          </w:rPrChange>
        </w:rPr>
        <w:t xml:space="preserve"> </w:t>
      </w:r>
      <w:r w:rsidRPr="00D753AC">
        <w:rPr>
          <w:rFonts w:cs="Times New Roman"/>
          <w:w w:val="105"/>
          <w:sz w:val="22"/>
          <w:szCs w:val="22"/>
          <w:rPrChange w:id="5371" w:author="Claire Kouba" w:date="2023-09-12T16:52:00Z">
            <w:rPr/>
          </w:rPrChange>
        </w:rPr>
        <w:t>series</w:t>
      </w:r>
      <w:r w:rsidRPr="00D753AC">
        <w:rPr>
          <w:rFonts w:cs="Times New Roman"/>
          <w:spacing w:val="-29"/>
          <w:w w:val="105"/>
          <w:sz w:val="22"/>
          <w:szCs w:val="22"/>
          <w:rPrChange w:id="5372" w:author="Claire Kouba" w:date="2023-09-12T16:52:00Z">
            <w:rPr>
              <w:spacing w:val="-5"/>
            </w:rPr>
          </w:rPrChange>
        </w:rPr>
        <w:t xml:space="preserve"> </w:t>
      </w:r>
      <w:r w:rsidRPr="00D753AC">
        <w:rPr>
          <w:rFonts w:cs="Times New Roman"/>
          <w:w w:val="105"/>
          <w:sz w:val="22"/>
          <w:szCs w:val="22"/>
          <w:rPrChange w:id="5373" w:author="Claire Kouba" w:date="2023-09-12T16:52:00Z">
            <w:rPr/>
          </w:rPrChange>
        </w:rPr>
        <w:t>of</w:t>
      </w:r>
      <w:r w:rsidRPr="00D753AC">
        <w:rPr>
          <w:rFonts w:cs="Times New Roman"/>
          <w:spacing w:val="-29"/>
          <w:w w:val="105"/>
          <w:sz w:val="22"/>
          <w:szCs w:val="22"/>
          <w:rPrChange w:id="5374" w:author="Claire Kouba" w:date="2023-09-12T16:52:00Z">
            <w:rPr>
              <w:spacing w:val="-5"/>
            </w:rPr>
          </w:rPrChange>
        </w:rPr>
        <w:t xml:space="preserve"> </w:t>
      </w:r>
      <w:r w:rsidRPr="00D753AC">
        <w:rPr>
          <w:rFonts w:cs="Times New Roman"/>
          <w:w w:val="105"/>
          <w:sz w:val="22"/>
          <w:szCs w:val="22"/>
          <w:rPrChange w:id="5375" w:author="Claire Kouba" w:date="2023-09-12T16:52:00Z">
            <w:rPr/>
          </w:rPrChange>
        </w:rPr>
        <w:t>small</w:t>
      </w:r>
      <w:r w:rsidRPr="00D753AC">
        <w:rPr>
          <w:rFonts w:cs="Times New Roman"/>
          <w:spacing w:val="-29"/>
          <w:w w:val="105"/>
          <w:sz w:val="22"/>
          <w:szCs w:val="22"/>
          <w:rPrChange w:id="5376" w:author="Claire Kouba" w:date="2023-09-12T16:52:00Z">
            <w:rPr>
              <w:spacing w:val="-5"/>
            </w:rPr>
          </w:rPrChange>
        </w:rPr>
        <w:t xml:space="preserve"> </w:t>
      </w:r>
      <w:r w:rsidRPr="00D753AC">
        <w:rPr>
          <w:rFonts w:cs="Times New Roman"/>
          <w:w w:val="105"/>
          <w:sz w:val="22"/>
          <w:szCs w:val="22"/>
          <w:rPrChange w:id="5377" w:author="Claire Kouba" w:date="2023-09-12T16:52:00Z">
            <w:rPr/>
          </w:rPrChange>
        </w:rPr>
        <w:t>storms</w:t>
      </w:r>
      <w:r w:rsidRPr="00D753AC">
        <w:rPr>
          <w:rFonts w:cs="Times New Roman"/>
          <w:spacing w:val="-29"/>
          <w:w w:val="105"/>
          <w:sz w:val="22"/>
          <w:szCs w:val="22"/>
          <w:rPrChange w:id="5378" w:author="Claire Kouba" w:date="2023-09-12T16:52:00Z">
            <w:rPr>
              <w:spacing w:val="-5"/>
            </w:rPr>
          </w:rPrChange>
        </w:rPr>
        <w:t xml:space="preserve"> </w:t>
      </w:r>
      <w:r w:rsidRPr="00D753AC">
        <w:rPr>
          <w:rFonts w:cs="Times New Roman"/>
          <w:w w:val="105"/>
          <w:sz w:val="22"/>
          <w:szCs w:val="22"/>
          <w:rPrChange w:id="5379" w:author="Claire Kouba" w:date="2023-09-12T16:52:00Z">
            <w:rPr/>
          </w:rPrChange>
        </w:rPr>
        <w:t>in</w:t>
      </w:r>
      <w:r w:rsidRPr="00D753AC">
        <w:rPr>
          <w:rFonts w:cs="Times New Roman"/>
          <w:spacing w:val="-29"/>
          <w:w w:val="105"/>
          <w:sz w:val="22"/>
          <w:szCs w:val="22"/>
          <w:rPrChange w:id="5380" w:author="Claire Kouba" w:date="2023-09-12T16:52:00Z">
            <w:rPr>
              <w:spacing w:val="-5"/>
            </w:rPr>
          </w:rPrChange>
        </w:rPr>
        <w:t xml:space="preserve"> </w:t>
      </w:r>
      <w:r w:rsidRPr="00D753AC">
        <w:rPr>
          <w:rFonts w:cs="Times New Roman"/>
          <w:w w:val="105"/>
          <w:sz w:val="22"/>
          <w:szCs w:val="22"/>
          <w:rPrChange w:id="5381" w:author="Claire Kouba" w:date="2023-09-12T16:52:00Z">
            <w:rPr/>
          </w:rPrChange>
        </w:rPr>
        <w:t>November</w:t>
      </w:r>
      <w:r w:rsidRPr="00D753AC">
        <w:rPr>
          <w:rFonts w:cs="Times New Roman"/>
          <w:spacing w:val="-29"/>
          <w:w w:val="105"/>
          <w:sz w:val="22"/>
          <w:szCs w:val="22"/>
          <w:rPrChange w:id="5382" w:author="Claire Kouba" w:date="2023-09-12T16:52:00Z">
            <w:rPr>
              <w:spacing w:val="-5"/>
            </w:rPr>
          </w:rPrChange>
        </w:rPr>
        <w:t xml:space="preserve"> </w:t>
      </w:r>
      <w:r w:rsidRPr="00D753AC">
        <w:rPr>
          <w:rFonts w:cs="Times New Roman"/>
          <w:w w:val="105"/>
          <w:sz w:val="22"/>
          <w:szCs w:val="22"/>
          <w:rPrChange w:id="5383" w:author="Claire Kouba" w:date="2023-09-12T16:52:00Z">
            <w:rPr/>
          </w:rPrChange>
        </w:rPr>
        <w:t>and</w:t>
      </w:r>
      <w:r w:rsidRPr="00D753AC">
        <w:rPr>
          <w:rFonts w:cs="Times New Roman"/>
          <w:spacing w:val="-29"/>
          <w:w w:val="105"/>
          <w:sz w:val="22"/>
          <w:szCs w:val="22"/>
          <w:rPrChange w:id="5384" w:author="Claire Kouba" w:date="2023-09-12T16:52:00Z">
            <w:rPr>
              <w:spacing w:val="-5"/>
            </w:rPr>
          </w:rPrChange>
        </w:rPr>
        <w:t xml:space="preserve"> </w:t>
      </w:r>
      <w:r w:rsidRPr="00D753AC">
        <w:rPr>
          <w:rFonts w:cs="Times New Roman"/>
          <w:w w:val="105"/>
          <w:sz w:val="22"/>
          <w:szCs w:val="22"/>
          <w:rPrChange w:id="5385" w:author="Claire Kouba" w:date="2023-09-12T16:52:00Z">
            <w:rPr/>
          </w:rPrChange>
        </w:rPr>
        <w:t>December,</w:t>
      </w:r>
      <w:r w:rsidRPr="00D753AC">
        <w:rPr>
          <w:rFonts w:cs="Times New Roman"/>
          <w:spacing w:val="-29"/>
          <w:w w:val="105"/>
          <w:sz w:val="22"/>
          <w:szCs w:val="22"/>
          <w:rPrChange w:id="5386" w:author="Claire Kouba" w:date="2023-09-12T16:52:00Z">
            <w:rPr>
              <w:spacing w:val="-5"/>
            </w:rPr>
          </w:rPrChange>
        </w:rPr>
        <w:t xml:space="preserve"> </w:t>
      </w:r>
      <w:r w:rsidRPr="00D753AC">
        <w:rPr>
          <w:rFonts w:cs="Times New Roman"/>
          <w:w w:val="105"/>
          <w:sz w:val="22"/>
          <w:szCs w:val="22"/>
          <w:rPrChange w:id="5387" w:author="Claire Kouba" w:date="2023-09-12T16:52:00Z">
            <w:rPr/>
          </w:rPrChange>
        </w:rPr>
        <w:t>none</w:t>
      </w:r>
      <w:r w:rsidRPr="00D753AC">
        <w:rPr>
          <w:rFonts w:cs="Times New Roman"/>
          <w:spacing w:val="-29"/>
          <w:w w:val="105"/>
          <w:sz w:val="22"/>
          <w:szCs w:val="22"/>
          <w:rPrChange w:id="5388" w:author="Claire Kouba" w:date="2023-09-12T16:52:00Z">
            <w:rPr>
              <w:spacing w:val="-5"/>
            </w:rPr>
          </w:rPrChange>
        </w:rPr>
        <w:t xml:space="preserve"> </w:t>
      </w:r>
      <w:r w:rsidRPr="00D753AC">
        <w:rPr>
          <w:rFonts w:cs="Times New Roman"/>
          <w:w w:val="105"/>
          <w:sz w:val="22"/>
          <w:szCs w:val="22"/>
          <w:rPrChange w:id="5389" w:author="Claire Kouba" w:date="2023-09-12T16:52:00Z">
            <w:rPr/>
          </w:rPrChange>
        </w:rPr>
        <w:t>of</w:t>
      </w:r>
      <w:r w:rsidRPr="00D753AC">
        <w:rPr>
          <w:rFonts w:cs="Times New Roman"/>
          <w:spacing w:val="-29"/>
          <w:w w:val="105"/>
          <w:sz w:val="22"/>
          <w:szCs w:val="22"/>
          <w:rPrChange w:id="5390" w:author="Claire Kouba" w:date="2023-09-12T16:52:00Z">
            <w:rPr>
              <w:spacing w:val="-5"/>
            </w:rPr>
          </w:rPrChange>
        </w:rPr>
        <w:t xml:space="preserve"> </w:t>
      </w:r>
      <w:r w:rsidRPr="00D753AC">
        <w:rPr>
          <w:rFonts w:cs="Times New Roman"/>
          <w:w w:val="105"/>
          <w:sz w:val="22"/>
          <w:szCs w:val="22"/>
          <w:rPrChange w:id="5391" w:author="Claire Kouba" w:date="2023-09-12T16:52:00Z">
            <w:rPr/>
          </w:rPrChange>
        </w:rPr>
        <w:t>which</w:t>
      </w:r>
      <w:r w:rsidRPr="00D753AC">
        <w:rPr>
          <w:rFonts w:cs="Times New Roman"/>
          <w:spacing w:val="-29"/>
          <w:w w:val="105"/>
          <w:sz w:val="22"/>
          <w:szCs w:val="22"/>
          <w:rPrChange w:id="5392" w:author="Claire Kouba" w:date="2023-09-12T16:52:00Z">
            <w:rPr>
              <w:spacing w:val="-5"/>
            </w:rPr>
          </w:rPrChange>
        </w:rPr>
        <w:t xml:space="preserve"> </w:t>
      </w:r>
      <w:r w:rsidRPr="00D753AC">
        <w:rPr>
          <w:rFonts w:cs="Times New Roman"/>
          <w:w w:val="105"/>
          <w:sz w:val="22"/>
          <w:szCs w:val="22"/>
          <w:rPrChange w:id="5393" w:author="Claire Kouba" w:date="2023-09-12T16:52:00Z">
            <w:rPr/>
          </w:rPrChange>
        </w:rPr>
        <w:t>produced</w:t>
      </w:r>
      <w:r w:rsidRPr="00D753AC">
        <w:rPr>
          <w:rFonts w:cs="Times New Roman"/>
          <w:spacing w:val="-29"/>
          <w:w w:val="105"/>
          <w:sz w:val="22"/>
          <w:szCs w:val="22"/>
          <w:rPrChange w:id="5394" w:author="Claire Kouba" w:date="2023-09-12T16:52:00Z">
            <w:rPr>
              <w:spacing w:val="-5"/>
            </w:rPr>
          </w:rPrChange>
        </w:rPr>
        <w:t xml:space="preserve"> </w:t>
      </w:r>
      <w:del w:id="5395" w:author="Claire Kouba" w:date="2023-09-12T16:52:00Z">
        <w:r w:rsidR="00505335" w:rsidRPr="00D753AC">
          <w:rPr>
            <w:rFonts w:cs="Times New Roman"/>
            <w:sz w:val="22"/>
            <w:szCs w:val="22"/>
          </w:rPr>
          <w:delText>100</w:delText>
        </w:r>
      </w:del>
      <w:ins w:id="5396" w:author="Claire Kouba" w:date="2023-09-12T16:52:00Z">
        <w:r w:rsidRPr="00D753AC">
          <w:rPr>
            <w:rFonts w:cs="Times New Roman"/>
            <w:w w:val="105"/>
            <w:sz w:val="22"/>
            <w:szCs w:val="22"/>
          </w:rPr>
          <w:t>120</w:t>
        </w:r>
      </w:ins>
      <w:r w:rsidRPr="00D753AC">
        <w:rPr>
          <w:rFonts w:cs="Times New Roman"/>
          <w:spacing w:val="-29"/>
          <w:w w:val="105"/>
          <w:sz w:val="22"/>
          <w:szCs w:val="22"/>
          <w:rPrChange w:id="5397" w:author="Claire Kouba" w:date="2023-09-12T16:52:00Z">
            <w:rPr>
              <w:spacing w:val="-5"/>
            </w:rPr>
          </w:rPrChange>
        </w:rPr>
        <w:t xml:space="preserve"> </w:t>
      </w:r>
      <w:r w:rsidRPr="00D753AC">
        <w:rPr>
          <w:rFonts w:cs="Times New Roman"/>
          <w:w w:val="105"/>
          <w:sz w:val="22"/>
          <w:szCs w:val="22"/>
          <w:rPrChange w:id="5398" w:author="Claire Kouba" w:date="2023-09-12T16:52:00Z">
            <w:rPr/>
          </w:rPrChange>
        </w:rPr>
        <w:t>cfs</w:t>
      </w:r>
      <w:r w:rsidRPr="00D753AC">
        <w:rPr>
          <w:rFonts w:cs="Times New Roman"/>
          <w:spacing w:val="-29"/>
          <w:w w:val="105"/>
          <w:sz w:val="22"/>
          <w:szCs w:val="22"/>
          <w:rPrChange w:id="5399" w:author="Claire Kouba" w:date="2023-09-12T16:52:00Z">
            <w:rPr>
              <w:spacing w:val="-5"/>
            </w:rPr>
          </w:rPrChange>
        </w:rPr>
        <w:t xml:space="preserve"> </w:t>
      </w:r>
      <w:r w:rsidRPr="00D753AC">
        <w:rPr>
          <w:rFonts w:cs="Times New Roman"/>
          <w:w w:val="105"/>
          <w:sz w:val="22"/>
          <w:szCs w:val="22"/>
          <w:rPrChange w:id="5400" w:author="Claire Kouba" w:date="2023-09-12T16:52:00Z">
            <w:rPr/>
          </w:rPrChange>
        </w:rPr>
        <w:t>of</w:t>
      </w:r>
      <w:r w:rsidRPr="00D753AC">
        <w:rPr>
          <w:rFonts w:cs="Times New Roman"/>
          <w:spacing w:val="-29"/>
          <w:w w:val="105"/>
          <w:sz w:val="22"/>
          <w:szCs w:val="22"/>
          <w:rPrChange w:id="5401" w:author="Claire Kouba" w:date="2023-09-12T16:52:00Z">
            <w:rPr>
              <w:spacing w:val="-5"/>
            </w:rPr>
          </w:rPrChange>
        </w:rPr>
        <w:t xml:space="preserve"> </w:t>
      </w:r>
      <w:r w:rsidRPr="00D753AC">
        <w:rPr>
          <w:rFonts w:cs="Times New Roman"/>
          <w:spacing w:val="-4"/>
          <w:w w:val="105"/>
          <w:sz w:val="22"/>
          <w:szCs w:val="22"/>
          <w:rPrChange w:id="5402" w:author="Claire Kouba" w:date="2023-09-12T16:52:00Z">
            <w:rPr>
              <w:spacing w:val="-4"/>
            </w:rPr>
          </w:rPrChange>
        </w:rPr>
        <w:t>flow,</w:t>
      </w:r>
      <w:r w:rsidRPr="00D753AC">
        <w:rPr>
          <w:rFonts w:cs="Times New Roman"/>
          <w:spacing w:val="-29"/>
          <w:w w:val="105"/>
          <w:sz w:val="22"/>
          <w:szCs w:val="22"/>
          <w:rPrChange w:id="5403" w:author="Claire Kouba" w:date="2023-09-12T16:52:00Z">
            <w:rPr>
              <w:spacing w:val="-5"/>
            </w:rPr>
          </w:rPrChange>
        </w:rPr>
        <w:t xml:space="preserve"> </w:t>
      </w:r>
      <w:r w:rsidRPr="00D753AC">
        <w:rPr>
          <w:rFonts w:cs="Times New Roman"/>
          <w:w w:val="105"/>
          <w:sz w:val="22"/>
          <w:szCs w:val="22"/>
          <w:rPrChange w:id="5404" w:author="Claire Kouba" w:date="2023-09-12T16:52:00Z">
            <w:rPr/>
          </w:rPrChange>
        </w:rPr>
        <w:t>followed</w:t>
      </w:r>
      <w:r w:rsidRPr="00D753AC">
        <w:rPr>
          <w:rFonts w:cs="Times New Roman"/>
          <w:w w:val="99"/>
          <w:sz w:val="22"/>
          <w:szCs w:val="22"/>
          <w:rPrChange w:id="5405" w:author="Claire Kouba" w:date="2023-09-12T16:52:00Z">
            <w:rPr>
              <w:spacing w:val="-5"/>
            </w:rPr>
          </w:rPrChange>
        </w:rPr>
        <w:t xml:space="preserve"> </w:t>
      </w:r>
      <w:r w:rsidRPr="00D753AC">
        <w:rPr>
          <w:rFonts w:cs="Times New Roman"/>
          <w:w w:val="105"/>
          <w:sz w:val="22"/>
          <w:szCs w:val="22"/>
          <w:rPrChange w:id="5406" w:author="Claire Kouba" w:date="2023-09-12T16:52:00Z">
            <w:rPr/>
          </w:rPrChange>
        </w:rPr>
        <w:t>by</w:t>
      </w:r>
      <w:r w:rsidRPr="00D753AC">
        <w:rPr>
          <w:rFonts w:cs="Times New Roman"/>
          <w:spacing w:val="-24"/>
          <w:w w:val="105"/>
          <w:sz w:val="22"/>
          <w:szCs w:val="22"/>
          <w:rPrChange w:id="5407" w:author="Claire Kouba" w:date="2023-09-12T16:52:00Z">
            <w:rPr>
              <w:spacing w:val="-5"/>
            </w:rPr>
          </w:rPrChange>
        </w:rPr>
        <w:t xml:space="preserve"> </w:t>
      </w:r>
      <w:r w:rsidRPr="00D753AC">
        <w:rPr>
          <w:rFonts w:cs="Times New Roman"/>
          <w:w w:val="105"/>
          <w:sz w:val="22"/>
          <w:szCs w:val="22"/>
          <w:rPrChange w:id="5408" w:author="Claire Kouba" w:date="2023-09-12T16:52:00Z">
            <w:rPr/>
          </w:rPrChange>
        </w:rPr>
        <w:t>a</w:t>
      </w:r>
      <w:r w:rsidRPr="00D753AC">
        <w:rPr>
          <w:rFonts w:cs="Times New Roman"/>
          <w:spacing w:val="-24"/>
          <w:w w:val="105"/>
          <w:sz w:val="22"/>
          <w:szCs w:val="22"/>
          <w:rPrChange w:id="5409" w:author="Claire Kouba" w:date="2023-09-12T16:52:00Z">
            <w:rPr>
              <w:w w:val="99"/>
            </w:rPr>
          </w:rPrChange>
        </w:rPr>
        <w:t xml:space="preserve"> </w:t>
      </w:r>
      <w:r w:rsidRPr="00D753AC">
        <w:rPr>
          <w:rFonts w:cs="Times New Roman"/>
          <w:w w:val="105"/>
          <w:sz w:val="22"/>
          <w:szCs w:val="22"/>
          <w:rPrChange w:id="5410" w:author="Claire Kouba" w:date="2023-09-12T16:52:00Z">
            <w:rPr/>
          </w:rPrChange>
        </w:rPr>
        <w:t>much</w:t>
      </w:r>
      <w:r w:rsidRPr="00D753AC">
        <w:rPr>
          <w:rFonts w:cs="Times New Roman"/>
          <w:spacing w:val="-24"/>
          <w:w w:val="105"/>
          <w:sz w:val="22"/>
          <w:szCs w:val="22"/>
          <w:rPrChange w:id="5411" w:author="Claire Kouba" w:date="2023-09-12T16:52:00Z">
            <w:rPr>
              <w:spacing w:val="-4"/>
            </w:rPr>
          </w:rPrChange>
        </w:rPr>
        <w:t xml:space="preserve"> </w:t>
      </w:r>
      <w:r w:rsidRPr="00D753AC">
        <w:rPr>
          <w:rFonts w:cs="Times New Roman"/>
          <w:w w:val="105"/>
          <w:sz w:val="22"/>
          <w:szCs w:val="22"/>
          <w:rPrChange w:id="5412" w:author="Claire Kouba" w:date="2023-09-12T16:52:00Z">
            <w:rPr/>
          </w:rPrChange>
        </w:rPr>
        <w:t>larger</w:t>
      </w:r>
      <w:r w:rsidRPr="00D753AC">
        <w:rPr>
          <w:rFonts w:cs="Times New Roman"/>
          <w:spacing w:val="-24"/>
          <w:w w:val="105"/>
          <w:sz w:val="22"/>
          <w:szCs w:val="22"/>
          <w:rPrChange w:id="5413" w:author="Claire Kouba" w:date="2023-09-12T16:52:00Z">
            <w:rPr>
              <w:spacing w:val="-4"/>
            </w:rPr>
          </w:rPrChange>
        </w:rPr>
        <w:t xml:space="preserve"> </w:t>
      </w:r>
      <w:r w:rsidRPr="00D753AC">
        <w:rPr>
          <w:rFonts w:cs="Times New Roman"/>
          <w:w w:val="105"/>
          <w:sz w:val="22"/>
          <w:szCs w:val="22"/>
          <w:rPrChange w:id="5414" w:author="Claire Kouba" w:date="2023-09-12T16:52:00Z">
            <w:rPr/>
          </w:rPrChange>
        </w:rPr>
        <w:t>storm</w:t>
      </w:r>
      <w:r w:rsidRPr="00D753AC">
        <w:rPr>
          <w:rFonts w:cs="Times New Roman"/>
          <w:spacing w:val="-24"/>
          <w:w w:val="105"/>
          <w:sz w:val="22"/>
          <w:szCs w:val="22"/>
          <w:rPrChange w:id="5415" w:author="Claire Kouba" w:date="2023-09-12T16:52:00Z">
            <w:rPr>
              <w:spacing w:val="-4"/>
            </w:rPr>
          </w:rPrChange>
        </w:rPr>
        <w:t xml:space="preserve"> </w:t>
      </w:r>
      <w:r w:rsidRPr="00D753AC">
        <w:rPr>
          <w:rFonts w:cs="Times New Roman"/>
          <w:w w:val="105"/>
          <w:sz w:val="22"/>
          <w:szCs w:val="22"/>
          <w:rPrChange w:id="5416" w:author="Claire Kouba" w:date="2023-09-12T16:52:00Z">
            <w:rPr/>
          </w:rPrChange>
        </w:rPr>
        <w:t>on</w:t>
      </w:r>
      <w:r w:rsidRPr="00D753AC">
        <w:rPr>
          <w:rFonts w:cs="Times New Roman"/>
          <w:spacing w:val="-24"/>
          <w:w w:val="105"/>
          <w:sz w:val="22"/>
          <w:szCs w:val="22"/>
          <w:rPrChange w:id="5417" w:author="Claire Kouba" w:date="2023-09-12T16:52:00Z">
            <w:rPr>
              <w:spacing w:val="-4"/>
            </w:rPr>
          </w:rPrChange>
        </w:rPr>
        <w:t xml:space="preserve"> </w:t>
      </w:r>
      <w:r w:rsidRPr="00D753AC">
        <w:rPr>
          <w:rFonts w:cs="Times New Roman"/>
          <w:w w:val="105"/>
          <w:sz w:val="22"/>
          <w:szCs w:val="22"/>
          <w:rPrChange w:id="5418" w:author="Claire Kouba" w:date="2023-09-12T16:52:00Z">
            <w:rPr/>
          </w:rPrChange>
        </w:rPr>
        <w:t>January</w:t>
      </w:r>
      <w:r w:rsidRPr="00D753AC">
        <w:rPr>
          <w:rFonts w:cs="Times New Roman"/>
          <w:spacing w:val="-24"/>
          <w:w w:val="105"/>
          <w:sz w:val="22"/>
          <w:szCs w:val="22"/>
          <w:rPrChange w:id="5419" w:author="Claire Kouba" w:date="2023-09-12T16:52:00Z">
            <w:rPr>
              <w:spacing w:val="-4"/>
            </w:rPr>
          </w:rPrChange>
        </w:rPr>
        <w:t xml:space="preserve"> </w:t>
      </w:r>
      <w:r w:rsidRPr="00D753AC">
        <w:rPr>
          <w:rFonts w:cs="Times New Roman"/>
          <w:w w:val="105"/>
          <w:sz w:val="22"/>
          <w:szCs w:val="22"/>
          <w:rPrChange w:id="5420" w:author="Claire Kouba" w:date="2023-09-12T16:52:00Z">
            <w:rPr/>
          </w:rPrChange>
        </w:rPr>
        <w:t>8th-9th</w:t>
      </w:r>
      <w:r w:rsidRPr="00D753AC">
        <w:rPr>
          <w:rFonts w:cs="Times New Roman"/>
          <w:spacing w:val="-24"/>
          <w:w w:val="105"/>
          <w:sz w:val="22"/>
          <w:szCs w:val="22"/>
          <w:rPrChange w:id="5421" w:author="Claire Kouba" w:date="2023-09-12T16:52:00Z">
            <w:rPr>
              <w:spacing w:val="-4"/>
            </w:rPr>
          </w:rPrChange>
        </w:rPr>
        <w:t xml:space="preserve"> </w:t>
      </w:r>
      <w:r w:rsidRPr="00D753AC">
        <w:rPr>
          <w:rFonts w:cs="Times New Roman"/>
          <w:w w:val="105"/>
          <w:sz w:val="22"/>
          <w:szCs w:val="22"/>
          <w:rPrChange w:id="5422" w:author="Claire Kouba" w:date="2023-09-12T16:52:00Z">
            <w:rPr/>
          </w:rPrChange>
        </w:rPr>
        <w:t>of</w:t>
      </w:r>
      <w:r w:rsidRPr="00D753AC">
        <w:rPr>
          <w:rFonts w:cs="Times New Roman"/>
          <w:spacing w:val="-24"/>
          <w:w w:val="105"/>
          <w:sz w:val="22"/>
          <w:szCs w:val="22"/>
          <w:rPrChange w:id="5423" w:author="Claire Kouba" w:date="2023-09-12T16:52:00Z">
            <w:rPr>
              <w:spacing w:val="-4"/>
            </w:rPr>
          </w:rPrChange>
        </w:rPr>
        <w:t xml:space="preserve"> </w:t>
      </w:r>
      <w:r w:rsidRPr="00D753AC">
        <w:rPr>
          <w:rFonts w:cs="Times New Roman"/>
          <w:w w:val="105"/>
          <w:sz w:val="22"/>
          <w:szCs w:val="22"/>
          <w:rPrChange w:id="5424" w:author="Claire Kouba" w:date="2023-09-12T16:52:00Z">
            <w:rPr/>
          </w:rPrChange>
        </w:rPr>
        <w:t>1995</w:t>
      </w:r>
      <w:r w:rsidRPr="00D753AC">
        <w:rPr>
          <w:rFonts w:cs="Times New Roman"/>
          <w:spacing w:val="-24"/>
          <w:w w:val="105"/>
          <w:sz w:val="22"/>
          <w:szCs w:val="22"/>
          <w:rPrChange w:id="5425" w:author="Claire Kouba" w:date="2023-09-12T16:52:00Z">
            <w:rPr>
              <w:spacing w:val="-4"/>
            </w:rPr>
          </w:rPrChange>
        </w:rPr>
        <w:t xml:space="preserve"> </w:t>
      </w:r>
      <w:r w:rsidRPr="00D753AC">
        <w:rPr>
          <w:rFonts w:cs="Times New Roman"/>
          <w:w w:val="105"/>
          <w:sz w:val="22"/>
          <w:szCs w:val="22"/>
          <w:rPrChange w:id="5426" w:author="Claire Kouba" w:date="2023-09-12T16:52:00Z">
            <w:rPr/>
          </w:rPrChange>
        </w:rPr>
        <w:t>in</w:t>
      </w:r>
      <w:r w:rsidRPr="00D753AC">
        <w:rPr>
          <w:rFonts w:cs="Times New Roman"/>
          <w:spacing w:val="-24"/>
          <w:w w:val="105"/>
          <w:sz w:val="22"/>
          <w:szCs w:val="22"/>
          <w:rPrChange w:id="5427" w:author="Claire Kouba" w:date="2023-09-12T16:52:00Z">
            <w:rPr>
              <w:spacing w:val="-4"/>
            </w:rPr>
          </w:rPrChange>
        </w:rPr>
        <w:t xml:space="preserve"> </w:t>
      </w:r>
      <w:r w:rsidRPr="00D753AC">
        <w:rPr>
          <w:rFonts w:cs="Times New Roman"/>
          <w:w w:val="105"/>
          <w:sz w:val="22"/>
          <w:szCs w:val="22"/>
          <w:rPrChange w:id="5428" w:author="Claire Kouba" w:date="2023-09-12T16:52:00Z">
            <w:rPr/>
          </w:rPrChange>
        </w:rPr>
        <w:t>which</w:t>
      </w:r>
      <w:r w:rsidRPr="00D753AC">
        <w:rPr>
          <w:rFonts w:cs="Times New Roman"/>
          <w:spacing w:val="-24"/>
          <w:w w:val="105"/>
          <w:sz w:val="22"/>
          <w:szCs w:val="22"/>
          <w:rPrChange w:id="5429" w:author="Claire Kouba" w:date="2023-09-12T16:52:00Z">
            <w:rPr>
              <w:spacing w:val="-4"/>
            </w:rPr>
          </w:rPrChange>
        </w:rPr>
        <w:t xml:space="preserve"> </w:t>
      </w:r>
      <w:r w:rsidRPr="00D753AC">
        <w:rPr>
          <w:rFonts w:cs="Times New Roman"/>
          <w:w w:val="105"/>
          <w:sz w:val="22"/>
          <w:szCs w:val="22"/>
          <w:rPrChange w:id="5430" w:author="Claire Kouba" w:date="2023-09-12T16:52:00Z">
            <w:rPr/>
          </w:rPrChange>
        </w:rPr>
        <w:t>the</w:t>
      </w:r>
      <w:r w:rsidRPr="00D753AC">
        <w:rPr>
          <w:rFonts w:cs="Times New Roman"/>
          <w:spacing w:val="-24"/>
          <w:w w:val="105"/>
          <w:sz w:val="22"/>
          <w:szCs w:val="22"/>
          <w:rPrChange w:id="5431" w:author="Claire Kouba" w:date="2023-09-12T16:52:00Z">
            <w:rPr>
              <w:spacing w:val="-4"/>
            </w:rPr>
          </w:rPrChange>
        </w:rPr>
        <w:t xml:space="preserve"> </w:t>
      </w:r>
      <w:r w:rsidRPr="00D753AC">
        <w:rPr>
          <w:rFonts w:cs="Times New Roman"/>
          <w:w w:val="105"/>
          <w:sz w:val="22"/>
          <w:szCs w:val="22"/>
          <w:rPrChange w:id="5432" w:author="Claire Kouba" w:date="2023-09-12T16:52:00Z">
            <w:rPr/>
          </w:rPrChange>
        </w:rPr>
        <w:t>river</w:t>
      </w:r>
      <w:r w:rsidRPr="00D753AC">
        <w:rPr>
          <w:rFonts w:cs="Times New Roman"/>
          <w:spacing w:val="-24"/>
          <w:w w:val="105"/>
          <w:sz w:val="22"/>
          <w:szCs w:val="22"/>
          <w:rPrChange w:id="5433" w:author="Claire Kouba" w:date="2023-09-12T16:52:00Z">
            <w:rPr>
              <w:spacing w:val="-4"/>
            </w:rPr>
          </w:rPrChange>
        </w:rPr>
        <w:t xml:space="preserve"> </w:t>
      </w:r>
      <w:r w:rsidRPr="00D753AC">
        <w:rPr>
          <w:rFonts w:cs="Times New Roman"/>
          <w:w w:val="105"/>
          <w:sz w:val="22"/>
          <w:szCs w:val="22"/>
          <w:rPrChange w:id="5434" w:author="Claire Kouba" w:date="2023-09-12T16:52:00Z">
            <w:rPr/>
          </w:rPrChange>
        </w:rPr>
        <w:t>flow</w:t>
      </w:r>
      <w:r w:rsidRPr="00D753AC">
        <w:rPr>
          <w:rFonts w:cs="Times New Roman"/>
          <w:spacing w:val="-24"/>
          <w:w w:val="105"/>
          <w:sz w:val="22"/>
          <w:szCs w:val="22"/>
          <w:rPrChange w:id="5435" w:author="Claire Kouba" w:date="2023-09-12T16:52:00Z">
            <w:rPr>
              <w:spacing w:val="-4"/>
            </w:rPr>
          </w:rPrChange>
        </w:rPr>
        <w:t xml:space="preserve"> </w:t>
      </w:r>
      <w:r w:rsidRPr="00D753AC">
        <w:rPr>
          <w:rFonts w:cs="Times New Roman"/>
          <w:w w:val="105"/>
          <w:sz w:val="22"/>
          <w:szCs w:val="22"/>
          <w:rPrChange w:id="5436" w:author="Claire Kouba" w:date="2023-09-12T16:52:00Z">
            <w:rPr/>
          </w:rPrChange>
        </w:rPr>
        <w:t>jumped</w:t>
      </w:r>
      <w:r w:rsidRPr="00D753AC">
        <w:rPr>
          <w:rFonts w:cs="Times New Roman"/>
          <w:spacing w:val="-24"/>
          <w:w w:val="105"/>
          <w:sz w:val="22"/>
          <w:szCs w:val="22"/>
          <w:rPrChange w:id="5437" w:author="Claire Kouba" w:date="2023-09-12T16:52:00Z">
            <w:rPr>
              <w:spacing w:val="-4"/>
            </w:rPr>
          </w:rPrChange>
        </w:rPr>
        <w:t xml:space="preserve"> </w:t>
      </w:r>
      <w:r w:rsidRPr="00D753AC">
        <w:rPr>
          <w:rFonts w:cs="Times New Roman"/>
          <w:w w:val="105"/>
          <w:sz w:val="22"/>
          <w:szCs w:val="22"/>
          <w:rPrChange w:id="5438" w:author="Claire Kouba" w:date="2023-09-12T16:52:00Z">
            <w:rPr/>
          </w:rPrChange>
        </w:rPr>
        <w:t>to</w:t>
      </w:r>
      <w:r w:rsidRPr="00D753AC">
        <w:rPr>
          <w:rFonts w:cs="Times New Roman"/>
          <w:spacing w:val="-24"/>
          <w:w w:val="105"/>
          <w:sz w:val="22"/>
          <w:szCs w:val="22"/>
          <w:rPrChange w:id="5439" w:author="Claire Kouba" w:date="2023-09-12T16:52:00Z">
            <w:rPr>
              <w:spacing w:val="-4"/>
            </w:rPr>
          </w:rPrChange>
        </w:rPr>
        <w:t xml:space="preserve"> </w:t>
      </w:r>
      <w:r w:rsidRPr="00D753AC">
        <w:rPr>
          <w:rFonts w:cs="Times New Roman"/>
          <w:w w:val="105"/>
          <w:sz w:val="22"/>
          <w:szCs w:val="22"/>
          <w:rPrChange w:id="5440" w:author="Claire Kouba" w:date="2023-09-12T16:52:00Z">
            <w:rPr/>
          </w:rPrChange>
        </w:rPr>
        <w:t>600</w:t>
      </w:r>
      <w:r w:rsidRPr="00D753AC">
        <w:rPr>
          <w:rFonts w:cs="Times New Roman"/>
          <w:spacing w:val="-24"/>
          <w:w w:val="105"/>
          <w:sz w:val="22"/>
          <w:szCs w:val="22"/>
          <w:rPrChange w:id="5441" w:author="Claire Kouba" w:date="2023-09-12T16:52:00Z">
            <w:rPr>
              <w:spacing w:val="-4"/>
            </w:rPr>
          </w:rPrChange>
        </w:rPr>
        <w:t xml:space="preserve"> </w:t>
      </w:r>
      <w:r w:rsidRPr="00D753AC">
        <w:rPr>
          <w:rFonts w:cs="Times New Roman"/>
          <w:w w:val="105"/>
          <w:sz w:val="22"/>
          <w:szCs w:val="22"/>
          <w:rPrChange w:id="5442" w:author="Claire Kouba" w:date="2023-09-12T16:52:00Z">
            <w:rPr/>
          </w:rPrChange>
        </w:rPr>
        <w:t>and</w:t>
      </w:r>
      <w:r w:rsidRPr="00D753AC">
        <w:rPr>
          <w:rFonts w:cs="Times New Roman"/>
          <w:spacing w:val="-24"/>
          <w:w w:val="105"/>
          <w:sz w:val="22"/>
          <w:szCs w:val="22"/>
          <w:rPrChange w:id="5443" w:author="Claire Kouba" w:date="2023-09-12T16:52:00Z">
            <w:rPr>
              <w:spacing w:val="-4"/>
            </w:rPr>
          </w:rPrChange>
        </w:rPr>
        <w:t xml:space="preserve"> </w:t>
      </w:r>
      <w:r w:rsidRPr="00D753AC">
        <w:rPr>
          <w:rFonts w:cs="Times New Roman"/>
          <w:w w:val="105"/>
          <w:sz w:val="22"/>
          <w:szCs w:val="22"/>
          <w:rPrChange w:id="5444" w:author="Claire Kouba" w:date="2023-09-12T16:52:00Z">
            <w:rPr/>
          </w:rPrChange>
        </w:rPr>
        <w:t>then</w:t>
      </w:r>
      <w:r w:rsidRPr="00D753AC">
        <w:rPr>
          <w:rFonts w:cs="Times New Roman"/>
          <w:spacing w:val="-24"/>
          <w:w w:val="105"/>
          <w:sz w:val="22"/>
          <w:szCs w:val="22"/>
          <w:rPrChange w:id="5445" w:author="Claire Kouba" w:date="2023-09-12T16:52:00Z">
            <w:rPr>
              <w:spacing w:val="-4"/>
            </w:rPr>
          </w:rPrChange>
        </w:rPr>
        <w:t xml:space="preserve"> </w:t>
      </w:r>
      <w:r w:rsidRPr="00D753AC">
        <w:rPr>
          <w:rFonts w:cs="Times New Roman"/>
          <w:w w:val="105"/>
          <w:sz w:val="22"/>
          <w:szCs w:val="22"/>
          <w:rPrChange w:id="5446" w:author="Claire Kouba" w:date="2023-09-12T16:52:00Z">
            <w:rPr/>
          </w:rPrChange>
        </w:rPr>
        <w:t>7,500</w:t>
      </w:r>
      <w:r w:rsidRPr="00D753AC">
        <w:rPr>
          <w:rFonts w:cs="Times New Roman"/>
          <w:spacing w:val="-24"/>
          <w:w w:val="105"/>
          <w:sz w:val="22"/>
          <w:szCs w:val="22"/>
          <w:rPrChange w:id="5447" w:author="Claire Kouba" w:date="2023-09-12T16:52:00Z">
            <w:rPr>
              <w:spacing w:val="-4"/>
            </w:rPr>
          </w:rPrChange>
        </w:rPr>
        <w:t xml:space="preserve"> </w:t>
      </w:r>
      <w:r w:rsidRPr="00D753AC">
        <w:rPr>
          <w:rFonts w:cs="Times New Roman"/>
          <w:w w:val="105"/>
          <w:sz w:val="22"/>
          <w:szCs w:val="22"/>
          <w:rPrChange w:id="5448" w:author="Claire Kouba" w:date="2023-09-12T16:52:00Z">
            <w:rPr/>
          </w:rPrChange>
        </w:rPr>
        <w:t>cfs</w:t>
      </w:r>
      <w:r w:rsidRPr="00D753AC">
        <w:rPr>
          <w:rFonts w:cs="Times New Roman"/>
          <w:spacing w:val="-24"/>
          <w:w w:val="105"/>
          <w:sz w:val="22"/>
          <w:szCs w:val="22"/>
          <w:rPrChange w:id="5449" w:author="Claire Kouba" w:date="2023-09-12T16:52:00Z">
            <w:rPr>
              <w:spacing w:val="-4"/>
            </w:rPr>
          </w:rPrChange>
        </w:rPr>
        <w:t xml:space="preserve"> </w:t>
      </w:r>
      <w:r w:rsidRPr="00D753AC">
        <w:rPr>
          <w:rFonts w:cs="Times New Roman"/>
          <w:w w:val="105"/>
          <w:sz w:val="22"/>
          <w:szCs w:val="22"/>
          <w:rPrChange w:id="5450" w:author="Claire Kouba" w:date="2023-09-12T16:52:00Z">
            <w:rPr/>
          </w:rPrChange>
        </w:rPr>
        <w:t>in</w:t>
      </w:r>
      <w:r w:rsidRPr="00D753AC">
        <w:rPr>
          <w:rFonts w:cs="Times New Roman"/>
          <w:spacing w:val="-24"/>
          <w:w w:val="105"/>
          <w:sz w:val="22"/>
          <w:szCs w:val="22"/>
          <w:rPrChange w:id="5451" w:author="Claire Kouba" w:date="2023-09-12T16:52:00Z">
            <w:rPr>
              <w:spacing w:val="-4"/>
            </w:rPr>
          </w:rPrChange>
        </w:rPr>
        <w:t xml:space="preserve"> </w:t>
      </w:r>
      <w:r w:rsidRPr="00D753AC">
        <w:rPr>
          <w:rFonts w:cs="Times New Roman"/>
          <w:w w:val="105"/>
          <w:sz w:val="22"/>
          <w:szCs w:val="22"/>
          <w:rPrChange w:id="5452" w:author="Claire Kouba" w:date="2023-09-12T16:52:00Z">
            <w:rPr/>
          </w:rPrChange>
        </w:rPr>
        <w:t>two</w:t>
      </w:r>
      <w:r w:rsidRPr="00D753AC">
        <w:rPr>
          <w:rFonts w:cs="Times New Roman"/>
          <w:spacing w:val="-24"/>
          <w:w w:val="105"/>
          <w:sz w:val="22"/>
          <w:szCs w:val="22"/>
          <w:rPrChange w:id="5453" w:author="Claire Kouba" w:date="2023-09-12T16:52:00Z">
            <w:rPr>
              <w:spacing w:val="-4"/>
            </w:rPr>
          </w:rPrChange>
        </w:rPr>
        <w:t xml:space="preserve"> </w:t>
      </w:r>
      <w:r w:rsidRPr="00D753AC">
        <w:rPr>
          <w:rFonts w:cs="Times New Roman"/>
          <w:w w:val="105"/>
          <w:sz w:val="22"/>
          <w:szCs w:val="22"/>
          <w:rPrChange w:id="5454" w:author="Claire Kouba" w:date="2023-09-12T16:52:00Z">
            <w:rPr/>
          </w:rPrChange>
        </w:rPr>
        <w:t>days.</w:t>
      </w:r>
    </w:p>
    <w:p w:rsidR="002153D1" w:rsidRPr="00D753AC" w:rsidRDefault="002573FA">
      <w:pPr>
        <w:pStyle w:val="BodyText"/>
        <w:ind w:left="173" w:right="118" w:firstLine="209"/>
        <w:rPr>
          <w:rFonts w:cs="Times New Roman"/>
          <w:sz w:val="22"/>
          <w:szCs w:val="22"/>
        </w:rPr>
        <w:pPrChange w:id="5455" w:author="Claire Kouba" w:date="2023-09-12T16:52:00Z">
          <w:pPr>
            <w:pStyle w:val="BodyText"/>
            <w:spacing w:before="2" w:line="343" w:lineRule="auto"/>
            <w:ind w:left="173" w:right="158" w:firstLine="199"/>
          </w:pPr>
        </w:pPrChange>
      </w:pPr>
      <w:r w:rsidRPr="00D753AC">
        <w:rPr>
          <w:rFonts w:cs="Times New Roman"/>
          <w:w w:val="105"/>
          <w:sz w:val="22"/>
          <w:szCs w:val="22"/>
        </w:rPr>
        <w:t>The</w:t>
      </w:r>
      <w:r w:rsidRPr="00D753AC">
        <w:rPr>
          <w:rFonts w:cs="Times New Roman"/>
          <w:spacing w:val="-26"/>
          <w:w w:val="105"/>
          <w:sz w:val="22"/>
          <w:szCs w:val="22"/>
          <w:rPrChange w:id="5456" w:author="Claire Kouba" w:date="2023-09-12T16:52:00Z">
            <w:rPr>
              <w:spacing w:val="-27"/>
              <w:w w:val="105"/>
            </w:rPr>
          </w:rPrChange>
        </w:rPr>
        <w:t xml:space="preserve"> </w:t>
      </w:r>
      <w:r w:rsidRPr="00D753AC">
        <w:rPr>
          <w:rFonts w:cs="Times New Roman"/>
          <w:w w:val="105"/>
          <w:sz w:val="22"/>
          <w:szCs w:val="22"/>
        </w:rPr>
        <w:t>predictive</w:t>
      </w:r>
      <w:r w:rsidRPr="00D753AC">
        <w:rPr>
          <w:rFonts w:cs="Times New Roman"/>
          <w:spacing w:val="-26"/>
          <w:w w:val="105"/>
          <w:sz w:val="22"/>
          <w:szCs w:val="22"/>
          <w:rPrChange w:id="5457" w:author="Claire Kouba" w:date="2023-09-12T16:52:00Z">
            <w:rPr>
              <w:spacing w:val="-27"/>
              <w:w w:val="105"/>
            </w:rPr>
          </w:rPrChange>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8"/>
          <w:w w:val="105"/>
          <w:position w:val="-2"/>
          <w:sz w:val="22"/>
          <w:szCs w:val="22"/>
          <w:rPrChange w:id="5458" w:author="Claire Kouba" w:date="2023-09-12T16:52:00Z">
            <w:rPr>
              <w:i/>
              <w:spacing w:val="-10"/>
              <w:w w:val="105"/>
              <w:position w:val="-2"/>
            </w:rPr>
          </w:rPrChange>
        </w:rPr>
        <w:t xml:space="preserve"> </w:t>
      </w:r>
      <w:r w:rsidRPr="00D753AC">
        <w:rPr>
          <w:rFonts w:cs="Times New Roman"/>
          <w:w w:val="105"/>
          <w:sz w:val="22"/>
          <w:szCs w:val="22"/>
        </w:rPr>
        <w:t>model</w:t>
      </w:r>
      <w:r w:rsidRPr="00D753AC">
        <w:rPr>
          <w:rFonts w:cs="Times New Roman"/>
          <w:spacing w:val="-26"/>
          <w:w w:val="105"/>
          <w:sz w:val="22"/>
          <w:szCs w:val="22"/>
          <w:rPrChange w:id="5459" w:author="Claire Kouba" w:date="2023-09-12T16:52:00Z">
            <w:rPr>
              <w:spacing w:val="-27"/>
              <w:w w:val="105"/>
            </w:rPr>
          </w:rPrChange>
        </w:rPr>
        <w:t xml:space="preserve"> </w:t>
      </w:r>
      <w:r w:rsidRPr="00D753AC">
        <w:rPr>
          <w:rFonts w:cs="Times New Roman"/>
          <w:w w:val="105"/>
          <w:sz w:val="22"/>
          <w:szCs w:val="22"/>
        </w:rPr>
        <w:t>is</w:t>
      </w:r>
      <w:r w:rsidRPr="00D753AC">
        <w:rPr>
          <w:rFonts w:cs="Times New Roman"/>
          <w:spacing w:val="-26"/>
          <w:w w:val="105"/>
          <w:sz w:val="22"/>
          <w:szCs w:val="22"/>
          <w:rPrChange w:id="5460" w:author="Claire Kouba" w:date="2023-09-12T16:52:00Z">
            <w:rPr>
              <w:spacing w:val="-27"/>
              <w:w w:val="105"/>
            </w:rPr>
          </w:rPrChange>
        </w:rPr>
        <w:t xml:space="preserve"> </w:t>
      </w:r>
      <w:r w:rsidRPr="00D753AC">
        <w:rPr>
          <w:rFonts w:cs="Times New Roman"/>
          <w:w w:val="105"/>
          <w:sz w:val="22"/>
          <w:szCs w:val="22"/>
        </w:rPr>
        <w:t>based</w:t>
      </w:r>
      <w:r w:rsidRPr="00D753AC">
        <w:rPr>
          <w:rFonts w:cs="Times New Roman"/>
          <w:spacing w:val="-26"/>
          <w:w w:val="105"/>
          <w:sz w:val="22"/>
          <w:szCs w:val="22"/>
          <w:rPrChange w:id="5461" w:author="Claire Kouba" w:date="2023-09-12T16:52:00Z">
            <w:rPr>
              <w:spacing w:val="-27"/>
              <w:w w:val="105"/>
            </w:rPr>
          </w:rPrChange>
        </w:rPr>
        <w:t xml:space="preserve"> </w:t>
      </w:r>
      <w:r w:rsidRPr="00D753AC">
        <w:rPr>
          <w:rFonts w:cs="Times New Roman"/>
          <w:w w:val="105"/>
          <w:sz w:val="22"/>
          <w:szCs w:val="22"/>
        </w:rPr>
        <w:t>on</w:t>
      </w:r>
      <w:r w:rsidRPr="00D753AC">
        <w:rPr>
          <w:rFonts w:cs="Times New Roman"/>
          <w:spacing w:val="-26"/>
          <w:w w:val="105"/>
          <w:sz w:val="22"/>
          <w:szCs w:val="22"/>
          <w:rPrChange w:id="5462" w:author="Claire Kouba" w:date="2023-09-12T16:52:00Z">
            <w:rPr>
              <w:spacing w:val="-27"/>
              <w:w w:val="105"/>
            </w:rPr>
          </w:rPrChange>
        </w:rPr>
        <w:t xml:space="preserve"> </w:t>
      </w:r>
      <w:r w:rsidRPr="00D753AC">
        <w:rPr>
          <w:rFonts w:cs="Times New Roman"/>
          <w:w w:val="105"/>
          <w:sz w:val="22"/>
          <w:szCs w:val="22"/>
        </w:rPr>
        <w:t>observations</w:t>
      </w:r>
      <w:r w:rsidRPr="00D753AC">
        <w:rPr>
          <w:rFonts w:cs="Times New Roman"/>
          <w:spacing w:val="-26"/>
          <w:w w:val="105"/>
          <w:sz w:val="22"/>
          <w:szCs w:val="22"/>
          <w:rPrChange w:id="5463" w:author="Claire Kouba" w:date="2023-09-12T16:52:00Z">
            <w:rPr>
              <w:spacing w:val="-27"/>
              <w:w w:val="105"/>
            </w:rPr>
          </w:rPrChange>
        </w:rPr>
        <w:t xml:space="preserve"> </w:t>
      </w:r>
      <w:r w:rsidRPr="00D753AC">
        <w:rPr>
          <w:rFonts w:cs="Times New Roman"/>
          <w:w w:val="105"/>
          <w:sz w:val="22"/>
          <w:szCs w:val="22"/>
        </w:rPr>
        <w:t>from</w:t>
      </w:r>
      <w:r w:rsidRPr="00D753AC">
        <w:rPr>
          <w:rFonts w:cs="Times New Roman"/>
          <w:spacing w:val="-26"/>
          <w:w w:val="105"/>
          <w:sz w:val="22"/>
          <w:szCs w:val="22"/>
          <w:rPrChange w:id="5464" w:author="Claire Kouba" w:date="2023-09-12T16:52:00Z">
            <w:rPr>
              <w:spacing w:val="-27"/>
              <w:w w:val="105"/>
            </w:rPr>
          </w:rPrChange>
        </w:rPr>
        <w:t xml:space="preserve"> </w:t>
      </w:r>
      <w:r w:rsidRPr="00D753AC">
        <w:rPr>
          <w:rFonts w:cs="Times New Roman"/>
          <w:w w:val="105"/>
          <w:sz w:val="22"/>
          <w:szCs w:val="22"/>
        </w:rPr>
        <w:t>the</w:t>
      </w:r>
      <w:r w:rsidRPr="00D753AC">
        <w:rPr>
          <w:rFonts w:cs="Times New Roman"/>
          <w:spacing w:val="-26"/>
          <w:w w:val="105"/>
          <w:sz w:val="22"/>
          <w:szCs w:val="22"/>
          <w:rPrChange w:id="5465" w:author="Claire Kouba" w:date="2023-09-12T16:52:00Z">
            <w:rPr>
              <w:spacing w:val="-27"/>
              <w:w w:val="105"/>
            </w:rPr>
          </w:rPrChange>
        </w:rPr>
        <w:t xml:space="preserve"> </w:t>
      </w:r>
      <w:r w:rsidRPr="00D753AC">
        <w:rPr>
          <w:rFonts w:cs="Times New Roman"/>
          <w:w w:val="105"/>
          <w:sz w:val="22"/>
          <w:szCs w:val="22"/>
        </w:rPr>
        <w:t>full</w:t>
      </w:r>
      <w:r w:rsidRPr="00D753AC">
        <w:rPr>
          <w:rFonts w:cs="Times New Roman"/>
          <w:spacing w:val="-26"/>
          <w:w w:val="105"/>
          <w:sz w:val="22"/>
          <w:szCs w:val="22"/>
          <w:rPrChange w:id="5466" w:author="Claire Kouba" w:date="2023-09-12T16:52:00Z">
            <w:rPr>
              <w:spacing w:val="-27"/>
              <w:w w:val="105"/>
            </w:rPr>
          </w:rPrChange>
        </w:rPr>
        <w:t xml:space="preserve"> </w:t>
      </w:r>
      <w:r w:rsidRPr="00D753AC">
        <w:rPr>
          <w:rFonts w:cs="Times New Roman"/>
          <w:w w:val="105"/>
          <w:sz w:val="22"/>
          <w:szCs w:val="22"/>
        </w:rPr>
        <w:t>record,</w:t>
      </w:r>
      <w:r w:rsidRPr="00D753AC">
        <w:rPr>
          <w:rFonts w:cs="Times New Roman"/>
          <w:spacing w:val="-26"/>
          <w:w w:val="105"/>
          <w:sz w:val="22"/>
          <w:szCs w:val="22"/>
          <w:rPrChange w:id="5467" w:author="Claire Kouba" w:date="2023-09-12T16:52:00Z">
            <w:rPr>
              <w:spacing w:val="-27"/>
              <w:w w:val="105"/>
            </w:rPr>
          </w:rPrChange>
        </w:rPr>
        <w:t xml:space="preserve"> </w:t>
      </w:r>
      <w:r w:rsidRPr="00D753AC">
        <w:rPr>
          <w:rFonts w:cs="Times New Roman"/>
          <w:w w:val="105"/>
          <w:sz w:val="22"/>
          <w:szCs w:val="22"/>
        </w:rPr>
        <w:t>but</w:t>
      </w:r>
      <w:r w:rsidRPr="00D753AC">
        <w:rPr>
          <w:rFonts w:cs="Times New Roman"/>
          <w:spacing w:val="-26"/>
          <w:w w:val="105"/>
          <w:sz w:val="22"/>
          <w:szCs w:val="22"/>
          <w:rPrChange w:id="5468" w:author="Claire Kouba" w:date="2023-09-12T16:52:00Z">
            <w:rPr>
              <w:spacing w:val="-27"/>
              <w:w w:val="105"/>
            </w:rPr>
          </w:rPrChange>
        </w:rPr>
        <w:t xml:space="preserve"> </w:t>
      </w:r>
      <w:r w:rsidRPr="00D753AC">
        <w:rPr>
          <w:rFonts w:cs="Times New Roman"/>
          <w:w w:val="105"/>
          <w:sz w:val="22"/>
          <w:szCs w:val="22"/>
        </w:rPr>
        <w:t>three</w:t>
      </w:r>
      <w:r w:rsidRPr="00D753AC">
        <w:rPr>
          <w:rFonts w:cs="Times New Roman"/>
          <w:spacing w:val="-26"/>
          <w:w w:val="105"/>
          <w:sz w:val="22"/>
          <w:szCs w:val="22"/>
          <w:rPrChange w:id="5469" w:author="Claire Kouba" w:date="2023-09-12T16:52:00Z">
            <w:rPr>
              <w:spacing w:val="-27"/>
              <w:w w:val="105"/>
            </w:rPr>
          </w:rPrChange>
        </w:rPr>
        <w:t xml:space="preserve"> </w:t>
      </w:r>
      <w:r w:rsidRPr="00D753AC">
        <w:rPr>
          <w:rFonts w:cs="Times New Roman"/>
          <w:w w:val="105"/>
          <w:sz w:val="22"/>
          <w:szCs w:val="22"/>
        </w:rPr>
        <w:t>additional</w:t>
      </w:r>
      <w:r w:rsidRPr="00D753AC">
        <w:rPr>
          <w:rFonts w:cs="Times New Roman"/>
          <w:spacing w:val="-26"/>
          <w:w w:val="105"/>
          <w:sz w:val="22"/>
          <w:szCs w:val="22"/>
          <w:rPrChange w:id="5470" w:author="Claire Kouba" w:date="2023-09-12T16:52:00Z">
            <w:rPr>
              <w:spacing w:val="-27"/>
              <w:w w:val="105"/>
            </w:rPr>
          </w:rPrChange>
        </w:rPr>
        <w:t xml:space="preserve"> </w:t>
      </w:r>
      <w:r w:rsidRPr="00D753AC">
        <w:rPr>
          <w:rFonts w:cs="Times New Roman"/>
          <w:w w:val="105"/>
          <w:sz w:val="22"/>
          <w:szCs w:val="22"/>
        </w:rPr>
        <w:t>models</w:t>
      </w:r>
      <w:r w:rsidRPr="00D753AC">
        <w:rPr>
          <w:rFonts w:cs="Times New Roman"/>
          <w:spacing w:val="-26"/>
          <w:w w:val="105"/>
          <w:sz w:val="22"/>
          <w:szCs w:val="22"/>
          <w:rPrChange w:id="5471" w:author="Claire Kouba" w:date="2023-09-12T16:52:00Z">
            <w:rPr>
              <w:spacing w:val="-27"/>
              <w:w w:val="105"/>
            </w:rPr>
          </w:rPrChange>
        </w:rPr>
        <w:t xml:space="preserve"> </w:t>
      </w:r>
      <w:r w:rsidRPr="00D753AC">
        <w:rPr>
          <w:rFonts w:cs="Times New Roman"/>
          <w:w w:val="105"/>
          <w:sz w:val="22"/>
          <w:szCs w:val="22"/>
        </w:rPr>
        <w:t>were</w:t>
      </w:r>
      <w:r w:rsidRPr="00D753AC">
        <w:rPr>
          <w:rFonts w:cs="Times New Roman"/>
          <w:spacing w:val="-26"/>
          <w:w w:val="105"/>
          <w:sz w:val="22"/>
          <w:szCs w:val="22"/>
          <w:rPrChange w:id="5472" w:author="Claire Kouba" w:date="2023-09-12T16:52:00Z">
            <w:rPr>
              <w:spacing w:val="-27"/>
              <w:w w:val="105"/>
            </w:rPr>
          </w:rPrChange>
        </w:rPr>
        <w:t xml:space="preserve"> </w:t>
      </w:r>
      <w:r w:rsidRPr="00D753AC">
        <w:rPr>
          <w:rFonts w:cs="Times New Roman"/>
          <w:w w:val="105"/>
          <w:sz w:val="22"/>
          <w:szCs w:val="22"/>
        </w:rPr>
        <w:t>generated</w:t>
      </w:r>
      <w:r w:rsidRPr="00D753AC">
        <w:rPr>
          <w:rFonts w:cs="Times New Roman"/>
          <w:spacing w:val="-26"/>
          <w:w w:val="105"/>
          <w:sz w:val="22"/>
          <w:szCs w:val="22"/>
          <w:rPrChange w:id="5473" w:author="Claire Kouba" w:date="2023-09-12T16:52:00Z">
            <w:rPr>
              <w:spacing w:val="-27"/>
              <w:w w:val="105"/>
            </w:rPr>
          </w:rPrChange>
        </w:rPr>
        <w:t xml:space="preserve"> </w:t>
      </w:r>
      <w:r w:rsidRPr="00D753AC">
        <w:rPr>
          <w:rFonts w:cs="Times New Roman"/>
          <w:w w:val="105"/>
          <w:sz w:val="22"/>
          <w:szCs w:val="22"/>
        </w:rPr>
        <w:t>based</w:t>
      </w:r>
      <w:r w:rsidRPr="00D753AC">
        <w:rPr>
          <w:rFonts w:cs="Times New Roman"/>
          <w:w w:val="99"/>
          <w:sz w:val="22"/>
          <w:szCs w:val="22"/>
        </w:rPr>
        <w:t xml:space="preserve"> </w:t>
      </w:r>
      <w:r w:rsidRPr="00D753AC">
        <w:rPr>
          <w:rFonts w:cs="Times New Roman"/>
          <w:w w:val="105"/>
          <w:sz w:val="22"/>
          <w:szCs w:val="22"/>
        </w:rPr>
        <w:t>on</w:t>
      </w:r>
      <w:r w:rsidRPr="00D753AC">
        <w:rPr>
          <w:rFonts w:cs="Times New Roman"/>
          <w:spacing w:val="-26"/>
          <w:w w:val="105"/>
          <w:sz w:val="22"/>
          <w:szCs w:val="22"/>
          <w:rPrChange w:id="5474" w:author="Claire Kouba" w:date="2023-09-12T16:52:00Z">
            <w:rPr>
              <w:spacing w:val="-28"/>
              <w:w w:val="105"/>
            </w:rPr>
          </w:rPrChange>
        </w:rPr>
        <w:t xml:space="preserve"> </w:t>
      </w:r>
      <w:r w:rsidRPr="00D753AC">
        <w:rPr>
          <w:rFonts w:cs="Times New Roman"/>
          <w:w w:val="105"/>
          <w:sz w:val="22"/>
          <w:szCs w:val="22"/>
        </w:rPr>
        <w:t>only</w:t>
      </w:r>
      <w:r w:rsidRPr="00D753AC">
        <w:rPr>
          <w:rFonts w:cs="Times New Roman"/>
          <w:spacing w:val="-26"/>
          <w:w w:val="105"/>
          <w:sz w:val="22"/>
          <w:szCs w:val="22"/>
          <w:rPrChange w:id="5475" w:author="Claire Kouba" w:date="2023-09-12T16:52:00Z">
            <w:rPr>
              <w:spacing w:val="-28"/>
              <w:w w:val="105"/>
            </w:rPr>
          </w:rPrChange>
        </w:rPr>
        <w:t xml:space="preserve"> </w:t>
      </w:r>
      <w:r w:rsidRPr="00D753AC">
        <w:rPr>
          <w:rFonts w:cs="Times New Roman"/>
          <w:w w:val="105"/>
          <w:sz w:val="22"/>
          <w:szCs w:val="22"/>
        </w:rPr>
        <w:t>the</w:t>
      </w:r>
      <w:r w:rsidRPr="00D753AC">
        <w:rPr>
          <w:rFonts w:cs="Times New Roman"/>
          <w:spacing w:val="-26"/>
          <w:w w:val="105"/>
          <w:sz w:val="22"/>
          <w:szCs w:val="22"/>
          <w:rPrChange w:id="5476" w:author="Claire Kouba" w:date="2023-09-12T16:52:00Z">
            <w:rPr>
              <w:spacing w:val="-28"/>
              <w:w w:val="105"/>
            </w:rPr>
          </w:rPrChange>
        </w:rPr>
        <w:t xml:space="preserve"> </w:t>
      </w:r>
      <w:r w:rsidRPr="00D753AC">
        <w:rPr>
          <w:rFonts w:cs="Times New Roman"/>
          <w:w w:val="105"/>
          <w:sz w:val="22"/>
          <w:szCs w:val="22"/>
        </w:rPr>
        <w:t>observations</w:t>
      </w:r>
      <w:r w:rsidRPr="00D753AC">
        <w:rPr>
          <w:rFonts w:cs="Times New Roman"/>
          <w:spacing w:val="-26"/>
          <w:w w:val="105"/>
          <w:sz w:val="22"/>
          <w:szCs w:val="22"/>
          <w:rPrChange w:id="5477" w:author="Claire Kouba" w:date="2023-09-12T16:52:00Z">
            <w:rPr>
              <w:spacing w:val="-28"/>
              <w:w w:val="105"/>
            </w:rPr>
          </w:rPrChange>
        </w:rPr>
        <w:t xml:space="preserve"> </w:t>
      </w:r>
      <w:r w:rsidRPr="00D753AC">
        <w:rPr>
          <w:rFonts w:cs="Times New Roman"/>
          <w:w w:val="105"/>
          <w:sz w:val="22"/>
          <w:szCs w:val="22"/>
        </w:rPr>
        <w:t>from</w:t>
      </w:r>
      <w:r w:rsidRPr="00D753AC">
        <w:rPr>
          <w:rFonts w:cs="Times New Roman"/>
          <w:spacing w:val="-26"/>
          <w:w w:val="105"/>
          <w:sz w:val="22"/>
          <w:szCs w:val="22"/>
          <w:rPrChange w:id="5478" w:author="Claire Kouba" w:date="2023-09-12T16:52:00Z">
            <w:rPr>
              <w:spacing w:val="-28"/>
              <w:w w:val="105"/>
            </w:rPr>
          </w:rPrChange>
        </w:rPr>
        <w:t xml:space="preserve"> </w:t>
      </w:r>
      <w:r w:rsidRPr="00D753AC">
        <w:rPr>
          <w:rFonts w:cs="Times New Roman"/>
          <w:w w:val="105"/>
          <w:sz w:val="22"/>
          <w:szCs w:val="22"/>
        </w:rPr>
        <w:t>each</w:t>
      </w:r>
      <w:r w:rsidRPr="00D753AC">
        <w:rPr>
          <w:rFonts w:cs="Times New Roman"/>
          <w:spacing w:val="-26"/>
          <w:w w:val="105"/>
          <w:sz w:val="22"/>
          <w:szCs w:val="22"/>
          <w:rPrChange w:id="5479" w:author="Claire Kouba" w:date="2023-09-12T16:52:00Z">
            <w:rPr>
              <w:spacing w:val="-28"/>
              <w:w w:val="105"/>
            </w:rPr>
          </w:rPrChange>
        </w:rPr>
        <w:t xml:space="preserve"> </w:t>
      </w:r>
      <w:r w:rsidRPr="00D753AC">
        <w:rPr>
          <w:rFonts w:cs="Times New Roman"/>
          <w:w w:val="105"/>
          <w:sz w:val="22"/>
          <w:szCs w:val="22"/>
        </w:rPr>
        <w:t>period:</w:t>
      </w:r>
      <w:r w:rsidRPr="00D753AC">
        <w:rPr>
          <w:rFonts w:cs="Times New Roman"/>
          <w:spacing w:val="-26"/>
          <w:w w:val="105"/>
          <w:sz w:val="22"/>
          <w:szCs w:val="22"/>
          <w:rPrChange w:id="5480" w:author="Claire Kouba" w:date="2023-09-12T16:52:00Z">
            <w:rPr>
              <w:spacing w:val="-28"/>
              <w:w w:val="105"/>
            </w:rPr>
          </w:rPrChange>
        </w:rPr>
        <w:t xml:space="preserve"> </w:t>
      </w:r>
      <w:r w:rsidRPr="00D753AC">
        <w:rPr>
          <w:rFonts w:cs="Times New Roman"/>
          <w:w w:val="105"/>
          <w:sz w:val="22"/>
          <w:szCs w:val="22"/>
        </w:rPr>
        <w:t>Eras</w:t>
      </w:r>
      <w:r w:rsidRPr="00D753AC">
        <w:rPr>
          <w:rFonts w:cs="Times New Roman"/>
          <w:spacing w:val="-26"/>
          <w:w w:val="105"/>
          <w:sz w:val="22"/>
          <w:szCs w:val="22"/>
          <w:rPrChange w:id="5481" w:author="Claire Kouba" w:date="2023-09-12T16:52:00Z">
            <w:rPr>
              <w:spacing w:val="-28"/>
              <w:w w:val="105"/>
            </w:rPr>
          </w:rPrChange>
        </w:rPr>
        <w:t xml:space="preserve"> </w:t>
      </w:r>
      <w:r w:rsidRPr="00D753AC">
        <w:rPr>
          <w:rFonts w:cs="Times New Roman"/>
          <w:w w:val="105"/>
          <w:sz w:val="22"/>
          <w:szCs w:val="22"/>
        </w:rPr>
        <w:t>1,</w:t>
      </w:r>
      <w:r w:rsidRPr="00D753AC">
        <w:rPr>
          <w:rFonts w:cs="Times New Roman"/>
          <w:spacing w:val="-26"/>
          <w:w w:val="105"/>
          <w:sz w:val="22"/>
          <w:szCs w:val="22"/>
          <w:rPrChange w:id="5482" w:author="Claire Kouba" w:date="2023-09-12T16:52:00Z">
            <w:rPr>
              <w:spacing w:val="-28"/>
              <w:w w:val="105"/>
            </w:rPr>
          </w:rPrChange>
        </w:rPr>
        <w:t xml:space="preserve"> </w:t>
      </w:r>
      <w:r w:rsidRPr="00D753AC">
        <w:rPr>
          <w:rFonts w:cs="Times New Roman"/>
          <w:w w:val="105"/>
          <w:sz w:val="22"/>
          <w:szCs w:val="22"/>
        </w:rPr>
        <w:t>2,</w:t>
      </w:r>
      <w:r w:rsidRPr="00D753AC">
        <w:rPr>
          <w:rFonts w:cs="Times New Roman"/>
          <w:spacing w:val="-26"/>
          <w:w w:val="105"/>
          <w:sz w:val="22"/>
          <w:szCs w:val="22"/>
          <w:rPrChange w:id="5483" w:author="Claire Kouba" w:date="2023-09-12T16:52:00Z">
            <w:rPr>
              <w:spacing w:val="-28"/>
              <w:w w:val="105"/>
            </w:rPr>
          </w:rPrChange>
        </w:rPr>
        <w:t xml:space="preserve"> </w:t>
      </w:r>
      <w:r w:rsidRPr="00D753AC">
        <w:rPr>
          <w:rFonts w:cs="Times New Roman"/>
          <w:w w:val="105"/>
          <w:sz w:val="22"/>
          <w:szCs w:val="22"/>
        </w:rPr>
        <w:t>and</w:t>
      </w:r>
      <w:r w:rsidRPr="00D753AC">
        <w:rPr>
          <w:rFonts w:cs="Times New Roman"/>
          <w:spacing w:val="-26"/>
          <w:w w:val="105"/>
          <w:sz w:val="22"/>
          <w:szCs w:val="22"/>
          <w:rPrChange w:id="5484" w:author="Claire Kouba" w:date="2023-09-12T16:52:00Z">
            <w:rPr>
              <w:spacing w:val="-28"/>
              <w:w w:val="105"/>
            </w:rPr>
          </w:rPrChange>
        </w:rPr>
        <w:t xml:space="preserve"> </w:t>
      </w:r>
      <w:r w:rsidRPr="00D753AC">
        <w:rPr>
          <w:rFonts w:cs="Times New Roman"/>
          <w:w w:val="105"/>
          <w:sz w:val="22"/>
          <w:szCs w:val="22"/>
        </w:rPr>
        <w:t>3,</w:t>
      </w:r>
      <w:r w:rsidRPr="00D753AC">
        <w:rPr>
          <w:rFonts w:cs="Times New Roman"/>
          <w:spacing w:val="-26"/>
          <w:w w:val="105"/>
          <w:sz w:val="22"/>
          <w:szCs w:val="22"/>
          <w:rPrChange w:id="5485" w:author="Claire Kouba" w:date="2023-09-12T16:52:00Z">
            <w:rPr>
              <w:spacing w:val="-28"/>
              <w:w w:val="105"/>
            </w:rPr>
          </w:rPrChange>
        </w:rPr>
        <w:t xml:space="preserve"> </w:t>
      </w:r>
      <w:r w:rsidRPr="00D753AC">
        <w:rPr>
          <w:rFonts w:cs="Times New Roman"/>
          <w:w w:val="105"/>
          <w:sz w:val="22"/>
          <w:szCs w:val="22"/>
        </w:rPr>
        <w:t>respectively.</w:t>
      </w:r>
      <w:r w:rsidRPr="00D753AC">
        <w:rPr>
          <w:rFonts w:cs="Times New Roman"/>
          <w:spacing w:val="-26"/>
          <w:w w:val="105"/>
          <w:sz w:val="22"/>
          <w:szCs w:val="22"/>
          <w:rPrChange w:id="5486" w:author="Claire Kouba" w:date="2023-09-12T16:52:00Z">
            <w:rPr>
              <w:spacing w:val="-28"/>
              <w:w w:val="105"/>
            </w:rPr>
          </w:rPrChange>
        </w:rPr>
        <w:t xml:space="preserve"> </w:t>
      </w:r>
      <w:r w:rsidRPr="00D753AC">
        <w:rPr>
          <w:rFonts w:cs="Times New Roman"/>
          <w:w w:val="105"/>
          <w:sz w:val="22"/>
          <w:szCs w:val="22"/>
        </w:rPr>
        <w:t>Residuals</w:t>
      </w:r>
      <w:r w:rsidRPr="00D753AC">
        <w:rPr>
          <w:rFonts w:cs="Times New Roman"/>
          <w:spacing w:val="-26"/>
          <w:w w:val="105"/>
          <w:sz w:val="22"/>
          <w:szCs w:val="22"/>
          <w:rPrChange w:id="5487" w:author="Claire Kouba" w:date="2023-09-12T16:52:00Z">
            <w:rPr>
              <w:spacing w:val="-28"/>
              <w:w w:val="105"/>
            </w:rPr>
          </w:rPrChange>
        </w:rPr>
        <w:t xml:space="preserve"> </w:t>
      </w:r>
      <w:r w:rsidRPr="00D753AC">
        <w:rPr>
          <w:rFonts w:cs="Times New Roman"/>
          <w:w w:val="105"/>
          <w:sz w:val="22"/>
          <w:szCs w:val="22"/>
        </w:rPr>
        <w:t>based</w:t>
      </w:r>
      <w:r w:rsidRPr="00D753AC">
        <w:rPr>
          <w:rFonts w:cs="Times New Roman"/>
          <w:spacing w:val="-26"/>
          <w:w w:val="105"/>
          <w:sz w:val="22"/>
          <w:szCs w:val="22"/>
          <w:rPrChange w:id="5488" w:author="Claire Kouba" w:date="2023-09-12T16:52:00Z">
            <w:rPr>
              <w:spacing w:val="-28"/>
              <w:w w:val="105"/>
            </w:rPr>
          </w:rPrChange>
        </w:rPr>
        <w:t xml:space="preserve"> </w:t>
      </w:r>
      <w:r w:rsidRPr="00D753AC">
        <w:rPr>
          <w:rFonts w:cs="Times New Roman"/>
          <w:w w:val="105"/>
          <w:sz w:val="22"/>
          <w:szCs w:val="22"/>
        </w:rPr>
        <w:t>on</w:t>
      </w:r>
      <w:r w:rsidRPr="00D753AC">
        <w:rPr>
          <w:rFonts w:cs="Times New Roman"/>
          <w:spacing w:val="-26"/>
          <w:w w:val="105"/>
          <w:sz w:val="22"/>
          <w:szCs w:val="22"/>
          <w:rPrChange w:id="5489" w:author="Claire Kouba" w:date="2023-09-12T16:52:00Z">
            <w:rPr>
              <w:spacing w:val="-28"/>
              <w:w w:val="105"/>
            </w:rPr>
          </w:rPrChange>
        </w:rPr>
        <w:t xml:space="preserve"> </w:t>
      </w:r>
      <w:r w:rsidRPr="00D753AC">
        <w:rPr>
          <w:rFonts w:cs="Times New Roman"/>
          <w:w w:val="105"/>
          <w:sz w:val="22"/>
          <w:szCs w:val="22"/>
        </w:rPr>
        <w:t>Era</w:t>
      </w:r>
      <w:r w:rsidRPr="00D753AC">
        <w:rPr>
          <w:rFonts w:cs="Times New Roman"/>
          <w:spacing w:val="-26"/>
          <w:w w:val="105"/>
          <w:sz w:val="22"/>
          <w:szCs w:val="22"/>
          <w:rPrChange w:id="5490" w:author="Claire Kouba" w:date="2023-09-12T16:52:00Z">
            <w:rPr>
              <w:spacing w:val="-28"/>
              <w:w w:val="105"/>
            </w:rPr>
          </w:rPrChange>
        </w:rPr>
        <w:t xml:space="preserve"> </w:t>
      </w:r>
      <w:r w:rsidRPr="00D753AC">
        <w:rPr>
          <w:rFonts w:cs="Times New Roman"/>
          <w:w w:val="105"/>
          <w:sz w:val="22"/>
          <w:szCs w:val="22"/>
        </w:rPr>
        <w:t>1</w:t>
      </w:r>
      <w:r w:rsidRPr="00D753AC">
        <w:rPr>
          <w:rFonts w:cs="Times New Roman"/>
          <w:spacing w:val="-26"/>
          <w:w w:val="105"/>
          <w:sz w:val="22"/>
          <w:szCs w:val="22"/>
          <w:rPrChange w:id="5491" w:author="Claire Kouba" w:date="2023-09-12T16:52:00Z">
            <w:rPr>
              <w:spacing w:val="-28"/>
              <w:w w:val="105"/>
            </w:rPr>
          </w:rPrChange>
        </w:rPr>
        <w:t xml:space="preserve"> </w:t>
      </w:r>
      <w:r w:rsidRPr="00D753AC">
        <w:rPr>
          <w:rFonts w:cs="Times New Roman"/>
          <w:w w:val="105"/>
          <w:sz w:val="22"/>
          <w:szCs w:val="22"/>
        </w:rPr>
        <w:t>tend</w:t>
      </w:r>
      <w:r w:rsidRPr="00D753AC">
        <w:rPr>
          <w:rFonts w:cs="Times New Roman"/>
          <w:spacing w:val="-26"/>
          <w:w w:val="105"/>
          <w:sz w:val="22"/>
          <w:szCs w:val="22"/>
          <w:rPrChange w:id="5492" w:author="Claire Kouba" w:date="2023-09-12T16:52:00Z">
            <w:rPr>
              <w:spacing w:val="-28"/>
              <w:w w:val="105"/>
            </w:rPr>
          </w:rPrChange>
        </w:rPr>
        <w:t xml:space="preserve"> </w:t>
      </w:r>
      <w:r w:rsidRPr="00D753AC">
        <w:rPr>
          <w:rFonts w:cs="Times New Roman"/>
          <w:w w:val="105"/>
          <w:sz w:val="22"/>
          <w:szCs w:val="22"/>
        </w:rPr>
        <w:t>to</w:t>
      </w:r>
      <w:r w:rsidRPr="00D753AC">
        <w:rPr>
          <w:rFonts w:cs="Times New Roman"/>
          <w:spacing w:val="-26"/>
          <w:w w:val="105"/>
          <w:sz w:val="22"/>
          <w:szCs w:val="22"/>
          <w:rPrChange w:id="5493" w:author="Claire Kouba" w:date="2023-09-12T16:52:00Z">
            <w:rPr>
              <w:spacing w:val="-28"/>
              <w:w w:val="105"/>
            </w:rPr>
          </w:rPrChange>
        </w:rPr>
        <w:t xml:space="preserve"> </w:t>
      </w:r>
      <w:r w:rsidRPr="00D753AC">
        <w:rPr>
          <w:rFonts w:cs="Times New Roman"/>
          <w:w w:val="105"/>
          <w:sz w:val="22"/>
          <w:szCs w:val="22"/>
        </w:rPr>
        <w:t>underpredict</w:t>
      </w:r>
      <w:r w:rsidRPr="00D753AC">
        <w:rPr>
          <w:rFonts w:cs="Times New Roman"/>
          <w:spacing w:val="-26"/>
          <w:w w:val="105"/>
          <w:sz w:val="22"/>
          <w:szCs w:val="22"/>
          <w:rPrChange w:id="5494" w:author="Claire Kouba" w:date="2023-09-12T16:52:00Z">
            <w:rPr>
              <w:spacing w:val="-28"/>
              <w:w w:val="105"/>
            </w:rPr>
          </w:rPrChange>
        </w:rPr>
        <w:t xml:space="preserve"> </w:t>
      </w:r>
      <w:r w:rsidRPr="00D753AC">
        <w:rPr>
          <w:rFonts w:cs="Times New Roman"/>
          <w:w w:val="105"/>
          <w:sz w:val="22"/>
          <w:szCs w:val="22"/>
        </w:rPr>
        <w:t>Eras</w:t>
      </w:r>
      <w:r w:rsidRPr="00D753AC">
        <w:rPr>
          <w:rFonts w:cs="Times New Roman"/>
          <w:spacing w:val="-26"/>
          <w:w w:val="105"/>
          <w:sz w:val="22"/>
          <w:szCs w:val="22"/>
          <w:rPrChange w:id="5495" w:author="Claire Kouba" w:date="2023-09-12T16:52:00Z">
            <w:rPr>
              <w:spacing w:val="-28"/>
              <w:w w:val="105"/>
            </w:rPr>
          </w:rPrChange>
        </w:rPr>
        <w:t xml:space="preserve"> </w:t>
      </w:r>
      <w:r w:rsidRPr="00D753AC">
        <w:rPr>
          <w:rFonts w:cs="Times New Roman"/>
          <w:w w:val="105"/>
          <w:sz w:val="22"/>
          <w:szCs w:val="22"/>
        </w:rPr>
        <w:t>2</w:t>
      </w:r>
      <w:r w:rsidRPr="00D753AC">
        <w:rPr>
          <w:rFonts w:cs="Times New Roman"/>
          <w:w w:val="99"/>
          <w:sz w:val="22"/>
          <w:szCs w:val="22"/>
        </w:rPr>
        <w:t xml:space="preserve"> </w:t>
      </w:r>
      <w:r w:rsidRPr="00D753AC">
        <w:rPr>
          <w:rFonts w:cs="Times New Roman"/>
          <w:w w:val="105"/>
          <w:sz w:val="22"/>
          <w:szCs w:val="22"/>
        </w:rPr>
        <w:t>and</w:t>
      </w:r>
      <w:r w:rsidRPr="00D753AC">
        <w:rPr>
          <w:rFonts w:cs="Times New Roman"/>
          <w:spacing w:val="-16"/>
          <w:w w:val="105"/>
          <w:sz w:val="22"/>
          <w:szCs w:val="22"/>
        </w:rPr>
        <w:t xml:space="preserve"> </w:t>
      </w:r>
      <w:r w:rsidRPr="00D753AC">
        <w:rPr>
          <w:rFonts w:cs="Times New Roman"/>
          <w:w w:val="105"/>
          <w:sz w:val="22"/>
          <w:szCs w:val="22"/>
        </w:rPr>
        <w:t>3</w:t>
      </w:r>
      <w:r w:rsidRPr="00D753AC">
        <w:rPr>
          <w:rFonts w:cs="Times New Roman"/>
          <w:spacing w:val="-15"/>
          <w:w w:val="105"/>
          <w:sz w:val="22"/>
          <w:szCs w:val="22"/>
          <w:rPrChange w:id="5496" w:author="Claire Kouba" w:date="2023-09-12T16:52:00Z">
            <w:rPr>
              <w:spacing w:val="-16"/>
              <w:w w:val="105"/>
            </w:rPr>
          </w:rPrChange>
        </w:rPr>
        <w:t xml:space="preserve"> </w:t>
      </w:r>
      <w:r w:rsidRPr="00D753AC">
        <w:rPr>
          <w:rFonts w:cs="Times New Roman"/>
          <w:w w:val="105"/>
          <w:sz w:val="22"/>
          <w:szCs w:val="22"/>
        </w:rPr>
        <w:t>more</w:t>
      </w:r>
      <w:r w:rsidRPr="00D753AC">
        <w:rPr>
          <w:rFonts w:cs="Times New Roman"/>
          <w:spacing w:val="-16"/>
          <w:w w:val="105"/>
          <w:sz w:val="22"/>
          <w:szCs w:val="22"/>
        </w:rPr>
        <w:t xml:space="preserve"> </w:t>
      </w:r>
      <w:r w:rsidRPr="00D753AC">
        <w:rPr>
          <w:rFonts w:cs="Times New Roman"/>
          <w:w w:val="105"/>
          <w:sz w:val="22"/>
          <w:szCs w:val="22"/>
        </w:rPr>
        <w:t>than</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full-record</w:t>
      </w:r>
      <w:r w:rsidRPr="00D753AC">
        <w:rPr>
          <w:rFonts w:cs="Times New Roman"/>
          <w:spacing w:val="-15"/>
          <w:w w:val="105"/>
          <w:sz w:val="22"/>
          <w:szCs w:val="22"/>
          <w:rPrChange w:id="5497" w:author="Claire Kouba" w:date="2023-09-12T16:52:00Z">
            <w:rPr>
              <w:spacing w:val="-16"/>
              <w:w w:val="105"/>
            </w:rPr>
          </w:rPrChange>
        </w:rPr>
        <w:t xml:space="preserve"> </w:t>
      </w:r>
      <w:r w:rsidRPr="00D753AC">
        <w:rPr>
          <w:rFonts w:cs="Times New Roman"/>
          <w:w w:val="105"/>
          <w:sz w:val="22"/>
          <w:szCs w:val="22"/>
        </w:rPr>
        <w:t>model;</w:t>
      </w:r>
      <w:r w:rsidRPr="00D753AC">
        <w:rPr>
          <w:rFonts w:cs="Times New Roman"/>
          <w:spacing w:val="-16"/>
          <w:w w:val="105"/>
          <w:sz w:val="22"/>
          <w:szCs w:val="22"/>
        </w:rPr>
        <w:t xml:space="preserve"> </w:t>
      </w:r>
      <w:r w:rsidRPr="00D753AC">
        <w:rPr>
          <w:rFonts w:cs="Times New Roman"/>
          <w:w w:val="105"/>
          <w:sz w:val="22"/>
          <w:szCs w:val="22"/>
        </w:rPr>
        <w:t>Era</w:t>
      </w:r>
      <w:r w:rsidRPr="00D753AC">
        <w:rPr>
          <w:rFonts w:cs="Times New Roman"/>
          <w:spacing w:val="-16"/>
          <w:w w:val="105"/>
          <w:sz w:val="22"/>
          <w:szCs w:val="22"/>
        </w:rPr>
        <w:t xml:space="preserve"> </w:t>
      </w:r>
      <w:r w:rsidRPr="00D753AC">
        <w:rPr>
          <w:rFonts w:cs="Times New Roman"/>
          <w:w w:val="105"/>
          <w:sz w:val="22"/>
          <w:szCs w:val="22"/>
        </w:rPr>
        <w:t>2</w:t>
      </w:r>
      <w:r w:rsidRPr="00D753AC">
        <w:rPr>
          <w:rFonts w:cs="Times New Roman"/>
          <w:spacing w:val="-16"/>
          <w:w w:val="105"/>
          <w:sz w:val="22"/>
          <w:szCs w:val="22"/>
        </w:rPr>
        <w:t xml:space="preserve"> </w:t>
      </w:r>
      <w:r w:rsidRPr="00D753AC">
        <w:rPr>
          <w:rFonts w:cs="Times New Roman"/>
          <w:w w:val="105"/>
          <w:sz w:val="22"/>
          <w:szCs w:val="22"/>
        </w:rPr>
        <w:t>residuals</w:t>
      </w:r>
      <w:r w:rsidRPr="00D753AC">
        <w:rPr>
          <w:rFonts w:cs="Times New Roman"/>
          <w:spacing w:val="-15"/>
          <w:w w:val="105"/>
          <w:sz w:val="22"/>
          <w:szCs w:val="22"/>
          <w:rPrChange w:id="5498" w:author="Claire Kouba" w:date="2023-09-12T16:52:00Z">
            <w:rPr>
              <w:spacing w:val="-16"/>
              <w:w w:val="105"/>
            </w:rPr>
          </w:rPrChange>
        </w:rPr>
        <w:t xml:space="preserve"> </w:t>
      </w:r>
      <w:r w:rsidRPr="00D753AC">
        <w:rPr>
          <w:rFonts w:cs="Times New Roman"/>
          <w:w w:val="105"/>
          <w:sz w:val="22"/>
          <w:szCs w:val="22"/>
        </w:rPr>
        <w:t>tend</w:t>
      </w:r>
      <w:r w:rsidRPr="00D753AC">
        <w:rPr>
          <w:rFonts w:cs="Times New Roman"/>
          <w:spacing w:val="-16"/>
          <w:w w:val="105"/>
          <w:sz w:val="22"/>
          <w:szCs w:val="22"/>
        </w:rPr>
        <w:t xml:space="preserve"> </w:t>
      </w:r>
      <w:r w:rsidRPr="00D753AC">
        <w:rPr>
          <w:rFonts w:cs="Times New Roman"/>
          <w:w w:val="105"/>
          <w:sz w:val="22"/>
          <w:szCs w:val="22"/>
        </w:rPr>
        <w:t>to</w:t>
      </w:r>
      <w:r w:rsidRPr="00D753AC">
        <w:rPr>
          <w:rFonts w:cs="Times New Roman"/>
          <w:spacing w:val="-16"/>
          <w:w w:val="105"/>
          <w:sz w:val="22"/>
          <w:szCs w:val="22"/>
        </w:rPr>
        <w:t xml:space="preserve"> </w:t>
      </w:r>
      <w:r w:rsidRPr="00D753AC">
        <w:rPr>
          <w:rFonts w:cs="Times New Roman"/>
          <w:w w:val="105"/>
          <w:sz w:val="22"/>
          <w:szCs w:val="22"/>
        </w:rPr>
        <w:t>overpredict</w:t>
      </w:r>
      <w:r w:rsidRPr="00D753AC">
        <w:rPr>
          <w:rFonts w:cs="Times New Roman"/>
          <w:spacing w:val="-15"/>
          <w:w w:val="105"/>
          <w:sz w:val="22"/>
          <w:szCs w:val="22"/>
          <w:rPrChange w:id="5499" w:author="Claire Kouba" w:date="2023-09-12T16:52:00Z">
            <w:rPr>
              <w:spacing w:val="-16"/>
              <w:w w:val="105"/>
            </w:rPr>
          </w:rPrChange>
        </w:rPr>
        <w:t xml:space="preserve"> </w:t>
      </w:r>
      <w:r w:rsidRPr="00D753AC">
        <w:rPr>
          <w:rFonts w:cs="Times New Roman"/>
          <w:w w:val="105"/>
          <w:sz w:val="22"/>
          <w:szCs w:val="22"/>
        </w:rPr>
        <w:t>in</w:t>
      </w:r>
      <w:r w:rsidRPr="00D753AC">
        <w:rPr>
          <w:rFonts w:cs="Times New Roman"/>
          <w:spacing w:val="-16"/>
          <w:w w:val="105"/>
          <w:sz w:val="22"/>
          <w:szCs w:val="22"/>
        </w:rPr>
        <w:t xml:space="preserve"> </w:t>
      </w:r>
      <w:r w:rsidRPr="00D753AC">
        <w:rPr>
          <w:rFonts w:cs="Times New Roman"/>
          <w:w w:val="105"/>
          <w:sz w:val="22"/>
          <w:szCs w:val="22"/>
        </w:rPr>
        <w:t>Eras</w:t>
      </w:r>
      <w:r w:rsidRPr="00D753AC">
        <w:rPr>
          <w:rFonts w:cs="Times New Roman"/>
          <w:spacing w:val="-16"/>
          <w:w w:val="105"/>
          <w:sz w:val="22"/>
          <w:szCs w:val="22"/>
        </w:rPr>
        <w:t xml:space="preserve"> </w:t>
      </w:r>
      <w:r w:rsidRPr="00D753AC">
        <w:rPr>
          <w:rFonts w:cs="Times New Roman"/>
          <w:w w:val="105"/>
          <w:sz w:val="22"/>
          <w:szCs w:val="22"/>
        </w:rPr>
        <w:t>1</w:t>
      </w:r>
      <w:r w:rsidRPr="00D753AC">
        <w:rPr>
          <w:rFonts w:cs="Times New Roman"/>
          <w:spacing w:val="-16"/>
          <w:w w:val="105"/>
          <w:sz w:val="22"/>
          <w:szCs w:val="22"/>
        </w:rPr>
        <w:t xml:space="preserve"> </w:t>
      </w:r>
      <w:r w:rsidRPr="00D753AC">
        <w:rPr>
          <w:rFonts w:cs="Times New Roman"/>
          <w:w w:val="105"/>
          <w:sz w:val="22"/>
          <w:szCs w:val="22"/>
        </w:rPr>
        <w:t>and</w:t>
      </w:r>
      <w:r w:rsidRPr="00D753AC">
        <w:rPr>
          <w:rFonts w:cs="Times New Roman"/>
          <w:spacing w:val="-15"/>
          <w:w w:val="105"/>
          <w:sz w:val="22"/>
          <w:szCs w:val="22"/>
          <w:rPrChange w:id="5500" w:author="Claire Kouba" w:date="2023-09-12T16:52:00Z">
            <w:rPr>
              <w:spacing w:val="-16"/>
              <w:w w:val="105"/>
            </w:rPr>
          </w:rPrChange>
        </w:rPr>
        <w:t xml:space="preserve"> </w:t>
      </w:r>
      <w:r w:rsidRPr="00D753AC">
        <w:rPr>
          <w:rFonts w:cs="Times New Roman"/>
          <w:w w:val="105"/>
          <w:sz w:val="22"/>
          <w:szCs w:val="22"/>
        </w:rPr>
        <w:t>3</w:t>
      </w:r>
      <w:r w:rsidRPr="00D753AC">
        <w:rPr>
          <w:rFonts w:cs="Times New Roman"/>
          <w:spacing w:val="-16"/>
          <w:w w:val="105"/>
          <w:sz w:val="22"/>
          <w:szCs w:val="22"/>
        </w:rPr>
        <w:t xml:space="preserve"> </w:t>
      </w:r>
      <w:r w:rsidRPr="00D753AC">
        <w:rPr>
          <w:rFonts w:cs="Times New Roman"/>
          <w:w w:val="105"/>
          <w:sz w:val="22"/>
          <w:szCs w:val="22"/>
        </w:rPr>
        <w:t>more</w:t>
      </w:r>
      <w:r w:rsidRPr="00D753AC">
        <w:rPr>
          <w:rFonts w:cs="Times New Roman"/>
          <w:spacing w:val="-16"/>
          <w:w w:val="105"/>
          <w:sz w:val="22"/>
          <w:szCs w:val="22"/>
        </w:rPr>
        <w:t xml:space="preserve"> </w:t>
      </w:r>
      <w:r w:rsidRPr="00D753AC">
        <w:rPr>
          <w:rFonts w:cs="Times New Roman"/>
          <w:w w:val="105"/>
          <w:sz w:val="22"/>
          <w:szCs w:val="22"/>
        </w:rPr>
        <w:t>than</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5"/>
          <w:w w:val="105"/>
          <w:sz w:val="22"/>
          <w:szCs w:val="22"/>
          <w:rPrChange w:id="5501" w:author="Claire Kouba" w:date="2023-09-12T16:52:00Z">
            <w:rPr>
              <w:spacing w:val="-16"/>
              <w:w w:val="105"/>
            </w:rPr>
          </w:rPrChange>
        </w:rPr>
        <w:t xml:space="preserve"> </w:t>
      </w:r>
      <w:r w:rsidRPr="00D753AC">
        <w:rPr>
          <w:rFonts w:cs="Times New Roman"/>
          <w:w w:val="105"/>
          <w:sz w:val="22"/>
          <w:szCs w:val="22"/>
        </w:rPr>
        <w:t>full</w:t>
      </w:r>
      <w:r w:rsidRPr="00D753AC">
        <w:rPr>
          <w:rFonts w:cs="Times New Roman"/>
          <w:spacing w:val="-16"/>
          <w:w w:val="105"/>
          <w:sz w:val="22"/>
          <w:szCs w:val="22"/>
        </w:rPr>
        <w:t xml:space="preserve"> </w:t>
      </w:r>
      <w:r w:rsidRPr="00D753AC">
        <w:rPr>
          <w:rFonts w:cs="Times New Roman"/>
          <w:w w:val="105"/>
          <w:sz w:val="22"/>
          <w:szCs w:val="22"/>
        </w:rPr>
        <w:t>record;</w:t>
      </w:r>
      <w:r w:rsidRPr="00D753AC">
        <w:rPr>
          <w:rFonts w:cs="Times New Roman"/>
          <w:spacing w:val="-16"/>
          <w:w w:val="105"/>
          <w:sz w:val="22"/>
          <w:szCs w:val="22"/>
        </w:rPr>
        <w:t xml:space="preserve"> </w:t>
      </w:r>
      <w:r w:rsidRPr="00D753AC">
        <w:rPr>
          <w:rFonts w:cs="Times New Roman"/>
          <w:w w:val="105"/>
          <w:sz w:val="22"/>
          <w:szCs w:val="22"/>
        </w:rPr>
        <w:t>and</w:t>
      </w:r>
      <w:r w:rsidRPr="00D753AC">
        <w:rPr>
          <w:rFonts w:cs="Times New Roman"/>
          <w:spacing w:val="-15"/>
          <w:w w:val="105"/>
          <w:sz w:val="22"/>
          <w:szCs w:val="22"/>
          <w:rPrChange w:id="5502" w:author="Claire Kouba" w:date="2023-09-12T16:52:00Z">
            <w:rPr>
              <w:spacing w:val="-16"/>
              <w:w w:val="105"/>
            </w:rPr>
          </w:rPrChange>
        </w:rPr>
        <w:t xml:space="preserve"> </w:t>
      </w:r>
      <w:r w:rsidRPr="00D753AC">
        <w:rPr>
          <w:rFonts w:cs="Times New Roman"/>
          <w:w w:val="105"/>
          <w:sz w:val="22"/>
          <w:szCs w:val="22"/>
        </w:rPr>
        <w:t>Era</w:t>
      </w:r>
      <w:r w:rsidRPr="00D753AC">
        <w:rPr>
          <w:rFonts w:cs="Times New Roman"/>
          <w:w w:val="99"/>
          <w:sz w:val="22"/>
          <w:szCs w:val="22"/>
        </w:rPr>
        <w:t xml:space="preserve"> </w:t>
      </w:r>
      <w:r w:rsidRPr="00D753AC">
        <w:rPr>
          <w:rFonts w:cs="Times New Roman"/>
          <w:w w:val="105"/>
          <w:sz w:val="22"/>
          <w:szCs w:val="22"/>
        </w:rPr>
        <w:t>3</w:t>
      </w:r>
      <w:r w:rsidRPr="00D753AC">
        <w:rPr>
          <w:rFonts w:cs="Times New Roman"/>
          <w:spacing w:val="-23"/>
          <w:w w:val="105"/>
          <w:sz w:val="22"/>
          <w:szCs w:val="22"/>
          <w:rPrChange w:id="5503" w:author="Claire Kouba" w:date="2023-09-12T16:52:00Z">
            <w:rPr>
              <w:spacing w:val="-24"/>
              <w:w w:val="105"/>
            </w:rPr>
          </w:rPrChange>
        </w:rPr>
        <w:t xml:space="preserve"> </w:t>
      </w:r>
      <w:r w:rsidRPr="00D753AC">
        <w:rPr>
          <w:rFonts w:cs="Times New Roman"/>
          <w:w w:val="105"/>
          <w:sz w:val="22"/>
          <w:szCs w:val="22"/>
        </w:rPr>
        <w:t>residuals</w:t>
      </w:r>
      <w:r w:rsidRPr="00D753AC">
        <w:rPr>
          <w:rFonts w:cs="Times New Roman"/>
          <w:spacing w:val="-23"/>
          <w:w w:val="105"/>
          <w:sz w:val="22"/>
          <w:szCs w:val="22"/>
          <w:rPrChange w:id="5504" w:author="Claire Kouba" w:date="2023-09-12T16:52:00Z">
            <w:rPr>
              <w:spacing w:val="-24"/>
              <w:w w:val="105"/>
            </w:rPr>
          </w:rPrChange>
        </w:rPr>
        <w:t xml:space="preserve"> </w:t>
      </w:r>
      <w:r w:rsidRPr="00D753AC">
        <w:rPr>
          <w:rFonts w:cs="Times New Roman"/>
          <w:w w:val="105"/>
          <w:sz w:val="22"/>
          <w:szCs w:val="22"/>
        </w:rPr>
        <w:t>have</w:t>
      </w:r>
      <w:r w:rsidRPr="00D753AC">
        <w:rPr>
          <w:rFonts w:cs="Times New Roman"/>
          <w:spacing w:val="-23"/>
          <w:w w:val="105"/>
          <w:sz w:val="22"/>
          <w:szCs w:val="22"/>
          <w:rPrChange w:id="5505" w:author="Claire Kouba" w:date="2023-09-12T16:52:00Z">
            <w:rPr>
              <w:spacing w:val="-24"/>
              <w:w w:val="105"/>
            </w:rPr>
          </w:rPrChange>
        </w:rPr>
        <w:t xml:space="preserve"> </w:t>
      </w:r>
      <w:r w:rsidRPr="00D753AC">
        <w:rPr>
          <w:rFonts w:cs="Times New Roman"/>
          <w:w w:val="105"/>
          <w:sz w:val="22"/>
          <w:szCs w:val="22"/>
        </w:rPr>
        <w:t>a</w:t>
      </w:r>
      <w:r w:rsidRPr="00D753AC">
        <w:rPr>
          <w:rFonts w:cs="Times New Roman"/>
          <w:spacing w:val="-23"/>
          <w:w w:val="105"/>
          <w:sz w:val="22"/>
          <w:szCs w:val="22"/>
          <w:rPrChange w:id="5506" w:author="Claire Kouba" w:date="2023-09-12T16:52:00Z">
            <w:rPr>
              <w:spacing w:val="-24"/>
              <w:w w:val="105"/>
            </w:rPr>
          </w:rPrChange>
        </w:rPr>
        <w:t xml:space="preserve"> </w:t>
      </w:r>
      <w:r w:rsidRPr="00D753AC">
        <w:rPr>
          <w:rFonts w:cs="Times New Roman"/>
          <w:w w:val="105"/>
          <w:sz w:val="22"/>
          <w:szCs w:val="22"/>
        </w:rPr>
        <w:t>slightly</w:t>
      </w:r>
      <w:r w:rsidRPr="00D753AC">
        <w:rPr>
          <w:rFonts w:cs="Times New Roman"/>
          <w:spacing w:val="-23"/>
          <w:w w:val="105"/>
          <w:sz w:val="22"/>
          <w:szCs w:val="22"/>
          <w:rPrChange w:id="5507" w:author="Claire Kouba" w:date="2023-09-12T16:52:00Z">
            <w:rPr>
              <w:spacing w:val="-24"/>
              <w:w w:val="105"/>
            </w:rPr>
          </w:rPrChange>
        </w:rPr>
        <w:t xml:space="preserve"> </w:t>
      </w:r>
      <w:r w:rsidRPr="00D753AC">
        <w:rPr>
          <w:rFonts w:cs="Times New Roman"/>
          <w:w w:val="105"/>
          <w:sz w:val="22"/>
          <w:szCs w:val="22"/>
        </w:rPr>
        <w:t>higher</w:t>
      </w:r>
      <w:r w:rsidRPr="00D753AC">
        <w:rPr>
          <w:rFonts w:cs="Times New Roman"/>
          <w:spacing w:val="-23"/>
          <w:w w:val="105"/>
          <w:sz w:val="22"/>
          <w:szCs w:val="22"/>
          <w:rPrChange w:id="5508" w:author="Claire Kouba" w:date="2023-09-12T16:52:00Z">
            <w:rPr>
              <w:spacing w:val="-24"/>
              <w:w w:val="105"/>
            </w:rPr>
          </w:rPrChange>
        </w:rPr>
        <w:t xml:space="preserve"> </w:t>
      </w:r>
      <w:r w:rsidRPr="00D753AC">
        <w:rPr>
          <w:rFonts w:cs="Times New Roman"/>
          <w:w w:val="105"/>
          <w:sz w:val="22"/>
          <w:szCs w:val="22"/>
        </w:rPr>
        <w:t>tendency</w:t>
      </w:r>
      <w:r w:rsidRPr="00D753AC">
        <w:rPr>
          <w:rFonts w:cs="Times New Roman"/>
          <w:spacing w:val="-23"/>
          <w:w w:val="105"/>
          <w:sz w:val="22"/>
          <w:szCs w:val="22"/>
          <w:rPrChange w:id="5509" w:author="Claire Kouba" w:date="2023-09-12T16:52:00Z">
            <w:rPr>
              <w:spacing w:val="-24"/>
              <w:w w:val="105"/>
            </w:rPr>
          </w:rPrChange>
        </w:rPr>
        <w:t xml:space="preserve"> </w:t>
      </w:r>
      <w:r w:rsidRPr="00D753AC">
        <w:rPr>
          <w:rFonts w:cs="Times New Roman"/>
          <w:w w:val="105"/>
          <w:sz w:val="22"/>
          <w:szCs w:val="22"/>
        </w:rPr>
        <w:t>to</w:t>
      </w:r>
      <w:r w:rsidRPr="00D753AC">
        <w:rPr>
          <w:rFonts w:cs="Times New Roman"/>
          <w:spacing w:val="-23"/>
          <w:w w:val="105"/>
          <w:sz w:val="22"/>
          <w:szCs w:val="22"/>
          <w:rPrChange w:id="5510" w:author="Claire Kouba" w:date="2023-09-12T16:52:00Z">
            <w:rPr>
              <w:spacing w:val="-24"/>
              <w:w w:val="105"/>
            </w:rPr>
          </w:rPrChange>
        </w:rPr>
        <w:t xml:space="preserve"> </w:t>
      </w:r>
      <w:r w:rsidRPr="00D753AC">
        <w:rPr>
          <w:rFonts w:cs="Times New Roman"/>
          <w:w w:val="105"/>
          <w:sz w:val="22"/>
          <w:szCs w:val="22"/>
        </w:rPr>
        <w:t>underpredict</w:t>
      </w:r>
      <w:r w:rsidRPr="00D753AC">
        <w:rPr>
          <w:rFonts w:cs="Times New Roman"/>
          <w:spacing w:val="-23"/>
          <w:w w:val="105"/>
          <w:sz w:val="22"/>
          <w:szCs w:val="22"/>
          <w:rPrChange w:id="5511" w:author="Claire Kouba" w:date="2023-09-12T16:52:00Z">
            <w:rPr>
              <w:spacing w:val="-24"/>
              <w:w w:val="105"/>
            </w:rPr>
          </w:rPrChange>
        </w:rPr>
        <w:t xml:space="preserve"> </w:t>
      </w:r>
      <w:r w:rsidRPr="00D753AC">
        <w:rPr>
          <w:rFonts w:cs="Times New Roman"/>
          <w:w w:val="105"/>
          <w:sz w:val="22"/>
          <w:szCs w:val="22"/>
        </w:rPr>
        <w:t>than</w:t>
      </w:r>
      <w:r w:rsidRPr="00D753AC">
        <w:rPr>
          <w:rFonts w:cs="Times New Roman"/>
          <w:spacing w:val="-23"/>
          <w:w w:val="105"/>
          <w:sz w:val="22"/>
          <w:szCs w:val="22"/>
          <w:rPrChange w:id="5512" w:author="Claire Kouba" w:date="2023-09-12T16:52:00Z">
            <w:rPr>
              <w:spacing w:val="-24"/>
              <w:w w:val="105"/>
            </w:rPr>
          </w:rPrChange>
        </w:rPr>
        <w:t xml:space="preserve"> </w:t>
      </w:r>
      <w:r w:rsidRPr="00D753AC">
        <w:rPr>
          <w:rFonts w:cs="Times New Roman"/>
          <w:w w:val="105"/>
          <w:sz w:val="22"/>
          <w:szCs w:val="22"/>
        </w:rPr>
        <w:t>the</w:t>
      </w:r>
      <w:r w:rsidRPr="00D753AC">
        <w:rPr>
          <w:rFonts w:cs="Times New Roman"/>
          <w:spacing w:val="-23"/>
          <w:w w:val="105"/>
          <w:sz w:val="22"/>
          <w:szCs w:val="22"/>
          <w:rPrChange w:id="5513" w:author="Claire Kouba" w:date="2023-09-12T16:52:00Z">
            <w:rPr>
              <w:spacing w:val="-24"/>
              <w:w w:val="105"/>
            </w:rPr>
          </w:rPrChange>
        </w:rPr>
        <w:t xml:space="preserve"> </w:t>
      </w:r>
      <w:r w:rsidRPr="00D753AC">
        <w:rPr>
          <w:rFonts w:cs="Times New Roman"/>
          <w:w w:val="105"/>
          <w:sz w:val="22"/>
          <w:szCs w:val="22"/>
        </w:rPr>
        <w:t>full</w:t>
      </w:r>
      <w:r w:rsidRPr="00D753AC">
        <w:rPr>
          <w:rFonts w:cs="Times New Roman"/>
          <w:spacing w:val="-23"/>
          <w:w w:val="105"/>
          <w:sz w:val="22"/>
          <w:szCs w:val="22"/>
          <w:rPrChange w:id="5514" w:author="Claire Kouba" w:date="2023-09-12T16:52:00Z">
            <w:rPr>
              <w:spacing w:val="-24"/>
              <w:w w:val="105"/>
            </w:rPr>
          </w:rPrChange>
        </w:rPr>
        <w:t xml:space="preserve"> </w:t>
      </w:r>
      <w:r w:rsidRPr="00D753AC">
        <w:rPr>
          <w:rFonts w:cs="Times New Roman"/>
          <w:w w:val="105"/>
          <w:sz w:val="22"/>
          <w:szCs w:val="22"/>
        </w:rPr>
        <w:t>record,</w:t>
      </w:r>
      <w:r w:rsidRPr="00D753AC">
        <w:rPr>
          <w:rFonts w:cs="Times New Roman"/>
          <w:spacing w:val="-23"/>
          <w:w w:val="105"/>
          <w:sz w:val="22"/>
          <w:szCs w:val="22"/>
          <w:rPrChange w:id="5515" w:author="Claire Kouba" w:date="2023-09-12T16:52:00Z">
            <w:rPr>
              <w:spacing w:val="-24"/>
              <w:w w:val="105"/>
            </w:rPr>
          </w:rPrChange>
        </w:rPr>
        <w:t xml:space="preserve"> </w:t>
      </w:r>
      <w:r w:rsidRPr="00D753AC">
        <w:rPr>
          <w:rFonts w:cs="Times New Roman"/>
          <w:w w:val="105"/>
          <w:sz w:val="22"/>
          <w:szCs w:val="22"/>
        </w:rPr>
        <w:t>but</w:t>
      </w:r>
      <w:r w:rsidRPr="00D753AC">
        <w:rPr>
          <w:rFonts w:cs="Times New Roman"/>
          <w:spacing w:val="-23"/>
          <w:w w:val="105"/>
          <w:sz w:val="22"/>
          <w:szCs w:val="22"/>
          <w:rPrChange w:id="5516" w:author="Claire Kouba" w:date="2023-09-12T16:52:00Z">
            <w:rPr>
              <w:spacing w:val="-24"/>
              <w:w w:val="105"/>
            </w:rPr>
          </w:rPrChange>
        </w:rPr>
        <w:t xml:space="preserve"> </w:t>
      </w:r>
      <w:r w:rsidRPr="00D753AC">
        <w:rPr>
          <w:rFonts w:cs="Times New Roman"/>
          <w:w w:val="105"/>
          <w:sz w:val="22"/>
          <w:szCs w:val="22"/>
        </w:rPr>
        <w:t>overall</w:t>
      </w:r>
      <w:r w:rsidRPr="00D753AC">
        <w:rPr>
          <w:rFonts w:cs="Times New Roman"/>
          <w:spacing w:val="-23"/>
          <w:w w:val="105"/>
          <w:sz w:val="22"/>
          <w:szCs w:val="22"/>
          <w:rPrChange w:id="5517" w:author="Claire Kouba" w:date="2023-09-12T16:52:00Z">
            <w:rPr>
              <w:spacing w:val="-24"/>
              <w:w w:val="105"/>
            </w:rPr>
          </w:rPrChange>
        </w:rPr>
        <w:t xml:space="preserve"> </w:t>
      </w:r>
      <w:r w:rsidRPr="00D753AC">
        <w:rPr>
          <w:rFonts w:cs="Times New Roman"/>
          <w:w w:val="105"/>
          <w:sz w:val="22"/>
          <w:szCs w:val="22"/>
        </w:rPr>
        <w:t>are</w:t>
      </w:r>
      <w:r w:rsidRPr="00D753AC">
        <w:rPr>
          <w:rFonts w:cs="Times New Roman"/>
          <w:spacing w:val="-23"/>
          <w:w w:val="105"/>
          <w:sz w:val="22"/>
          <w:szCs w:val="22"/>
          <w:rPrChange w:id="5518" w:author="Claire Kouba" w:date="2023-09-12T16:52:00Z">
            <w:rPr>
              <w:spacing w:val="-24"/>
              <w:w w:val="105"/>
            </w:rPr>
          </w:rPrChange>
        </w:rPr>
        <w:t xml:space="preserve"> </w:t>
      </w:r>
      <w:r w:rsidRPr="00D753AC">
        <w:rPr>
          <w:rFonts w:cs="Times New Roman"/>
          <w:w w:val="105"/>
          <w:sz w:val="22"/>
          <w:szCs w:val="22"/>
        </w:rPr>
        <w:t>fairly</w:t>
      </w:r>
      <w:r w:rsidRPr="00D753AC">
        <w:rPr>
          <w:rFonts w:cs="Times New Roman"/>
          <w:spacing w:val="-23"/>
          <w:w w:val="105"/>
          <w:sz w:val="22"/>
          <w:szCs w:val="22"/>
          <w:rPrChange w:id="5519" w:author="Claire Kouba" w:date="2023-09-12T16:52:00Z">
            <w:rPr>
              <w:spacing w:val="-24"/>
              <w:w w:val="105"/>
            </w:rPr>
          </w:rPrChange>
        </w:rPr>
        <w:t xml:space="preserve"> </w:t>
      </w:r>
      <w:r w:rsidRPr="00D753AC">
        <w:rPr>
          <w:rFonts w:cs="Times New Roman"/>
          <w:w w:val="105"/>
          <w:sz w:val="22"/>
          <w:szCs w:val="22"/>
        </w:rPr>
        <w:t>similar</w:t>
      </w:r>
      <w:r w:rsidRPr="00D753AC">
        <w:rPr>
          <w:rFonts w:cs="Times New Roman"/>
          <w:spacing w:val="-23"/>
          <w:w w:val="105"/>
          <w:sz w:val="22"/>
          <w:szCs w:val="22"/>
          <w:rPrChange w:id="5520" w:author="Claire Kouba" w:date="2023-09-12T16:52:00Z">
            <w:rPr>
              <w:spacing w:val="-24"/>
              <w:w w:val="105"/>
            </w:rPr>
          </w:rPrChange>
        </w:rPr>
        <w:t xml:space="preserve"> </w:t>
      </w:r>
      <w:r w:rsidRPr="00D753AC">
        <w:rPr>
          <w:rFonts w:cs="Times New Roman"/>
          <w:w w:val="105"/>
          <w:sz w:val="22"/>
          <w:szCs w:val="22"/>
        </w:rPr>
        <w:t>to</w:t>
      </w:r>
      <w:r w:rsidRPr="00D753AC">
        <w:rPr>
          <w:rFonts w:cs="Times New Roman"/>
          <w:spacing w:val="-23"/>
          <w:w w:val="105"/>
          <w:sz w:val="22"/>
          <w:szCs w:val="22"/>
          <w:rPrChange w:id="5521" w:author="Claire Kouba" w:date="2023-09-12T16:52:00Z">
            <w:rPr>
              <w:spacing w:val="-24"/>
              <w:w w:val="105"/>
            </w:rPr>
          </w:rPrChange>
        </w:rPr>
        <w:t xml:space="preserve"> </w:t>
      </w:r>
      <w:r w:rsidRPr="00D753AC">
        <w:rPr>
          <w:rFonts w:cs="Times New Roman"/>
          <w:w w:val="105"/>
          <w:sz w:val="22"/>
          <w:szCs w:val="22"/>
        </w:rPr>
        <w:t>the</w:t>
      </w:r>
      <w:r w:rsidRPr="00D753AC">
        <w:rPr>
          <w:rFonts w:cs="Times New Roman"/>
          <w:spacing w:val="-23"/>
          <w:w w:val="105"/>
          <w:sz w:val="22"/>
          <w:szCs w:val="22"/>
          <w:rPrChange w:id="5522" w:author="Claire Kouba" w:date="2023-09-12T16:52:00Z">
            <w:rPr>
              <w:spacing w:val="-24"/>
              <w:w w:val="105"/>
            </w:rPr>
          </w:rPrChange>
        </w:rPr>
        <w:t xml:space="preserve"> </w:t>
      </w:r>
      <w:r w:rsidRPr="00D753AC">
        <w:rPr>
          <w:rFonts w:cs="Times New Roman"/>
          <w:w w:val="105"/>
          <w:sz w:val="22"/>
          <w:szCs w:val="22"/>
        </w:rPr>
        <w:t>full-record</w:t>
      </w:r>
      <w:r w:rsidRPr="00D753AC">
        <w:rPr>
          <w:rFonts w:cs="Times New Roman"/>
          <w:w w:val="99"/>
          <w:sz w:val="22"/>
          <w:szCs w:val="22"/>
        </w:rPr>
        <w:t xml:space="preserve"> </w:t>
      </w:r>
      <w:r w:rsidRPr="00D753AC">
        <w:rPr>
          <w:rFonts w:cs="Times New Roman"/>
          <w:sz w:val="22"/>
          <w:szCs w:val="22"/>
        </w:rPr>
        <w:t xml:space="preserve">residuals </w:t>
      </w:r>
      <w:r w:rsidRPr="00D753AC">
        <w:rPr>
          <w:rFonts w:cs="Times New Roman"/>
          <w:sz w:val="22"/>
          <w:szCs w:val="22"/>
        </w:rPr>
        <w:fldChar w:fldCharType="begin"/>
      </w:r>
      <w:r w:rsidRPr="00D753AC">
        <w:rPr>
          <w:rFonts w:cs="Times New Roman"/>
          <w:sz w:val="22"/>
          <w:szCs w:val="22"/>
        </w:rPr>
        <w:instrText xml:space="preserve"> HYPERLINK \l "_</w:instrText>
      </w:r>
      <w:del w:id="5523" w:author="Claire Kouba" w:date="2023-09-12T16:52:00Z">
        <w:r w:rsidR="00505335" w:rsidRPr="00D753AC">
          <w:rPr>
            <w:rFonts w:cs="Times New Roman"/>
            <w:sz w:val="22"/>
            <w:szCs w:val="22"/>
          </w:rPr>
          <w:delInstrText>bookmark11</w:delInstrText>
        </w:r>
      </w:del>
      <w:ins w:id="5524" w:author="Claire Kouba" w:date="2023-09-12T16:52:00Z">
        <w:r w:rsidRPr="00D753AC">
          <w:rPr>
            <w:rFonts w:cs="Times New Roman"/>
            <w:sz w:val="22"/>
            <w:szCs w:val="22"/>
          </w:rPr>
          <w:instrText>bookmark16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
        <w:t xml:space="preserve">(Figure </w:t>
      </w:r>
      <w:del w:id="5525" w:author="Claire Kouba" w:date="2023-09-12T16:52:00Z">
        <w:r w:rsidR="00505335" w:rsidRPr="00D753AC">
          <w:rPr>
            <w:rFonts w:cs="Times New Roman"/>
            <w:sz w:val="22"/>
            <w:szCs w:val="22"/>
          </w:rPr>
          <w:delText>11</w:delText>
        </w:r>
      </w:del>
      <w:ins w:id="5526" w:author="Claire Kouba" w:date="2023-09-12T16:52:00Z">
        <w:r w:rsidRPr="00D753AC">
          <w:rPr>
            <w:rFonts w:cs="Times New Roman"/>
            <w:sz w:val="22"/>
            <w:szCs w:val="22"/>
          </w:rPr>
          <w:t>A5</w:t>
        </w:r>
      </w:ins>
      <w:r w:rsidRPr="00D753AC">
        <w:rPr>
          <w:rFonts w:cs="Times New Roman"/>
          <w:sz w:val="22"/>
          <w:szCs w:val="22"/>
        </w:rPr>
        <w:t>,</w:t>
      </w:r>
      <w:r w:rsidRPr="00D753AC">
        <w:rPr>
          <w:rFonts w:cs="Times New Roman"/>
          <w:sz w:val="22"/>
          <w:szCs w:val="22"/>
        </w:rPr>
        <w:fldChar w:fldCharType="end"/>
      </w:r>
      <w:r w:rsidRPr="00D753AC">
        <w:rPr>
          <w:rFonts w:cs="Times New Roman"/>
          <w:sz w:val="22"/>
          <w:szCs w:val="22"/>
        </w:rPr>
        <w:t xml:space="preserve"> lower</w:t>
      </w:r>
      <w:r w:rsidRPr="00D753AC">
        <w:rPr>
          <w:rFonts w:cs="Times New Roman"/>
          <w:spacing w:val="-19"/>
          <w:sz w:val="22"/>
          <w:szCs w:val="22"/>
        </w:rPr>
        <w:t xml:space="preserve"> </w:t>
      </w:r>
      <w:r w:rsidRPr="00D753AC">
        <w:rPr>
          <w:rFonts w:cs="Times New Roman"/>
          <w:sz w:val="22"/>
          <w:szCs w:val="22"/>
        </w:rPr>
        <w:t>panel).</w:t>
      </w:r>
    </w:p>
    <w:p w:rsidR="002153D1" w:rsidRPr="00D753AC" w:rsidRDefault="002573FA" w:rsidP="00D753AC">
      <w:pPr>
        <w:pStyle w:val="BodyText"/>
        <w:spacing w:before="7"/>
        <w:ind w:left="173"/>
        <w:rPr>
          <w:ins w:id="5527" w:author="Claire Kouba" w:date="2023-09-12T16:52:00Z"/>
          <w:rFonts w:cs="Times New Roman"/>
          <w:sz w:val="22"/>
          <w:szCs w:val="22"/>
        </w:rPr>
      </w:pPr>
      <w:ins w:id="5528" w:author="Claire Kouba" w:date="2023-09-12T16:52:00Z">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linear</w:t>
        </w:r>
        <w:r w:rsidRPr="00D753AC">
          <w:rPr>
            <w:rFonts w:cs="Times New Roman"/>
            <w:spacing w:val="-4"/>
            <w:sz w:val="22"/>
            <w:szCs w:val="22"/>
          </w:rPr>
          <w:t xml:space="preserve"> </w:t>
        </w:r>
        <w:r w:rsidRPr="00D753AC">
          <w:rPr>
            <w:rFonts w:cs="Times New Roman"/>
            <w:sz w:val="22"/>
            <w:szCs w:val="22"/>
          </w:rPr>
          <w:t>coefficients</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two</w:t>
        </w:r>
        <w:r w:rsidRPr="00D753AC">
          <w:rPr>
            <w:rFonts w:cs="Times New Roman"/>
            <w:spacing w:val="-4"/>
            <w:sz w:val="22"/>
            <w:szCs w:val="22"/>
          </w:rPr>
          <w:t xml:space="preserve"> </w:t>
        </w:r>
        <w:r w:rsidRPr="00D753AC">
          <w:rPr>
            <w:rFonts w:cs="Times New Roman"/>
            <w:sz w:val="22"/>
            <w:szCs w:val="22"/>
          </w:rPr>
          <w:t>prediction</w:t>
        </w:r>
        <w:r w:rsidRPr="00D753AC">
          <w:rPr>
            <w:rFonts w:cs="Times New Roman"/>
            <w:spacing w:val="-4"/>
            <w:sz w:val="22"/>
            <w:szCs w:val="22"/>
          </w:rPr>
          <w:t xml:space="preserve"> </w:t>
        </w:r>
        <w:r w:rsidRPr="00D753AC">
          <w:rPr>
            <w:rFonts w:cs="Times New Roman"/>
            <w:sz w:val="22"/>
            <w:szCs w:val="22"/>
          </w:rPr>
          <w:t>equations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their</w:t>
        </w:r>
        <w:r w:rsidRPr="00D753AC">
          <w:rPr>
            <w:rFonts w:cs="Times New Roman"/>
            <w:spacing w:val="-4"/>
            <w:sz w:val="22"/>
            <w:szCs w:val="22"/>
          </w:rPr>
          <w:t xml:space="preserve"> </w:t>
        </w:r>
        <w:r w:rsidRPr="00D753AC">
          <w:rPr>
            <w:rFonts w:cs="Times New Roman"/>
            <w:sz w:val="22"/>
            <w:szCs w:val="22"/>
          </w:rPr>
          <w:t>standard</w:t>
        </w:r>
        <w:r w:rsidRPr="00D753AC">
          <w:rPr>
            <w:rFonts w:cs="Times New Roman"/>
            <w:spacing w:val="-4"/>
            <w:sz w:val="22"/>
            <w:szCs w:val="22"/>
          </w:rPr>
          <w:t xml:space="preserve"> </w:t>
        </w:r>
        <w:r w:rsidRPr="00D753AC">
          <w:rPr>
            <w:rFonts w:cs="Times New Roman"/>
            <w:sz w:val="22"/>
            <w:szCs w:val="22"/>
          </w:rPr>
          <w:t>errors</w:t>
        </w:r>
        <w:r w:rsidRPr="00D753AC">
          <w:rPr>
            <w:rFonts w:cs="Times New Roman"/>
            <w:spacing w:val="-4"/>
            <w:sz w:val="22"/>
            <w:szCs w:val="22"/>
          </w:rPr>
          <w:t xml:space="preserve"> </w:t>
        </w:r>
        <w:r w:rsidRPr="00D753AC">
          <w:rPr>
            <w:rFonts w:cs="Times New Roman"/>
            <w:sz w:val="22"/>
            <w:szCs w:val="22"/>
          </w:rPr>
          <w:t>are</w:t>
        </w:r>
        <w:r w:rsidRPr="00D753AC">
          <w:rPr>
            <w:rFonts w:cs="Times New Roman"/>
            <w:spacing w:val="-4"/>
            <w:sz w:val="22"/>
            <w:szCs w:val="22"/>
          </w:rPr>
          <w:t xml:space="preserve"> </w:t>
        </w:r>
        <w:r w:rsidRPr="00D753AC">
          <w:rPr>
            <w:rFonts w:cs="Times New Roman"/>
            <w:sz w:val="22"/>
            <w:szCs w:val="22"/>
          </w:rPr>
          <w:t>summarized</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"_bookmark9"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2.</w:t>
        </w:r>
        <w:r w:rsidRPr="00D753AC">
          <w:rPr>
            <w:rFonts w:cs="Times New Roman"/>
            <w:sz w:val="22"/>
            <w:szCs w:val="22"/>
          </w:rPr>
          <w:fldChar w:fldCharType="end"/>
        </w:r>
      </w:ins>
    </w:p>
    <w:p w:rsidR="002153D1" w:rsidRPr="00D753AC" w:rsidRDefault="002153D1">
      <w:pPr>
        <w:spacing w:before="3"/>
        <w:ind w:left="173"/>
        <w:rPr>
          <w:rFonts w:ascii="Times New Roman" w:eastAsia="Times New Roman" w:hAnsi="Times New Roman" w:cs="Times New Roman"/>
        </w:rPr>
        <w:pPrChange w:id="5529" w:author="Claire Kouba" w:date="2023-09-12T16:52:00Z">
          <w:pPr>
            <w:spacing w:before="2"/>
            <w:ind w:left="173"/>
          </w:pPr>
        </w:pPrChange>
      </w:pPr>
    </w:p>
    <w:p w:rsidR="002153D1" w:rsidRPr="00D753AC" w:rsidDel="00971BC2" w:rsidRDefault="002573FA">
      <w:pPr>
        <w:pStyle w:val="Heading2"/>
        <w:ind w:left="173" w:firstLine="0"/>
        <w:rPr>
          <w:del w:id="5530" w:author="Claire Kouba" w:date="2023-09-25T11:44:00Z"/>
          <w:rFonts w:cs="Times New Roman"/>
          <w:sz w:val="22"/>
          <w:szCs w:val="22"/>
        </w:rPr>
        <w:pPrChange w:id="5531" w:author="Claire Kouba" w:date="2023-09-12T16:52:00Z">
          <w:pPr>
            <w:pStyle w:val="Heading1"/>
            <w:ind w:left="173"/>
          </w:pPr>
        </w:pPrChange>
      </w:pPr>
      <w:del w:id="5532" w:author="Claire Kouba" w:date="2023-09-25T11:44:00Z">
        <w:r w:rsidRPr="00D753AC" w:rsidDel="00971BC2">
          <w:rPr>
            <w:rFonts w:cs="Times New Roman"/>
            <w:sz w:val="22"/>
            <w:szCs w:val="22"/>
          </w:rPr>
          <w:delText xml:space="preserve">3.6    Comparison with California DWR Water </w:delText>
        </w:r>
        <w:r w:rsidRPr="00D753AC" w:rsidDel="00971BC2">
          <w:rPr>
            <w:rFonts w:cs="Times New Roman"/>
            <w:spacing w:val="-6"/>
            <w:sz w:val="22"/>
            <w:szCs w:val="22"/>
          </w:rPr>
          <w:delText xml:space="preserve">Year </w:delText>
        </w:r>
        <w:r w:rsidRPr="00D753AC" w:rsidDel="00971BC2">
          <w:rPr>
            <w:rFonts w:cs="Times New Roman"/>
            <w:spacing w:val="-4"/>
            <w:sz w:val="22"/>
            <w:szCs w:val="22"/>
          </w:rPr>
          <w:delText xml:space="preserve">Type </w:delText>
        </w:r>
        <w:r w:rsidRPr="00D753AC" w:rsidDel="00971BC2">
          <w:rPr>
            <w:rFonts w:cs="Times New Roman"/>
            <w:sz w:val="22"/>
            <w:szCs w:val="22"/>
          </w:rPr>
          <w:delText>(WYT)</w:delText>
        </w:r>
        <w:r w:rsidRPr="00D753AC" w:rsidDel="00971BC2">
          <w:rPr>
            <w:rFonts w:cs="Times New Roman"/>
            <w:spacing w:val="-19"/>
            <w:sz w:val="22"/>
            <w:szCs w:val="22"/>
          </w:rPr>
          <w:delText xml:space="preserve"> </w:delText>
        </w:r>
        <w:r w:rsidRPr="00D753AC" w:rsidDel="00971BC2">
          <w:rPr>
            <w:rFonts w:cs="Times New Roman"/>
            <w:sz w:val="22"/>
            <w:szCs w:val="22"/>
          </w:rPr>
          <w:delText>category</w:delText>
        </w:r>
      </w:del>
    </w:p>
    <w:p w:rsidR="002153D1" w:rsidRPr="00D753AC" w:rsidDel="00971BC2" w:rsidRDefault="002153D1">
      <w:pPr>
        <w:spacing w:before="6"/>
        <w:ind w:left="173"/>
        <w:rPr>
          <w:del w:id="5533" w:author="Claire Kouba" w:date="2023-09-25T11:44:00Z"/>
          <w:rFonts w:ascii="Times New Roman" w:eastAsia="Times New Roman" w:hAnsi="Times New Roman" w:cs="Times New Roman"/>
          <w:b/>
          <w:bCs/>
        </w:rPr>
        <w:pPrChange w:id="5534" w:author="Claire Kouba" w:date="2023-09-12T16:52:00Z">
          <w:pPr>
            <w:spacing w:before="4"/>
            <w:ind w:left="173"/>
          </w:pPr>
        </w:pPrChange>
      </w:pPr>
    </w:p>
    <w:p w:rsidR="00EE4569" w:rsidRDefault="002573FA" w:rsidP="00D753AC">
      <w:pPr>
        <w:spacing w:before="59"/>
        <w:ind w:left="173"/>
        <w:rPr>
          <w:ins w:id="5535" w:author="Claire Kouba" w:date="2023-09-25T11:57:00Z"/>
          <w:rFonts w:ascii="Times New Roman" w:hAnsi="Times New Roman" w:cs="Times New Roman"/>
          <w:spacing w:val="-20"/>
          <w:w w:val="105"/>
        </w:rPr>
      </w:pPr>
      <w:del w:id="5536" w:author="Claire Kouba" w:date="2023-09-25T11:44:00Z">
        <w:r w:rsidRPr="00D753AC" w:rsidDel="00971BC2">
          <w:rPr>
            <w:rFonts w:ascii="Times New Roman" w:hAnsi="Times New Roman" w:cs="Times New Roman"/>
            <w:w w:val="105"/>
          </w:rPr>
          <w:delText>The</w:delText>
        </w:r>
        <w:r w:rsidRPr="00D753AC" w:rsidDel="00971BC2">
          <w:rPr>
            <w:rFonts w:ascii="Times New Roman" w:hAnsi="Times New Roman" w:cs="Times New Roman"/>
            <w:spacing w:val="-5"/>
            <w:w w:val="105"/>
            <w:rPrChange w:id="5537" w:author="Claire Kouba" w:date="2023-09-12T16:52:00Z">
              <w:rPr>
                <w:spacing w:val="11"/>
                <w:w w:val="105"/>
              </w:rPr>
            </w:rPrChange>
          </w:rPr>
          <w:delText xml:space="preserve"> </w:delText>
        </w:r>
        <w:r w:rsidRPr="00D753AC" w:rsidDel="00971BC2">
          <w:rPr>
            <w:rFonts w:ascii="Times New Roman" w:hAnsi="Times New Roman" w:cs="Times New Roman"/>
            <w:w w:val="105"/>
          </w:rPr>
          <w:delText>DWR</w:delText>
        </w:r>
        <w:r w:rsidRPr="00D753AC" w:rsidDel="00971BC2">
          <w:rPr>
            <w:rFonts w:ascii="Times New Roman" w:hAnsi="Times New Roman" w:cs="Times New Roman"/>
            <w:spacing w:val="-5"/>
            <w:w w:val="105"/>
            <w:rPrChange w:id="5538" w:author="Claire Kouba" w:date="2023-09-12T16:52:00Z">
              <w:rPr>
                <w:spacing w:val="11"/>
                <w:w w:val="105"/>
              </w:rPr>
            </w:rPrChange>
          </w:rPr>
          <w:delText xml:space="preserve"> </w:delText>
        </w:r>
        <w:r w:rsidRPr="00D753AC" w:rsidDel="00971BC2">
          <w:rPr>
            <w:rFonts w:ascii="Times New Roman" w:hAnsi="Times New Roman" w:cs="Times New Roman"/>
            <w:w w:val="105"/>
          </w:rPr>
          <w:delText>water</w:delText>
        </w:r>
        <w:r w:rsidRPr="00D753AC" w:rsidDel="00971BC2">
          <w:rPr>
            <w:rFonts w:ascii="Times New Roman" w:hAnsi="Times New Roman" w:cs="Times New Roman"/>
            <w:spacing w:val="-5"/>
            <w:w w:val="105"/>
            <w:rPrChange w:id="5539" w:author="Claire Kouba" w:date="2023-09-12T16:52:00Z">
              <w:rPr>
                <w:spacing w:val="11"/>
                <w:w w:val="105"/>
              </w:rPr>
            </w:rPrChange>
          </w:rPr>
          <w:delText xml:space="preserve"> </w:delText>
        </w:r>
        <w:r w:rsidRPr="00D753AC" w:rsidDel="00971BC2">
          <w:rPr>
            <w:rFonts w:ascii="Times New Roman" w:hAnsi="Times New Roman" w:cs="Times New Roman"/>
            <w:w w:val="105"/>
          </w:rPr>
          <w:delText>year</w:delText>
        </w:r>
        <w:r w:rsidRPr="00D753AC" w:rsidDel="00971BC2">
          <w:rPr>
            <w:rFonts w:ascii="Times New Roman" w:hAnsi="Times New Roman" w:cs="Times New Roman"/>
            <w:spacing w:val="-5"/>
            <w:w w:val="105"/>
            <w:rPrChange w:id="5540" w:author="Claire Kouba" w:date="2023-09-12T16:52:00Z">
              <w:rPr>
                <w:spacing w:val="11"/>
                <w:w w:val="105"/>
              </w:rPr>
            </w:rPrChange>
          </w:rPr>
          <w:delText xml:space="preserve"> </w:delText>
        </w:r>
        <w:r w:rsidRPr="00D753AC" w:rsidDel="00971BC2">
          <w:rPr>
            <w:rFonts w:ascii="Times New Roman" w:hAnsi="Times New Roman" w:cs="Times New Roman"/>
            <w:w w:val="105"/>
          </w:rPr>
          <w:delText>type</w:delText>
        </w:r>
        <w:r w:rsidRPr="00D753AC" w:rsidDel="00971BC2">
          <w:rPr>
            <w:rFonts w:ascii="Times New Roman" w:hAnsi="Times New Roman" w:cs="Times New Roman"/>
            <w:spacing w:val="-5"/>
            <w:w w:val="105"/>
            <w:rPrChange w:id="5541" w:author="Claire Kouba" w:date="2023-09-12T16:52:00Z">
              <w:rPr>
                <w:spacing w:val="11"/>
                <w:w w:val="105"/>
              </w:rPr>
            </w:rPrChange>
          </w:rPr>
          <w:delText xml:space="preserve"> </w:delText>
        </w:r>
        <w:r w:rsidRPr="00D753AC" w:rsidDel="00971BC2">
          <w:rPr>
            <w:rFonts w:ascii="Times New Roman" w:hAnsi="Times New Roman" w:cs="Times New Roman"/>
            <w:w w:val="105"/>
          </w:rPr>
          <w:delText>categories</w:delText>
        </w:r>
        <w:r w:rsidRPr="00D753AC" w:rsidDel="00971BC2">
          <w:rPr>
            <w:rFonts w:ascii="Times New Roman" w:hAnsi="Times New Roman" w:cs="Times New Roman"/>
            <w:spacing w:val="-5"/>
            <w:w w:val="105"/>
            <w:rPrChange w:id="5542" w:author="Claire Kouba" w:date="2023-09-12T16:52:00Z">
              <w:rPr>
                <w:spacing w:val="11"/>
                <w:w w:val="105"/>
              </w:rPr>
            </w:rPrChange>
          </w:rPr>
          <w:delText xml:space="preserve"> </w:delText>
        </w:r>
        <w:r w:rsidRPr="00D753AC" w:rsidDel="00971BC2">
          <w:rPr>
            <w:rFonts w:ascii="Times New Roman" w:hAnsi="Times New Roman" w:cs="Times New Roman"/>
            <w:w w:val="105"/>
          </w:rPr>
          <w:delText>map</w:delText>
        </w:r>
        <w:r w:rsidRPr="00D753AC" w:rsidDel="00971BC2">
          <w:rPr>
            <w:rFonts w:ascii="Times New Roman" w:hAnsi="Times New Roman" w:cs="Times New Roman"/>
            <w:spacing w:val="-5"/>
            <w:w w:val="105"/>
            <w:rPrChange w:id="5543" w:author="Claire Kouba" w:date="2023-09-12T16:52:00Z">
              <w:rPr>
                <w:spacing w:val="11"/>
                <w:w w:val="105"/>
              </w:rPr>
            </w:rPrChange>
          </w:rPr>
          <w:delText xml:space="preserve"> </w:delText>
        </w:r>
        <w:r w:rsidRPr="00D753AC" w:rsidDel="00971BC2">
          <w:rPr>
            <w:rFonts w:ascii="Times New Roman" w:hAnsi="Times New Roman" w:cs="Times New Roman"/>
            <w:w w:val="105"/>
          </w:rPr>
          <w:delText>fairly</w:delText>
        </w:r>
        <w:r w:rsidRPr="00D753AC" w:rsidDel="00971BC2">
          <w:rPr>
            <w:rFonts w:ascii="Times New Roman" w:hAnsi="Times New Roman" w:cs="Times New Roman"/>
            <w:spacing w:val="-5"/>
            <w:w w:val="105"/>
            <w:rPrChange w:id="5544" w:author="Claire Kouba" w:date="2023-09-12T16:52:00Z">
              <w:rPr>
                <w:spacing w:val="11"/>
                <w:w w:val="105"/>
              </w:rPr>
            </w:rPrChange>
          </w:rPr>
          <w:delText xml:space="preserve"> </w:delText>
        </w:r>
        <w:r w:rsidRPr="00D753AC" w:rsidDel="00971BC2">
          <w:rPr>
            <w:rFonts w:ascii="Times New Roman" w:hAnsi="Times New Roman" w:cs="Times New Roman"/>
            <w:w w:val="105"/>
          </w:rPr>
          <w:delText>well</w:delText>
        </w:r>
        <w:r w:rsidRPr="00D753AC" w:rsidDel="00971BC2">
          <w:rPr>
            <w:rFonts w:ascii="Times New Roman" w:hAnsi="Times New Roman" w:cs="Times New Roman"/>
            <w:spacing w:val="-5"/>
            <w:w w:val="105"/>
            <w:rPrChange w:id="5545" w:author="Claire Kouba" w:date="2023-09-12T16:52:00Z">
              <w:rPr>
                <w:spacing w:val="11"/>
                <w:w w:val="105"/>
              </w:rPr>
            </w:rPrChange>
          </w:rPr>
          <w:delText xml:space="preserve"> </w:delText>
        </w:r>
        <w:r w:rsidRPr="00D753AC" w:rsidDel="00971BC2">
          <w:rPr>
            <w:rFonts w:ascii="Times New Roman" w:hAnsi="Times New Roman" w:cs="Times New Roman"/>
            <w:w w:val="105"/>
          </w:rPr>
          <w:delText>onto</w:delText>
        </w:r>
        <w:r w:rsidRPr="00D753AC" w:rsidDel="00971BC2">
          <w:rPr>
            <w:rFonts w:ascii="Times New Roman" w:hAnsi="Times New Roman" w:cs="Times New Roman"/>
            <w:spacing w:val="-5"/>
            <w:w w:val="105"/>
            <w:rPrChange w:id="5546" w:author="Claire Kouba" w:date="2023-09-12T16:52:00Z">
              <w:rPr>
                <w:spacing w:val="11"/>
                <w:w w:val="105"/>
              </w:rPr>
            </w:rPrChange>
          </w:rPr>
          <w:delText xml:space="preserve"> </w:delText>
        </w:r>
        <w:r w:rsidRPr="00D753AC" w:rsidDel="00971BC2">
          <w:rPr>
            <w:rFonts w:ascii="Times New Roman" w:hAnsi="Times New Roman" w:cs="Times New Roman"/>
            <w:w w:val="105"/>
          </w:rPr>
          <w:delText>the</w:delText>
        </w:r>
        <w:r w:rsidRPr="00D753AC" w:rsidDel="00971BC2">
          <w:rPr>
            <w:rFonts w:ascii="Times New Roman" w:hAnsi="Times New Roman" w:cs="Times New Roman"/>
            <w:spacing w:val="-5"/>
            <w:w w:val="105"/>
            <w:rPrChange w:id="5547" w:author="Claire Kouba" w:date="2023-09-12T16:52:00Z">
              <w:rPr>
                <w:spacing w:val="11"/>
                <w:w w:val="105"/>
              </w:rPr>
            </w:rPrChange>
          </w:rPr>
          <w:delText xml:space="preserve"> </w:delText>
        </w:r>
        <w:r w:rsidRPr="00D753AC" w:rsidDel="00971BC2">
          <w:rPr>
            <w:rFonts w:ascii="Times New Roman" w:hAnsi="Times New Roman" w:cs="Times New Roman"/>
            <w:w w:val="105"/>
          </w:rPr>
          <w:delText>two</w:delText>
        </w:r>
        <w:r w:rsidRPr="00D753AC" w:rsidDel="00971BC2">
          <w:rPr>
            <w:rFonts w:ascii="Times New Roman" w:hAnsi="Times New Roman" w:cs="Times New Roman"/>
            <w:spacing w:val="-5"/>
            <w:w w:val="105"/>
            <w:rPrChange w:id="5548" w:author="Claire Kouba" w:date="2023-09-12T16:52:00Z">
              <w:rPr>
                <w:spacing w:val="11"/>
                <w:w w:val="105"/>
              </w:rPr>
            </w:rPrChange>
          </w:rPr>
          <w:delText xml:space="preserve"> </w:delText>
        </w:r>
        <w:r w:rsidRPr="00D753AC" w:rsidDel="00971BC2">
          <w:rPr>
            <w:rFonts w:ascii="Times New Roman" w:hAnsi="Times New Roman" w:cs="Times New Roman"/>
            <w:w w:val="105"/>
          </w:rPr>
          <w:delText>proposed</w:delText>
        </w:r>
        <w:r w:rsidRPr="00D753AC" w:rsidDel="00971BC2">
          <w:rPr>
            <w:rFonts w:ascii="Times New Roman" w:hAnsi="Times New Roman" w:cs="Times New Roman"/>
            <w:spacing w:val="-5"/>
            <w:w w:val="105"/>
            <w:rPrChange w:id="5549" w:author="Claire Kouba" w:date="2023-09-12T16:52:00Z">
              <w:rPr>
                <w:spacing w:val="11"/>
                <w:w w:val="105"/>
              </w:rPr>
            </w:rPrChange>
          </w:rPr>
          <w:delText xml:space="preserve"> </w:delText>
        </w:r>
        <w:r w:rsidRPr="00D753AC" w:rsidDel="00971BC2">
          <w:rPr>
            <w:rFonts w:ascii="Times New Roman" w:hAnsi="Times New Roman" w:cs="Times New Roman"/>
            <w:w w:val="105"/>
          </w:rPr>
          <w:delText>hydrologic</w:delText>
        </w:r>
        <w:r w:rsidRPr="00D753AC" w:rsidDel="00971BC2">
          <w:rPr>
            <w:rFonts w:ascii="Times New Roman" w:hAnsi="Times New Roman" w:cs="Times New Roman"/>
            <w:spacing w:val="-5"/>
            <w:w w:val="105"/>
            <w:rPrChange w:id="5550" w:author="Claire Kouba" w:date="2023-09-12T16:52:00Z">
              <w:rPr>
                <w:spacing w:val="11"/>
                <w:w w:val="105"/>
              </w:rPr>
            </w:rPrChange>
          </w:rPr>
          <w:delText xml:space="preserve"> </w:delText>
        </w:r>
        <w:r w:rsidRPr="00D753AC" w:rsidDel="00971BC2">
          <w:rPr>
            <w:rFonts w:ascii="Times New Roman" w:hAnsi="Times New Roman" w:cs="Times New Roman"/>
            <w:w w:val="105"/>
          </w:rPr>
          <w:delText>indices</w:delText>
        </w:r>
        <w:r w:rsidRPr="00D753AC" w:rsidDel="00971BC2">
          <w:rPr>
            <w:rFonts w:ascii="Times New Roman" w:hAnsi="Times New Roman" w:cs="Times New Roman"/>
            <w:spacing w:val="-5"/>
            <w:w w:val="105"/>
            <w:rPrChange w:id="5551" w:author="Claire Kouba" w:date="2023-09-12T16:52:00Z">
              <w:rPr>
                <w:spacing w:val="11"/>
                <w:w w:val="105"/>
              </w:rPr>
            </w:rPrChange>
          </w:rPr>
          <w:delText xml:space="preserve"> </w:delText>
        </w:r>
        <w:r w:rsidRPr="00D753AC" w:rsidDel="00971BC2">
          <w:rPr>
            <w:rFonts w:ascii="Times New Roman" w:hAnsi="Times New Roman" w:cs="Times New Roman"/>
            <w:i/>
            <w:w w:val="105"/>
          </w:rPr>
          <w:delText>V</w:delText>
        </w:r>
        <w:r w:rsidRPr="00D753AC" w:rsidDel="00971BC2">
          <w:rPr>
            <w:rFonts w:ascii="Times New Roman" w:hAnsi="Times New Roman" w:cs="Times New Roman"/>
            <w:i/>
            <w:w w:val="105"/>
            <w:position w:val="-2"/>
          </w:rPr>
          <w:delText>min</w:delText>
        </w:r>
      </w:del>
      <w:del w:id="5552" w:author="Claire Kouba" w:date="2023-09-12T16:52:00Z">
        <w:r w:rsidR="00505335" w:rsidRPr="00D753AC">
          <w:rPr>
            <w:rFonts w:ascii="Times New Roman" w:hAnsi="Times New Roman" w:cs="Times New Roman"/>
            <w:i/>
            <w:w w:val="105"/>
            <w:position w:val="-2"/>
          </w:rPr>
          <w:delText>.</w:delText>
        </w:r>
        <w:r w:rsidR="00505335" w:rsidRPr="00D753AC">
          <w:rPr>
            <w:rFonts w:ascii="Times New Roman" w:hAnsi="Times New Roman" w:cs="Times New Roman"/>
            <w:i/>
            <w:spacing w:val="-2"/>
            <w:w w:val="105"/>
            <w:position w:val="-2"/>
          </w:rPr>
          <w:delText xml:space="preserve"> </w:delText>
        </w:r>
        <w:r w:rsidR="00505335" w:rsidRPr="00D753AC">
          <w:rPr>
            <w:rFonts w:ascii="Times New Roman" w:hAnsi="Times New Roman" w:cs="Times New Roman"/>
            <w:w w:val="105"/>
            <w:position w:val="-2"/>
          </w:rPr>
          <w:delText>30</w:delText>
        </w:r>
        <w:r w:rsidR="00505335" w:rsidRPr="00D753AC">
          <w:rPr>
            <w:rFonts w:ascii="Times New Roman" w:hAnsi="Times New Roman" w:cs="Times New Roman"/>
            <w:spacing w:val="2"/>
            <w:w w:val="105"/>
            <w:position w:val="-2"/>
          </w:rPr>
          <w:delText xml:space="preserve"> </w:delText>
        </w:r>
        <w:r w:rsidR="00505335" w:rsidRPr="00D753AC">
          <w:rPr>
            <w:rFonts w:ascii="Times New Roman" w:hAnsi="Times New Roman" w:cs="Times New Roman"/>
            <w:i/>
            <w:w w:val="105"/>
            <w:position w:val="-2"/>
          </w:rPr>
          <w:delText>days</w:delText>
        </w:r>
      </w:del>
      <w:del w:id="5553" w:author="Claire Kouba" w:date="2023-09-25T11:44:00Z">
        <w:r w:rsidRPr="00D753AC" w:rsidDel="00971BC2">
          <w:rPr>
            <w:rFonts w:ascii="Times New Roman" w:hAnsi="Times New Roman" w:cs="Times New Roman"/>
            <w:i/>
            <w:spacing w:val="14"/>
            <w:w w:val="105"/>
            <w:position w:val="-2"/>
            <w:rPrChange w:id="5554" w:author="Claire Kouba" w:date="2023-09-12T16:52:00Z">
              <w:rPr>
                <w:i/>
                <w:spacing w:val="31"/>
                <w:w w:val="105"/>
                <w:position w:val="-2"/>
              </w:rPr>
            </w:rPrChange>
          </w:rPr>
          <w:delText xml:space="preserve"> </w:delText>
        </w:r>
        <w:r w:rsidRPr="00D753AC" w:rsidDel="00971BC2">
          <w:rPr>
            <w:rFonts w:ascii="Times New Roman" w:hAnsi="Times New Roman" w:cs="Times New Roman"/>
            <w:w w:val="105"/>
          </w:rPr>
          <w:delText>and</w:delText>
        </w:r>
        <w:r w:rsidRPr="00D753AC" w:rsidDel="00971BC2">
          <w:rPr>
            <w:rFonts w:ascii="Times New Roman" w:hAnsi="Times New Roman" w:cs="Times New Roman"/>
            <w:spacing w:val="-5"/>
            <w:w w:val="105"/>
            <w:rPrChange w:id="5555" w:author="Claire Kouba" w:date="2023-09-12T16:52:00Z">
              <w:rPr>
                <w:spacing w:val="11"/>
                <w:w w:val="105"/>
              </w:rPr>
            </w:rPrChange>
          </w:rPr>
          <w:delText xml:space="preserve"> </w:delText>
        </w:r>
        <w:r w:rsidRPr="00D753AC" w:rsidDel="00971BC2">
          <w:rPr>
            <w:rFonts w:ascii="Times New Roman" w:hAnsi="Times New Roman" w:cs="Times New Roman"/>
            <w:i/>
            <w:w w:val="105"/>
          </w:rPr>
          <w:delText>P</w:delText>
        </w:r>
        <w:r w:rsidRPr="00D753AC" w:rsidDel="00971BC2">
          <w:rPr>
            <w:rFonts w:ascii="Times New Roman" w:hAnsi="Times New Roman" w:cs="Times New Roman"/>
            <w:i/>
            <w:w w:val="105"/>
            <w:position w:val="-2"/>
          </w:rPr>
          <w:delText>spill</w:delText>
        </w:r>
        <w:r w:rsidRPr="00D753AC" w:rsidDel="00971BC2">
          <w:rPr>
            <w:rFonts w:ascii="Times New Roman" w:hAnsi="Times New Roman" w:cs="Times New Roman"/>
            <w:i/>
            <w:spacing w:val="14"/>
            <w:w w:val="105"/>
            <w:position w:val="-2"/>
            <w:rPrChange w:id="5556" w:author="Claire Kouba" w:date="2023-09-12T16:52:00Z">
              <w:rPr>
                <w:i/>
                <w:w w:val="162"/>
                <w:position w:val="-2"/>
              </w:rPr>
            </w:rPrChange>
          </w:rPr>
          <w:delText xml:space="preserve"> </w:delText>
        </w:r>
      </w:del>
      <w:del w:id="5557" w:author="Claire Kouba" w:date="2023-09-12T16:52:00Z">
        <w:r w:rsidR="00505335" w:rsidRPr="00D753AC">
          <w:rPr>
            <w:rFonts w:ascii="Times New Roman" w:hAnsi="Times New Roman" w:cs="Times New Roman"/>
          </w:rPr>
          <w:fldChar w:fldCharType="begin"/>
        </w:r>
        <w:r w:rsidR="00505335" w:rsidRPr="00D753AC">
          <w:rPr>
            <w:rFonts w:ascii="Times New Roman" w:hAnsi="Times New Roman" w:cs="Times New Roman"/>
          </w:rPr>
          <w:delInstrText xml:space="preserve"> HYPERLINK \l "_bookmark15" </w:delInstrText>
        </w:r>
        <w:r w:rsidR="00505335" w:rsidRPr="00D753AC">
          <w:rPr>
            <w:rFonts w:ascii="Times New Roman" w:hAnsi="Times New Roman" w:cs="Times New Roman"/>
          </w:rPr>
          <w:fldChar w:fldCharType="separate"/>
        </w:r>
        <w:r w:rsidR="00505335" w:rsidRPr="00D753AC">
          <w:rPr>
            <w:rFonts w:ascii="Times New Roman" w:hAnsi="Times New Roman" w:cs="Times New Roman"/>
            <w:w w:val="105"/>
          </w:rPr>
          <w:delText>(Figure</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15,</w:delText>
        </w:r>
        <w:r w:rsidR="00505335" w:rsidRPr="00D753AC">
          <w:rPr>
            <w:rFonts w:ascii="Times New Roman" w:hAnsi="Times New Roman" w:cs="Times New Roman"/>
            <w:w w:val="105"/>
          </w:rPr>
          <w:fldChar w:fldCharType="end"/>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upper</w:delText>
        </w:r>
        <w:r w:rsidR="00505335" w:rsidRPr="00D753AC">
          <w:rPr>
            <w:rFonts w:ascii="Times New Roman" w:hAnsi="Times New Roman" w:cs="Times New Roman"/>
            <w:spacing w:val="-22"/>
            <w:w w:val="105"/>
          </w:rPr>
          <w:delText xml:space="preserve"> </w:delText>
        </w:r>
        <w:r w:rsidR="00505335" w:rsidRPr="00D753AC">
          <w:rPr>
            <w:rFonts w:ascii="Times New Roman" w:hAnsi="Times New Roman" w:cs="Times New Roman"/>
            <w:w w:val="105"/>
          </w:rPr>
          <w:delText>two</w:delText>
        </w:r>
      </w:del>
      <w:del w:id="5558" w:author="Claire Kouba" w:date="2023-09-25T11:44:00Z">
        <w:r w:rsidRPr="00D753AC" w:rsidDel="00971BC2">
          <w:rPr>
            <w:rFonts w:ascii="Times New Roman" w:hAnsi="Times New Roman" w:cs="Times New Roman"/>
            <w:w w:val="99"/>
            <w:rPrChange w:id="5559" w:author="Claire Kouba" w:date="2023-09-12T16:52:00Z">
              <w:rPr>
                <w:spacing w:val="-22"/>
                <w:w w:val="105"/>
              </w:rPr>
            </w:rPrChange>
          </w:rPr>
          <w:delText xml:space="preserve"> </w:delText>
        </w:r>
        <w:r w:rsidRPr="00D753AC" w:rsidDel="00971BC2">
          <w:rPr>
            <w:rFonts w:ascii="Times New Roman" w:hAnsi="Times New Roman" w:cs="Times New Roman"/>
            <w:w w:val="105"/>
          </w:rPr>
          <w:delText>panels),</w:delText>
        </w:r>
        <w:r w:rsidRPr="00D753AC" w:rsidDel="00971BC2">
          <w:rPr>
            <w:rFonts w:ascii="Times New Roman" w:hAnsi="Times New Roman" w:cs="Times New Roman"/>
            <w:spacing w:val="-16"/>
            <w:w w:val="105"/>
            <w:rPrChange w:id="5560" w:author="Claire Kouba" w:date="2023-09-12T16:52:00Z">
              <w:rPr>
                <w:spacing w:val="-22"/>
                <w:w w:val="105"/>
              </w:rPr>
            </w:rPrChange>
          </w:rPr>
          <w:delText xml:space="preserve"> </w:delText>
        </w:r>
        <w:r w:rsidRPr="00D753AC" w:rsidDel="00971BC2">
          <w:rPr>
            <w:rFonts w:ascii="Times New Roman" w:hAnsi="Times New Roman" w:cs="Times New Roman"/>
            <w:w w:val="105"/>
          </w:rPr>
          <w:delText>which</w:delText>
        </w:r>
        <w:r w:rsidRPr="00D753AC" w:rsidDel="00971BC2">
          <w:rPr>
            <w:rFonts w:ascii="Times New Roman" w:hAnsi="Times New Roman" w:cs="Times New Roman"/>
            <w:spacing w:val="-16"/>
            <w:w w:val="105"/>
            <w:rPrChange w:id="5561" w:author="Claire Kouba" w:date="2023-09-12T16:52:00Z">
              <w:rPr>
                <w:spacing w:val="-22"/>
                <w:w w:val="105"/>
              </w:rPr>
            </w:rPrChange>
          </w:rPr>
          <w:delText xml:space="preserve"> </w:delText>
        </w:r>
        <w:r w:rsidRPr="00D753AC" w:rsidDel="00971BC2">
          <w:rPr>
            <w:rFonts w:ascii="Times New Roman" w:hAnsi="Times New Roman" w:cs="Times New Roman"/>
            <w:w w:val="105"/>
          </w:rPr>
          <w:delText>is</w:delText>
        </w:r>
        <w:r w:rsidRPr="00D753AC" w:rsidDel="00971BC2">
          <w:rPr>
            <w:rFonts w:ascii="Times New Roman" w:hAnsi="Times New Roman" w:cs="Times New Roman"/>
            <w:spacing w:val="-16"/>
            <w:w w:val="105"/>
            <w:rPrChange w:id="5562" w:author="Claire Kouba" w:date="2023-09-12T16:52:00Z">
              <w:rPr>
                <w:spacing w:val="-22"/>
                <w:w w:val="105"/>
              </w:rPr>
            </w:rPrChange>
          </w:rPr>
          <w:delText xml:space="preserve"> </w:delText>
        </w:r>
        <w:r w:rsidRPr="00D753AC" w:rsidDel="00971BC2">
          <w:rPr>
            <w:rFonts w:ascii="Times New Roman" w:hAnsi="Times New Roman" w:cs="Times New Roman"/>
            <w:w w:val="105"/>
          </w:rPr>
          <w:delText>to</w:delText>
        </w:r>
        <w:r w:rsidRPr="00D753AC" w:rsidDel="00971BC2">
          <w:rPr>
            <w:rFonts w:ascii="Times New Roman" w:hAnsi="Times New Roman" w:cs="Times New Roman"/>
            <w:spacing w:val="-17"/>
            <w:w w:val="105"/>
            <w:rPrChange w:id="5563" w:author="Claire Kouba" w:date="2023-09-12T16:52:00Z">
              <w:rPr>
                <w:spacing w:val="-22"/>
                <w:w w:val="105"/>
              </w:rPr>
            </w:rPrChange>
          </w:rPr>
          <w:delText xml:space="preserve"> </w:delText>
        </w:r>
        <w:r w:rsidRPr="00D753AC" w:rsidDel="00971BC2">
          <w:rPr>
            <w:rFonts w:ascii="Times New Roman" w:hAnsi="Times New Roman" w:cs="Times New Roman"/>
            <w:w w:val="105"/>
          </w:rPr>
          <w:delText>be</w:delText>
        </w:r>
        <w:r w:rsidRPr="00D753AC" w:rsidDel="00971BC2">
          <w:rPr>
            <w:rFonts w:ascii="Times New Roman" w:hAnsi="Times New Roman" w:cs="Times New Roman"/>
            <w:spacing w:val="-16"/>
            <w:w w:val="105"/>
            <w:rPrChange w:id="5564" w:author="Claire Kouba" w:date="2023-09-12T16:52:00Z">
              <w:rPr>
                <w:spacing w:val="-22"/>
                <w:w w:val="105"/>
              </w:rPr>
            </w:rPrChange>
          </w:rPr>
          <w:delText xml:space="preserve"> </w:delText>
        </w:r>
        <w:r w:rsidRPr="00D753AC" w:rsidDel="00971BC2">
          <w:rPr>
            <w:rFonts w:ascii="Times New Roman" w:hAnsi="Times New Roman" w:cs="Times New Roman"/>
            <w:w w:val="105"/>
          </w:rPr>
          <w:delText>expected,</w:delText>
        </w:r>
        <w:r w:rsidRPr="00D753AC" w:rsidDel="00971BC2">
          <w:rPr>
            <w:rFonts w:ascii="Times New Roman" w:hAnsi="Times New Roman" w:cs="Times New Roman"/>
            <w:spacing w:val="-16"/>
            <w:w w:val="105"/>
            <w:rPrChange w:id="5565" w:author="Claire Kouba" w:date="2023-09-12T16:52:00Z">
              <w:rPr>
                <w:spacing w:val="-22"/>
                <w:w w:val="105"/>
              </w:rPr>
            </w:rPrChange>
          </w:rPr>
          <w:delText xml:space="preserve"> </w:delText>
        </w:r>
        <w:r w:rsidRPr="00D753AC" w:rsidDel="00971BC2">
          <w:rPr>
            <w:rFonts w:ascii="Times New Roman" w:hAnsi="Times New Roman" w:cs="Times New Roman"/>
            <w:w w:val="105"/>
          </w:rPr>
          <w:delText>as</w:delText>
        </w:r>
        <w:r w:rsidRPr="00D753AC" w:rsidDel="00971BC2">
          <w:rPr>
            <w:rFonts w:ascii="Times New Roman" w:hAnsi="Times New Roman" w:cs="Times New Roman"/>
            <w:spacing w:val="-16"/>
            <w:w w:val="105"/>
            <w:rPrChange w:id="5566" w:author="Claire Kouba" w:date="2023-09-12T16:52:00Z">
              <w:rPr>
                <w:spacing w:val="-22"/>
                <w:w w:val="105"/>
              </w:rPr>
            </w:rPrChange>
          </w:rPr>
          <w:delText xml:space="preserve"> </w:delText>
        </w:r>
        <w:r w:rsidRPr="00D753AC" w:rsidDel="00971BC2">
          <w:rPr>
            <w:rFonts w:ascii="Times New Roman" w:hAnsi="Times New Roman" w:cs="Times New Roman"/>
            <w:w w:val="105"/>
          </w:rPr>
          <w:delText>both</w:delText>
        </w:r>
        <w:r w:rsidRPr="00D753AC" w:rsidDel="00971BC2">
          <w:rPr>
            <w:rFonts w:ascii="Times New Roman" w:hAnsi="Times New Roman" w:cs="Times New Roman"/>
            <w:spacing w:val="-17"/>
            <w:w w:val="105"/>
            <w:rPrChange w:id="5567" w:author="Claire Kouba" w:date="2023-09-12T16:52:00Z">
              <w:rPr>
                <w:spacing w:val="-22"/>
                <w:w w:val="105"/>
              </w:rPr>
            </w:rPrChange>
          </w:rPr>
          <w:delText xml:space="preserve"> </w:delText>
        </w:r>
        <w:r w:rsidRPr="00D753AC" w:rsidDel="00971BC2">
          <w:rPr>
            <w:rFonts w:ascii="Times New Roman" w:hAnsi="Times New Roman" w:cs="Times New Roman"/>
            <w:w w:val="105"/>
          </w:rPr>
          <w:delText>DWR</w:delText>
        </w:r>
        <w:r w:rsidRPr="00D753AC" w:rsidDel="00971BC2">
          <w:rPr>
            <w:rFonts w:ascii="Times New Roman" w:hAnsi="Times New Roman" w:cs="Times New Roman"/>
            <w:spacing w:val="-16"/>
            <w:w w:val="105"/>
            <w:rPrChange w:id="5568" w:author="Claire Kouba" w:date="2023-09-12T16:52:00Z">
              <w:rPr>
                <w:spacing w:val="-22"/>
                <w:w w:val="105"/>
              </w:rPr>
            </w:rPrChange>
          </w:rPr>
          <w:delText xml:space="preserve"> </w:delText>
        </w:r>
        <w:r w:rsidRPr="00D753AC" w:rsidDel="00971BC2">
          <w:rPr>
            <w:rFonts w:ascii="Times New Roman" w:hAnsi="Times New Roman" w:cs="Times New Roman"/>
            <w:w w:val="105"/>
          </w:rPr>
          <w:delText>WYT</w:delText>
        </w:r>
        <w:r w:rsidRPr="00D753AC" w:rsidDel="00971BC2">
          <w:rPr>
            <w:rFonts w:ascii="Times New Roman" w:hAnsi="Times New Roman" w:cs="Times New Roman"/>
            <w:spacing w:val="-16"/>
            <w:w w:val="105"/>
            <w:rPrChange w:id="5569" w:author="Claire Kouba" w:date="2023-09-12T16:52:00Z">
              <w:rPr>
                <w:spacing w:val="-22"/>
                <w:w w:val="105"/>
              </w:rPr>
            </w:rPrChange>
          </w:rPr>
          <w:delText xml:space="preserve"> </w:delText>
        </w:r>
        <w:r w:rsidRPr="00D753AC" w:rsidDel="00971BC2">
          <w:rPr>
            <w:rFonts w:ascii="Times New Roman" w:hAnsi="Times New Roman" w:cs="Times New Roman"/>
            <w:w w:val="105"/>
          </w:rPr>
          <w:delText>and</w:delText>
        </w:r>
        <w:r w:rsidRPr="00D753AC" w:rsidDel="00971BC2">
          <w:rPr>
            <w:rFonts w:ascii="Times New Roman" w:hAnsi="Times New Roman" w:cs="Times New Roman"/>
            <w:spacing w:val="-16"/>
            <w:w w:val="105"/>
            <w:rPrChange w:id="5570" w:author="Claire Kouba" w:date="2023-09-12T16:52:00Z">
              <w:rPr>
                <w:spacing w:val="-22"/>
                <w:w w:val="105"/>
              </w:rPr>
            </w:rPrChange>
          </w:rPr>
          <w:delText xml:space="preserve"> </w:delText>
        </w:r>
        <w:r w:rsidRPr="00D753AC" w:rsidDel="00971BC2">
          <w:rPr>
            <w:rFonts w:ascii="Times New Roman" w:hAnsi="Times New Roman" w:cs="Times New Roman"/>
            <w:w w:val="105"/>
          </w:rPr>
          <w:delText>the</w:delText>
        </w:r>
        <w:r w:rsidRPr="00D753AC" w:rsidDel="00971BC2">
          <w:rPr>
            <w:rFonts w:ascii="Times New Roman" w:hAnsi="Times New Roman" w:cs="Times New Roman"/>
            <w:spacing w:val="-17"/>
            <w:w w:val="105"/>
            <w:rPrChange w:id="5571" w:author="Claire Kouba" w:date="2023-09-12T16:52:00Z">
              <w:rPr>
                <w:spacing w:val="-22"/>
                <w:w w:val="105"/>
              </w:rPr>
            </w:rPrChange>
          </w:rPr>
          <w:delText xml:space="preserve"> </w:delText>
        </w:r>
        <w:r w:rsidRPr="00D753AC" w:rsidDel="00971BC2">
          <w:rPr>
            <w:rFonts w:ascii="Times New Roman" w:hAnsi="Times New Roman" w:cs="Times New Roman"/>
            <w:w w:val="105"/>
          </w:rPr>
          <w:delText>two</w:delText>
        </w:r>
        <w:r w:rsidRPr="00D753AC" w:rsidDel="00971BC2">
          <w:rPr>
            <w:rFonts w:ascii="Times New Roman" w:hAnsi="Times New Roman" w:cs="Times New Roman"/>
            <w:spacing w:val="-16"/>
            <w:w w:val="105"/>
            <w:rPrChange w:id="5572" w:author="Claire Kouba" w:date="2023-09-12T16:52:00Z">
              <w:rPr>
                <w:spacing w:val="-22"/>
                <w:w w:val="105"/>
              </w:rPr>
            </w:rPrChange>
          </w:rPr>
          <w:delText xml:space="preserve"> </w:delText>
        </w:r>
        <w:r w:rsidRPr="00D753AC" w:rsidDel="00971BC2">
          <w:rPr>
            <w:rFonts w:ascii="Times New Roman" w:hAnsi="Times New Roman" w:cs="Times New Roman"/>
            <w:w w:val="105"/>
          </w:rPr>
          <w:delText>proposed</w:delText>
        </w:r>
        <w:r w:rsidRPr="00D753AC" w:rsidDel="00971BC2">
          <w:rPr>
            <w:rFonts w:ascii="Times New Roman" w:hAnsi="Times New Roman" w:cs="Times New Roman"/>
            <w:spacing w:val="-16"/>
            <w:w w:val="105"/>
            <w:rPrChange w:id="5573" w:author="Claire Kouba" w:date="2023-09-12T16:52:00Z">
              <w:rPr>
                <w:spacing w:val="-22"/>
                <w:w w:val="105"/>
              </w:rPr>
            </w:rPrChange>
          </w:rPr>
          <w:delText xml:space="preserve"> </w:delText>
        </w:r>
        <w:r w:rsidRPr="00D753AC" w:rsidDel="00971BC2">
          <w:rPr>
            <w:rFonts w:ascii="Times New Roman" w:hAnsi="Times New Roman" w:cs="Times New Roman"/>
            <w:w w:val="105"/>
          </w:rPr>
          <w:delText>indices</w:delText>
        </w:r>
        <w:r w:rsidRPr="00D753AC" w:rsidDel="00971BC2">
          <w:rPr>
            <w:rFonts w:ascii="Times New Roman" w:hAnsi="Times New Roman" w:cs="Times New Roman"/>
            <w:spacing w:val="-16"/>
            <w:w w:val="105"/>
            <w:rPrChange w:id="5574" w:author="Claire Kouba" w:date="2023-09-12T16:52:00Z">
              <w:rPr>
                <w:spacing w:val="-22"/>
                <w:w w:val="105"/>
              </w:rPr>
            </w:rPrChange>
          </w:rPr>
          <w:delText xml:space="preserve"> </w:delText>
        </w:r>
        <w:r w:rsidRPr="00D753AC" w:rsidDel="00971BC2">
          <w:rPr>
            <w:rFonts w:ascii="Times New Roman" w:hAnsi="Times New Roman" w:cs="Times New Roman"/>
            <w:w w:val="105"/>
          </w:rPr>
          <w:delText>are</w:delText>
        </w:r>
        <w:r w:rsidRPr="00D753AC" w:rsidDel="00971BC2">
          <w:rPr>
            <w:rFonts w:ascii="Times New Roman" w:hAnsi="Times New Roman" w:cs="Times New Roman"/>
            <w:spacing w:val="-16"/>
            <w:w w:val="105"/>
            <w:rPrChange w:id="5575" w:author="Claire Kouba" w:date="2023-09-12T16:52:00Z">
              <w:rPr>
                <w:spacing w:val="-22"/>
                <w:w w:val="105"/>
              </w:rPr>
            </w:rPrChange>
          </w:rPr>
          <w:delText xml:space="preserve"> </w:delText>
        </w:r>
        <w:r w:rsidRPr="00D753AC" w:rsidDel="00971BC2">
          <w:rPr>
            <w:rFonts w:ascii="Times New Roman" w:hAnsi="Times New Roman" w:cs="Times New Roman"/>
            <w:w w:val="105"/>
          </w:rPr>
          <w:delText>based</w:delText>
        </w:r>
        <w:r w:rsidRPr="00D753AC" w:rsidDel="00971BC2">
          <w:rPr>
            <w:rFonts w:ascii="Times New Roman" w:hAnsi="Times New Roman" w:cs="Times New Roman"/>
            <w:spacing w:val="-17"/>
            <w:w w:val="105"/>
            <w:rPrChange w:id="5576" w:author="Claire Kouba" w:date="2023-09-12T16:52:00Z">
              <w:rPr>
                <w:spacing w:val="-22"/>
                <w:w w:val="105"/>
              </w:rPr>
            </w:rPrChange>
          </w:rPr>
          <w:delText xml:space="preserve"> </w:delText>
        </w:r>
        <w:r w:rsidRPr="00D753AC" w:rsidDel="00971BC2">
          <w:rPr>
            <w:rFonts w:ascii="Times New Roman" w:hAnsi="Times New Roman" w:cs="Times New Roman"/>
            <w:w w:val="105"/>
          </w:rPr>
          <w:delText>in</w:delText>
        </w:r>
        <w:r w:rsidRPr="00D753AC" w:rsidDel="00971BC2">
          <w:rPr>
            <w:rFonts w:ascii="Times New Roman" w:hAnsi="Times New Roman" w:cs="Times New Roman"/>
            <w:spacing w:val="-16"/>
            <w:w w:val="105"/>
            <w:rPrChange w:id="5577" w:author="Claire Kouba" w:date="2023-09-12T16:52:00Z">
              <w:rPr>
                <w:spacing w:val="-22"/>
                <w:w w:val="105"/>
              </w:rPr>
            </w:rPrChange>
          </w:rPr>
          <w:delText xml:space="preserve"> </w:delText>
        </w:r>
        <w:r w:rsidRPr="00D753AC" w:rsidDel="00971BC2">
          <w:rPr>
            <w:rFonts w:ascii="Times New Roman" w:hAnsi="Times New Roman" w:cs="Times New Roman"/>
            <w:w w:val="105"/>
          </w:rPr>
          <w:delText>part</w:delText>
        </w:r>
        <w:r w:rsidRPr="00D753AC" w:rsidDel="00971BC2">
          <w:rPr>
            <w:rFonts w:ascii="Times New Roman" w:hAnsi="Times New Roman" w:cs="Times New Roman"/>
            <w:spacing w:val="-16"/>
            <w:w w:val="105"/>
            <w:rPrChange w:id="5578" w:author="Claire Kouba" w:date="2023-09-12T16:52:00Z">
              <w:rPr>
                <w:spacing w:val="-22"/>
                <w:w w:val="105"/>
              </w:rPr>
            </w:rPrChange>
          </w:rPr>
          <w:delText xml:space="preserve"> </w:delText>
        </w:r>
        <w:r w:rsidRPr="00D753AC" w:rsidDel="00971BC2">
          <w:rPr>
            <w:rFonts w:ascii="Times New Roman" w:hAnsi="Times New Roman" w:cs="Times New Roman"/>
            <w:w w:val="105"/>
          </w:rPr>
          <w:delText>on</w:delText>
        </w:r>
        <w:r w:rsidRPr="00D753AC" w:rsidDel="00971BC2">
          <w:rPr>
            <w:rFonts w:ascii="Times New Roman" w:hAnsi="Times New Roman" w:cs="Times New Roman"/>
            <w:spacing w:val="-16"/>
            <w:w w:val="105"/>
            <w:rPrChange w:id="5579" w:author="Claire Kouba" w:date="2023-09-12T16:52:00Z">
              <w:rPr>
                <w:w w:val="99"/>
              </w:rPr>
            </w:rPrChange>
          </w:rPr>
          <w:delText xml:space="preserve"> </w:delText>
        </w:r>
        <w:r w:rsidRPr="00D753AC" w:rsidDel="00971BC2">
          <w:rPr>
            <w:rFonts w:ascii="Times New Roman" w:hAnsi="Times New Roman" w:cs="Times New Roman"/>
            <w:w w:val="105"/>
          </w:rPr>
          <w:delText>cumulative</w:delText>
        </w:r>
      </w:del>
      <w:del w:id="5580" w:author="Claire Kouba" w:date="2023-09-12T16:52:00Z">
        <w:r w:rsidR="00505335" w:rsidRPr="00D753AC">
          <w:rPr>
            <w:rFonts w:ascii="Times New Roman" w:hAnsi="Times New Roman" w:cs="Times New Roman"/>
            <w:spacing w:val="-20"/>
            <w:w w:val="105"/>
          </w:rPr>
          <w:delText xml:space="preserve"> </w:delText>
        </w:r>
      </w:del>
      <w:bookmarkStart w:id="5581" w:name="_bookmark8"/>
      <w:bookmarkStart w:id="5582" w:name="_bookmark9"/>
      <w:bookmarkEnd w:id="5581"/>
      <w:bookmarkEnd w:id="5582"/>
    </w:p>
    <w:p w:rsidR="002153D1" w:rsidRPr="00D753AC" w:rsidRDefault="002573FA" w:rsidP="00D753AC">
      <w:pPr>
        <w:spacing w:before="59"/>
        <w:ind w:left="173"/>
        <w:rPr>
          <w:ins w:id="5583" w:author="Claire Kouba" w:date="2023-09-12T16:52:00Z"/>
          <w:rFonts w:ascii="Times New Roman" w:eastAsia="Times New Roman" w:hAnsi="Times New Roman" w:cs="Times New Roman"/>
        </w:rPr>
      </w:pPr>
      <w:ins w:id="5584"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2.</w:t>
        </w:r>
        <w:r w:rsidRPr="00D753AC">
          <w:rPr>
            <w:rFonts w:ascii="Times New Roman" w:hAnsi="Times New Roman" w:cs="Times New Roman"/>
            <w:b/>
            <w:spacing w:val="-4"/>
          </w:rPr>
          <w:t xml:space="preserve"> </w:t>
        </w:r>
        <w:r w:rsidRPr="00D753AC">
          <w:rPr>
            <w:rFonts w:ascii="Times New Roman" w:hAnsi="Times New Roman" w:cs="Times New Roman"/>
          </w:rPr>
          <w:t>Summary</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linear</w:t>
        </w:r>
        <w:r w:rsidRPr="00D753AC">
          <w:rPr>
            <w:rFonts w:ascii="Times New Roman" w:hAnsi="Times New Roman" w:cs="Times New Roman"/>
            <w:spacing w:val="-4"/>
          </w:rPr>
          <w:t xml:space="preserve"> </w:t>
        </w:r>
        <w:r w:rsidRPr="00D753AC">
          <w:rPr>
            <w:rFonts w:ascii="Times New Roman" w:hAnsi="Times New Roman" w:cs="Times New Roman"/>
          </w:rPr>
          <w:t>model</w:t>
        </w:r>
        <w:r w:rsidRPr="00D753AC">
          <w:rPr>
            <w:rFonts w:ascii="Times New Roman" w:hAnsi="Times New Roman" w:cs="Times New Roman"/>
            <w:spacing w:val="-4"/>
          </w:rPr>
          <w:t xml:space="preserve"> </w:t>
        </w:r>
        <w:r w:rsidRPr="00D753AC">
          <w:rPr>
            <w:rFonts w:ascii="Times New Roman" w:hAnsi="Times New Roman" w:cs="Times New Roman"/>
          </w:rPr>
          <w:t>coefficients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P</w:t>
        </w:r>
        <w:r w:rsidRPr="00D753AC">
          <w:rPr>
            <w:rFonts w:ascii="Times New Roman" w:hAnsi="Times New Roman" w:cs="Times New Roman"/>
            <w:spacing w:val="-4"/>
          </w:rPr>
          <w:t xml:space="preserve"> </w:t>
        </w:r>
        <w:r w:rsidRPr="00D753AC">
          <w:rPr>
            <w:rFonts w:ascii="Times New Roman" w:hAnsi="Times New Roman" w:cs="Times New Roman"/>
          </w:rPr>
          <w:t>spill.</w:t>
        </w:r>
      </w:ins>
    </w:p>
    <w:p w:rsidR="002153D1" w:rsidRPr="00D753AC" w:rsidRDefault="002153D1" w:rsidP="00D753AC">
      <w:pPr>
        <w:spacing w:before="5"/>
        <w:ind w:left="173"/>
        <w:rPr>
          <w:ins w:id="5585" w:author="Claire Kouba" w:date="2023-09-12T16:52:00Z"/>
          <w:rFonts w:ascii="Times New Roman" w:eastAsia="Times New Roman" w:hAnsi="Times New Roman" w:cs="Times New Roman"/>
        </w:rPr>
      </w:pPr>
    </w:p>
    <w:tbl>
      <w:tblPr>
        <w:tblW w:w="0" w:type="auto"/>
        <w:tblInd w:w="3261" w:type="dxa"/>
        <w:tblLayout w:type="fixed"/>
        <w:tblCellMar>
          <w:left w:w="0" w:type="dxa"/>
          <w:right w:w="0" w:type="dxa"/>
        </w:tblCellMar>
        <w:tblLook w:val="01E0" w:firstRow="1" w:lastRow="1" w:firstColumn="1" w:lastColumn="1" w:noHBand="0" w:noVBand="0"/>
      </w:tblPr>
      <w:tblGrid>
        <w:gridCol w:w="2049"/>
        <w:gridCol w:w="1296"/>
        <w:gridCol w:w="1440"/>
        <w:gridCol w:w="1440"/>
      </w:tblGrid>
      <w:tr w:rsidR="002153D1" w:rsidRPr="00D753AC" w:rsidTr="008D351C">
        <w:trPr>
          <w:trHeight w:hRule="exact" w:val="315"/>
          <w:ins w:id="5586" w:author="Claire Kouba" w:date="2023-09-12T16:52:00Z"/>
        </w:trPr>
        <w:tc>
          <w:tcPr>
            <w:tcW w:w="2049" w:type="dxa"/>
            <w:tcBorders>
              <w:top w:val="single" w:sz="3" w:space="0" w:color="000000"/>
              <w:left w:val="nil"/>
              <w:bottom w:val="single" w:sz="3" w:space="0" w:color="000000"/>
              <w:right w:val="nil"/>
            </w:tcBorders>
          </w:tcPr>
          <w:p w:rsidR="002153D1" w:rsidRPr="00D753AC" w:rsidRDefault="002153D1" w:rsidP="00D753AC">
            <w:pPr>
              <w:ind w:left="173"/>
              <w:rPr>
                <w:ins w:id="5587" w:author="Claire Kouba" w:date="2023-09-12T16:52:00Z"/>
                <w:rFonts w:ascii="Times New Roman" w:hAnsi="Times New Roman" w:cs="Times New Roman"/>
              </w:rPr>
            </w:pPr>
          </w:p>
        </w:tc>
        <w:tc>
          <w:tcPr>
            <w:tcW w:w="1296"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ight="117"/>
              <w:rPr>
                <w:ins w:id="5588" w:author="Claire Kouba" w:date="2023-09-12T16:52:00Z"/>
                <w:rFonts w:ascii="Times New Roman" w:eastAsia="Times New Roman" w:hAnsi="Times New Roman" w:cs="Times New Roman"/>
              </w:rPr>
            </w:pPr>
            <w:ins w:id="5589" w:author="Claire Kouba" w:date="2023-09-12T16:52:00Z">
              <w:r w:rsidRPr="00D753AC">
                <w:rPr>
                  <w:rFonts w:ascii="Times New Roman" w:hAnsi="Times New Roman" w:cs="Times New Roman"/>
                  <w:w w:val="99"/>
                </w:rPr>
                <w:t>b</w:t>
              </w:r>
            </w:ins>
          </w:p>
        </w:tc>
        <w:tc>
          <w:tcPr>
            <w:tcW w:w="1440"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5590" w:author="Claire Kouba" w:date="2023-09-12T16:52:00Z"/>
                <w:rFonts w:ascii="Times New Roman" w:eastAsia="Times New Roman" w:hAnsi="Times New Roman" w:cs="Times New Roman"/>
              </w:rPr>
            </w:pPr>
            <w:ins w:id="5591" w:author="Claire Kouba" w:date="2023-09-12T16:52:00Z">
              <w:r w:rsidRPr="00D753AC">
                <w:rPr>
                  <w:rFonts w:ascii="Times New Roman" w:hAnsi="Times New Roman" w:cs="Times New Roman"/>
                </w:rPr>
                <w:t>m_SWJ</w:t>
              </w:r>
            </w:ins>
          </w:p>
        </w:tc>
        <w:tc>
          <w:tcPr>
            <w:tcW w:w="1440"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5592" w:author="Claire Kouba" w:date="2023-09-12T16:52:00Z"/>
                <w:rFonts w:ascii="Times New Roman" w:eastAsia="Times New Roman" w:hAnsi="Times New Roman" w:cs="Times New Roman"/>
              </w:rPr>
            </w:pPr>
            <w:ins w:id="5593" w:author="Claire Kouba" w:date="2023-09-12T16:52:00Z">
              <w:r w:rsidRPr="00D753AC">
                <w:rPr>
                  <w:rFonts w:ascii="Times New Roman" w:hAnsi="Times New Roman" w:cs="Times New Roman"/>
                </w:rPr>
                <w:t>m_FJRS</w:t>
              </w:r>
            </w:ins>
          </w:p>
        </w:tc>
      </w:tr>
      <w:tr w:rsidR="002153D1" w:rsidRPr="00D753AC" w:rsidTr="008D351C">
        <w:trPr>
          <w:trHeight w:hRule="exact" w:val="324"/>
          <w:ins w:id="5594" w:author="Claire Kouba" w:date="2023-09-12T16:52:00Z"/>
        </w:trPr>
        <w:tc>
          <w:tcPr>
            <w:tcW w:w="2049" w:type="dxa"/>
            <w:tcBorders>
              <w:top w:val="single" w:sz="3" w:space="0" w:color="000000"/>
              <w:left w:val="nil"/>
              <w:bottom w:val="nil"/>
              <w:right w:val="nil"/>
            </w:tcBorders>
          </w:tcPr>
          <w:p w:rsidR="002153D1" w:rsidRPr="00D753AC" w:rsidRDefault="002573FA" w:rsidP="00D753AC">
            <w:pPr>
              <w:pStyle w:val="TableParagraph"/>
              <w:spacing w:before="46"/>
              <w:ind w:left="173"/>
              <w:rPr>
                <w:ins w:id="5595" w:author="Claire Kouba" w:date="2023-09-12T16:52:00Z"/>
                <w:rFonts w:ascii="Times New Roman" w:eastAsia="Times New Roman" w:hAnsi="Times New Roman" w:cs="Times New Roman"/>
              </w:rPr>
            </w:pPr>
            <w:ins w:id="5596" w:author="Claire Kouba" w:date="2023-09-12T16:52:00Z">
              <w:r w:rsidRPr="00D753AC">
                <w:rPr>
                  <w:rFonts w:ascii="Times New Roman" w:hAnsi="Times New Roman" w:cs="Times New Roman"/>
                </w:rPr>
                <w:t>V min</w:t>
              </w:r>
              <w:r w:rsidRPr="00D753AC">
                <w:rPr>
                  <w:rFonts w:ascii="Times New Roman" w:hAnsi="Times New Roman" w:cs="Times New Roman"/>
                  <w:spacing w:val="-7"/>
                </w:rPr>
                <w:t xml:space="preserve"> </w:t>
              </w:r>
              <w:r w:rsidRPr="00D753AC">
                <w:rPr>
                  <w:rFonts w:ascii="Times New Roman" w:hAnsi="Times New Roman" w:cs="Times New Roman"/>
                </w:rPr>
                <w:t>prediction</w:t>
              </w:r>
            </w:ins>
          </w:p>
        </w:tc>
        <w:tc>
          <w:tcPr>
            <w:tcW w:w="1296" w:type="dxa"/>
            <w:tcBorders>
              <w:top w:val="single" w:sz="3" w:space="0" w:color="000000"/>
              <w:left w:val="nil"/>
              <w:bottom w:val="nil"/>
              <w:right w:val="nil"/>
            </w:tcBorders>
          </w:tcPr>
          <w:p w:rsidR="002153D1" w:rsidRPr="00D753AC" w:rsidRDefault="002573FA" w:rsidP="00D753AC">
            <w:pPr>
              <w:pStyle w:val="TableParagraph"/>
              <w:spacing w:before="46"/>
              <w:ind w:left="173"/>
              <w:rPr>
                <w:ins w:id="5597" w:author="Claire Kouba" w:date="2023-09-12T16:52:00Z"/>
                <w:rFonts w:ascii="Times New Roman" w:eastAsia="Times New Roman" w:hAnsi="Times New Roman" w:cs="Times New Roman"/>
              </w:rPr>
            </w:pPr>
            <w:ins w:id="5598" w:author="Claire Kouba" w:date="2023-09-12T16:52:00Z">
              <w:r w:rsidRPr="00D753AC">
                <w:rPr>
                  <w:rFonts w:ascii="Times New Roman" w:hAnsi="Times New Roman" w:cs="Times New Roman"/>
                </w:rPr>
                <w:t>-1.3</w:t>
              </w:r>
            </w:ins>
          </w:p>
        </w:tc>
        <w:tc>
          <w:tcPr>
            <w:tcW w:w="1440" w:type="dxa"/>
            <w:tcBorders>
              <w:top w:val="single" w:sz="3" w:space="0" w:color="000000"/>
              <w:left w:val="nil"/>
              <w:bottom w:val="nil"/>
              <w:right w:val="nil"/>
            </w:tcBorders>
          </w:tcPr>
          <w:p w:rsidR="002153D1" w:rsidRPr="00D753AC" w:rsidRDefault="002573FA" w:rsidP="00D753AC">
            <w:pPr>
              <w:pStyle w:val="TableParagraph"/>
              <w:spacing w:before="46"/>
              <w:ind w:left="173"/>
              <w:rPr>
                <w:ins w:id="5599" w:author="Claire Kouba" w:date="2023-09-12T16:52:00Z"/>
                <w:rFonts w:ascii="Times New Roman" w:eastAsia="Times New Roman" w:hAnsi="Times New Roman" w:cs="Times New Roman"/>
              </w:rPr>
            </w:pPr>
            <w:ins w:id="5600" w:author="Claire Kouba" w:date="2023-09-12T16:52:00Z">
              <w:r w:rsidRPr="00D753AC">
                <w:rPr>
                  <w:rFonts w:ascii="Times New Roman" w:hAnsi="Times New Roman" w:cs="Times New Roman"/>
                </w:rPr>
                <w:t>0.0027</w:t>
              </w:r>
            </w:ins>
          </w:p>
        </w:tc>
        <w:tc>
          <w:tcPr>
            <w:tcW w:w="1440" w:type="dxa"/>
            <w:tcBorders>
              <w:top w:val="single" w:sz="3" w:space="0" w:color="000000"/>
              <w:left w:val="nil"/>
              <w:bottom w:val="nil"/>
              <w:right w:val="nil"/>
            </w:tcBorders>
          </w:tcPr>
          <w:p w:rsidR="002153D1" w:rsidRPr="00D753AC" w:rsidRDefault="002573FA" w:rsidP="00D753AC">
            <w:pPr>
              <w:pStyle w:val="TableParagraph"/>
              <w:spacing w:before="46"/>
              <w:ind w:left="173"/>
              <w:rPr>
                <w:ins w:id="5601" w:author="Claire Kouba" w:date="2023-09-12T16:52:00Z"/>
                <w:rFonts w:ascii="Times New Roman" w:eastAsia="Times New Roman" w:hAnsi="Times New Roman" w:cs="Times New Roman"/>
              </w:rPr>
            </w:pPr>
            <w:ins w:id="5602" w:author="Claire Kouba" w:date="2023-09-12T16:52:00Z">
              <w:r w:rsidRPr="00D753AC">
                <w:rPr>
                  <w:rFonts w:ascii="Times New Roman" w:hAnsi="Times New Roman" w:cs="Times New Roman"/>
                </w:rPr>
                <w:t>0.0053</w:t>
              </w:r>
            </w:ins>
          </w:p>
        </w:tc>
      </w:tr>
      <w:tr w:rsidR="002153D1" w:rsidRPr="00D753AC" w:rsidTr="008D351C">
        <w:trPr>
          <w:trHeight w:hRule="exact" w:val="307"/>
          <w:ins w:id="5603" w:author="Claire Kouba" w:date="2023-09-12T16:52:00Z"/>
        </w:trPr>
        <w:tc>
          <w:tcPr>
            <w:tcW w:w="2049" w:type="dxa"/>
            <w:tcBorders>
              <w:top w:val="nil"/>
              <w:left w:val="nil"/>
              <w:bottom w:val="nil"/>
              <w:right w:val="nil"/>
            </w:tcBorders>
          </w:tcPr>
          <w:p w:rsidR="002153D1" w:rsidRPr="00D753AC" w:rsidRDefault="002573FA" w:rsidP="00D753AC">
            <w:pPr>
              <w:pStyle w:val="TableParagraph"/>
              <w:spacing w:before="33"/>
              <w:ind w:left="173"/>
              <w:rPr>
                <w:ins w:id="5604" w:author="Claire Kouba" w:date="2023-09-12T16:52:00Z"/>
                <w:rFonts w:ascii="Times New Roman" w:eastAsia="Times New Roman" w:hAnsi="Times New Roman" w:cs="Times New Roman"/>
              </w:rPr>
            </w:pPr>
            <w:ins w:id="5605" w:author="Claire Kouba" w:date="2023-09-12T16:52:00Z">
              <w:r w:rsidRPr="00D753AC">
                <w:rPr>
                  <w:rFonts w:ascii="Times New Roman" w:hAnsi="Times New Roman" w:cs="Times New Roman"/>
                </w:rPr>
                <w:t>V min std.</w:t>
              </w:r>
              <w:r w:rsidRPr="00D753AC">
                <w:rPr>
                  <w:rFonts w:ascii="Times New Roman" w:hAnsi="Times New Roman" w:cs="Times New Roman"/>
                  <w:spacing w:val="-7"/>
                </w:rPr>
                <w:t xml:space="preserve"> </w:t>
              </w:r>
              <w:r w:rsidRPr="00D753AC">
                <w:rPr>
                  <w:rFonts w:ascii="Times New Roman" w:hAnsi="Times New Roman" w:cs="Times New Roman"/>
                </w:rPr>
                <w:t>error</w:t>
              </w:r>
            </w:ins>
          </w:p>
        </w:tc>
        <w:tc>
          <w:tcPr>
            <w:tcW w:w="1296" w:type="dxa"/>
            <w:tcBorders>
              <w:top w:val="nil"/>
              <w:left w:val="nil"/>
              <w:bottom w:val="nil"/>
              <w:right w:val="nil"/>
            </w:tcBorders>
          </w:tcPr>
          <w:p w:rsidR="002153D1" w:rsidRPr="00D753AC" w:rsidRDefault="002573FA" w:rsidP="00D753AC">
            <w:pPr>
              <w:pStyle w:val="TableParagraph"/>
              <w:spacing w:before="33"/>
              <w:ind w:left="173"/>
              <w:rPr>
                <w:ins w:id="5606" w:author="Claire Kouba" w:date="2023-09-12T16:52:00Z"/>
                <w:rFonts w:ascii="Times New Roman" w:eastAsia="Times New Roman" w:hAnsi="Times New Roman" w:cs="Times New Roman"/>
              </w:rPr>
            </w:pPr>
            <w:ins w:id="5607" w:author="Claire Kouba" w:date="2023-09-12T16:52:00Z">
              <w:r w:rsidRPr="00D753AC">
                <w:rPr>
                  <w:rFonts w:ascii="Times New Roman" w:hAnsi="Times New Roman" w:cs="Times New Roman"/>
                </w:rPr>
                <w:t>0.4</w:t>
              </w:r>
            </w:ins>
          </w:p>
        </w:tc>
        <w:tc>
          <w:tcPr>
            <w:tcW w:w="1440" w:type="dxa"/>
            <w:tcBorders>
              <w:top w:val="nil"/>
              <w:left w:val="nil"/>
              <w:bottom w:val="nil"/>
              <w:right w:val="nil"/>
            </w:tcBorders>
          </w:tcPr>
          <w:p w:rsidR="002153D1" w:rsidRPr="00D753AC" w:rsidRDefault="002573FA" w:rsidP="00D753AC">
            <w:pPr>
              <w:pStyle w:val="TableParagraph"/>
              <w:spacing w:before="33"/>
              <w:ind w:left="173"/>
              <w:rPr>
                <w:ins w:id="5608" w:author="Claire Kouba" w:date="2023-09-12T16:52:00Z"/>
                <w:rFonts w:ascii="Times New Roman" w:eastAsia="Times New Roman" w:hAnsi="Times New Roman" w:cs="Times New Roman"/>
              </w:rPr>
            </w:pPr>
            <w:ins w:id="5609" w:author="Claire Kouba" w:date="2023-09-12T16:52:00Z">
              <w:r w:rsidRPr="00D753AC">
                <w:rPr>
                  <w:rFonts w:ascii="Times New Roman" w:hAnsi="Times New Roman" w:cs="Times New Roman"/>
                </w:rPr>
                <w:t>0.0006</w:t>
              </w:r>
            </w:ins>
          </w:p>
        </w:tc>
        <w:tc>
          <w:tcPr>
            <w:tcW w:w="1440" w:type="dxa"/>
            <w:tcBorders>
              <w:top w:val="nil"/>
              <w:left w:val="nil"/>
              <w:bottom w:val="nil"/>
              <w:right w:val="nil"/>
            </w:tcBorders>
          </w:tcPr>
          <w:p w:rsidR="002153D1" w:rsidRPr="00D753AC" w:rsidRDefault="002573FA" w:rsidP="00D753AC">
            <w:pPr>
              <w:pStyle w:val="TableParagraph"/>
              <w:spacing w:before="33"/>
              <w:ind w:left="173"/>
              <w:rPr>
                <w:ins w:id="5610" w:author="Claire Kouba" w:date="2023-09-12T16:52:00Z"/>
                <w:rFonts w:ascii="Times New Roman" w:eastAsia="Times New Roman" w:hAnsi="Times New Roman" w:cs="Times New Roman"/>
              </w:rPr>
            </w:pPr>
            <w:ins w:id="5611" w:author="Claire Kouba" w:date="2023-09-12T16:52:00Z">
              <w:r w:rsidRPr="00D753AC">
                <w:rPr>
                  <w:rFonts w:ascii="Times New Roman" w:hAnsi="Times New Roman" w:cs="Times New Roman"/>
                </w:rPr>
                <w:t>0.0013</w:t>
              </w:r>
            </w:ins>
          </w:p>
        </w:tc>
      </w:tr>
      <w:tr w:rsidR="002153D1" w:rsidRPr="00D753AC" w:rsidTr="008D351C">
        <w:trPr>
          <w:trHeight w:hRule="exact" w:val="307"/>
          <w:ins w:id="5612" w:author="Claire Kouba" w:date="2023-09-12T16:52:00Z"/>
        </w:trPr>
        <w:tc>
          <w:tcPr>
            <w:tcW w:w="2049" w:type="dxa"/>
            <w:tcBorders>
              <w:top w:val="nil"/>
              <w:left w:val="nil"/>
              <w:bottom w:val="nil"/>
              <w:right w:val="nil"/>
            </w:tcBorders>
          </w:tcPr>
          <w:p w:rsidR="002153D1" w:rsidRPr="00D753AC" w:rsidRDefault="002573FA" w:rsidP="00D753AC">
            <w:pPr>
              <w:pStyle w:val="TableParagraph"/>
              <w:spacing w:before="33"/>
              <w:ind w:left="173"/>
              <w:rPr>
                <w:ins w:id="5613" w:author="Claire Kouba" w:date="2023-09-12T16:52:00Z"/>
                <w:rFonts w:ascii="Times New Roman" w:eastAsia="Times New Roman" w:hAnsi="Times New Roman" w:cs="Times New Roman"/>
              </w:rPr>
            </w:pPr>
            <w:ins w:id="5614" w:author="Claire Kouba" w:date="2023-09-12T16:52:00Z">
              <w:r w:rsidRPr="00D753AC">
                <w:rPr>
                  <w:rFonts w:ascii="Times New Roman" w:hAnsi="Times New Roman" w:cs="Times New Roman"/>
                </w:rPr>
                <w:t>P spill</w:t>
              </w:r>
              <w:r w:rsidRPr="00D753AC">
                <w:rPr>
                  <w:rFonts w:ascii="Times New Roman" w:hAnsi="Times New Roman" w:cs="Times New Roman"/>
                  <w:spacing w:val="-7"/>
                </w:rPr>
                <w:t xml:space="preserve"> </w:t>
              </w:r>
              <w:r w:rsidRPr="00D753AC">
                <w:rPr>
                  <w:rFonts w:ascii="Times New Roman" w:hAnsi="Times New Roman" w:cs="Times New Roman"/>
                </w:rPr>
                <w:t>prediction</w:t>
              </w:r>
            </w:ins>
          </w:p>
        </w:tc>
        <w:tc>
          <w:tcPr>
            <w:tcW w:w="1296" w:type="dxa"/>
            <w:tcBorders>
              <w:top w:val="nil"/>
              <w:left w:val="nil"/>
              <w:bottom w:val="nil"/>
              <w:right w:val="nil"/>
            </w:tcBorders>
          </w:tcPr>
          <w:p w:rsidR="002153D1" w:rsidRPr="00D753AC" w:rsidRDefault="002573FA" w:rsidP="00D753AC">
            <w:pPr>
              <w:pStyle w:val="TableParagraph"/>
              <w:spacing w:before="33"/>
              <w:ind w:left="173"/>
              <w:rPr>
                <w:ins w:id="5615" w:author="Claire Kouba" w:date="2023-09-12T16:52:00Z"/>
                <w:rFonts w:ascii="Times New Roman" w:eastAsia="Times New Roman" w:hAnsi="Times New Roman" w:cs="Times New Roman"/>
              </w:rPr>
            </w:pPr>
            <w:ins w:id="5616" w:author="Claire Kouba" w:date="2023-09-12T16:52:00Z">
              <w:r w:rsidRPr="00D753AC">
                <w:rPr>
                  <w:rFonts w:ascii="Times New Roman" w:hAnsi="Times New Roman" w:cs="Times New Roman"/>
                </w:rPr>
                <w:t>128.1</w:t>
              </w:r>
            </w:ins>
          </w:p>
        </w:tc>
        <w:tc>
          <w:tcPr>
            <w:tcW w:w="1440" w:type="dxa"/>
            <w:tcBorders>
              <w:top w:val="nil"/>
              <w:left w:val="nil"/>
              <w:bottom w:val="nil"/>
              <w:right w:val="nil"/>
            </w:tcBorders>
          </w:tcPr>
          <w:p w:rsidR="002153D1" w:rsidRPr="00D753AC" w:rsidRDefault="002573FA" w:rsidP="00D753AC">
            <w:pPr>
              <w:pStyle w:val="TableParagraph"/>
              <w:spacing w:before="33"/>
              <w:ind w:left="173"/>
              <w:rPr>
                <w:ins w:id="5617" w:author="Claire Kouba" w:date="2023-09-12T16:52:00Z"/>
                <w:rFonts w:ascii="Times New Roman" w:eastAsia="Times New Roman" w:hAnsi="Times New Roman" w:cs="Times New Roman"/>
              </w:rPr>
            </w:pPr>
            <w:ins w:id="5618" w:author="Claire Kouba" w:date="2023-09-12T16:52:00Z">
              <w:r w:rsidRPr="00D753AC">
                <w:rPr>
                  <w:rFonts w:ascii="Times New Roman" w:hAnsi="Times New Roman" w:cs="Times New Roman"/>
                </w:rPr>
                <w:t>-0.0947</w:t>
              </w:r>
            </w:ins>
          </w:p>
        </w:tc>
        <w:tc>
          <w:tcPr>
            <w:tcW w:w="1440" w:type="dxa"/>
            <w:tcBorders>
              <w:top w:val="nil"/>
              <w:left w:val="nil"/>
              <w:bottom w:val="nil"/>
              <w:right w:val="nil"/>
            </w:tcBorders>
          </w:tcPr>
          <w:p w:rsidR="002153D1" w:rsidRPr="00D753AC" w:rsidRDefault="002573FA" w:rsidP="00D753AC">
            <w:pPr>
              <w:pStyle w:val="TableParagraph"/>
              <w:spacing w:before="33"/>
              <w:ind w:left="173"/>
              <w:rPr>
                <w:ins w:id="5619" w:author="Claire Kouba" w:date="2023-09-12T16:52:00Z"/>
                <w:rFonts w:ascii="Times New Roman" w:eastAsia="Times New Roman" w:hAnsi="Times New Roman" w:cs="Times New Roman"/>
              </w:rPr>
            </w:pPr>
            <w:ins w:id="5620" w:author="Claire Kouba" w:date="2023-09-12T16:52:00Z">
              <w:r w:rsidRPr="00D753AC">
                <w:rPr>
                  <w:rFonts w:ascii="Times New Roman" w:hAnsi="Times New Roman" w:cs="Times New Roman"/>
                </w:rPr>
                <w:t>-0.0283</w:t>
              </w:r>
            </w:ins>
          </w:p>
        </w:tc>
      </w:tr>
      <w:tr w:rsidR="002153D1" w:rsidRPr="00D753AC" w:rsidTr="008D351C">
        <w:trPr>
          <w:trHeight w:hRule="exact" w:val="297"/>
          <w:ins w:id="5621" w:author="Claire Kouba" w:date="2023-09-12T16:52:00Z"/>
        </w:trPr>
        <w:tc>
          <w:tcPr>
            <w:tcW w:w="2049" w:type="dxa"/>
            <w:tcBorders>
              <w:top w:val="nil"/>
              <w:left w:val="nil"/>
              <w:bottom w:val="single" w:sz="3" w:space="0" w:color="000000"/>
              <w:right w:val="nil"/>
            </w:tcBorders>
          </w:tcPr>
          <w:p w:rsidR="002153D1" w:rsidRPr="00D753AC" w:rsidRDefault="002573FA" w:rsidP="00D753AC">
            <w:pPr>
              <w:pStyle w:val="TableParagraph"/>
              <w:spacing w:before="33"/>
              <w:ind w:left="173"/>
              <w:rPr>
                <w:ins w:id="5622" w:author="Claire Kouba" w:date="2023-09-12T16:52:00Z"/>
                <w:rFonts w:ascii="Times New Roman" w:eastAsia="Times New Roman" w:hAnsi="Times New Roman" w:cs="Times New Roman"/>
              </w:rPr>
            </w:pPr>
            <w:ins w:id="5623" w:author="Claire Kouba" w:date="2023-09-12T16:52:00Z">
              <w:r w:rsidRPr="00D753AC">
                <w:rPr>
                  <w:rFonts w:ascii="Times New Roman" w:hAnsi="Times New Roman" w:cs="Times New Roman"/>
                </w:rPr>
                <w:t>P spill std.</w:t>
              </w:r>
              <w:r w:rsidRPr="00D753AC">
                <w:rPr>
                  <w:rFonts w:ascii="Times New Roman" w:hAnsi="Times New Roman" w:cs="Times New Roman"/>
                  <w:spacing w:val="-7"/>
                </w:rPr>
                <w:t xml:space="preserve"> </w:t>
              </w:r>
              <w:r w:rsidRPr="00D753AC">
                <w:rPr>
                  <w:rFonts w:ascii="Times New Roman" w:hAnsi="Times New Roman" w:cs="Times New Roman"/>
                </w:rPr>
                <w:t>error</w:t>
              </w:r>
            </w:ins>
          </w:p>
        </w:tc>
        <w:tc>
          <w:tcPr>
            <w:tcW w:w="1296" w:type="dxa"/>
            <w:tcBorders>
              <w:top w:val="nil"/>
              <w:left w:val="nil"/>
              <w:bottom w:val="single" w:sz="3" w:space="0" w:color="000000"/>
              <w:right w:val="nil"/>
            </w:tcBorders>
          </w:tcPr>
          <w:p w:rsidR="002153D1" w:rsidRPr="00D753AC" w:rsidRDefault="002573FA" w:rsidP="00D753AC">
            <w:pPr>
              <w:pStyle w:val="TableParagraph"/>
              <w:spacing w:before="33"/>
              <w:ind w:left="173"/>
              <w:rPr>
                <w:ins w:id="5624" w:author="Claire Kouba" w:date="2023-09-12T16:52:00Z"/>
                <w:rFonts w:ascii="Times New Roman" w:eastAsia="Times New Roman" w:hAnsi="Times New Roman" w:cs="Times New Roman"/>
              </w:rPr>
            </w:pPr>
            <w:ins w:id="5625" w:author="Claire Kouba" w:date="2023-09-12T16:52:00Z">
              <w:r w:rsidRPr="00D753AC">
                <w:rPr>
                  <w:rFonts w:ascii="Times New Roman" w:hAnsi="Times New Roman" w:cs="Times New Roman"/>
                </w:rPr>
                <w:t>7.9</w:t>
              </w:r>
            </w:ins>
          </w:p>
        </w:tc>
        <w:tc>
          <w:tcPr>
            <w:tcW w:w="1440" w:type="dxa"/>
            <w:tcBorders>
              <w:top w:val="nil"/>
              <w:left w:val="nil"/>
              <w:bottom w:val="single" w:sz="3" w:space="0" w:color="000000"/>
              <w:right w:val="nil"/>
            </w:tcBorders>
          </w:tcPr>
          <w:p w:rsidR="002153D1" w:rsidRPr="00D753AC" w:rsidRDefault="002573FA" w:rsidP="00D753AC">
            <w:pPr>
              <w:pStyle w:val="TableParagraph"/>
              <w:spacing w:before="33"/>
              <w:ind w:left="173"/>
              <w:rPr>
                <w:ins w:id="5626" w:author="Claire Kouba" w:date="2023-09-12T16:52:00Z"/>
                <w:rFonts w:ascii="Times New Roman" w:eastAsia="Times New Roman" w:hAnsi="Times New Roman" w:cs="Times New Roman"/>
              </w:rPr>
            </w:pPr>
            <w:ins w:id="5627" w:author="Claire Kouba" w:date="2023-09-12T16:52:00Z">
              <w:r w:rsidRPr="00D753AC">
                <w:rPr>
                  <w:rFonts w:ascii="Times New Roman" w:hAnsi="Times New Roman" w:cs="Times New Roman"/>
                </w:rPr>
                <w:t>0.0228</w:t>
              </w:r>
            </w:ins>
          </w:p>
        </w:tc>
        <w:tc>
          <w:tcPr>
            <w:tcW w:w="1440" w:type="dxa"/>
            <w:tcBorders>
              <w:top w:val="nil"/>
              <w:left w:val="nil"/>
              <w:bottom w:val="single" w:sz="3" w:space="0" w:color="000000"/>
              <w:right w:val="nil"/>
            </w:tcBorders>
          </w:tcPr>
          <w:p w:rsidR="002153D1" w:rsidRPr="00D753AC" w:rsidRDefault="002573FA" w:rsidP="00D753AC">
            <w:pPr>
              <w:pStyle w:val="TableParagraph"/>
              <w:spacing w:before="33"/>
              <w:ind w:left="173"/>
              <w:rPr>
                <w:ins w:id="5628" w:author="Claire Kouba" w:date="2023-09-12T16:52:00Z"/>
                <w:rFonts w:ascii="Times New Roman" w:eastAsia="Times New Roman" w:hAnsi="Times New Roman" w:cs="Times New Roman"/>
              </w:rPr>
            </w:pPr>
            <w:ins w:id="5629" w:author="Claire Kouba" w:date="2023-09-12T16:52:00Z">
              <w:r w:rsidRPr="00D753AC">
                <w:rPr>
                  <w:rFonts w:ascii="Times New Roman" w:hAnsi="Times New Roman" w:cs="Times New Roman"/>
                </w:rPr>
                <w:t>0.0103</w:t>
              </w:r>
            </w:ins>
          </w:p>
        </w:tc>
      </w:tr>
    </w:tbl>
    <w:p w:rsidR="002153D1" w:rsidRPr="00D753AC" w:rsidRDefault="002153D1" w:rsidP="00D753AC">
      <w:pPr>
        <w:spacing w:before="8"/>
        <w:ind w:left="173"/>
        <w:rPr>
          <w:ins w:id="5630" w:author="Claire Kouba" w:date="2023-09-12T16:52:00Z"/>
          <w:rFonts w:ascii="Times New Roman" w:eastAsia="Times New Roman" w:hAnsi="Times New Roman" w:cs="Times New Roman"/>
        </w:rPr>
      </w:pPr>
    </w:p>
    <w:p w:rsidR="002153D1" w:rsidRPr="00D753AC" w:rsidDel="00971BC2" w:rsidRDefault="002573FA">
      <w:pPr>
        <w:pStyle w:val="BodyText"/>
        <w:spacing w:before="66"/>
        <w:ind w:left="173" w:right="158"/>
        <w:rPr>
          <w:del w:id="5631" w:author="Claire Kouba" w:date="2023-09-25T11:44:00Z"/>
          <w:rFonts w:cs="Times New Roman"/>
          <w:sz w:val="22"/>
          <w:szCs w:val="22"/>
        </w:rPr>
        <w:pPrChange w:id="5632" w:author="Claire Kouba" w:date="2023-09-12T16:52:00Z">
          <w:pPr>
            <w:pStyle w:val="BodyText"/>
            <w:spacing w:line="338" w:lineRule="auto"/>
            <w:ind w:left="173" w:right="133" w:firstLine="13"/>
          </w:pPr>
        </w:pPrChange>
      </w:pPr>
      <w:del w:id="5633" w:author="Claire Kouba" w:date="2023-09-25T11:44:00Z">
        <w:r w:rsidRPr="00D753AC" w:rsidDel="00971BC2">
          <w:rPr>
            <w:rFonts w:cs="Times New Roman"/>
            <w:w w:val="105"/>
            <w:sz w:val="22"/>
            <w:szCs w:val="22"/>
          </w:rPr>
          <w:delText>precipitation</w:delText>
        </w:r>
        <w:r w:rsidRPr="00D753AC" w:rsidDel="00971BC2">
          <w:rPr>
            <w:rFonts w:cs="Times New Roman"/>
            <w:spacing w:val="-26"/>
            <w:w w:val="105"/>
            <w:sz w:val="22"/>
            <w:szCs w:val="22"/>
            <w:rPrChange w:id="5634" w:author="Claire Kouba" w:date="2023-09-12T16:52:00Z">
              <w:rPr>
                <w:spacing w:val="-20"/>
                <w:w w:val="105"/>
              </w:rPr>
            </w:rPrChange>
          </w:rPr>
          <w:delText xml:space="preserve"> </w:delText>
        </w:r>
        <w:r w:rsidRPr="00D753AC" w:rsidDel="00971BC2">
          <w:rPr>
            <w:rFonts w:cs="Times New Roman"/>
            <w:w w:val="105"/>
            <w:sz w:val="22"/>
            <w:szCs w:val="22"/>
          </w:rPr>
          <w:delText>data.</w:delText>
        </w:r>
        <w:r w:rsidRPr="00D753AC" w:rsidDel="00971BC2">
          <w:rPr>
            <w:rFonts w:cs="Times New Roman"/>
            <w:spacing w:val="-26"/>
            <w:w w:val="105"/>
            <w:sz w:val="22"/>
            <w:szCs w:val="22"/>
            <w:rPrChange w:id="5635" w:author="Claire Kouba" w:date="2023-09-12T16:52:00Z">
              <w:rPr>
                <w:spacing w:val="-20"/>
                <w:w w:val="105"/>
              </w:rPr>
            </w:rPrChange>
          </w:rPr>
          <w:delText xml:space="preserve"> </w:delText>
        </w:r>
        <w:r w:rsidRPr="00D753AC" w:rsidDel="00971BC2">
          <w:rPr>
            <w:rFonts w:cs="Times New Roman"/>
            <w:spacing w:val="-3"/>
            <w:w w:val="105"/>
            <w:sz w:val="22"/>
            <w:szCs w:val="22"/>
          </w:rPr>
          <w:delText>However,</w:delText>
        </w:r>
        <w:r w:rsidRPr="00D753AC" w:rsidDel="00971BC2">
          <w:rPr>
            <w:rFonts w:cs="Times New Roman"/>
            <w:spacing w:val="-27"/>
            <w:w w:val="105"/>
            <w:sz w:val="22"/>
            <w:szCs w:val="22"/>
            <w:rPrChange w:id="5636" w:author="Claire Kouba" w:date="2023-09-12T16:52:00Z">
              <w:rPr>
                <w:spacing w:val="-20"/>
                <w:w w:val="105"/>
              </w:rPr>
            </w:rPrChange>
          </w:rPr>
          <w:delText xml:space="preserve"> </w:delText>
        </w:r>
        <w:r w:rsidRPr="00D753AC" w:rsidDel="00971BC2">
          <w:rPr>
            <w:rFonts w:cs="Times New Roman"/>
            <w:w w:val="105"/>
            <w:sz w:val="22"/>
            <w:szCs w:val="22"/>
          </w:rPr>
          <w:delText>there</w:delText>
        </w:r>
        <w:r w:rsidRPr="00D753AC" w:rsidDel="00971BC2">
          <w:rPr>
            <w:rFonts w:cs="Times New Roman"/>
            <w:spacing w:val="-26"/>
            <w:w w:val="105"/>
            <w:sz w:val="22"/>
            <w:szCs w:val="22"/>
            <w:rPrChange w:id="5637" w:author="Claire Kouba" w:date="2023-09-12T16:52:00Z">
              <w:rPr>
                <w:spacing w:val="-20"/>
                <w:w w:val="105"/>
              </w:rPr>
            </w:rPrChange>
          </w:rPr>
          <w:delText xml:space="preserve"> </w:delText>
        </w:r>
        <w:r w:rsidRPr="00D753AC" w:rsidDel="00971BC2">
          <w:rPr>
            <w:rFonts w:cs="Times New Roman"/>
            <w:w w:val="105"/>
            <w:sz w:val="22"/>
            <w:szCs w:val="22"/>
          </w:rPr>
          <w:delText>is</w:delText>
        </w:r>
        <w:r w:rsidRPr="00D753AC" w:rsidDel="00971BC2">
          <w:rPr>
            <w:rFonts w:cs="Times New Roman"/>
            <w:spacing w:val="-26"/>
            <w:w w:val="105"/>
            <w:sz w:val="22"/>
            <w:szCs w:val="22"/>
            <w:rPrChange w:id="5638" w:author="Claire Kouba" w:date="2023-09-12T16:52:00Z">
              <w:rPr>
                <w:spacing w:val="-20"/>
                <w:w w:val="105"/>
              </w:rPr>
            </w:rPrChange>
          </w:rPr>
          <w:delText xml:space="preserve"> </w:delText>
        </w:r>
        <w:r w:rsidRPr="00D753AC" w:rsidDel="00971BC2">
          <w:rPr>
            <w:rFonts w:cs="Times New Roman"/>
            <w:w w:val="105"/>
            <w:sz w:val="22"/>
            <w:szCs w:val="22"/>
          </w:rPr>
          <w:delText>less</w:delText>
        </w:r>
        <w:r w:rsidRPr="00D753AC" w:rsidDel="00971BC2">
          <w:rPr>
            <w:rFonts w:cs="Times New Roman"/>
            <w:spacing w:val="-26"/>
            <w:w w:val="105"/>
            <w:sz w:val="22"/>
            <w:szCs w:val="22"/>
            <w:rPrChange w:id="5639" w:author="Claire Kouba" w:date="2023-09-12T16:52:00Z">
              <w:rPr>
                <w:spacing w:val="-20"/>
                <w:w w:val="105"/>
              </w:rPr>
            </w:rPrChange>
          </w:rPr>
          <w:delText xml:space="preserve"> </w:delText>
        </w:r>
        <w:r w:rsidRPr="00D753AC" w:rsidDel="00971BC2">
          <w:rPr>
            <w:rFonts w:cs="Times New Roman"/>
            <w:w w:val="105"/>
            <w:sz w:val="22"/>
            <w:szCs w:val="22"/>
          </w:rPr>
          <w:delText>of</w:delText>
        </w:r>
        <w:r w:rsidRPr="00D753AC" w:rsidDel="00971BC2">
          <w:rPr>
            <w:rFonts w:cs="Times New Roman"/>
            <w:spacing w:val="-26"/>
            <w:w w:val="105"/>
            <w:sz w:val="22"/>
            <w:szCs w:val="22"/>
            <w:rPrChange w:id="5640" w:author="Claire Kouba" w:date="2023-09-12T16:52:00Z">
              <w:rPr>
                <w:spacing w:val="-20"/>
                <w:w w:val="105"/>
              </w:rPr>
            </w:rPrChange>
          </w:rPr>
          <w:delText xml:space="preserve"> </w:delText>
        </w:r>
        <w:r w:rsidRPr="00D753AC" w:rsidDel="00971BC2">
          <w:rPr>
            <w:rFonts w:cs="Times New Roman"/>
            <w:w w:val="105"/>
            <w:sz w:val="22"/>
            <w:szCs w:val="22"/>
          </w:rPr>
          <w:delText>an</w:delText>
        </w:r>
        <w:r w:rsidRPr="00D753AC" w:rsidDel="00971BC2">
          <w:rPr>
            <w:rFonts w:cs="Times New Roman"/>
            <w:spacing w:val="-27"/>
            <w:w w:val="105"/>
            <w:sz w:val="22"/>
            <w:szCs w:val="22"/>
            <w:rPrChange w:id="5641" w:author="Claire Kouba" w:date="2023-09-12T16:52:00Z">
              <w:rPr>
                <w:spacing w:val="-20"/>
                <w:w w:val="105"/>
              </w:rPr>
            </w:rPrChange>
          </w:rPr>
          <w:delText xml:space="preserve"> </w:delText>
        </w:r>
        <w:r w:rsidRPr="00D753AC" w:rsidDel="00971BC2">
          <w:rPr>
            <w:rFonts w:cs="Times New Roman"/>
            <w:w w:val="105"/>
            <w:sz w:val="22"/>
            <w:szCs w:val="22"/>
          </w:rPr>
          <w:delText>ability</w:delText>
        </w:r>
        <w:r w:rsidRPr="00D753AC" w:rsidDel="00971BC2">
          <w:rPr>
            <w:rFonts w:cs="Times New Roman"/>
            <w:spacing w:val="-26"/>
            <w:w w:val="105"/>
            <w:sz w:val="22"/>
            <w:szCs w:val="22"/>
            <w:rPrChange w:id="5642" w:author="Claire Kouba" w:date="2023-09-12T16:52:00Z">
              <w:rPr>
                <w:spacing w:val="-20"/>
                <w:w w:val="105"/>
              </w:rPr>
            </w:rPrChange>
          </w:rPr>
          <w:delText xml:space="preserve"> </w:delText>
        </w:r>
        <w:r w:rsidRPr="00D753AC" w:rsidDel="00971BC2">
          <w:rPr>
            <w:rFonts w:cs="Times New Roman"/>
            <w:w w:val="105"/>
            <w:sz w:val="22"/>
            <w:szCs w:val="22"/>
          </w:rPr>
          <w:delText>to</w:delText>
        </w:r>
        <w:r w:rsidRPr="00D753AC" w:rsidDel="00971BC2">
          <w:rPr>
            <w:rFonts w:cs="Times New Roman"/>
            <w:spacing w:val="-26"/>
            <w:w w:val="105"/>
            <w:sz w:val="22"/>
            <w:szCs w:val="22"/>
            <w:rPrChange w:id="5643" w:author="Claire Kouba" w:date="2023-09-12T16:52:00Z">
              <w:rPr>
                <w:spacing w:val="-20"/>
                <w:w w:val="105"/>
              </w:rPr>
            </w:rPrChange>
          </w:rPr>
          <w:delText xml:space="preserve"> </w:delText>
        </w:r>
        <w:r w:rsidRPr="00D753AC" w:rsidDel="00971BC2">
          <w:rPr>
            <w:rFonts w:cs="Times New Roman"/>
            <w:w w:val="105"/>
            <w:sz w:val="22"/>
            <w:szCs w:val="22"/>
          </w:rPr>
          <w:delText>identify</w:delText>
        </w:r>
        <w:r w:rsidRPr="00D753AC" w:rsidDel="00971BC2">
          <w:rPr>
            <w:rFonts w:cs="Times New Roman"/>
            <w:spacing w:val="-26"/>
            <w:w w:val="105"/>
            <w:sz w:val="22"/>
            <w:szCs w:val="22"/>
            <w:rPrChange w:id="5644" w:author="Claire Kouba" w:date="2023-09-12T16:52:00Z">
              <w:rPr>
                <w:spacing w:val="-20"/>
                <w:w w:val="105"/>
              </w:rPr>
            </w:rPrChange>
          </w:rPr>
          <w:delText xml:space="preserve"> </w:delText>
        </w:r>
        <w:r w:rsidRPr="00D753AC" w:rsidDel="00971BC2">
          <w:rPr>
            <w:rFonts w:cs="Times New Roman"/>
            <w:w w:val="105"/>
            <w:sz w:val="22"/>
            <w:szCs w:val="22"/>
          </w:rPr>
          <w:delText>a</w:delText>
        </w:r>
        <w:r w:rsidRPr="00D753AC" w:rsidDel="00971BC2">
          <w:rPr>
            <w:rFonts w:cs="Times New Roman"/>
            <w:spacing w:val="-26"/>
            <w:w w:val="105"/>
            <w:sz w:val="22"/>
            <w:szCs w:val="22"/>
            <w:rPrChange w:id="5645" w:author="Claire Kouba" w:date="2023-09-12T16:52:00Z">
              <w:rPr>
                <w:spacing w:val="-20"/>
                <w:w w:val="105"/>
              </w:rPr>
            </w:rPrChange>
          </w:rPr>
          <w:delText xml:space="preserve"> </w:delText>
        </w:r>
        <w:r w:rsidRPr="00D753AC" w:rsidDel="00971BC2">
          <w:rPr>
            <w:rFonts w:cs="Times New Roman"/>
            <w:w w:val="105"/>
            <w:sz w:val="22"/>
            <w:szCs w:val="22"/>
          </w:rPr>
          <w:delText>long-term</w:delText>
        </w:r>
        <w:r w:rsidRPr="00D753AC" w:rsidDel="00971BC2">
          <w:rPr>
            <w:rFonts w:cs="Times New Roman"/>
            <w:spacing w:val="-27"/>
            <w:w w:val="105"/>
            <w:sz w:val="22"/>
            <w:szCs w:val="22"/>
            <w:rPrChange w:id="5646" w:author="Claire Kouba" w:date="2023-09-12T16:52:00Z">
              <w:rPr>
                <w:spacing w:val="-20"/>
                <w:w w:val="105"/>
              </w:rPr>
            </w:rPrChange>
          </w:rPr>
          <w:delText xml:space="preserve"> </w:delText>
        </w:r>
        <w:r w:rsidRPr="00D753AC" w:rsidDel="00971BC2">
          <w:rPr>
            <w:rFonts w:cs="Times New Roman"/>
            <w:w w:val="105"/>
            <w:sz w:val="22"/>
            <w:szCs w:val="22"/>
          </w:rPr>
          <w:delText>trend</w:delText>
        </w:r>
        <w:r w:rsidRPr="00D753AC" w:rsidDel="00971BC2">
          <w:rPr>
            <w:rFonts w:cs="Times New Roman"/>
            <w:spacing w:val="-26"/>
            <w:w w:val="105"/>
            <w:sz w:val="22"/>
            <w:szCs w:val="22"/>
            <w:rPrChange w:id="5647" w:author="Claire Kouba" w:date="2023-09-12T16:52:00Z">
              <w:rPr>
                <w:spacing w:val="-20"/>
                <w:w w:val="105"/>
              </w:rPr>
            </w:rPrChange>
          </w:rPr>
          <w:delText xml:space="preserve"> </w:delText>
        </w:r>
        <w:r w:rsidRPr="00D753AC" w:rsidDel="00971BC2">
          <w:rPr>
            <w:rFonts w:cs="Times New Roman"/>
            <w:w w:val="105"/>
            <w:sz w:val="22"/>
            <w:szCs w:val="22"/>
          </w:rPr>
          <w:delText>in</w:delText>
        </w:r>
        <w:r w:rsidRPr="00D753AC" w:rsidDel="00971BC2">
          <w:rPr>
            <w:rFonts w:cs="Times New Roman"/>
            <w:spacing w:val="-26"/>
            <w:w w:val="105"/>
            <w:sz w:val="22"/>
            <w:szCs w:val="22"/>
            <w:rPrChange w:id="5648" w:author="Claire Kouba" w:date="2023-09-12T16:52:00Z">
              <w:rPr>
                <w:spacing w:val="-20"/>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26"/>
            <w:w w:val="105"/>
            <w:sz w:val="22"/>
            <w:szCs w:val="22"/>
            <w:rPrChange w:id="5649" w:author="Claire Kouba" w:date="2023-09-12T16:52:00Z">
              <w:rPr>
                <w:spacing w:val="-20"/>
                <w:w w:val="105"/>
              </w:rPr>
            </w:rPrChange>
          </w:rPr>
          <w:delText xml:space="preserve"> </w:delText>
        </w:r>
        <w:r w:rsidRPr="00D753AC" w:rsidDel="00971BC2">
          <w:rPr>
            <w:rFonts w:cs="Times New Roman"/>
            <w:w w:val="105"/>
            <w:sz w:val="22"/>
            <w:szCs w:val="22"/>
          </w:rPr>
          <w:delText>DWR</w:delText>
        </w:r>
        <w:r w:rsidRPr="00D753AC" w:rsidDel="00971BC2">
          <w:rPr>
            <w:rFonts w:cs="Times New Roman"/>
            <w:spacing w:val="-26"/>
            <w:w w:val="105"/>
            <w:sz w:val="22"/>
            <w:szCs w:val="22"/>
            <w:rPrChange w:id="5650" w:author="Claire Kouba" w:date="2023-09-12T16:52:00Z">
              <w:rPr>
                <w:spacing w:val="-20"/>
                <w:w w:val="105"/>
              </w:rPr>
            </w:rPrChange>
          </w:rPr>
          <w:delText xml:space="preserve"> </w:delText>
        </w:r>
        <w:r w:rsidRPr="00D753AC" w:rsidDel="00971BC2">
          <w:rPr>
            <w:rFonts w:cs="Times New Roman"/>
            <w:w w:val="105"/>
            <w:sz w:val="22"/>
            <w:szCs w:val="22"/>
          </w:rPr>
          <w:delText>WYT</w:delText>
        </w:r>
        <w:r w:rsidRPr="00D753AC" w:rsidDel="00971BC2">
          <w:rPr>
            <w:rFonts w:cs="Times New Roman"/>
            <w:spacing w:val="-27"/>
            <w:w w:val="105"/>
            <w:sz w:val="22"/>
            <w:szCs w:val="22"/>
            <w:rPrChange w:id="5651" w:author="Claire Kouba" w:date="2023-09-12T16:52:00Z">
              <w:rPr>
                <w:spacing w:val="-20"/>
                <w:w w:val="105"/>
              </w:rPr>
            </w:rPrChange>
          </w:rPr>
          <w:delText xml:space="preserve"> </w:delText>
        </w:r>
        <w:r w:rsidRPr="00D753AC" w:rsidDel="00971BC2">
          <w:rPr>
            <w:rFonts w:cs="Times New Roman"/>
            <w:w w:val="105"/>
            <w:sz w:val="22"/>
            <w:szCs w:val="22"/>
          </w:rPr>
          <w:delText>index</w:delText>
        </w:r>
        <w:r w:rsidRPr="00D753AC" w:rsidDel="00971BC2">
          <w:rPr>
            <w:rFonts w:cs="Times New Roman"/>
            <w:spacing w:val="-26"/>
            <w:w w:val="105"/>
            <w:sz w:val="22"/>
            <w:szCs w:val="22"/>
            <w:rPrChange w:id="5652" w:author="Claire Kouba" w:date="2023-09-12T16:52:00Z">
              <w:rPr>
                <w:spacing w:val="-20"/>
                <w:w w:val="105"/>
              </w:rPr>
            </w:rPrChange>
          </w:rPr>
          <w:delText xml:space="preserve"> </w:delText>
        </w:r>
        <w:r w:rsidRPr="00D753AC" w:rsidDel="00971BC2">
          <w:rPr>
            <w:rFonts w:cs="Times New Roman"/>
            <w:w w:val="105"/>
            <w:sz w:val="22"/>
            <w:szCs w:val="22"/>
          </w:rPr>
          <w:delText>time</w:delText>
        </w:r>
        <w:r w:rsidRPr="00D753AC" w:rsidDel="00971BC2">
          <w:rPr>
            <w:rFonts w:cs="Times New Roman"/>
            <w:spacing w:val="-26"/>
            <w:w w:val="105"/>
            <w:sz w:val="22"/>
            <w:szCs w:val="22"/>
            <w:rPrChange w:id="5653" w:author="Claire Kouba" w:date="2023-09-12T16:52:00Z">
              <w:rPr>
                <w:w w:val="99"/>
              </w:rPr>
            </w:rPrChange>
          </w:rPr>
          <w:delText xml:space="preserve"> </w:delText>
        </w:r>
        <w:r w:rsidRPr="00D753AC" w:rsidDel="00971BC2">
          <w:rPr>
            <w:rFonts w:cs="Times New Roman"/>
            <w:w w:val="105"/>
            <w:sz w:val="22"/>
            <w:szCs w:val="22"/>
          </w:rPr>
          <w:delText>series</w:delText>
        </w:r>
        <w:r w:rsidRPr="00D753AC" w:rsidDel="00971BC2">
          <w:rPr>
            <w:rFonts w:cs="Times New Roman"/>
            <w:spacing w:val="-26"/>
            <w:w w:val="105"/>
            <w:sz w:val="22"/>
            <w:szCs w:val="22"/>
            <w:rPrChange w:id="5654" w:author="Claire Kouba" w:date="2023-09-12T16:52:00Z">
              <w:rPr>
                <w:w w:val="105"/>
              </w:rPr>
            </w:rPrChange>
          </w:rPr>
          <w:delText xml:space="preserve"> </w:delText>
        </w:r>
        <w:r w:rsidRPr="00D753AC" w:rsidDel="00971BC2">
          <w:rPr>
            <w:rFonts w:cs="Times New Roman"/>
            <w:w w:val="105"/>
            <w:sz w:val="22"/>
            <w:szCs w:val="22"/>
          </w:rPr>
          <w:delText>than</w:delText>
        </w:r>
        <w:r w:rsidRPr="00D753AC" w:rsidDel="00971BC2">
          <w:rPr>
            <w:rFonts w:cs="Times New Roman"/>
            <w:spacing w:val="-26"/>
            <w:w w:val="105"/>
            <w:sz w:val="22"/>
            <w:szCs w:val="22"/>
            <w:rPrChange w:id="5655" w:author="Claire Kouba" w:date="2023-09-12T16:52:00Z">
              <w:rPr>
                <w:w w:val="105"/>
              </w:rPr>
            </w:rPrChange>
          </w:rPr>
          <w:delText xml:space="preserve"> </w:delText>
        </w:r>
        <w:r w:rsidRPr="00D753AC" w:rsidDel="00971BC2">
          <w:rPr>
            <w:rFonts w:cs="Times New Roman"/>
            <w:w w:val="105"/>
            <w:sz w:val="22"/>
            <w:szCs w:val="22"/>
          </w:rPr>
          <w:delText>in</w:delText>
        </w:r>
        <w:r w:rsidRPr="00D753AC" w:rsidDel="00971BC2">
          <w:rPr>
            <w:rFonts w:cs="Times New Roman"/>
            <w:w w:val="99"/>
            <w:sz w:val="22"/>
            <w:szCs w:val="22"/>
            <w:rPrChange w:id="5656" w:author="Claire Kouba" w:date="2023-09-12T16:52:00Z">
              <w:rPr>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19"/>
            <w:w w:val="105"/>
            <w:sz w:val="22"/>
            <w:szCs w:val="22"/>
            <w:rPrChange w:id="5657" w:author="Claire Kouba" w:date="2023-09-12T16:52:00Z">
              <w:rPr>
                <w:w w:val="105"/>
              </w:rPr>
            </w:rPrChange>
          </w:rPr>
          <w:delText xml:space="preserve"> </w:delText>
        </w:r>
        <w:r w:rsidRPr="00D753AC" w:rsidDel="00971BC2">
          <w:rPr>
            <w:rFonts w:cs="Times New Roman"/>
            <w:w w:val="105"/>
            <w:sz w:val="22"/>
            <w:szCs w:val="22"/>
          </w:rPr>
          <w:delText>time</w:delText>
        </w:r>
        <w:r w:rsidRPr="00D753AC" w:rsidDel="00971BC2">
          <w:rPr>
            <w:rFonts w:cs="Times New Roman"/>
            <w:spacing w:val="-19"/>
            <w:w w:val="105"/>
            <w:sz w:val="22"/>
            <w:szCs w:val="22"/>
            <w:rPrChange w:id="5658" w:author="Claire Kouba" w:date="2023-09-12T16:52:00Z">
              <w:rPr>
                <w:w w:val="105"/>
              </w:rPr>
            </w:rPrChange>
          </w:rPr>
          <w:delText xml:space="preserve"> </w:delText>
        </w:r>
        <w:r w:rsidRPr="00D753AC" w:rsidDel="00971BC2">
          <w:rPr>
            <w:rFonts w:cs="Times New Roman"/>
            <w:w w:val="105"/>
            <w:sz w:val="22"/>
            <w:szCs w:val="22"/>
          </w:rPr>
          <w:delText>series</w:delText>
        </w:r>
        <w:r w:rsidRPr="00D753AC" w:rsidDel="00971BC2">
          <w:rPr>
            <w:rFonts w:cs="Times New Roman"/>
            <w:spacing w:val="-19"/>
            <w:w w:val="105"/>
            <w:sz w:val="22"/>
            <w:szCs w:val="22"/>
            <w:rPrChange w:id="5659" w:author="Claire Kouba" w:date="2023-09-12T16:52:00Z">
              <w:rPr>
                <w:w w:val="105"/>
              </w:rPr>
            </w:rPrChange>
          </w:rPr>
          <w:delText xml:space="preserve"> </w:delText>
        </w:r>
        <w:r w:rsidRPr="00D753AC" w:rsidDel="00971BC2">
          <w:rPr>
            <w:rFonts w:cs="Times New Roman"/>
            <w:w w:val="105"/>
            <w:sz w:val="22"/>
            <w:szCs w:val="22"/>
          </w:rPr>
          <w:delText>of</w:delText>
        </w:r>
        <w:r w:rsidRPr="00D753AC" w:rsidDel="00971BC2">
          <w:rPr>
            <w:rFonts w:cs="Times New Roman"/>
            <w:spacing w:val="-19"/>
            <w:w w:val="105"/>
            <w:sz w:val="22"/>
            <w:szCs w:val="22"/>
            <w:rPrChange w:id="5660" w:author="Claire Kouba" w:date="2023-09-12T16:52:00Z">
              <w:rPr>
                <w:w w:val="105"/>
              </w:rPr>
            </w:rPrChange>
          </w:rPr>
          <w:delText xml:space="preserve"> </w:delText>
        </w:r>
        <w:r w:rsidRPr="00D753AC" w:rsidDel="00971BC2">
          <w:rPr>
            <w:rFonts w:cs="Times New Roman"/>
            <w:w w:val="105"/>
            <w:sz w:val="22"/>
            <w:szCs w:val="22"/>
          </w:rPr>
          <w:delText>observed</w:delText>
        </w:r>
        <w:r w:rsidRPr="00D753AC" w:rsidDel="00971BC2">
          <w:rPr>
            <w:rFonts w:cs="Times New Roman"/>
            <w:spacing w:val="-19"/>
            <w:w w:val="105"/>
            <w:sz w:val="22"/>
            <w:szCs w:val="22"/>
            <w:rPrChange w:id="5661" w:author="Claire Kouba" w:date="2023-09-12T16:52:00Z">
              <w:rPr>
                <w:w w:val="105"/>
              </w:rPr>
            </w:rPrChange>
          </w:rPr>
          <w:delText xml:space="preserve"> </w:delText>
        </w:r>
        <w:r w:rsidRPr="00D753AC" w:rsidDel="00971BC2">
          <w:rPr>
            <w:rFonts w:cs="Times New Roman"/>
            <w:w w:val="105"/>
            <w:sz w:val="22"/>
            <w:szCs w:val="22"/>
          </w:rPr>
          <w:delText>or</w:delText>
        </w:r>
        <w:r w:rsidRPr="00D753AC" w:rsidDel="00971BC2">
          <w:rPr>
            <w:rFonts w:cs="Times New Roman"/>
            <w:spacing w:val="-19"/>
            <w:w w:val="105"/>
            <w:sz w:val="22"/>
            <w:szCs w:val="22"/>
            <w:rPrChange w:id="5662" w:author="Claire Kouba" w:date="2023-09-12T16:52:00Z">
              <w:rPr>
                <w:w w:val="105"/>
              </w:rPr>
            </w:rPrChange>
          </w:rPr>
          <w:delText xml:space="preserve"> </w:delText>
        </w:r>
        <w:r w:rsidRPr="00D753AC" w:rsidDel="00971BC2">
          <w:rPr>
            <w:rFonts w:cs="Times New Roman"/>
            <w:w w:val="105"/>
            <w:sz w:val="22"/>
            <w:szCs w:val="22"/>
          </w:rPr>
          <w:delText>predicted</w:delText>
        </w:r>
        <w:r w:rsidRPr="00D753AC" w:rsidDel="00971BC2">
          <w:rPr>
            <w:rFonts w:cs="Times New Roman"/>
            <w:spacing w:val="-19"/>
            <w:w w:val="105"/>
            <w:sz w:val="22"/>
            <w:szCs w:val="22"/>
            <w:rPrChange w:id="5663" w:author="Claire Kouba" w:date="2023-09-12T16:52:00Z">
              <w:rPr>
                <w:w w:val="105"/>
              </w:rPr>
            </w:rPrChange>
          </w:rPr>
          <w:delText xml:space="preserve"> </w:delText>
        </w:r>
        <w:r w:rsidRPr="00D753AC" w:rsidDel="00971BC2">
          <w:rPr>
            <w:rFonts w:cs="Times New Roman"/>
            <w:i/>
            <w:w w:val="105"/>
            <w:sz w:val="22"/>
            <w:szCs w:val="22"/>
          </w:rPr>
          <w:delText>V</w:delText>
        </w:r>
        <w:r w:rsidRPr="00D753AC" w:rsidDel="00971BC2">
          <w:rPr>
            <w:rFonts w:cs="Times New Roman"/>
            <w:i/>
            <w:w w:val="105"/>
            <w:position w:val="-2"/>
            <w:sz w:val="22"/>
            <w:szCs w:val="22"/>
          </w:rPr>
          <w:delText>min</w:delText>
        </w:r>
      </w:del>
      <w:del w:id="5664" w:author="Claire Kouba" w:date="2023-09-12T16:52:00Z">
        <w:r w:rsidR="00505335" w:rsidRPr="00D753AC">
          <w:rPr>
            <w:rFonts w:cs="Times New Roman"/>
            <w:i/>
            <w:w w:val="10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i/>
            <w:w w:val="105"/>
            <w:position w:val="-2"/>
            <w:sz w:val="22"/>
            <w:szCs w:val="22"/>
          </w:rPr>
          <w:delText>days</w:delText>
        </w:r>
      </w:del>
      <w:del w:id="5665" w:author="Claire Kouba" w:date="2023-09-25T11:44:00Z">
        <w:r w:rsidRPr="00D753AC" w:rsidDel="00971BC2">
          <w:rPr>
            <w:rFonts w:cs="Times New Roman"/>
            <w:i/>
            <w:w w:val="105"/>
            <w:position w:val="-2"/>
            <w:sz w:val="22"/>
            <w:szCs w:val="22"/>
          </w:rPr>
          <w:delText xml:space="preserve"> </w:delText>
        </w:r>
        <w:r w:rsidRPr="00D753AC" w:rsidDel="00971BC2">
          <w:rPr>
            <w:rFonts w:cs="Times New Roman"/>
            <w:w w:val="105"/>
            <w:sz w:val="22"/>
            <w:szCs w:val="22"/>
          </w:rPr>
          <w:delText>or</w:delText>
        </w:r>
        <w:r w:rsidRPr="00D753AC" w:rsidDel="00971BC2">
          <w:rPr>
            <w:rFonts w:cs="Times New Roman"/>
            <w:spacing w:val="-19"/>
            <w:w w:val="105"/>
            <w:sz w:val="22"/>
            <w:szCs w:val="22"/>
            <w:rPrChange w:id="5666" w:author="Claire Kouba" w:date="2023-09-12T16:52:00Z">
              <w:rPr>
                <w:w w:val="105"/>
              </w:rPr>
            </w:rPrChange>
          </w:rPr>
          <w:delText xml:space="preserve"> </w:delText>
        </w:r>
        <w:r w:rsidRPr="00D753AC" w:rsidDel="00971BC2">
          <w:rPr>
            <w:rFonts w:cs="Times New Roman"/>
            <w:i/>
            <w:w w:val="105"/>
            <w:sz w:val="22"/>
            <w:szCs w:val="22"/>
          </w:rPr>
          <w:delText>P</w:delText>
        </w:r>
        <w:r w:rsidRPr="00D753AC" w:rsidDel="00971BC2">
          <w:rPr>
            <w:rFonts w:cs="Times New Roman"/>
            <w:i/>
            <w:w w:val="105"/>
            <w:position w:val="-2"/>
            <w:sz w:val="22"/>
            <w:szCs w:val="22"/>
          </w:rPr>
          <w:delText xml:space="preserve">spill </w:delText>
        </w:r>
        <w:r w:rsidRPr="00D753AC" w:rsidDel="00971BC2">
          <w:rPr>
            <w:rFonts w:cs="Times New Roman"/>
            <w:w w:val="105"/>
            <w:sz w:val="22"/>
            <w:szCs w:val="22"/>
          </w:rPr>
          <w:delText>values.</w:delText>
        </w:r>
        <w:r w:rsidRPr="00D753AC" w:rsidDel="00971BC2">
          <w:rPr>
            <w:rFonts w:cs="Times New Roman"/>
            <w:spacing w:val="-19"/>
            <w:w w:val="105"/>
            <w:sz w:val="22"/>
            <w:szCs w:val="22"/>
            <w:rPrChange w:id="5667" w:author="Claire Kouba" w:date="2023-09-12T16:52:00Z">
              <w:rPr>
                <w:w w:val="105"/>
              </w:rPr>
            </w:rPrChange>
          </w:rPr>
          <w:delText xml:space="preserve"> </w:delText>
        </w:r>
        <w:r w:rsidRPr="00D753AC" w:rsidDel="00971BC2">
          <w:rPr>
            <w:rFonts w:cs="Times New Roman"/>
            <w:w w:val="105"/>
            <w:sz w:val="22"/>
            <w:szCs w:val="22"/>
          </w:rPr>
          <w:delText>Likely</w:delText>
        </w:r>
        <w:r w:rsidRPr="00D753AC" w:rsidDel="00971BC2">
          <w:rPr>
            <w:rFonts w:cs="Times New Roman"/>
            <w:spacing w:val="-19"/>
            <w:w w:val="105"/>
            <w:sz w:val="22"/>
            <w:szCs w:val="22"/>
            <w:rPrChange w:id="5668" w:author="Claire Kouba" w:date="2023-09-12T16:52:00Z">
              <w:rPr>
                <w:w w:val="105"/>
              </w:rPr>
            </w:rPrChange>
          </w:rPr>
          <w:delText xml:space="preserve"> </w:delText>
        </w:r>
        <w:r w:rsidRPr="00D753AC" w:rsidDel="00971BC2">
          <w:rPr>
            <w:rFonts w:cs="Times New Roman"/>
            <w:w w:val="105"/>
            <w:sz w:val="22"/>
            <w:szCs w:val="22"/>
          </w:rPr>
          <w:delText>causes</w:delText>
        </w:r>
        <w:r w:rsidRPr="00D753AC" w:rsidDel="00971BC2">
          <w:rPr>
            <w:rFonts w:cs="Times New Roman"/>
            <w:spacing w:val="-19"/>
            <w:w w:val="105"/>
            <w:sz w:val="22"/>
            <w:szCs w:val="22"/>
            <w:rPrChange w:id="5669" w:author="Claire Kouba" w:date="2023-09-12T16:52:00Z">
              <w:rPr>
                <w:w w:val="105"/>
              </w:rPr>
            </w:rPrChange>
          </w:rPr>
          <w:delText xml:space="preserve"> </w:delText>
        </w:r>
        <w:r w:rsidRPr="00D753AC" w:rsidDel="00971BC2">
          <w:rPr>
            <w:rFonts w:cs="Times New Roman"/>
            <w:w w:val="105"/>
            <w:sz w:val="22"/>
            <w:szCs w:val="22"/>
          </w:rPr>
          <w:delText>include</w:delText>
        </w:r>
        <w:r w:rsidRPr="00D753AC" w:rsidDel="00971BC2">
          <w:rPr>
            <w:rFonts w:cs="Times New Roman"/>
            <w:spacing w:val="-19"/>
            <w:w w:val="105"/>
            <w:sz w:val="22"/>
            <w:szCs w:val="22"/>
            <w:rPrChange w:id="5670" w:author="Claire Kouba" w:date="2023-09-12T16:52:00Z">
              <w:rPr>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19"/>
            <w:w w:val="105"/>
            <w:sz w:val="22"/>
            <w:szCs w:val="22"/>
            <w:rPrChange w:id="5671" w:author="Claire Kouba" w:date="2023-09-12T16:52:00Z">
              <w:rPr>
                <w:spacing w:val="17"/>
                <w:w w:val="105"/>
              </w:rPr>
            </w:rPrChange>
          </w:rPr>
          <w:delText xml:space="preserve"> </w:delText>
        </w:r>
        <w:r w:rsidRPr="00D753AC" w:rsidDel="00971BC2">
          <w:rPr>
            <w:rFonts w:cs="Times New Roman"/>
            <w:w w:val="105"/>
            <w:sz w:val="22"/>
            <w:szCs w:val="22"/>
          </w:rPr>
          <w:delText>information</w:delText>
        </w:r>
        <w:r w:rsidRPr="00D753AC" w:rsidDel="00971BC2">
          <w:rPr>
            <w:rFonts w:cs="Times New Roman"/>
            <w:spacing w:val="-19"/>
            <w:w w:val="105"/>
            <w:sz w:val="22"/>
            <w:szCs w:val="22"/>
            <w:rPrChange w:id="5672" w:author="Claire Kouba" w:date="2023-09-12T16:52:00Z">
              <w:rPr>
                <w:w w:val="99"/>
              </w:rPr>
            </w:rPrChange>
          </w:rPr>
          <w:delText xml:space="preserve"> </w:delText>
        </w:r>
        <w:r w:rsidRPr="00D753AC" w:rsidDel="00971BC2">
          <w:rPr>
            <w:rFonts w:cs="Times New Roman"/>
            <w:w w:val="105"/>
            <w:sz w:val="22"/>
            <w:szCs w:val="22"/>
          </w:rPr>
          <w:delText>lost</w:delText>
        </w:r>
        <w:r w:rsidRPr="00D753AC" w:rsidDel="00971BC2">
          <w:rPr>
            <w:rFonts w:cs="Times New Roman"/>
            <w:spacing w:val="-19"/>
            <w:w w:val="105"/>
            <w:sz w:val="22"/>
            <w:szCs w:val="22"/>
            <w:rPrChange w:id="5673" w:author="Claire Kouba" w:date="2023-09-12T16:52:00Z">
              <w:rPr>
                <w:spacing w:val="-27"/>
                <w:w w:val="105"/>
              </w:rPr>
            </w:rPrChange>
          </w:rPr>
          <w:delText xml:space="preserve"> </w:delText>
        </w:r>
        <w:r w:rsidRPr="00D753AC" w:rsidDel="00971BC2">
          <w:rPr>
            <w:rFonts w:cs="Times New Roman"/>
            <w:w w:val="105"/>
            <w:sz w:val="22"/>
            <w:szCs w:val="22"/>
          </w:rPr>
          <w:delText>when</w:delText>
        </w:r>
        <w:r w:rsidRPr="00D753AC" w:rsidDel="00971BC2">
          <w:rPr>
            <w:rFonts w:cs="Times New Roman"/>
            <w:spacing w:val="-19"/>
            <w:w w:val="105"/>
            <w:sz w:val="22"/>
            <w:szCs w:val="22"/>
            <w:rPrChange w:id="5674" w:author="Claire Kouba" w:date="2023-09-12T16:52:00Z">
              <w:rPr>
                <w:spacing w:val="-27"/>
                <w:w w:val="105"/>
              </w:rPr>
            </w:rPrChange>
          </w:rPr>
          <w:delText xml:space="preserve"> </w:delText>
        </w:r>
        <w:r w:rsidRPr="00D753AC" w:rsidDel="00971BC2">
          <w:rPr>
            <w:rFonts w:cs="Times New Roman"/>
            <w:w w:val="105"/>
            <w:sz w:val="22"/>
            <w:szCs w:val="22"/>
          </w:rPr>
          <w:delText>binning</w:delText>
        </w:r>
        <w:r w:rsidRPr="00D753AC" w:rsidDel="00971BC2">
          <w:rPr>
            <w:rFonts w:cs="Times New Roman"/>
            <w:spacing w:val="-19"/>
            <w:w w:val="105"/>
            <w:sz w:val="22"/>
            <w:szCs w:val="22"/>
            <w:rPrChange w:id="5675" w:author="Claire Kouba" w:date="2023-09-12T16:52:00Z">
              <w:rPr>
                <w:spacing w:val="-27"/>
                <w:w w:val="105"/>
              </w:rPr>
            </w:rPrChange>
          </w:rPr>
          <w:delText xml:space="preserve"> </w:delText>
        </w:r>
        <w:r w:rsidRPr="00D753AC" w:rsidDel="00971BC2">
          <w:rPr>
            <w:rFonts w:cs="Times New Roman"/>
            <w:w w:val="105"/>
            <w:sz w:val="22"/>
            <w:szCs w:val="22"/>
          </w:rPr>
          <w:delText>water</w:delText>
        </w:r>
        <w:r w:rsidRPr="00D753AC" w:rsidDel="00971BC2">
          <w:rPr>
            <w:rFonts w:cs="Times New Roman"/>
            <w:w w:val="99"/>
            <w:sz w:val="22"/>
            <w:szCs w:val="22"/>
            <w:rPrChange w:id="5676" w:author="Claire Kouba" w:date="2023-09-12T16:52:00Z">
              <w:rPr>
                <w:spacing w:val="-27"/>
                <w:w w:val="105"/>
              </w:rPr>
            </w:rPrChange>
          </w:rPr>
          <w:delText xml:space="preserve"> </w:delText>
        </w:r>
        <w:r w:rsidRPr="00D753AC" w:rsidDel="00971BC2">
          <w:rPr>
            <w:rFonts w:cs="Times New Roman"/>
            <w:w w:val="105"/>
            <w:sz w:val="22"/>
            <w:szCs w:val="22"/>
          </w:rPr>
          <w:delText>years</w:delText>
        </w:r>
        <w:r w:rsidRPr="00D753AC" w:rsidDel="00971BC2">
          <w:rPr>
            <w:rFonts w:cs="Times New Roman"/>
            <w:spacing w:val="-22"/>
            <w:w w:val="105"/>
            <w:sz w:val="22"/>
            <w:szCs w:val="22"/>
            <w:rPrChange w:id="5677" w:author="Claire Kouba" w:date="2023-09-12T16:52:00Z">
              <w:rPr>
                <w:spacing w:val="-27"/>
                <w:w w:val="105"/>
              </w:rPr>
            </w:rPrChange>
          </w:rPr>
          <w:delText xml:space="preserve"> </w:delText>
        </w:r>
        <w:r w:rsidRPr="00D753AC" w:rsidDel="00971BC2">
          <w:rPr>
            <w:rFonts w:cs="Times New Roman"/>
            <w:w w:val="105"/>
            <w:sz w:val="22"/>
            <w:szCs w:val="22"/>
          </w:rPr>
          <w:delText>into</w:delText>
        </w:r>
        <w:r w:rsidRPr="00D753AC" w:rsidDel="00971BC2">
          <w:rPr>
            <w:rFonts w:cs="Times New Roman"/>
            <w:spacing w:val="-22"/>
            <w:w w:val="105"/>
            <w:sz w:val="22"/>
            <w:szCs w:val="22"/>
            <w:rPrChange w:id="5678" w:author="Claire Kouba" w:date="2023-09-12T16:52:00Z">
              <w:rPr>
                <w:spacing w:val="-27"/>
                <w:w w:val="105"/>
              </w:rPr>
            </w:rPrChange>
          </w:rPr>
          <w:delText xml:space="preserve"> </w:delText>
        </w:r>
        <w:r w:rsidRPr="00D753AC" w:rsidDel="00971BC2">
          <w:rPr>
            <w:rFonts w:cs="Times New Roman"/>
            <w:spacing w:val="-3"/>
            <w:w w:val="105"/>
            <w:sz w:val="22"/>
            <w:szCs w:val="22"/>
            <w:rPrChange w:id="5679" w:author="Claire Kouba" w:date="2023-09-12T16:52:00Z">
              <w:rPr>
                <w:w w:val="105"/>
              </w:rPr>
            </w:rPrChange>
          </w:rPr>
          <w:delText>five</w:delText>
        </w:r>
        <w:r w:rsidRPr="00D753AC" w:rsidDel="00971BC2">
          <w:rPr>
            <w:rFonts w:cs="Times New Roman"/>
            <w:spacing w:val="-22"/>
            <w:w w:val="105"/>
            <w:sz w:val="22"/>
            <w:szCs w:val="22"/>
            <w:rPrChange w:id="5680" w:author="Claire Kouba" w:date="2023-09-12T16:52:00Z">
              <w:rPr>
                <w:spacing w:val="-27"/>
                <w:w w:val="105"/>
              </w:rPr>
            </w:rPrChange>
          </w:rPr>
          <w:delText xml:space="preserve"> </w:delText>
        </w:r>
        <w:r w:rsidRPr="00D753AC" w:rsidDel="00971BC2">
          <w:rPr>
            <w:rFonts w:cs="Times New Roman"/>
            <w:w w:val="105"/>
            <w:sz w:val="22"/>
            <w:szCs w:val="22"/>
          </w:rPr>
          <w:delText>categories,</w:delText>
        </w:r>
        <w:r w:rsidRPr="00D753AC" w:rsidDel="00971BC2">
          <w:rPr>
            <w:rFonts w:cs="Times New Roman"/>
            <w:spacing w:val="-22"/>
            <w:w w:val="105"/>
            <w:sz w:val="22"/>
            <w:szCs w:val="22"/>
            <w:rPrChange w:id="5681" w:author="Claire Kouba" w:date="2023-09-12T16:52:00Z">
              <w:rPr>
                <w:spacing w:val="-27"/>
                <w:w w:val="105"/>
              </w:rPr>
            </w:rPrChange>
          </w:rPr>
          <w:delText xml:space="preserve"> </w:delText>
        </w:r>
        <w:r w:rsidRPr="00D753AC" w:rsidDel="00971BC2">
          <w:rPr>
            <w:rFonts w:cs="Times New Roman"/>
            <w:w w:val="105"/>
            <w:sz w:val="22"/>
            <w:szCs w:val="22"/>
          </w:rPr>
          <w:delText>and</w:delText>
        </w:r>
        <w:r w:rsidRPr="00D753AC" w:rsidDel="00971BC2">
          <w:rPr>
            <w:rFonts w:cs="Times New Roman"/>
            <w:spacing w:val="-22"/>
            <w:w w:val="105"/>
            <w:sz w:val="22"/>
            <w:szCs w:val="22"/>
            <w:rPrChange w:id="5682" w:author="Claire Kouba" w:date="2023-09-12T16:52:00Z">
              <w:rPr>
                <w:spacing w:val="-27"/>
                <w:w w:val="105"/>
              </w:rPr>
            </w:rPrChange>
          </w:rPr>
          <w:delText xml:space="preserve"> </w:delText>
        </w:r>
        <w:r w:rsidRPr="00D753AC" w:rsidDel="00971BC2">
          <w:rPr>
            <w:rFonts w:cs="Times New Roman"/>
            <w:w w:val="105"/>
            <w:sz w:val="22"/>
            <w:szCs w:val="22"/>
          </w:rPr>
          <w:delText>the</w:delText>
        </w:r>
        <w:r w:rsidRPr="00D753AC" w:rsidDel="00971BC2">
          <w:rPr>
            <w:rFonts w:cs="Times New Roman"/>
            <w:spacing w:val="-22"/>
            <w:w w:val="105"/>
            <w:sz w:val="22"/>
            <w:szCs w:val="22"/>
            <w:rPrChange w:id="5683" w:author="Claire Kouba" w:date="2023-09-12T16:52:00Z">
              <w:rPr>
                <w:spacing w:val="-27"/>
                <w:w w:val="105"/>
              </w:rPr>
            </w:rPrChange>
          </w:rPr>
          <w:delText xml:space="preserve"> </w:delText>
        </w:r>
        <w:r w:rsidRPr="00D753AC" w:rsidDel="00971BC2">
          <w:rPr>
            <w:rFonts w:cs="Times New Roman"/>
            <w:w w:val="105"/>
            <w:sz w:val="22"/>
            <w:szCs w:val="22"/>
          </w:rPr>
          <w:delText>30-year</w:delText>
        </w:r>
        <w:r w:rsidRPr="00D753AC" w:rsidDel="00971BC2">
          <w:rPr>
            <w:rFonts w:cs="Times New Roman"/>
            <w:spacing w:val="-22"/>
            <w:w w:val="105"/>
            <w:sz w:val="22"/>
            <w:szCs w:val="22"/>
            <w:rPrChange w:id="5684" w:author="Claire Kouba" w:date="2023-09-12T16:52:00Z">
              <w:rPr>
                <w:spacing w:val="-27"/>
                <w:w w:val="105"/>
              </w:rPr>
            </w:rPrChange>
          </w:rPr>
          <w:delText xml:space="preserve"> </w:delText>
        </w:r>
        <w:r w:rsidRPr="00D753AC" w:rsidDel="00971BC2">
          <w:rPr>
            <w:rFonts w:cs="Times New Roman"/>
            <w:w w:val="105"/>
            <w:sz w:val="22"/>
            <w:szCs w:val="22"/>
          </w:rPr>
          <w:delText>ranking</w:delText>
        </w:r>
        <w:r w:rsidRPr="00D753AC" w:rsidDel="00971BC2">
          <w:rPr>
            <w:rFonts w:cs="Times New Roman"/>
            <w:spacing w:val="-22"/>
            <w:w w:val="105"/>
            <w:sz w:val="22"/>
            <w:szCs w:val="22"/>
            <w:rPrChange w:id="5685" w:author="Claire Kouba" w:date="2023-09-12T16:52:00Z">
              <w:rPr>
                <w:spacing w:val="-27"/>
                <w:w w:val="105"/>
              </w:rPr>
            </w:rPrChange>
          </w:rPr>
          <w:delText xml:space="preserve"> </w:delText>
        </w:r>
        <w:r w:rsidRPr="00D753AC" w:rsidDel="00971BC2">
          <w:rPr>
            <w:rFonts w:cs="Times New Roman"/>
            <w:w w:val="105"/>
            <w:sz w:val="22"/>
            <w:szCs w:val="22"/>
          </w:rPr>
          <w:delText>window</w:delText>
        </w:r>
        <w:r w:rsidRPr="00D753AC" w:rsidDel="00971BC2">
          <w:rPr>
            <w:rFonts w:cs="Times New Roman"/>
            <w:spacing w:val="-22"/>
            <w:w w:val="105"/>
            <w:sz w:val="22"/>
            <w:szCs w:val="22"/>
            <w:rPrChange w:id="5686" w:author="Claire Kouba" w:date="2023-09-12T16:52:00Z">
              <w:rPr>
                <w:spacing w:val="-27"/>
                <w:w w:val="105"/>
              </w:rPr>
            </w:rPrChange>
          </w:rPr>
          <w:delText xml:space="preserve"> </w:delText>
        </w:r>
        <w:r w:rsidRPr="00D753AC" w:rsidDel="00971BC2">
          <w:rPr>
            <w:rFonts w:cs="Times New Roman"/>
            <w:w w:val="105"/>
            <w:sz w:val="22"/>
            <w:szCs w:val="22"/>
          </w:rPr>
          <w:delText>that</w:delText>
        </w:r>
        <w:r w:rsidRPr="00D753AC" w:rsidDel="00971BC2">
          <w:rPr>
            <w:rFonts w:cs="Times New Roman"/>
            <w:spacing w:val="-22"/>
            <w:w w:val="105"/>
            <w:sz w:val="22"/>
            <w:szCs w:val="22"/>
            <w:rPrChange w:id="5687" w:author="Claire Kouba" w:date="2023-09-12T16:52:00Z">
              <w:rPr>
                <w:spacing w:val="-27"/>
                <w:w w:val="105"/>
              </w:rPr>
            </w:rPrChange>
          </w:rPr>
          <w:delText xml:space="preserve"> </w:delText>
        </w:r>
        <w:r w:rsidRPr="00D753AC" w:rsidDel="00971BC2">
          <w:rPr>
            <w:rFonts w:cs="Times New Roman"/>
            <w:w w:val="105"/>
            <w:sz w:val="22"/>
            <w:szCs w:val="22"/>
          </w:rPr>
          <w:delText>would</w:delText>
        </w:r>
        <w:r w:rsidRPr="00D753AC" w:rsidDel="00971BC2">
          <w:rPr>
            <w:rFonts w:cs="Times New Roman"/>
            <w:spacing w:val="-22"/>
            <w:w w:val="105"/>
            <w:sz w:val="22"/>
            <w:szCs w:val="22"/>
            <w:rPrChange w:id="5688" w:author="Claire Kouba" w:date="2023-09-12T16:52:00Z">
              <w:rPr>
                <w:spacing w:val="-27"/>
                <w:w w:val="105"/>
              </w:rPr>
            </w:rPrChange>
          </w:rPr>
          <w:delText xml:space="preserve"> </w:delText>
        </w:r>
        <w:r w:rsidRPr="00D753AC" w:rsidDel="00971BC2">
          <w:rPr>
            <w:rFonts w:cs="Times New Roman"/>
            <w:w w:val="105"/>
            <w:sz w:val="22"/>
            <w:szCs w:val="22"/>
          </w:rPr>
          <w:delText>prevent</w:delText>
        </w:r>
        <w:r w:rsidRPr="00D753AC" w:rsidDel="00971BC2">
          <w:rPr>
            <w:rFonts w:cs="Times New Roman"/>
            <w:spacing w:val="-22"/>
            <w:w w:val="105"/>
            <w:sz w:val="22"/>
            <w:szCs w:val="22"/>
            <w:rPrChange w:id="5689" w:author="Claire Kouba" w:date="2023-09-12T16:52:00Z">
              <w:rPr>
                <w:spacing w:val="-27"/>
                <w:w w:val="105"/>
              </w:rPr>
            </w:rPrChange>
          </w:rPr>
          <w:delText xml:space="preserve"> </w:delText>
        </w:r>
        <w:r w:rsidRPr="00D753AC" w:rsidDel="00971BC2">
          <w:rPr>
            <w:rFonts w:cs="Times New Roman"/>
            <w:w w:val="105"/>
            <w:sz w:val="22"/>
            <w:szCs w:val="22"/>
          </w:rPr>
          <w:delText>a</w:delText>
        </w:r>
        <w:r w:rsidRPr="00D753AC" w:rsidDel="00971BC2">
          <w:rPr>
            <w:rFonts w:cs="Times New Roman"/>
            <w:spacing w:val="-22"/>
            <w:w w:val="105"/>
            <w:sz w:val="22"/>
            <w:szCs w:val="22"/>
            <w:rPrChange w:id="5690" w:author="Claire Kouba" w:date="2023-09-12T16:52:00Z">
              <w:rPr>
                <w:spacing w:val="-27"/>
                <w:w w:val="105"/>
              </w:rPr>
            </w:rPrChange>
          </w:rPr>
          <w:delText xml:space="preserve"> </w:delText>
        </w:r>
        <w:r w:rsidRPr="00D753AC" w:rsidDel="00971BC2">
          <w:rPr>
            <w:rFonts w:cs="Times New Roman"/>
            <w:w w:val="105"/>
            <w:sz w:val="22"/>
            <w:szCs w:val="22"/>
          </w:rPr>
          <w:delText>direct</w:delText>
        </w:r>
        <w:r w:rsidRPr="00D753AC" w:rsidDel="00971BC2">
          <w:rPr>
            <w:rFonts w:cs="Times New Roman"/>
            <w:spacing w:val="-22"/>
            <w:w w:val="105"/>
            <w:sz w:val="22"/>
            <w:szCs w:val="22"/>
            <w:rPrChange w:id="5691" w:author="Claire Kouba" w:date="2023-09-12T16:52:00Z">
              <w:rPr>
                <w:spacing w:val="-27"/>
                <w:w w:val="105"/>
              </w:rPr>
            </w:rPrChange>
          </w:rPr>
          <w:delText xml:space="preserve"> </w:delText>
        </w:r>
        <w:r w:rsidRPr="00D753AC" w:rsidDel="00971BC2">
          <w:rPr>
            <w:rFonts w:cs="Times New Roman"/>
            <w:w w:val="105"/>
            <w:sz w:val="22"/>
            <w:szCs w:val="22"/>
          </w:rPr>
          <w:delText>comparison</w:delText>
        </w:r>
        <w:r w:rsidRPr="00D753AC" w:rsidDel="00971BC2">
          <w:rPr>
            <w:rFonts w:cs="Times New Roman"/>
            <w:spacing w:val="-22"/>
            <w:w w:val="105"/>
            <w:sz w:val="22"/>
            <w:szCs w:val="22"/>
            <w:rPrChange w:id="5692" w:author="Claire Kouba" w:date="2023-09-12T16:52:00Z">
              <w:rPr>
                <w:spacing w:val="-27"/>
                <w:w w:val="105"/>
              </w:rPr>
            </w:rPrChange>
          </w:rPr>
          <w:delText xml:space="preserve"> </w:delText>
        </w:r>
        <w:r w:rsidRPr="00D753AC" w:rsidDel="00971BC2">
          <w:rPr>
            <w:rFonts w:cs="Times New Roman"/>
            <w:w w:val="105"/>
            <w:sz w:val="22"/>
            <w:szCs w:val="22"/>
          </w:rPr>
          <w:delText>of</w:delText>
        </w:r>
        <w:r w:rsidRPr="00D753AC" w:rsidDel="00971BC2">
          <w:rPr>
            <w:rFonts w:cs="Times New Roman"/>
            <w:spacing w:val="-22"/>
            <w:w w:val="105"/>
            <w:sz w:val="22"/>
            <w:szCs w:val="22"/>
            <w:rPrChange w:id="5693" w:author="Claire Kouba" w:date="2023-09-12T16:52:00Z">
              <w:rPr>
                <w:w w:val="99"/>
              </w:rPr>
            </w:rPrChange>
          </w:rPr>
          <w:delText xml:space="preserve"> </w:delText>
        </w:r>
        <w:r w:rsidRPr="00D753AC" w:rsidDel="00971BC2">
          <w:rPr>
            <w:rFonts w:cs="Times New Roman"/>
            <w:w w:val="105"/>
            <w:sz w:val="22"/>
            <w:szCs w:val="22"/>
            <w:rPrChange w:id="5694" w:author="Claire Kouba" w:date="2023-09-12T16:52:00Z">
              <w:rPr/>
            </w:rPrChange>
          </w:rPr>
          <w:delText>post-2000</w:delText>
        </w:r>
        <w:r w:rsidRPr="00D753AC" w:rsidDel="00971BC2">
          <w:rPr>
            <w:rFonts w:cs="Times New Roman"/>
            <w:spacing w:val="-22"/>
            <w:w w:val="105"/>
            <w:sz w:val="22"/>
            <w:szCs w:val="22"/>
            <w:rPrChange w:id="5695" w:author="Claire Kouba" w:date="2023-09-12T16:52:00Z">
              <w:rPr/>
            </w:rPrChange>
          </w:rPr>
          <w:delText xml:space="preserve"> </w:delText>
        </w:r>
        <w:r w:rsidRPr="00D753AC" w:rsidDel="00971BC2">
          <w:rPr>
            <w:rFonts w:cs="Times New Roman"/>
            <w:w w:val="105"/>
            <w:sz w:val="22"/>
            <w:szCs w:val="22"/>
            <w:rPrChange w:id="5696" w:author="Claire Kouba" w:date="2023-09-12T16:52:00Z">
              <w:rPr/>
            </w:rPrChange>
          </w:rPr>
          <w:delText>WYTs</w:delText>
        </w:r>
        <w:r w:rsidRPr="00D753AC" w:rsidDel="00971BC2">
          <w:rPr>
            <w:rFonts w:cs="Times New Roman"/>
            <w:spacing w:val="-22"/>
            <w:w w:val="105"/>
            <w:sz w:val="22"/>
            <w:szCs w:val="22"/>
            <w:rPrChange w:id="5697" w:author="Claire Kouba" w:date="2023-09-12T16:52:00Z">
              <w:rPr/>
            </w:rPrChange>
          </w:rPr>
          <w:delText xml:space="preserve"> </w:delText>
        </w:r>
        <w:r w:rsidRPr="00D753AC" w:rsidDel="00971BC2">
          <w:rPr>
            <w:rFonts w:cs="Times New Roman"/>
            <w:w w:val="105"/>
            <w:sz w:val="22"/>
            <w:szCs w:val="22"/>
            <w:rPrChange w:id="5698" w:author="Claire Kouba" w:date="2023-09-12T16:52:00Z">
              <w:rPr/>
            </w:rPrChange>
          </w:rPr>
          <w:delText>with</w:delText>
        </w:r>
        <w:r w:rsidRPr="00D753AC" w:rsidDel="00971BC2">
          <w:rPr>
            <w:rFonts w:cs="Times New Roman"/>
            <w:w w:val="99"/>
            <w:sz w:val="22"/>
            <w:szCs w:val="22"/>
            <w:rPrChange w:id="5699" w:author="Claire Kouba" w:date="2023-09-12T16:52:00Z">
              <w:rPr/>
            </w:rPrChange>
          </w:rPr>
          <w:delText xml:space="preserve"> </w:delText>
        </w:r>
        <w:r w:rsidRPr="00D753AC" w:rsidDel="00971BC2">
          <w:rPr>
            <w:rFonts w:cs="Times New Roman"/>
            <w:w w:val="105"/>
            <w:sz w:val="22"/>
            <w:szCs w:val="22"/>
            <w:rPrChange w:id="5700" w:author="Claire Kouba" w:date="2023-09-12T16:52:00Z">
              <w:rPr/>
            </w:rPrChange>
          </w:rPr>
          <w:delText>pre-1950s</w:delText>
        </w:r>
        <w:r w:rsidRPr="00D753AC" w:rsidDel="00971BC2">
          <w:rPr>
            <w:rFonts w:cs="Times New Roman"/>
            <w:spacing w:val="-34"/>
            <w:w w:val="105"/>
            <w:sz w:val="22"/>
            <w:szCs w:val="22"/>
            <w:rPrChange w:id="5701" w:author="Claire Kouba" w:date="2023-09-12T16:52:00Z">
              <w:rPr/>
            </w:rPrChange>
          </w:rPr>
          <w:delText xml:space="preserve"> </w:delText>
        </w:r>
        <w:r w:rsidRPr="00D753AC" w:rsidDel="00971BC2">
          <w:rPr>
            <w:rFonts w:cs="Times New Roman"/>
            <w:w w:val="105"/>
            <w:sz w:val="22"/>
            <w:szCs w:val="22"/>
            <w:rPrChange w:id="5702" w:author="Claire Kouba" w:date="2023-09-12T16:52:00Z">
              <w:rPr/>
            </w:rPrChange>
          </w:rPr>
          <w:delText>WYTs</w:delText>
        </w:r>
        <w:r w:rsidRPr="00D753AC" w:rsidDel="00971BC2">
          <w:rPr>
            <w:rFonts w:cs="Times New Roman"/>
            <w:spacing w:val="-34"/>
            <w:w w:val="105"/>
            <w:sz w:val="22"/>
            <w:szCs w:val="22"/>
            <w:rPrChange w:id="5703" w:author="Claire Kouba" w:date="2023-09-12T16:52:00Z">
              <w:rPr/>
            </w:rPrChange>
          </w:rPr>
          <w:delText xml:space="preserve"> </w:delText>
        </w:r>
      </w:del>
      <w:del w:id="5704"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"_bookmark15" </w:delInstrText>
        </w:r>
        <w:r w:rsidR="00505335" w:rsidRPr="00D753AC">
          <w:rPr>
            <w:rFonts w:cs="Times New Roman"/>
          </w:rPr>
          <w:fldChar w:fldCharType="separate"/>
        </w:r>
        <w:r w:rsidR="00505335" w:rsidRPr="00D753AC">
          <w:rPr>
            <w:rFonts w:cs="Times New Roman"/>
            <w:sz w:val="22"/>
            <w:szCs w:val="22"/>
          </w:rPr>
          <w:delText>(Figure 15,</w:delText>
        </w:r>
        <w:r w:rsidR="00505335" w:rsidRPr="00D753AC">
          <w:rPr>
            <w:rFonts w:cs="Times New Roman"/>
          </w:rPr>
          <w:fldChar w:fldCharType="end"/>
        </w:r>
        <w:r w:rsidR="00505335" w:rsidRPr="00D753AC">
          <w:rPr>
            <w:rFonts w:cs="Times New Roman"/>
            <w:sz w:val="22"/>
            <w:szCs w:val="22"/>
          </w:rPr>
          <w:delText xml:space="preserve"> lower</w:delText>
        </w:r>
        <w:r w:rsidR="00505335" w:rsidRPr="00D753AC">
          <w:rPr>
            <w:rFonts w:cs="Times New Roman"/>
            <w:spacing w:val="-31"/>
            <w:sz w:val="22"/>
            <w:szCs w:val="22"/>
          </w:rPr>
          <w:delText xml:space="preserve"> </w:delText>
        </w:r>
        <w:r w:rsidR="00505335" w:rsidRPr="00D753AC">
          <w:rPr>
            <w:rFonts w:cs="Times New Roman"/>
            <w:sz w:val="22"/>
            <w:szCs w:val="22"/>
          </w:rPr>
          <w:delText>panel</w:delText>
        </w:r>
      </w:del>
      <w:del w:id="5705" w:author="Claire Kouba" w:date="2023-09-25T11:44:00Z">
        <w:r w:rsidRPr="00D753AC" w:rsidDel="00971BC2">
          <w:rPr>
            <w:rFonts w:cs="Times New Roman"/>
            <w:w w:val="105"/>
            <w:sz w:val="22"/>
            <w:szCs w:val="22"/>
            <w:rPrChange w:id="5706" w:author="Claire Kouba" w:date="2023-09-12T16:52:00Z">
              <w:rPr/>
            </w:rPrChange>
          </w:rPr>
          <w:delText>).</w:delText>
        </w:r>
      </w:del>
    </w:p>
    <w:p w:rsidR="002153D1" w:rsidRPr="00D753AC" w:rsidRDefault="002153D1">
      <w:pPr>
        <w:ind w:left="173"/>
        <w:rPr>
          <w:rFonts w:ascii="Times New Roman" w:eastAsia="Times New Roman" w:hAnsi="Times New Roman" w:cs="Times New Roman"/>
        </w:rPr>
      </w:pPr>
    </w:p>
    <w:p w:rsidR="002153D1" w:rsidRPr="00D753AC" w:rsidRDefault="002153D1">
      <w:pPr>
        <w:spacing w:before="8"/>
        <w:ind w:left="173"/>
        <w:rPr>
          <w:rFonts w:ascii="Times New Roman" w:eastAsia="Times New Roman" w:hAnsi="Times New Roman" w:cs="Times New Roman"/>
        </w:rPr>
        <w:pPrChange w:id="5707" w:author="Claire Kouba" w:date="2023-09-12T16:52:00Z">
          <w:pPr>
            <w:spacing w:before="6"/>
            <w:ind w:left="173"/>
          </w:pPr>
        </w:pPrChange>
      </w:pPr>
    </w:p>
    <w:p w:rsidR="002153D1" w:rsidRPr="00D753AC" w:rsidRDefault="002573FA">
      <w:pPr>
        <w:pStyle w:val="Heading2"/>
        <w:numPr>
          <w:ilvl w:val="0"/>
          <w:numId w:val="2"/>
        </w:numPr>
        <w:tabs>
          <w:tab w:val="left" w:pos="429"/>
        </w:tabs>
        <w:ind w:left="173"/>
        <w:jc w:val="left"/>
        <w:rPr>
          <w:rFonts w:cs="Times New Roman"/>
          <w:sz w:val="22"/>
          <w:szCs w:val="22"/>
        </w:rPr>
        <w:pPrChange w:id="5708" w:author="Claire Kouba" w:date="2023-09-12T16:52:00Z">
          <w:pPr>
            <w:pStyle w:val="Heading1"/>
            <w:numPr>
              <w:numId w:val="10"/>
            </w:numPr>
            <w:tabs>
              <w:tab w:val="left" w:pos="520"/>
            </w:tabs>
            <w:ind w:left="173" w:hanging="299"/>
          </w:pPr>
        </w:pPrChange>
      </w:pPr>
      <w:r w:rsidRPr="00D753AC">
        <w:rPr>
          <w:rFonts w:cs="Times New Roman"/>
          <w:sz w:val="22"/>
          <w:szCs w:val="22"/>
        </w:rPr>
        <w:t>Discussion</w:t>
      </w:r>
    </w:p>
    <w:p w:rsidR="002153D1" w:rsidRPr="00D753AC" w:rsidRDefault="002153D1">
      <w:pPr>
        <w:spacing w:before="5"/>
        <w:ind w:left="173"/>
        <w:rPr>
          <w:rFonts w:ascii="Times New Roman" w:eastAsia="Times New Roman" w:hAnsi="Times New Roman" w:cs="Times New Roman"/>
          <w:b/>
          <w:bCs/>
        </w:rPr>
        <w:pPrChange w:id="5709" w:author="Claire Kouba" w:date="2023-09-12T16:52:00Z">
          <w:pPr>
            <w:spacing w:before="3"/>
            <w:ind w:left="173"/>
          </w:pPr>
        </w:pPrChange>
      </w:pPr>
    </w:p>
    <w:p w:rsidR="002153D1" w:rsidRPr="00D753AC" w:rsidRDefault="002573FA">
      <w:pPr>
        <w:pStyle w:val="ListParagraph"/>
        <w:numPr>
          <w:ilvl w:val="1"/>
          <w:numId w:val="2"/>
        </w:numPr>
        <w:tabs>
          <w:tab w:val="left" w:pos="579"/>
        </w:tabs>
        <w:ind w:left="173"/>
        <w:rPr>
          <w:rFonts w:ascii="Times New Roman" w:eastAsia="Times New Roman" w:hAnsi="Times New Roman" w:cs="Times New Roman"/>
        </w:rPr>
        <w:pPrChange w:id="5710" w:author="Claire Kouba" w:date="2023-09-25T11:58:00Z">
          <w:pPr>
            <w:pStyle w:val="ListParagraph"/>
            <w:numPr>
              <w:ilvl w:val="1"/>
              <w:numId w:val="10"/>
            </w:numPr>
            <w:tabs>
              <w:tab w:val="left" w:pos="669"/>
            </w:tabs>
            <w:ind w:left="173" w:hanging="448"/>
            <w:jc w:val="right"/>
          </w:pPr>
        </w:pPrChange>
      </w:pPr>
      <w:r w:rsidRPr="00D753AC">
        <w:rPr>
          <w:rFonts w:ascii="Times New Roman" w:hAnsi="Times New Roman" w:cs="Times New Roman"/>
          <w:b/>
        </w:rPr>
        <w:t>Scott River watershed</w:t>
      </w:r>
      <w:r w:rsidRPr="00D753AC">
        <w:rPr>
          <w:rFonts w:ascii="Times New Roman" w:hAnsi="Times New Roman" w:cs="Times New Roman"/>
          <w:b/>
          <w:rPrChange w:id="5711" w:author="Claire Kouba" w:date="2023-09-12T16:52:00Z">
            <w:rPr>
              <w:rFonts w:ascii="Times New Roman" w:hAnsi="Times New Roman"/>
              <w:b/>
              <w:spacing w:val="-4"/>
              <w:sz w:val="20"/>
            </w:rPr>
          </w:rPrChange>
        </w:rPr>
        <w:t xml:space="preserve"> </w:t>
      </w:r>
      <w:r w:rsidRPr="00D753AC">
        <w:rPr>
          <w:rFonts w:ascii="Times New Roman" w:hAnsi="Times New Roman" w:cs="Times New Roman"/>
          <w:b/>
        </w:rPr>
        <w:t>behavior</w:t>
      </w:r>
      <w:ins w:id="5712" w:author="Claire Kouba" w:date="2023-09-12T16:52:00Z">
        <w:r w:rsidRPr="00D753AC">
          <w:rPr>
            <w:rFonts w:ascii="Times New Roman" w:hAnsi="Times New Roman" w:cs="Times New Roman"/>
            <w:b/>
          </w:rPr>
          <w:t xml:space="preserve"> and long-term</w:t>
        </w:r>
        <w:r w:rsidRPr="00D753AC">
          <w:rPr>
            <w:rFonts w:ascii="Times New Roman" w:hAnsi="Times New Roman" w:cs="Times New Roman"/>
            <w:b/>
            <w:spacing w:val="-8"/>
          </w:rPr>
          <w:t xml:space="preserve"> </w:t>
        </w:r>
        <w:r w:rsidRPr="00D753AC">
          <w:rPr>
            <w:rFonts w:ascii="Times New Roman" w:hAnsi="Times New Roman" w:cs="Times New Roman"/>
            <w:b/>
          </w:rPr>
          <w:t>planning</w:t>
        </w:r>
      </w:ins>
    </w:p>
    <w:p w:rsidR="002153D1" w:rsidRPr="00D753AC" w:rsidRDefault="002153D1">
      <w:pPr>
        <w:spacing w:before="9"/>
        <w:ind w:left="173"/>
        <w:rPr>
          <w:rFonts w:ascii="Times New Roman" w:eastAsia="Times New Roman" w:hAnsi="Times New Roman" w:cs="Times New Roman"/>
          <w:b/>
          <w:bCs/>
        </w:rPr>
      </w:pPr>
    </w:p>
    <w:p w:rsidR="00A7616E" w:rsidRPr="00D753AC" w:rsidRDefault="002573FA" w:rsidP="00D753AC">
      <w:pPr>
        <w:pStyle w:val="BodyText"/>
        <w:spacing w:before="9"/>
        <w:ind w:left="173" w:right="137" w:firstLine="220"/>
        <w:rPr>
          <w:del w:id="5713" w:author="Claire Kouba" w:date="2023-09-12T16:52:00Z"/>
          <w:rFonts w:cs="Times New Roman"/>
          <w:sz w:val="22"/>
          <w:szCs w:val="22"/>
        </w:rPr>
      </w:pPr>
      <w:r w:rsidRPr="00D753AC">
        <w:rPr>
          <w:rFonts w:cs="Times New Roman"/>
          <w:w w:val="105"/>
          <w:sz w:val="22"/>
          <w:szCs w:val="22"/>
          <w:rPrChange w:id="5714" w:author="Claire Kouba" w:date="2023-09-12T16:52:00Z">
            <w:rPr/>
          </w:rPrChange>
        </w:rPr>
        <w:t>The</w:t>
      </w:r>
      <w:r w:rsidRPr="00D753AC">
        <w:rPr>
          <w:rFonts w:cs="Times New Roman"/>
          <w:spacing w:val="-4"/>
          <w:w w:val="105"/>
          <w:sz w:val="22"/>
          <w:szCs w:val="22"/>
          <w:rPrChange w:id="5715" w:author="Claire Kouba" w:date="2023-09-12T16:52:00Z">
            <w:rPr>
              <w:spacing w:val="-7"/>
            </w:rPr>
          </w:rPrChange>
        </w:rPr>
        <w:t xml:space="preserve"> </w:t>
      </w:r>
      <w:del w:id="5716" w:author="Claire Kouba" w:date="2023-09-12T16:52:00Z">
        <w:r w:rsidR="00505335" w:rsidRPr="00D753AC">
          <w:rPr>
            <w:rFonts w:cs="Times New Roman"/>
            <w:sz w:val="22"/>
            <w:szCs w:val="22"/>
          </w:rPr>
          <w:delText>degree</w:delText>
        </w:r>
        <w:r w:rsidR="00505335" w:rsidRPr="00D753AC">
          <w:rPr>
            <w:rFonts w:cs="Times New Roman"/>
            <w:spacing w:val="-7"/>
            <w:sz w:val="22"/>
            <w:szCs w:val="22"/>
          </w:rPr>
          <w:delText xml:space="preserve"> </w:delText>
        </w:r>
        <w:r w:rsidR="00505335" w:rsidRPr="00D753AC">
          <w:rPr>
            <w:rFonts w:cs="Times New Roman"/>
            <w:sz w:val="22"/>
            <w:szCs w:val="22"/>
          </w:rPr>
          <w:delText>to</w:delText>
        </w:r>
        <w:r w:rsidR="00505335" w:rsidRPr="00D753AC">
          <w:rPr>
            <w:rFonts w:cs="Times New Roman"/>
            <w:spacing w:val="-7"/>
            <w:sz w:val="22"/>
            <w:szCs w:val="22"/>
          </w:rPr>
          <w:delText xml:space="preserve"> </w:delText>
        </w:r>
        <w:r w:rsidR="00505335" w:rsidRPr="00D753AC">
          <w:rPr>
            <w:rFonts w:cs="Times New Roman"/>
            <w:sz w:val="22"/>
            <w:szCs w:val="22"/>
          </w:rPr>
          <w:delText>which</w:delText>
        </w:r>
        <w:r w:rsidR="00505335" w:rsidRPr="00D753AC">
          <w:rPr>
            <w:rFonts w:cs="Times New Roman"/>
            <w:spacing w:val="-7"/>
            <w:sz w:val="22"/>
            <w:szCs w:val="22"/>
          </w:rPr>
          <w:delText xml:space="preserve"> </w:delText>
        </w:r>
        <w:r w:rsidR="00505335" w:rsidRPr="00D753AC">
          <w:rPr>
            <w:rFonts w:cs="Times New Roman"/>
            <w:sz w:val="22"/>
            <w:szCs w:val="22"/>
          </w:rPr>
          <w:delText>these</w:delText>
        </w:r>
        <w:r w:rsidR="00505335" w:rsidRPr="00D753AC">
          <w:rPr>
            <w:rFonts w:cs="Times New Roman"/>
            <w:spacing w:val="-7"/>
            <w:sz w:val="22"/>
            <w:szCs w:val="22"/>
          </w:rPr>
          <w:delText xml:space="preserve"> </w:delText>
        </w:r>
      </w:del>
      <w:r w:rsidRPr="00D753AC">
        <w:rPr>
          <w:rFonts w:cs="Times New Roman"/>
          <w:w w:val="105"/>
          <w:sz w:val="22"/>
          <w:szCs w:val="22"/>
          <w:rPrChange w:id="5717" w:author="Claire Kouba" w:date="2023-09-12T16:52:00Z">
            <w:rPr/>
          </w:rPrChange>
        </w:rPr>
        <w:t>forward-looking</w:t>
      </w:r>
      <w:r w:rsidRPr="00D753AC">
        <w:rPr>
          <w:rFonts w:cs="Times New Roman"/>
          <w:spacing w:val="-4"/>
          <w:w w:val="105"/>
          <w:sz w:val="22"/>
          <w:szCs w:val="22"/>
          <w:rPrChange w:id="5718" w:author="Claire Kouba" w:date="2023-09-12T16:52:00Z">
            <w:rPr>
              <w:spacing w:val="-7"/>
            </w:rPr>
          </w:rPrChange>
        </w:rPr>
        <w:t xml:space="preserve"> </w:t>
      </w:r>
      <w:r w:rsidRPr="00D753AC">
        <w:rPr>
          <w:rFonts w:cs="Times New Roman"/>
          <w:w w:val="105"/>
          <w:sz w:val="22"/>
          <w:szCs w:val="22"/>
          <w:rPrChange w:id="5719" w:author="Claire Kouba" w:date="2023-09-12T16:52:00Z">
            <w:rPr/>
          </w:rPrChange>
        </w:rPr>
        <w:t>seasonal</w:t>
      </w:r>
      <w:r w:rsidRPr="00D753AC">
        <w:rPr>
          <w:rFonts w:cs="Times New Roman"/>
          <w:spacing w:val="-4"/>
          <w:w w:val="105"/>
          <w:sz w:val="22"/>
          <w:szCs w:val="22"/>
          <w:rPrChange w:id="5720" w:author="Claire Kouba" w:date="2023-09-12T16:52:00Z">
            <w:rPr>
              <w:spacing w:val="-7"/>
            </w:rPr>
          </w:rPrChange>
        </w:rPr>
        <w:t xml:space="preserve"> </w:t>
      </w:r>
      <w:r w:rsidRPr="00D753AC">
        <w:rPr>
          <w:rFonts w:cs="Times New Roman"/>
          <w:w w:val="105"/>
          <w:sz w:val="22"/>
          <w:szCs w:val="22"/>
          <w:rPrChange w:id="5721" w:author="Claire Kouba" w:date="2023-09-12T16:52:00Z">
            <w:rPr/>
          </w:rPrChange>
        </w:rPr>
        <w:t>predictions</w:t>
      </w:r>
      <w:r w:rsidRPr="00D753AC">
        <w:rPr>
          <w:rFonts w:cs="Times New Roman"/>
          <w:spacing w:val="-4"/>
          <w:w w:val="105"/>
          <w:sz w:val="22"/>
          <w:szCs w:val="22"/>
          <w:rPrChange w:id="5722" w:author="Claire Kouba" w:date="2023-09-12T16:52:00Z">
            <w:rPr>
              <w:spacing w:val="-7"/>
            </w:rPr>
          </w:rPrChange>
        </w:rPr>
        <w:t xml:space="preserve"> </w:t>
      </w:r>
      <w:del w:id="5723" w:author="Claire Kouba" w:date="2023-09-12T16:52:00Z">
        <w:r w:rsidR="00505335" w:rsidRPr="00D753AC">
          <w:rPr>
            <w:rFonts w:cs="Times New Roman"/>
            <w:sz w:val="22"/>
            <w:szCs w:val="22"/>
          </w:rPr>
          <w:delText>are</w:delText>
        </w:r>
        <w:r w:rsidR="00505335" w:rsidRPr="00D753AC">
          <w:rPr>
            <w:rFonts w:cs="Times New Roman"/>
            <w:spacing w:val="-7"/>
            <w:sz w:val="22"/>
            <w:szCs w:val="22"/>
          </w:rPr>
          <w:delText xml:space="preserve"> </w:delText>
        </w:r>
        <w:r w:rsidR="00505335" w:rsidRPr="00D753AC">
          <w:rPr>
            <w:rFonts w:cs="Times New Roman"/>
            <w:sz w:val="22"/>
            <w:szCs w:val="22"/>
          </w:rPr>
          <w:delText>accurate</w:delText>
        </w:r>
        <w:r w:rsidR="00505335" w:rsidRPr="00D753AC">
          <w:rPr>
            <w:rFonts w:cs="Times New Roman"/>
            <w:spacing w:val="-7"/>
            <w:sz w:val="22"/>
            <w:szCs w:val="22"/>
          </w:rPr>
          <w:delText xml:space="preserve"> </w:delText>
        </w:r>
        <w:r w:rsidR="00505335" w:rsidRPr="00D753AC">
          <w:rPr>
            <w:rFonts w:cs="Times New Roman"/>
            <w:sz w:val="22"/>
            <w:szCs w:val="22"/>
          </w:rPr>
          <w:delText>depends</w:delText>
        </w:r>
        <w:r w:rsidR="00505335" w:rsidRPr="00D753AC">
          <w:rPr>
            <w:rFonts w:cs="Times New Roman"/>
            <w:spacing w:val="-7"/>
            <w:sz w:val="22"/>
            <w:szCs w:val="22"/>
          </w:rPr>
          <w:delText xml:space="preserve"> </w:delText>
        </w:r>
        <w:r w:rsidR="00505335" w:rsidRPr="00D753AC">
          <w:rPr>
            <w:rFonts w:cs="Times New Roman"/>
            <w:sz w:val="22"/>
            <w:szCs w:val="22"/>
          </w:rPr>
          <w:delText>on</w:delText>
        </w:r>
        <w:r w:rsidR="00505335" w:rsidRPr="00D753AC">
          <w:rPr>
            <w:rFonts w:cs="Times New Roman"/>
            <w:spacing w:val="-7"/>
            <w:sz w:val="22"/>
            <w:szCs w:val="22"/>
          </w:rPr>
          <w:delText xml:space="preserve"> </w:delText>
        </w:r>
        <w:r w:rsidR="00505335" w:rsidRPr="00D753AC">
          <w:rPr>
            <w:rFonts w:cs="Times New Roman"/>
            <w:sz w:val="22"/>
            <w:szCs w:val="22"/>
          </w:rPr>
          <w:delText>fundamental</w:delText>
        </w:r>
      </w:del>
      <w:ins w:id="5724" w:author="Claire Kouba" w:date="2023-09-12T16:52:00Z">
        <w:r w:rsidRPr="00D753AC">
          <w:rPr>
            <w:rFonts w:cs="Times New Roman"/>
            <w:w w:val="105"/>
            <w:sz w:val="22"/>
            <w:szCs w:val="22"/>
          </w:rPr>
          <w:t>in</w:t>
        </w:r>
        <w:r w:rsidRPr="00D753AC">
          <w:rPr>
            <w:rFonts w:cs="Times New Roman"/>
            <w:spacing w:val="-4"/>
            <w:w w:val="105"/>
            <w:sz w:val="22"/>
            <w:szCs w:val="22"/>
          </w:rPr>
          <w:t xml:space="preserve"> </w:t>
        </w:r>
        <w:r w:rsidRPr="00D753AC">
          <w:rPr>
            <w:rFonts w:cs="Times New Roman"/>
            <w:w w:val="105"/>
            <w:sz w:val="22"/>
            <w:szCs w:val="22"/>
          </w:rPr>
          <w:t>this</w:t>
        </w:r>
        <w:r w:rsidRPr="00D753AC">
          <w:rPr>
            <w:rFonts w:cs="Times New Roman"/>
            <w:spacing w:val="-4"/>
            <w:w w:val="105"/>
            <w:sz w:val="22"/>
            <w:szCs w:val="22"/>
          </w:rPr>
          <w:t xml:space="preserve"> </w:t>
        </w:r>
        <w:r w:rsidRPr="00D753AC">
          <w:rPr>
            <w:rFonts w:cs="Times New Roman"/>
            <w:w w:val="105"/>
            <w:sz w:val="22"/>
            <w:szCs w:val="22"/>
          </w:rPr>
          <w:t>study</w:t>
        </w:r>
        <w:r w:rsidRPr="00D753AC">
          <w:rPr>
            <w:rFonts w:cs="Times New Roman"/>
            <w:spacing w:val="-4"/>
            <w:w w:val="105"/>
            <w:sz w:val="22"/>
            <w:szCs w:val="22"/>
          </w:rPr>
          <w:t xml:space="preserve"> </w:t>
        </w:r>
        <w:r w:rsidRPr="00D753AC">
          <w:rPr>
            <w:rFonts w:cs="Times New Roman"/>
            <w:w w:val="105"/>
            <w:sz w:val="22"/>
            <w:szCs w:val="22"/>
          </w:rPr>
          <w:t>are</w:t>
        </w:r>
        <w:r w:rsidRPr="00D753AC">
          <w:rPr>
            <w:rFonts w:cs="Times New Roman"/>
            <w:spacing w:val="-4"/>
            <w:w w:val="105"/>
            <w:sz w:val="22"/>
            <w:szCs w:val="22"/>
          </w:rPr>
          <w:t xml:space="preserve"> </w:t>
        </w:r>
        <w:r w:rsidRPr="00D753AC">
          <w:rPr>
            <w:rFonts w:cs="Times New Roman"/>
            <w:w w:val="105"/>
            <w:sz w:val="22"/>
            <w:szCs w:val="22"/>
          </w:rPr>
          <w:t>possible</w:t>
        </w:r>
        <w:r w:rsidRPr="00D753AC">
          <w:rPr>
            <w:rFonts w:cs="Times New Roman"/>
            <w:spacing w:val="-4"/>
            <w:w w:val="105"/>
            <w:sz w:val="22"/>
            <w:szCs w:val="22"/>
          </w:rPr>
          <w:t xml:space="preserve"> </w:t>
        </w:r>
        <w:r w:rsidRPr="00D753AC">
          <w:rPr>
            <w:rFonts w:cs="Times New Roman"/>
            <w:w w:val="105"/>
            <w:sz w:val="22"/>
            <w:szCs w:val="22"/>
          </w:rPr>
          <w:t>only</w:t>
        </w:r>
        <w:r w:rsidRPr="00D753AC">
          <w:rPr>
            <w:rFonts w:cs="Times New Roman"/>
            <w:spacing w:val="-4"/>
            <w:w w:val="105"/>
            <w:sz w:val="22"/>
            <w:szCs w:val="22"/>
          </w:rPr>
          <w:t xml:space="preserve"> </w:t>
        </w:r>
        <w:r w:rsidRPr="00D753AC">
          <w:rPr>
            <w:rFonts w:cs="Times New Roman"/>
            <w:w w:val="105"/>
            <w:sz w:val="22"/>
            <w:szCs w:val="22"/>
          </w:rPr>
          <w:t>because</w:t>
        </w:r>
        <w:r w:rsidRPr="00D753AC">
          <w:rPr>
            <w:rFonts w:cs="Times New Roman"/>
            <w:spacing w:val="-4"/>
            <w:w w:val="105"/>
            <w:sz w:val="22"/>
            <w:szCs w:val="22"/>
          </w:rPr>
          <w:t xml:space="preserve"> </w:t>
        </w:r>
        <w:r w:rsidRPr="00D753AC">
          <w:rPr>
            <w:rFonts w:cs="Times New Roman"/>
            <w:w w:val="105"/>
            <w:sz w:val="22"/>
            <w:szCs w:val="22"/>
          </w:rPr>
          <w:t>of</w:t>
        </w:r>
        <w:r w:rsidRPr="00D753AC">
          <w:rPr>
            <w:rFonts w:cs="Times New Roman"/>
            <w:spacing w:val="-4"/>
            <w:w w:val="105"/>
            <w:sz w:val="22"/>
            <w:szCs w:val="22"/>
          </w:rPr>
          <w:t xml:space="preserve"> </w:t>
        </w:r>
        <w:r w:rsidRPr="00D753AC">
          <w:rPr>
            <w:rFonts w:cs="Times New Roman"/>
            <w:w w:val="105"/>
            <w:sz w:val="22"/>
            <w:szCs w:val="22"/>
          </w:rPr>
          <w:t>predictable</w:t>
        </w:r>
      </w:ins>
      <w:r w:rsidRPr="00D753AC">
        <w:rPr>
          <w:rFonts w:cs="Times New Roman"/>
          <w:spacing w:val="-4"/>
          <w:w w:val="105"/>
          <w:sz w:val="22"/>
          <w:szCs w:val="22"/>
          <w:rPrChange w:id="5725" w:author="Claire Kouba" w:date="2023-09-12T16:52:00Z">
            <w:rPr>
              <w:spacing w:val="-7"/>
            </w:rPr>
          </w:rPrChange>
        </w:rPr>
        <w:t xml:space="preserve"> </w:t>
      </w:r>
      <w:r w:rsidRPr="00D753AC">
        <w:rPr>
          <w:rFonts w:cs="Times New Roman"/>
          <w:w w:val="105"/>
          <w:sz w:val="22"/>
          <w:szCs w:val="22"/>
          <w:rPrChange w:id="5726" w:author="Claire Kouba" w:date="2023-09-12T16:52:00Z">
            <w:rPr/>
          </w:rPrChange>
        </w:rPr>
        <w:t>hydrologic</w:t>
      </w:r>
      <w:r w:rsidRPr="00D753AC">
        <w:rPr>
          <w:rFonts w:cs="Times New Roman"/>
          <w:spacing w:val="-4"/>
          <w:w w:val="105"/>
          <w:sz w:val="22"/>
          <w:szCs w:val="22"/>
          <w:rPrChange w:id="5727" w:author="Claire Kouba" w:date="2023-09-12T16:52:00Z">
            <w:rPr>
              <w:spacing w:val="-7"/>
            </w:rPr>
          </w:rPrChange>
        </w:rPr>
        <w:t xml:space="preserve"> </w:t>
      </w:r>
      <w:r w:rsidRPr="00D753AC">
        <w:rPr>
          <w:rFonts w:cs="Times New Roman"/>
          <w:w w:val="105"/>
          <w:sz w:val="22"/>
          <w:szCs w:val="22"/>
        </w:rPr>
        <w:t>relationships</w:t>
      </w:r>
      <w:r w:rsidRPr="00D753AC">
        <w:rPr>
          <w:rFonts w:cs="Times New Roman"/>
          <w:w w:val="99"/>
          <w:sz w:val="22"/>
          <w:szCs w:val="22"/>
        </w:rPr>
        <w:t xml:space="preserve"> </w:t>
      </w:r>
      <w:r w:rsidRPr="00D753AC">
        <w:rPr>
          <w:rFonts w:cs="Times New Roman"/>
          <w:sz w:val="22"/>
          <w:szCs w:val="22"/>
        </w:rPr>
        <w:t>between</w:t>
      </w:r>
      <w:r w:rsidRPr="00D753AC">
        <w:rPr>
          <w:rFonts w:cs="Times New Roman"/>
          <w:spacing w:val="-16"/>
          <w:sz w:val="22"/>
          <w:szCs w:val="22"/>
        </w:rPr>
        <w:t xml:space="preserve"> </w:t>
      </w:r>
      <w:del w:id="5728" w:author="Claire Kouba" w:date="2023-09-12T16:52:00Z">
        <w:r w:rsidR="00505335" w:rsidRPr="00D753AC">
          <w:rPr>
            <w:rFonts w:cs="Times New Roman"/>
            <w:sz w:val="22"/>
            <w:szCs w:val="22"/>
          </w:rPr>
          <w:delText>climate</w:delText>
        </w:r>
      </w:del>
      <w:ins w:id="5729" w:author="Claire Kouba" w:date="2023-09-12T16:52:00Z">
        <w:r w:rsidRPr="00D753AC">
          <w:rPr>
            <w:rFonts w:cs="Times New Roman"/>
            <w:sz w:val="22"/>
            <w:szCs w:val="22"/>
          </w:rPr>
          <w:t>early-season</w:t>
        </w:r>
      </w:ins>
      <w:r w:rsidRPr="00D753AC">
        <w:rPr>
          <w:rFonts w:cs="Times New Roman"/>
          <w:spacing w:val="-16"/>
          <w:sz w:val="22"/>
          <w:szCs w:val="22"/>
          <w:rPrChange w:id="5730" w:author="Claire Kouba" w:date="2023-09-12T16:52:00Z">
            <w:rPr>
              <w:spacing w:val="17"/>
            </w:rPr>
          </w:rPrChange>
        </w:rPr>
        <w:t xml:space="preserve"> </w:t>
      </w:r>
      <w:r w:rsidRPr="00D753AC">
        <w:rPr>
          <w:rFonts w:cs="Times New Roman"/>
          <w:sz w:val="22"/>
          <w:szCs w:val="22"/>
        </w:rPr>
        <w:t>inputs</w:t>
      </w:r>
      <w:r w:rsidRPr="00D753AC">
        <w:rPr>
          <w:rFonts w:cs="Times New Roman"/>
          <w:spacing w:val="-16"/>
          <w:sz w:val="22"/>
          <w:szCs w:val="22"/>
          <w:rPrChange w:id="5731" w:author="Claire Kouba" w:date="2023-09-12T16:52:00Z">
            <w:rPr>
              <w:spacing w:val="17"/>
            </w:rPr>
          </w:rPrChange>
        </w:rPr>
        <w:t xml:space="preserve"> </w:t>
      </w:r>
      <w:del w:id="5732" w:author="Claire Kouba" w:date="2023-09-12T16:52:00Z">
        <w:r w:rsidR="00505335" w:rsidRPr="00D753AC">
          <w:rPr>
            <w:rFonts w:cs="Times New Roman"/>
            <w:sz w:val="22"/>
            <w:szCs w:val="22"/>
          </w:rPr>
          <w:delText>and</w:delText>
        </w:r>
        <w:r w:rsidR="00505335" w:rsidRPr="00D753AC">
          <w:rPr>
            <w:rFonts w:cs="Times New Roman"/>
            <w:spacing w:val="17"/>
            <w:sz w:val="22"/>
            <w:szCs w:val="22"/>
          </w:rPr>
          <w:delText xml:space="preserve"> </w:delText>
        </w:r>
        <w:r w:rsidR="00505335" w:rsidRPr="00D753AC">
          <w:rPr>
            <w:rFonts w:cs="Times New Roman"/>
            <w:sz w:val="22"/>
            <w:szCs w:val="22"/>
          </w:rPr>
          <w:delText>flow</w:delText>
        </w:r>
        <w:r w:rsidR="00505335" w:rsidRPr="00D753AC">
          <w:rPr>
            <w:rFonts w:cs="Times New Roman"/>
            <w:spacing w:val="17"/>
            <w:sz w:val="22"/>
            <w:szCs w:val="22"/>
          </w:rPr>
          <w:delText xml:space="preserve"> </w:delText>
        </w:r>
        <w:r w:rsidR="00505335" w:rsidRPr="00D753AC">
          <w:rPr>
            <w:rFonts w:cs="Times New Roman"/>
            <w:sz w:val="22"/>
            <w:szCs w:val="22"/>
          </w:rPr>
          <w:delText>outputs,</w:delText>
        </w:r>
        <w:r w:rsidR="00505335" w:rsidRPr="00D753AC">
          <w:rPr>
            <w:rFonts w:cs="Times New Roman"/>
            <w:spacing w:val="17"/>
            <w:sz w:val="22"/>
            <w:szCs w:val="22"/>
          </w:rPr>
          <w:delText xml:space="preserve"> </w:delText>
        </w:r>
        <w:r w:rsidR="00505335" w:rsidRPr="00D753AC">
          <w:rPr>
            <w:rFonts w:cs="Times New Roman"/>
            <w:sz w:val="22"/>
            <w:szCs w:val="22"/>
          </w:rPr>
          <w:delText>with</w:delText>
        </w:r>
        <w:r w:rsidR="00505335" w:rsidRPr="00D753AC">
          <w:rPr>
            <w:rFonts w:cs="Times New Roman"/>
            <w:spacing w:val="17"/>
            <w:sz w:val="22"/>
            <w:szCs w:val="22"/>
          </w:rPr>
          <w:delText xml:space="preserve"> </w:delText>
        </w:r>
        <w:r w:rsidR="00505335" w:rsidRPr="00D753AC">
          <w:rPr>
            <w:rFonts w:cs="Times New Roman"/>
            <w:sz w:val="22"/>
            <w:szCs w:val="22"/>
          </w:rPr>
          <w:delText>some</w:delText>
        </w:r>
        <w:r w:rsidR="00505335" w:rsidRPr="00D753AC">
          <w:rPr>
            <w:rFonts w:cs="Times New Roman"/>
            <w:spacing w:val="17"/>
            <w:sz w:val="22"/>
            <w:szCs w:val="22"/>
          </w:rPr>
          <w:delText xml:space="preserve"> </w:delText>
        </w:r>
        <w:r w:rsidR="00505335" w:rsidRPr="00D753AC">
          <w:rPr>
            <w:rFonts w:cs="Times New Roman"/>
            <w:sz w:val="22"/>
            <w:szCs w:val="22"/>
          </w:rPr>
          <w:delText>complications</w:delText>
        </w:r>
        <w:r w:rsidR="00505335" w:rsidRPr="00D753AC">
          <w:rPr>
            <w:rFonts w:cs="Times New Roman"/>
            <w:spacing w:val="17"/>
            <w:sz w:val="22"/>
            <w:szCs w:val="22"/>
          </w:rPr>
          <w:delText xml:space="preserve"> </w:delText>
        </w:r>
        <w:r w:rsidR="00505335" w:rsidRPr="00D753AC">
          <w:rPr>
            <w:rFonts w:cs="Times New Roman"/>
            <w:sz w:val="22"/>
            <w:szCs w:val="22"/>
          </w:rPr>
          <w:delText>introduced</w:delText>
        </w:r>
        <w:r w:rsidR="00505335" w:rsidRPr="00D753AC">
          <w:rPr>
            <w:rFonts w:cs="Times New Roman"/>
            <w:spacing w:val="17"/>
            <w:sz w:val="22"/>
            <w:szCs w:val="22"/>
          </w:rPr>
          <w:delText xml:space="preserve"> </w:delText>
        </w:r>
        <w:r w:rsidR="00505335" w:rsidRPr="00D753AC">
          <w:rPr>
            <w:rFonts w:cs="Times New Roman"/>
            <w:sz w:val="22"/>
            <w:szCs w:val="22"/>
          </w:rPr>
          <w:delText>by</w:delText>
        </w:r>
        <w:r w:rsidR="00505335" w:rsidRPr="00D753AC">
          <w:rPr>
            <w:rFonts w:cs="Times New Roman"/>
            <w:spacing w:val="17"/>
            <w:sz w:val="22"/>
            <w:szCs w:val="22"/>
          </w:rPr>
          <w:delText xml:space="preserve"> </w:delText>
        </w:r>
        <w:r w:rsidR="00505335" w:rsidRPr="00D753AC">
          <w:rPr>
            <w:rFonts w:cs="Times New Roman"/>
            <w:sz w:val="22"/>
            <w:szCs w:val="22"/>
          </w:rPr>
          <w:delText>water</w:delText>
        </w:r>
        <w:r w:rsidR="00505335" w:rsidRPr="00D753AC">
          <w:rPr>
            <w:rFonts w:cs="Times New Roman"/>
            <w:spacing w:val="17"/>
            <w:sz w:val="22"/>
            <w:szCs w:val="22"/>
          </w:rPr>
          <w:delText xml:space="preserve"> </w:delText>
        </w:r>
        <w:r w:rsidR="00505335" w:rsidRPr="00D753AC">
          <w:rPr>
            <w:rFonts w:cs="Times New Roman"/>
            <w:sz w:val="22"/>
            <w:szCs w:val="22"/>
          </w:rPr>
          <w:delText>evaporating</w:delText>
        </w:r>
        <w:r w:rsidR="00505335" w:rsidRPr="00D753AC">
          <w:rPr>
            <w:rFonts w:cs="Times New Roman"/>
            <w:spacing w:val="17"/>
            <w:sz w:val="22"/>
            <w:szCs w:val="22"/>
          </w:rPr>
          <w:delText xml:space="preserve"> </w:delText>
        </w:r>
        <w:r w:rsidR="00505335" w:rsidRPr="00D753AC">
          <w:rPr>
            <w:rFonts w:cs="Times New Roman"/>
            <w:sz w:val="22"/>
            <w:szCs w:val="22"/>
          </w:rPr>
          <w:delText>or</w:delText>
        </w:r>
        <w:r w:rsidR="00505335" w:rsidRPr="00D753AC">
          <w:rPr>
            <w:rFonts w:cs="Times New Roman"/>
            <w:spacing w:val="17"/>
            <w:sz w:val="22"/>
            <w:szCs w:val="22"/>
          </w:rPr>
          <w:delText xml:space="preserve"> </w:delText>
        </w:r>
        <w:r w:rsidR="00505335" w:rsidRPr="00D753AC">
          <w:rPr>
            <w:rFonts w:cs="Times New Roman"/>
            <w:sz w:val="22"/>
            <w:szCs w:val="22"/>
          </w:rPr>
          <w:delText>transpiring</w:delText>
        </w:r>
        <w:r w:rsidR="00505335" w:rsidRPr="00D753AC">
          <w:rPr>
            <w:rFonts w:cs="Times New Roman"/>
            <w:spacing w:val="17"/>
            <w:sz w:val="22"/>
            <w:szCs w:val="22"/>
          </w:rPr>
          <w:delText xml:space="preserve"> </w:delText>
        </w:r>
        <w:r w:rsidR="00505335" w:rsidRPr="00D753AC">
          <w:rPr>
            <w:rFonts w:cs="Times New Roman"/>
            <w:sz w:val="22"/>
            <w:szCs w:val="22"/>
          </w:rPr>
          <w:delText>through</w:delText>
        </w:r>
        <w:r w:rsidR="00505335" w:rsidRPr="00D753AC">
          <w:rPr>
            <w:rFonts w:cs="Times New Roman"/>
            <w:w w:val="99"/>
            <w:sz w:val="22"/>
            <w:szCs w:val="22"/>
          </w:rPr>
          <w:delText xml:space="preserve"> </w:delText>
        </w:r>
        <w:r w:rsidR="00505335" w:rsidRPr="00D753AC">
          <w:rPr>
            <w:rFonts w:cs="Times New Roman"/>
            <w:sz w:val="22"/>
            <w:szCs w:val="22"/>
          </w:rPr>
          <w:delText>native or cultivated</w:delText>
        </w:r>
        <w:r w:rsidR="00505335" w:rsidRPr="00D753AC">
          <w:rPr>
            <w:rFonts w:cs="Times New Roman"/>
            <w:spacing w:val="-36"/>
            <w:sz w:val="22"/>
            <w:szCs w:val="22"/>
          </w:rPr>
          <w:delText xml:space="preserve"> </w:delText>
        </w:r>
        <w:r w:rsidR="00505335" w:rsidRPr="00D753AC">
          <w:rPr>
            <w:rFonts w:cs="Times New Roman"/>
            <w:sz w:val="22"/>
            <w:szCs w:val="22"/>
          </w:rPr>
          <w:delText>vegetation.The condition of a “full” watershed can be operationally defined as a state of being highly responsive to new</w:delText>
        </w:r>
        <w:r w:rsidR="00505335" w:rsidRPr="00D753AC">
          <w:rPr>
            <w:rFonts w:cs="Times New Roman"/>
            <w:spacing w:val="19"/>
            <w:sz w:val="22"/>
            <w:szCs w:val="22"/>
          </w:rPr>
          <w:delText xml:space="preserve"> </w:delText>
        </w:r>
      </w:del>
      <w:ins w:id="5733" w:author="Claire Kouba" w:date="2023-09-12T16:52:00Z">
        <w:r w:rsidRPr="00D753AC">
          <w:rPr>
            <w:rFonts w:cs="Times New Roman"/>
            <w:sz w:val="22"/>
            <w:szCs w:val="22"/>
          </w:rPr>
          <w:t>(</w:t>
        </w:r>
      </w:ins>
      <w:r w:rsidRPr="00D753AC">
        <w:rPr>
          <w:rFonts w:cs="Times New Roman"/>
          <w:sz w:val="22"/>
          <w:szCs w:val="22"/>
        </w:rPr>
        <w:t>precipitation</w:t>
      </w:r>
      <w:del w:id="5734" w:author="Claire Kouba" w:date="2023-09-12T16:52:00Z">
        <w:r w:rsidR="00505335" w:rsidRPr="00D753AC">
          <w:rPr>
            <w:rFonts w:cs="Times New Roman"/>
            <w:sz w:val="22"/>
            <w:szCs w:val="22"/>
          </w:rPr>
          <w:delText>.</w:delText>
        </w:r>
        <w:r w:rsidR="00505335" w:rsidRPr="00D753AC">
          <w:rPr>
            <w:rFonts w:cs="Times New Roman"/>
            <w:w w:val="99"/>
            <w:sz w:val="22"/>
            <w:szCs w:val="22"/>
          </w:rPr>
          <w:delText xml:space="preserve"> </w:delText>
        </w:r>
        <w:r w:rsidR="00505335" w:rsidRPr="00D753AC">
          <w:rPr>
            <w:rFonts w:cs="Times New Roman"/>
            <w:sz w:val="22"/>
            <w:szCs w:val="22"/>
          </w:rPr>
          <w:delText>The condition is transient,</w:delText>
        </w:r>
      </w:del>
      <w:ins w:id="5735" w:author="Claire Kouba" w:date="2023-09-12T16:52:00Z">
        <w:r w:rsidRPr="00D753AC">
          <w:rPr>
            <w:rFonts w:cs="Times New Roman"/>
            <w:sz w:val="22"/>
            <w:szCs w:val="22"/>
          </w:rPr>
          <w:t>)</w:t>
        </w:r>
      </w:ins>
      <w:r w:rsidRPr="00D753AC">
        <w:rPr>
          <w:rFonts w:cs="Times New Roman"/>
          <w:spacing w:val="-16"/>
          <w:sz w:val="22"/>
          <w:szCs w:val="22"/>
          <w:rPrChange w:id="5736" w:author="Claire Kouba" w:date="2023-09-12T16:52:00Z">
            <w:rPr/>
          </w:rPrChange>
        </w:rPr>
        <w:t xml:space="preserve"> </w:t>
      </w:r>
      <w:r w:rsidRPr="00D753AC">
        <w:rPr>
          <w:rFonts w:cs="Times New Roman"/>
          <w:sz w:val="22"/>
          <w:szCs w:val="22"/>
        </w:rPr>
        <w:t>and</w:t>
      </w:r>
      <w:r w:rsidRPr="00D753AC">
        <w:rPr>
          <w:rFonts w:cs="Times New Roman"/>
          <w:spacing w:val="-16"/>
          <w:sz w:val="22"/>
          <w:szCs w:val="22"/>
          <w:rPrChange w:id="5737" w:author="Claire Kouba" w:date="2023-09-12T16:52:00Z">
            <w:rPr/>
          </w:rPrChange>
        </w:rPr>
        <w:t xml:space="preserve"> </w:t>
      </w:r>
      <w:del w:id="5738" w:author="Claire Kouba" w:date="2023-09-12T16:52:00Z">
        <w:r w:rsidR="00505335" w:rsidRPr="00D753AC">
          <w:rPr>
            <w:rFonts w:cs="Times New Roman"/>
            <w:sz w:val="22"/>
            <w:szCs w:val="22"/>
          </w:rPr>
          <w:delText xml:space="preserve">proximity to a full condition relies on the balance of slow draining </w:delText>
        </w:r>
      </w:del>
      <w:ins w:id="5739" w:author="Claire Kouba" w:date="2023-09-12T16:52:00Z">
        <w:r w:rsidRPr="00D753AC">
          <w:rPr>
            <w:rFonts w:cs="Times New Roman"/>
            <w:sz w:val="22"/>
            <w:szCs w:val="22"/>
          </w:rPr>
          <w:t>late-season</w:t>
        </w:r>
        <w:r w:rsidRPr="00D753AC">
          <w:rPr>
            <w:rFonts w:cs="Times New Roman"/>
            <w:spacing w:val="-16"/>
            <w:sz w:val="22"/>
            <w:szCs w:val="22"/>
          </w:rPr>
          <w:t xml:space="preserve"> </w:t>
        </w:r>
        <w:r w:rsidRPr="00D753AC">
          <w:rPr>
            <w:rFonts w:cs="Times New Roman"/>
            <w:sz w:val="22"/>
            <w:szCs w:val="22"/>
          </w:rPr>
          <w:t>outputs</w:t>
        </w:r>
        <w:r w:rsidRPr="00D753AC">
          <w:rPr>
            <w:rFonts w:cs="Times New Roman"/>
            <w:spacing w:val="-16"/>
            <w:sz w:val="22"/>
            <w:szCs w:val="22"/>
          </w:rPr>
          <w:t xml:space="preserve"> </w:t>
        </w:r>
        <w:r w:rsidRPr="00D753AC">
          <w:rPr>
            <w:rFonts w:cs="Times New Roman"/>
            <w:sz w:val="22"/>
            <w:szCs w:val="22"/>
          </w:rPr>
          <w:t>(surface</w:t>
        </w:r>
        <w:r w:rsidRPr="00D753AC">
          <w:rPr>
            <w:rFonts w:cs="Times New Roman"/>
            <w:spacing w:val="-16"/>
            <w:sz w:val="22"/>
            <w:szCs w:val="22"/>
          </w:rPr>
          <w:t xml:space="preserve"> </w:t>
        </w:r>
        <w:r w:rsidRPr="00D753AC">
          <w:rPr>
            <w:rFonts w:cs="Times New Roman"/>
            <w:sz w:val="22"/>
            <w:szCs w:val="22"/>
          </w:rPr>
          <w:t>flow</w:t>
        </w:r>
        <w:r w:rsidRPr="00D753AC">
          <w:rPr>
            <w:rFonts w:cs="Times New Roman"/>
            <w:spacing w:val="-16"/>
            <w:sz w:val="22"/>
            <w:szCs w:val="22"/>
          </w:rPr>
          <w:t xml:space="preserve"> </w:t>
        </w:r>
      </w:ins>
      <w:r w:rsidRPr="00D753AC">
        <w:rPr>
          <w:rFonts w:cs="Times New Roman"/>
          <w:sz w:val="22"/>
          <w:szCs w:val="22"/>
        </w:rPr>
        <w:t>and</w:t>
      </w:r>
      <w:r w:rsidRPr="00D753AC">
        <w:rPr>
          <w:rFonts w:cs="Times New Roman"/>
          <w:spacing w:val="-16"/>
          <w:sz w:val="22"/>
          <w:szCs w:val="22"/>
          <w:rPrChange w:id="5740" w:author="Claire Kouba" w:date="2023-09-12T16:52:00Z">
            <w:rPr/>
          </w:rPrChange>
        </w:rPr>
        <w:t xml:space="preserve"> </w:t>
      </w:r>
      <w:del w:id="5741" w:author="Claire Kouba" w:date="2023-09-12T16:52:00Z">
        <w:r w:rsidR="00505335" w:rsidRPr="00D753AC">
          <w:rPr>
            <w:rFonts w:cs="Times New Roman"/>
            <w:sz w:val="22"/>
            <w:szCs w:val="22"/>
          </w:rPr>
          <w:delText>rapid filling</w:delText>
        </w:r>
        <w:r w:rsidR="00505335" w:rsidRPr="00D753AC">
          <w:rPr>
            <w:rFonts w:cs="Times New Roman"/>
            <w:spacing w:val="48"/>
            <w:sz w:val="22"/>
            <w:szCs w:val="22"/>
          </w:rPr>
          <w:delText xml:space="preserve"> </w:delText>
        </w:r>
        <w:r w:rsidR="00505335" w:rsidRPr="00D753AC">
          <w:rPr>
            <w:rFonts w:cs="Times New Roman"/>
            <w:sz w:val="22"/>
            <w:szCs w:val="22"/>
          </w:rPr>
          <w:delText>flowrates</w:delText>
        </w:r>
        <w:r w:rsidR="00505335" w:rsidRPr="00D753AC">
          <w:rPr>
            <w:rFonts w:cs="Times New Roman"/>
            <w:w w:val="99"/>
            <w:sz w:val="22"/>
            <w:szCs w:val="22"/>
          </w:rPr>
          <w:delText xml:space="preserve"> </w:delText>
        </w:r>
        <w:r w:rsidR="00505335" w:rsidRPr="00D753AC">
          <w:rPr>
            <w:rFonts w:cs="Times New Roman"/>
            <w:sz w:val="22"/>
            <w:szCs w:val="22"/>
          </w:rPr>
          <w:delText>in any given rainy season. However, in this Mediterranean climate,</w:delText>
        </w:r>
      </w:del>
      <w:ins w:id="5742" w:author="Claire Kouba" w:date="2023-09-12T16:52:00Z">
        <w:r w:rsidRPr="00D753AC">
          <w:rPr>
            <w:rFonts w:cs="Times New Roman"/>
            <w:sz w:val="22"/>
            <w:szCs w:val="22"/>
          </w:rPr>
          <w:t>ET).</w:t>
        </w:r>
        <w:r w:rsidRPr="00D753AC">
          <w:rPr>
            <w:rFonts w:cs="Times New Roman"/>
            <w:spacing w:val="-16"/>
            <w:sz w:val="22"/>
            <w:szCs w:val="22"/>
          </w:rPr>
          <w:t xml:space="preserve"> </w:t>
        </w:r>
        <w:r w:rsidRPr="00D753AC">
          <w:rPr>
            <w:rFonts w:cs="Times New Roman"/>
            <w:sz w:val="22"/>
            <w:szCs w:val="22"/>
          </w:rPr>
          <w:t>In</w:t>
        </w:r>
        <w:r w:rsidRPr="00D753AC">
          <w:rPr>
            <w:rFonts w:cs="Times New Roman"/>
            <w:spacing w:val="-16"/>
            <w:sz w:val="22"/>
            <w:szCs w:val="22"/>
          </w:rPr>
          <w:t xml:space="preserve"> </w:t>
        </w:r>
        <w:r w:rsidRPr="00D753AC">
          <w:rPr>
            <w:rFonts w:cs="Times New Roman"/>
            <w:sz w:val="22"/>
            <w:szCs w:val="22"/>
          </w:rPr>
          <w:t>this</w:t>
        </w:r>
        <w:r w:rsidRPr="00D753AC">
          <w:rPr>
            <w:rFonts w:cs="Times New Roman"/>
            <w:spacing w:val="-16"/>
            <w:sz w:val="22"/>
            <w:szCs w:val="22"/>
          </w:rPr>
          <w:t xml:space="preserve"> </w:t>
        </w:r>
        <w:r w:rsidRPr="00D753AC">
          <w:rPr>
            <w:rFonts w:cs="Times New Roman"/>
            <w:sz w:val="22"/>
            <w:szCs w:val="22"/>
          </w:rPr>
          <w:t>watershed</w:t>
        </w:r>
        <w:r w:rsidRPr="00D753AC">
          <w:rPr>
            <w:rFonts w:cs="Times New Roman"/>
            <w:spacing w:val="-16"/>
            <w:sz w:val="22"/>
            <w:szCs w:val="22"/>
          </w:rPr>
          <w:t xml:space="preserve"> </w:t>
        </w:r>
        <w:r w:rsidRPr="00D753AC">
          <w:rPr>
            <w:rFonts w:cs="Times New Roman"/>
            <w:sz w:val="22"/>
            <w:szCs w:val="22"/>
          </w:rPr>
          <w:t>there</w:t>
        </w:r>
        <w:r w:rsidRPr="00D753AC">
          <w:rPr>
            <w:rFonts w:cs="Times New Roman"/>
            <w:spacing w:val="-16"/>
            <w:sz w:val="22"/>
            <w:szCs w:val="22"/>
          </w:rPr>
          <w:t xml:space="preserve"> </w:t>
        </w:r>
        <w:r w:rsidRPr="00D753AC">
          <w:rPr>
            <w:rFonts w:cs="Times New Roman"/>
            <w:sz w:val="22"/>
            <w:szCs w:val="22"/>
          </w:rPr>
          <w:t>are</w:t>
        </w:r>
        <w:r w:rsidRPr="00D753AC">
          <w:rPr>
            <w:rFonts w:cs="Times New Roman"/>
            <w:spacing w:val="-16"/>
            <w:sz w:val="22"/>
            <w:szCs w:val="22"/>
          </w:rPr>
          <w:t xml:space="preserve"> </w:t>
        </w:r>
        <w:r w:rsidRPr="00D753AC">
          <w:rPr>
            <w:rFonts w:cs="Times New Roman"/>
            <w:sz w:val="22"/>
            <w:szCs w:val="22"/>
          </w:rPr>
          <w:t>reasonably</w:t>
        </w:r>
        <w:r w:rsidRPr="00D753AC">
          <w:rPr>
            <w:rFonts w:cs="Times New Roman"/>
            <w:w w:val="99"/>
            <w:sz w:val="22"/>
            <w:szCs w:val="22"/>
          </w:rPr>
          <w:t xml:space="preserve"> </w:t>
        </w:r>
        <w:r w:rsidRPr="00D753AC">
          <w:rPr>
            <w:rFonts w:cs="Times New Roman"/>
            <w:w w:val="105"/>
            <w:sz w:val="22"/>
            <w:szCs w:val="22"/>
          </w:rPr>
          <w:t>consistent</w:t>
        </w:r>
        <w:r w:rsidRPr="00D753AC">
          <w:rPr>
            <w:rFonts w:cs="Times New Roman"/>
            <w:spacing w:val="-29"/>
            <w:w w:val="105"/>
            <w:sz w:val="22"/>
            <w:szCs w:val="22"/>
          </w:rPr>
          <w:t xml:space="preserve"> </w:t>
        </w:r>
        <w:r w:rsidRPr="00D753AC">
          <w:rPr>
            <w:rFonts w:cs="Times New Roman"/>
            <w:w w:val="105"/>
            <w:sz w:val="22"/>
            <w:szCs w:val="22"/>
          </w:rPr>
          <w:t>rainfall-runoff</w:t>
        </w:r>
        <w:r w:rsidRPr="00D753AC">
          <w:rPr>
            <w:rFonts w:cs="Times New Roman"/>
            <w:spacing w:val="-29"/>
            <w:w w:val="105"/>
            <w:sz w:val="22"/>
            <w:szCs w:val="22"/>
          </w:rPr>
          <w:t xml:space="preserve"> </w:t>
        </w:r>
        <w:r w:rsidRPr="00D753AC">
          <w:rPr>
            <w:rFonts w:cs="Times New Roman"/>
            <w:w w:val="105"/>
            <w:sz w:val="22"/>
            <w:szCs w:val="22"/>
          </w:rPr>
          <w:t>relationships:</w:t>
        </w:r>
      </w:ins>
      <w:r w:rsidRPr="00D753AC">
        <w:rPr>
          <w:rFonts w:cs="Times New Roman"/>
          <w:spacing w:val="-29"/>
          <w:w w:val="105"/>
          <w:sz w:val="22"/>
          <w:szCs w:val="22"/>
          <w:rPrChange w:id="5743" w:author="Claire Kouba" w:date="2023-09-12T16:52:00Z">
            <w:rPr/>
          </w:rPrChange>
        </w:rPr>
        <w:t xml:space="preserve"> </w:t>
      </w:r>
      <w:r w:rsidRPr="00D753AC">
        <w:rPr>
          <w:rFonts w:cs="Times New Roman"/>
          <w:w w:val="105"/>
          <w:sz w:val="22"/>
          <w:szCs w:val="22"/>
          <w:rPrChange w:id="5744" w:author="Claire Kouba" w:date="2023-09-12T16:52:00Z">
            <w:rPr/>
          </w:rPrChange>
        </w:rPr>
        <w:t>the</w:t>
      </w:r>
      <w:r w:rsidRPr="00D753AC">
        <w:rPr>
          <w:rFonts w:cs="Times New Roman"/>
          <w:spacing w:val="-29"/>
          <w:w w:val="105"/>
          <w:sz w:val="22"/>
          <w:szCs w:val="22"/>
          <w:rPrChange w:id="5745" w:author="Claire Kouba" w:date="2023-09-12T16:52:00Z">
            <w:rPr/>
          </w:rPrChange>
        </w:rPr>
        <w:t xml:space="preserve"> </w:t>
      </w:r>
      <w:r w:rsidRPr="00D753AC">
        <w:rPr>
          <w:rFonts w:cs="Times New Roman"/>
          <w:w w:val="105"/>
          <w:sz w:val="22"/>
          <w:szCs w:val="22"/>
          <w:rPrChange w:id="5746" w:author="Claire Kouba" w:date="2023-09-12T16:52:00Z">
            <w:rPr/>
          </w:rPrChange>
        </w:rPr>
        <w:t>general</w:t>
      </w:r>
      <w:r w:rsidRPr="00D753AC">
        <w:rPr>
          <w:rFonts w:cs="Times New Roman"/>
          <w:spacing w:val="-29"/>
          <w:w w:val="105"/>
          <w:sz w:val="22"/>
          <w:szCs w:val="22"/>
          <w:rPrChange w:id="5747" w:author="Claire Kouba" w:date="2023-09-12T16:52:00Z">
            <w:rPr/>
          </w:rPrChange>
        </w:rPr>
        <w:t xml:space="preserve"> </w:t>
      </w:r>
      <w:r w:rsidRPr="00D753AC">
        <w:rPr>
          <w:rFonts w:cs="Times New Roman"/>
          <w:w w:val="105"/>
          <w:sz w:val="22"/>
          <w:szCs w:val="22"/>
          <w:rPrChange w:id="5748" w:author="Claire Kouba" w:date="2023-09-12T16:52:00Z">
            <w:rPr/>
          </w:rPrChange>
        </w:rPr>
        <w:t>shape</w:t>
      </w:r>
      <w:r w:rsidRPr="00D753AC">
        <w:rPr>
          <w:rFonts w:cs="Times New Roman"/>
          <w:spacing w:val="-29"/>
          <w:w w:val="105"/>
          <w:sz w:val="22"/>
          <w:szCs w:val="22"/>
          <w:rPrChange w:id="5749" w:author="Claire Kouba" w:date="2023-09-12T16:52:00Z">
            <w:rPr/>
          </w:rPrChange>
        </w:rPr>
        <w:t xml:space="preserve"> </w:t>
      </w:r>
      <w:r w:rsidRPr="00D753AC">
        <w:rPr>
          <w:rFonts w:cs="Times New Roman"/>
          <w:w w:val="105"/>
          <w:sz w:val="22"/>
          <w:szCs w:val="22"/>
          <w:rPrChange w:id="5750" w:author="Claire Kouba" w:date="2023-09-12T16:52:00Z">
            <w:rPr/>
          </w:rPrChange>
        </w:rPr>
        <w:t>of</w:t>
      </w:r>
      <w:r w:rsidRPr="00D753AC">
        <w:rPr>
          <w:rFonts w:cs="Times New Roman"/>
          <w:spacing w:val="-29"/>
          <w:w w:val="105"/>
          <w:sz w:val="22"/>
          <w:szCs w:val="22"/>
          <w:rPrChange w:id="5751" w:author="Claire Kouba" w:date="2023-09-12T16:52:00Z">
            <w:rPr/>
          </w:rPrChange>
        </w:rPr>
        <w:t xml:space="preserve"> </w:t>
      </w:r>
      <w:r w:rsidRPr="00D753AC">
        <w:rPr>
          <w:rFonts w:cs="Times New Roman"/>
          <w:w w:val="105"/>
          <w:sz w:val="22"/>
          <w:szCs w:val="22"/>
          <w:rPrChange w:id="5752" w:author="Claire Kouba" w:date="2023-09-12T16:52:00Z">
            <w:rPr/>
          </w:rPrChange>
        </w:rPr>
        <w:t>the</w:t>
      </w:r>
      <w:r w:rsidRPr="00D753AC">
        <w:rPr>
          <w:rFonts w:cs="Times New Roman"/>
          <w:spacing w:val="-29"/>
          <w:w w:val="105"/>
          <w:sz w:val="22"/>
          <w:szCs w:val="22"/>
          <w:rPrChange w:id="5753" w:author="Claire Kouba" w:date="2023-09-12T16:52:00Z">
            <w:rPr/>
          </w:rPrChange>
        </w:rPr>
        <w:t xml:space="preserve"> </w:t>
      </w:r>
      <w:r w:rsidRPr="00D753AC">
        <w:rPr>
          <w:rFonts w:cs="Times New Roman"/>
          <w:w w:val="105"/>
          <w:sz w:val="22"/>
          <w:szCs w:val="22"/>
          <w:rPrChange w:id="5754" w:author="Claire Kouba" w:date="2023-09-12T16:52:00Z">
            <w:rPr/>
          </w:rPrChange>
        </w:rPr>
        <w:t>relationship</w:t>
      </w:r>
      <w:r w:rsidRPr="00D753AC">
        <w:rPr>
          <w:rFonts w:cs="Times New Roman"/>
          <w:spacing w:val="-29"/>
          <w:w w:val="105"/>
          <w:sz w:val="22"/>
          <w:szCs w:val="22"/>
          <w:rPrChange w:id="5755" w:author="Claire Kouba" w:date="2023-09-12T16:52:00Z">
            <w:rPr/>
          </w:rPrChange>
        </w:rPr>
        <w:t xml:space="preserve"> </w:t>
      </w:r>
      <w:r w:rsidRPr="00D753AC">
        <w:rPr>
          <w:rFonts w:cs="Times New Roman"/>
          <w:w w:val="105"/>
          <w:sz w:val="22"/>
          <w:szCs w:val="22"/>
          <w:rPrChange w:id="5756" w:author="Claire Kouba" w:date="2023-09-12T16:52:00Z">
            <w:rPr/>
          </w:rPrChange>
        </w:rPr>
        <w:t>between</w:t>
      </w:r>
      <w:r w:rsidRPr="00D753AC">
        <w:rPr>
          <w:rFonts w:cs="Times New Roman"/>
          <w:spacing w:val="-29"/>
          <w:w w:val="105"/>
          <w:sz w:val="22"/>
          <w:szCs w:val="22"/>
          <w:rPrChange w:id="5757" w:author="Claire Kouba" w:date="2023-09-12T16:52:00Z">
            <w:rPr>
              <w:spacing w:val="2"/>
            </w:rPr>
          </w:rPrChange>
        </w:rPr>
        <w:t xml:space="preserve"> </w:t>
      </w:r>
      <w:r w:rsidRPr="00D753AC">
        <w:rPr>
          <w:rFonts w:cs="Times New Roman"/>
          <w:w w:val="105"/>
          <w:sz w:val="22"/>
          <w:szCs w:val="22"/>
          <w:rPrChange w:id="5758" w:author="Claire Kouba" w:date="2023-09-12T16:52:00Z">
            <w:rPr/>
          </w:rPrChange>
        </w:rPr>
        <w:t>cumulative</w:t>
      </w:r>
      <w:r w:rsidRPr="00D753AC">
        <w:rPr>
          <w:rFonts w:cs="Times New Roman"/>
          <w:spacing w:val="-29"/>
          <w:w w:val="105"/>
          <w:sz w:val="22"/>
          <w:szCs w:val="22"/>
          <w:rPrChange w:id="5759" w:author="Claire Kouba" w:date="2023-09-12T16:52:00Z">
            <w:rPr>
              <w:w w:val="99"/>
            </w:rPr>
          </w:rPrChange>
        </w:rPr>
        <w:t xml:space="preserve"> </w:t>
      </w:r>
      <w:r w:rsidRPr="00D753AC">
        <w:rPr>
          <w:rFonts w:cs="Times New Roman"/>
          <w:w w:val="105"/>
          <w:sz w:val="22"/>
          <w:szCs w:val="22"/>
          <w:rPrChange w:id="5760" w:author="Claire Kouba" w:date="2023-09-12T16:52:00Z">
            <w:rPr/>
          </w:rPrChange>
        </w:rPr>
        <w:t>precipitation</w:t>
      </w:r>
      <w:del w:id="5761" w:author="Claire Kouba" w:date="2023-09-12T16:52:00Z">
        <w:r w:rsidR="00505335" w:rsidRPr="00D753AC">
          <w:rPr>
            <w:rFonts w:cs="Times New Roman"/>
            <w:sz w:val="22"/>
            <w:szCs w:val="22"/>
          </w:rPr>
          <w:delText>-runoff</w:delText>
        </w:r>
        <w:r w:rsidR="00505335" w:rsidRPr="00D753AC">
          <w:rPr>
            <w:rFonts w:cs="Times New Roman"/>
            <w:spacing w:val="-3"/>
            <w:sz w:val="22"/>
            <w:szCs w:val="22"/>
          </w:rPr>
          <w:delText xml:space="preserve"> </w:delText>
        </w:r>
        <w:r w:rsidR="00505335" w:rsidRPr="00D753AC">
          <w:rPr>
            <w:rFonts w:cs="Times New Roman"/>
            <w:sz w:val="22"/>
            <w:szCs w:val="22"/>
          </w:rPr>
          <w:delText>behavior</w:delText>
        </w:r>
        <w:r w:rsidR="00505335" w:rsidRPr="00D753AC">
          <w:rPr>
            <w:rFonts w:cs="Times New Roman"/>
            <w:spacing w:val="-3"/>
            <w:sz w:val="22"/>
            <w:szCs w:val="22"/>
          </w:rPr>
          <w:delText xml:space="preserve"> </w:delText>
        </w:r>
      </w:del>
      <w:ins w:id="5762" w:author="Claire Kouba" w:date="2023-09-12T16:52:00Z">
        <w:r w:rsidRPr="00D753AC">
          <w:rPr>
            <w:rFonts w:cs="Times New Roman"/>
            <w:spacing w:val="-29"/>
            <w:w w:val="105"/>
            <w:sz w:val="22"/>
            <w:szCs w:val="22"/>
          </w:rPr>
          <w:t xml:space="preserve"> </w:t>
        </w:r>
        <w:r w:rsidRPr="00D753AC">
          <w:rPr>
            <w:rFonts w:cs="Times New Roman"/>
            <w:w w:val="105"/>
            <w:sz w:val="22"/>
            <w:szCs w:val="22"/>
          </w:rPr>
          <w:t>and</w:t>
        </w:r>
        <w:r w:rsidRPr="00D753AC">
          <w:rPr>
            <w:rFonts w:cs="Times New Roman"/>
            <w:spacing w:val="-29"/>
            <w:w w:val="105"/>
            <w:sz w:val="22"/>
            <w:szCs w:val="22"/>
          </w:rPr>
          <w:t xml:space="preserve"> </w:t>
        </w:r>
        <w:r w:rsidRPr="00D753AC">
          <w:rPr>
            <w:rFonts w:cs="Times New Roman"/>
            <w:w w:val="105"/>
            <w:sz w:val="22"/>
            <w:szCs w:val="22"/>
          </w:rPr>
          <w:t>river</w:t>
        </w:r>
        <w:r w:rsidRPr="00D753AC">
          <w:rPr>
            <w:rFonts w:cs="Times New Roman"/>
            <w:spacing w:val="-29"/>
            <w:w w:val="105"/>
            <w:sz w:val="22"/>
            <w:szCs w:val="22"/>
          </w:rPr>
          <w:t xml:space="preserve"> </w:t>
        </w:r>
        <w:r w:rsidRPr="00D753AC">
          <w:rPr>
            <w:rFonts w:cs="Times New Roman"/>
            <w:w w:val="105"/>
            <w:sz w:val="22"/>
            <w:szCs w:val="22"/>
          </w:rPr>
          <w:t>flow</w:t>
        </w:r>
        <w:r w:rsidRPr="00D753AC">
          <w:rPr>
            <w:rFonts w:cs="Times New Roman"/>
            <w:w w:val="99"/>
            <w:sz w:val="22"/>
            <w:szCs w:val="22"/>
          </w:rPr>
          <w:t xml:space="preserve"> </w:t>
        </w:r>
        <w:r w:rsidRPr="00D753AC">
          <w:rPr>
            <w:rFonts w:cs="Times New Roman"/>
            <w:w w:val="105"/>
            <w:sz w:val="22"/>
            <w:szCs w:val="22"/>
          </w:rPr>
          <w:t>at</w:t>
        </w:r>
        <w:r w:rsidRPr="00D753AC">
          <w:rPr>
            <w:rFonts w:cs="Times New Roman"/>
            <w:spacing w:val="-14"/>
            <w:w w:val="105"/>
            <w:sz w:val="22"/>
            <w:szCs w:val="22"/>
          </w:rPr>
          <w:t xml:space="preserve"> </w:t>
        </w:r>
        <w:r w:rsidRPr="00D753AC">
          <w:rPr>
            <w:rFonts w:cs="Times New Roman"/>
            <w:w w:val="105"/>
            <w:sz w:val="22"/>
            <w:szCs w:val="22"/>
          </w:rPr>
          <w:t>onset</w:t>
        </w:r>
        <w:r w:rsidRPr="00D753AC">
          <w:rPr>
            <w:rFonts w:cs="Times New Roman"/>
            <w:spacing w:val="-14"/>
            <w:w w:val="105"/>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the</w:t>
        </w:r>
        <w:r w:rsidRPr="00D753AC">
          <w:rPr>
            <w:rFonts w:cs="Times New Roman"/>
            <w:spacing w:val="-14"/>
            <w:w w:val="105"/>
            <w:sz w:val="22"/>
            <w:szCs w:val="22"/>
          </w:rPr>
          <w:t xml:space="preserve"> </w:t>
        </w:r>
        <w:r w:rsidRPr="00D753AC">
          <w:rPr>
            <w:rFonts w:cs="Times New Roman"/>
            <w:w w:val="105"/>
            <w:sz w:val="22"/>
            <w:szCs w:val="22"/>
          </w:rPr>
          <w:t>rainy</w:t>
        </w:r>
        <w:r w:rsidRPr="00D753AC">
          <w:rPr>
            <w:rFonts w:cs="Times New Roman"/>
            <w:spacing w:val="-14"/>
            <w:w w:val="105"/>
            <w:sz w:val="22"/>
            <w:szCs w:val="22"/>
          </w:rPr>
          <w:t xml:space="preserve"> </w:t>
        </w:r>
        <w:r w:rsidRPr="00D753AC">
          <w:rPr>
            <w:rFonts w:cs="Times New Roman"/>
            <w:w w:val="105"/>
            <w:sz w:val="22"/>
            <w:szCs w:val="22"/>
          </w:rPr>
          <w:t>season</w:t>
        </w:r>
        <w:r w:rsidRPr="00D753AC">
          <w:rPr>
            <w:rFonts w:cs="Times New Roman"/>
            <w:spacing w:val="-14"/>
            <w:w w:val="105"/>
            <w:sz w:val="22"/>
            <w:szCs w:val="22"/>
          </w:rPr>
          <w:t xml:space="preserve"> </w:t>
        </w:r>
      </w:ins>
      <w:r w:rsidRPr="00D753AC">
        <w:rPr>
          <w:rFonts w:cs="Times New Roman"/>
          <w:w w:val="105"/>
          <w:sz w:val="22"/>
          <w:szCs w:val="22"/>
          <w:rPrChange w:id="5763" w:author="Claire Kouba" w:date="2023-09-12T16:52:00Z">
            <w:rPr/>
          </w:rPrChange>
        </w:rPr>
        <w:t>is</w:t>
      </w:r>
      <w:r w:rsidRPr="00D753AC">
        <w:rPr>
          <w:rFonts w:cs="Times New Roman"/>
          <w:spacing w:val="-14"/>
          <w:w w:val="105"/>
          <w:sz w:val="22"/>
          <w:szCs w:val="22"/>
          <w:rPrChange w:id="5764" w:author="Claire Kouba" w:date="2023-09-12T16:52:00Z">
            <w:rPr>
              <w:spacing w:val="-3"/>
            </w:rPr>
          </w:rPrChange>
        </w:rPr>
        <w:t xml:space="preserve"> </w:t>
      </w:r>
      <w:r w:rsidRPr="00D753AC">
        <w:rPr>
          <w:rFonts w:cs="Times New Roman"/>
          <w:w w:val="105"/>
          <w:sz w:val="22"/>
          <w:szCs w:val="22"/>
          <w:rPrChange w:id="5765" w:author="Claire Kouba" w:date="2023-09-12T16:52:00Z">
            <w:rPr/>
          </w:rPrChange>
        </w:rPr>
        <w:t>preserved</w:t>
      </w:r>
      <w:r w:rsidRPr="00D753AC">
        <w:rPr>
          <w:rFonts w:cs="Times New Roman"/>
          <w:spacing w:val="-14"/>
          <w:w w:val="105"/>
          <w:sz w:val="22"/>
          <w:szCs w:val="22"/>
          <w:rPrChange w:id="5766" w:author="Claire Kouba" w:date="2023-09-12T16:52:00Z">
            <w:rPr>
              <w:spacing w:val="-3"/>
            </w:rPr>
          </w:rPrChange>
        </w:rPr>
        <w:t xml:space="preserve"> </w:t>
      </w:r>
      <w:r w:rsidRPr="00D753AC">
        <w:rPr>
          <w:rFonts w:cs="Times New Roman"/>
          <w:w w:val="105"/>
          <w:sz w:val="22"/>
          <w:szCs w:val="22"/>
          <w:rPrChange w:id="5767" w:author="Claire Kouba" w:date="2023-09-12T16:52:00Z">
            <w:rPr/>
          </w:rPrChange>
        </w:rPr>
        <w:t>in</w:t>
      </w:r>
      <w:r w:rsidRPr="00D753AC">
        <w:rPr>
          <w:rFonts w:cs="Times New Roman"/>
          <w:spacing w:val="-14"/>
          <w:w w:val="105"/>
          <w:sz w:val="22"/>
          <w:szCs w:val="22"/>
          <w:rPrChange w:id="5768" w:author="Claire Kouba" w:date="2023-09-12T16:52:00Z">
            <w:rPr>
              <w:spacing w:val="-3"/>
            </w:rPr>
          </w:rPrChange>
        </w:rPr>
        <w:t xml:space="preserve"> </w:t>
      </w:r>
      <w:r w:rsidRPr="00D753AC">
        <w:rPr>
          <w:rFonts w:cs="Times New Roman"/>
          <w:w w:val="105"/>
          <w:sz w:val="22"/>
          <w:szCs w:val="22"/>
          <w:rPrChange w:id="5769" w:author="Claire Kouba" w:date="2023-09-12T16:52:00Z">
            <w:rPr/>
          </w:rPrChange>
        </w:rPr>
        <w:t>dry</w:t>
      </w:r>
      <w:r w:rsidRPr="00D753AC">
        <w:rPr>
          <w:rFonts w:cs="Times New Roman"/>
          <w:spacing w:val="-14"/>
          <w:w w:val="105"/>
          <w:sz w:val="22"/>
          <w:szCs w:val="22"/>
          <w:rPrChange w:id="5770" w:author="Claire Kouba" w:date="2023-09-12T16:52:00Z">
            <w:rPr>
              <w:spacing w:val="-3"/>
            </w:rPr>
          </w:rPrChange>
        </w:rPr>
        <w:t xml:space="preserve"> </w:t>
      </w:r>
      <w:r w:rsidRPr="00D753AC">
        <w:rPr>
          <w:rFonts w:cs="Times New Roman"/>
          <w:w w:val="105"/>
          <w:sz w:val="22"/>
          <w:szCs w:val="22"/>
          <w:rPrChange w:id="5771" w:author="Claire Kouba" w:date="2023-09-12T16:52:00Z">
            <w:rPr/>
          </w:rPrChange>
        </w:rPr>
        <w:t>and</w:t>
      </w:r>
      <w:r w:rsidRPr="00D753AC">
        <w:rPr>
          <w:rFonts w:cs="Times New Roman"/>
          <w:spacing w:val="-14"/>
          <w:w w:val="105"/>
          <w:sz w:val="22"/>
          <w:szCs w:val="22"/>
          <w:rPrChange w:id="5772" w:author="Claire Kouba" w:date="2023-09-12T16:52:00Z">
            <w:rPr>
              <w:spacing w:val="-3"/>
            </w:rPr>
          </w:rPrChange>
        </w:rPr>
        <w:t xml:space="preserve"> </w:t>
      </w:r>
      <w:r w:rsidRPr="00D753AC">
        <w:rPr>
          <w:rFonts w:cs="Times New Roman"/>
          <w:w w:val="105"/>
          <w:sz w:val="22"/>
          <w:szCs w:val="22"/>
          <w:rPrChange w:id="5773" w:author="Claire Kouba" w:date="2023-09-12T16:52:00Z">
            <w:rPr/>
          </w:rPrChange>
        </w:rPr>
        <w:t>wet</w:t>
      </w:r>
      <w:r w:rsidRPr="00D753AC">
        <w:rPr>
          <w:rFonts w:cs="Times New Roman"/>
          <w:spacing w:val="-14"/>
          <w:w w:val="105"/>
          <w:sz w:val="22"/>
          <w:szCs w:val="22"/>
          <w:rPrChange w:id="5774" w:author="Claire Kouba" w:date="2023-09-12T16:52:00Z">
            <w:rPr>
              <w:spacing w:val="-3"/>
            </w:rPr>
          </w:rPrChange>
        </w:rPr>
        <w:t xml:space="preserve"> </w:t>
      </w:r>
      <w:r w:rsidRPr="00D753AC">
        <w:rPr>
          <w:rFonts w:cs="Times New Roman"/>
          <w:w w:val="105"/>
          <w:sz w:val="22"/>
          <w:szCs w:val="22"/>
          <w:rPrChange w:id="5775" w:author="Claire Kouba" w:date="2023-09-12T16:52:00Z">
            <w:rPr/>
          </w:rPrChange>
        </w:rPr>
        <w:t>water</w:t>
      </w:r>
      <w:r w:rsidRPr="00D753AC">
        <w:rPr>
          <w:rFonts w:cs="Times New Roman"/>
          <w:spacing w:val="-14"/>
          <w:w w:val="105"/>
          <w:sz w:val="22"/>
          <w:szCs w:val="22"/>
          <w:rPrChange w:id="5776" w:author="Claire Kouba" w:date="2023-09-12T16:52:00Z">
            <w:rPr>
              <w:spacing w:val="-3"/>
            </w:rPr>
          </w:rPrChange>
        </w:rPr>
        <w:t xml:space="preserve"> </w:t>
      </w:r>
      <w:r w:rsidRPr="00D753AC">
        <w:rPr>
          <w:rFonts w:cs="Times New Roman"/>
          <w:w w:val="105"/>
          <w:sz w:val="22"/>
          <w:szCs w:val="22"/>
          <w:rPrChange w:id="5777" w:author="Claire Kouba" w:date="2023-09-12T16:52:00Z">
            <w:rPr/>
          </w:rPrChange>
        </w:rPr>
        <w:t>years</w:t>
      </w:r>
      <w:r w:rsidRPr="00D753AC">
        <w:rPr>
          <w:rFonts w:cs="Times New Roman"/>
          <w:spacing w:val="-14"/>
          <w:w w:val="105"/>
          <w:sz w:val="22"/>
          <w:szCs w:val="22"/>
          <w:rPrChange w:id="5778" w:author="Claire Kouba" w:date="2023-09-12T16:52:00Z">
            <w:rPr>
              <w:spacing w:val="-3"/>
            </w:rPr>
          </w:rPrChange>
        </w:rPr>
        <w:t xml:space="preserve"> </w:t>
      </w:r>
      <w:del w:id="5779"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"_bookmark4" </w:delInstrText>
        </w:r>
        <w:r w:rsidR="00505335" w:rsidRPr="00D753AC">
          <w:rPr>
            <w:rFonts w:cs="Times New Roman"/>
          </w:rPr>
          <w:fldChar w:fldCharType="separate"/>
        </w:r>
        <w:r w:rsidR="00505335" w:rsidRPr="00D753AC">
          <w:rPr>
            <w:rFonts w:cs="Times New Roman"/>
            <w:sz w:val="22"/>
            <w:szCs w:val="22"/>
          </w:rPr>
          <w:delText>(Figure</w:delText>
        </w:r>
        <w:r w:rsidR="00505335" w:rsidRPr="00D753AC">
          <w:rPr>
            <w:rFonts w:cs="Times New Roman"/>
            <w:spacing w:val="-3"/>
            <w:sz w:val="22"/>
            <w:szCs w:val="22"/>
          </w:rPr>
          <w:delText xml:space="preserve"> </w:delText>
        </w:r>
        <w:r w:rsidR="00505335" w:rsidRPr="00D753AC">
          <w:rPr>
            <w:rFonts w:cs="Times New Roman"/>
            <w:sz w:val="22"/>
            <w:szCs w:val="22"/>
          </w:rPr>
          <w:delText>4,</w:delText>
        </w:r>
        <w:r w:rsidR="00505335" w:rsidRPr="00D753AC">
          <w:rPr>
            <w:rFonts w:cs="Times New Roman"/>
          </w:rPr>
          <w:fldChar w:fldCharType="end"/>
        </w:r>
      </w:del>
      <w:ins w:id="5780" w:author="Claire Kouba" w:date="2023-09-12T16:52:00Z">
        <w:r w:rsidRPr="00D753AC">
          <w:rPr>
            <w:rFonts w:cs="Times New Roman"/>
          </w:rPr>
          <w:fldChar w:fldCharType="begin"/>
        </w:r>
        <w:r w:rsidRPr="00D753AC">
          <w:rPr>
            <w:rFonts w:cs="Times New Roman"/>
            <w:sz w:val="22"/>
            <w:szCs w:val="22"/>
          </w:rPr>
          <w:instrText xml:space="preserve"> HYPERLINK \l "_bookmark5" </w:instrText>
        </w:r>
        <w:r w:rsidRPr="00D753AC">
          <w:rPr>
            <w:rFonts w:cs="Times New Roman"/>
          </w:rPr>
          <w:fldChar w:fldCharType="separate"/>
        </w:r>
        <w:r w:rsidRPr="00D753AC">
          <w:rPr>
            <w:rFonts w:cs="Times New Roman"/>
            <w:w w:val="105"/>
            <w:sz w:val="22"/>
            <w:szCs w:val="22"/>
          </w:rPr>
          <w:t>(Figure</w:t>
        </w:r>
        <w:r w:rsidRPr="00D753AC">
          <w:rPr>
            <w:rFonts w:cs="Times New Roman"/>
            <w:spacing w:val="-14"/>
            <w:w w:val="105"/>
            <w:sz w:val="22"/>
            <w:szCs w:val="22"/>
          </w:rPr>
          <w:t xml:space="preserve"> </w:t>
        </w:r>
        <w:r w:rsidRPr="00D753AC">
          <w:rPr>
            <w:rFonts w:cs="Times New Roman"/>
            <w:w w:val="105"/>
            <w:sz w:val="22"/>
            <w:szCs w:val="22"/>
          </w:rPr>
          <w:t>5,</w:t>
        </w:r>
        <w:r w:rsidRPr="00D753AC">
          <w:rPr>
            <w:rFonts w:cs="Times New Roman"/>
            <w:w w:val="105"/>
          </w:rPr>
          <w:fldChar w:fldCharType="end"/>
        </w:r>
      </w:ins>
      <w:r w:rsidRPr="00D753AC">
        <w:rPr>
          <w:rFonts w:cs="Times New Roman"/>
          <w:spacing w:val="-14"/>
          <w:w w:val="105"/>
          <w:sz w:val="22"/>
          <w:szCs w:val="22"/>
          <w:rPrChange w:id="5781" w:author="Claire Kouba" w:date="2023-09-12T16:52:00Z">
            <w:rPr>
              <w:spacing w:val="-3"/>
            </w:rPr>
          </w:rPrChange>
        </w:rPr>
        <w:t xml:space="preserve"> </w:t>
      </w:r>
      <w:r w:rsidRPr="00D753AC">
        <w:rPr>
          <w:rFonts w:cs="Times New Roman"/>
          <w:w w:val="105"/>
          <w:sz w:val="22"/>
          <w:szCs w:val="22"/>
          <w:rPrChange w:id="5782" w:author="Claire Kouba" w:date="2023-09-12T16:52:00Z">
            <w:rPr/>
          </w:rPrChange>
        </w:rPr>
        <w:t>panel</w:t>
      </w:r>
      <w:r w:rsidRPr="00D753AC">
        <w:rPr>
          <w:rFonts w:cs="Times New Roman"/>
          <w:spacing w:val="-14"/>
          <w:w w:val="105"/>
          <w:sz w:val="22"/>
          <w:szCs w:val="22"/>
          <w:rPrChange w:id="5783" w:author="Claire Kouba" w:date="2023-09-12T16:52:00Z">
            <w:rPr>
              <w:spacing w:val="-3"/>
            </w:rPr>
          </w:rPrChange>
        </w:rPr>
        <w:t xml:space="preserve"> </w:t>
      </w:r>
      <w:r w:rsidRPr="00D753AC">
        <w:rPr>
          <w:rFonts w:cs="Times New Roman"/>
          <w:w w:val="105"/>
          <w:sz w:val="22"/>
          <w:szCs w:val="22"/>
          <w:rPrChange w:id="5784" w:author="Claire Kouba" w:date="2023-09-12T16:52:00Z">
            <w:rPr/>
          </w:rPrChange>
        </w:rPr>
        <w:t>B).</w:t>
      </w:r>
    </w:p>
    <w:p w:rsidR="002153D1" w:rsidRPr="00D753AC" w:rsidRDefault="00505335" w:rsidP="00D753AC">
      <w:pPr>
        <w:pStyle w:val="BodyText"/>
        <w:ind w:left="173" w:right="140" w:firstLine="35"/>
        <w:rPr>
          <w:ins w:id="5785" w:author="Claire Kouba" w:date="2023-09-12T16:52:00Z"/>
          <w:rFonts w:cs="Times New Roman"/>
          <w:sz w:val="22"/>
          <w:szCs w:val="22"/>
        </w:rPr>
      </w:pPr>
      <w:del w:id="5786" w:author="Claire Kouba" w:date="2023-09-12T16:52:00Z">
        <w:r w:rsidRPr="00D753AC">
          <w:rPr>
            <w:rFonts w:cs="Times New Roman"/>
            <w:w w:val="105"/>
            <w:sz w:val="22"/>
            <w:szCs w:val="22"/>
          </w:rPr>
          <w:delText>Although</w:delText>
        </w:r>
        <w:r w:rsidRPr="00D753AC">
          <w:rPr>
            <w:rFonts w:cs="Times New Roman"/>
            <w:spacing w:val="-11"/>
            <w:w w:val="105"/>
            <w:sz w:val="22"/>
            <w:szCs w:val="22"/>
          </w:rPr>
          <w:delText xml:space="preserve"> </w:delText>
        </w:r>
        <w:r w:rsidRPr="00D753AC">
          <w:rPr>
            <w:rFonts w:cs="Times New Roman"/>
            <w:w w:val="105"/>
            <w:sz w:val="22"/>
            <w:szCs w:val="22"/>
          </w:rPr>
          <w:delText>a</w:delText>
        </w:r>
        <w:r w:rsidRPr="00D753AC">
          <w:rPr>
            <w:rFonts w:cs="Times New Roman"/>
            <w:spacing w:val="-11"/>
            <w:w w:val="105"/>
            <w:sz w:val="22"/>
            <w:szCs w:val="22"/>
          </w:rPr>
          <w:delText xml:space="preserve"> </w:delText>
        </w:r>
      </w:del>
      <w:ins w:id="5787" w:author="Claire Kouba" w:date="2023-09-12T16:52:00Z">
        <w:r w:rsidR="002573FA" w:rsidRPr="00D753AC">
          <w:rPr>
            <w:rFonts w:cs="Times New Roman"/>
            <w:spacing w:val="-14"/>
            <w:w w:val="105"/>
            <w:sz w:val="22"/>
            <w:szCs w:val="22"/>
          </w:rPr>
          <w:t xml:space="preserve"> </w:t>
        </w:r>
        <w:r w:rsidR="002573FA" w:rsidRPr="00D753AC">
          <w:rPr>
            <w:rFonts w:cs="Times New Roman"/>
            <w:w w:val="105"/>
            <w:sz w:val="22"/>
            <w:szCs w:val="22"/>
          </w:rPr>
          <w:t>This</w:t>
        </w:r>
        <w:r w:rsidR="002573FA" w:rsidRPr="00D753AC">
          <w:rPr>
            <w:rFonts w:cs="Times New Roman"/>
            <w:spacing w:val="-14"/>
            <w:w w:val="105"/>
            <w:sz w:val="22"/>
            <w:szCs w:val="22"/>
          </w:rPr>
          <w:t xml:space="preserve"> </w:t>
        </w:r>
        <w:r w:rsidR="002573FA" w:rsidRPr="00D753AC">
          <w:rPr>
            <w:rFonts w:cs="Times New Roman"/>
            <w:w w:val="105"/>
            <w:sz w:val="22"/>
            <w:szCs w:val="22"/>
          </w:rPr>
          <w:t>consistency</w:t>
        </w:r>
        <w:r w:rsidR="002573FA" w:rsidRPr="00D753AC">
          <w:rPr>
            <w:rFonts w:cs="Times New Roman"/>
            <w:spacing w:val="-14"/>
            <w:w w:val="105"/>
            <w:sz w:val="22"/>
            <w:szCs w:val="22"/>
          </w:rPr>
          <w:t xml:space="preserve"> </w:t>
        </w:r>
        <w:r w:rsidR="002573FA" w:rsidRPr="00D753AC">
          <w:rPr>
            <w:rFonts w:cs="Times New Roman"/>
            <w:w w:val="105"/>
            <w:sz w:val="22"/>
            <w:szCs w:val="22"/>
          </w:rPr>
          <w:t>is</w:t>
        </w:r>
        <w:r w:rsidR="002573FA" w:rsidRPr="00D753AC">
          <w:rPr>
            <w:rFonts w:cs="Times New Roman"/>
            <w:spacing w:val="-14"/>
            <w:w w:val="105"/>
            <w:sz w:val="22"/>
            <w:szCs w:val="22"/>
          </w:rPr>
          <w:t xml:space="preserve"> </w:t>
        </w:r>
        <w:r w:rsidR="002573FA" w:rsidRPr="00D753AC">
          <w:rPr>
            <w:rFonts w:cs="Times New Roman"/>
            <w:w w:val="105"/>
            <w:sz w:val="22"/>
            <w:szCs w:val="22"/>
          </w:rPr>
          <w:t>also</w:t>
        </w:r>
        <w:r w:rsidR="002573FA" w:rsidRPr="00D753AC">
          <w:rPr>
            <w:rFonts w:cs="Times New Roman"/>
            <w:spacing w:val="-14"/>
            <w:w w:val="105"/>
            <w:sz w:val="22"/>
            <w:szCs w:val="22"/>
          </w:rPr>
          <w:t xml:space="preserve"> </w:t>
        </w:r>
        <w:r w:rsidR="002573FA" w:rsidRPr="00D753AC">
          <w:rPr>
            <w:rFonts w:cs="Times New Roman"/>
            <w:w w:val="105"/>
            <w:sz w:val="22"/>
            <w:szCs w:val="22"/>
          </w:rPr>
          <w:t>reflected</w:t>
        </w:r>
        <w:r w:rsidR="002573FA" w:rsidRPr="00D753AC">
          <w:rPr>
            <w:rFonts w:cs="Times New Roman"/>
            <w:spacing w:val="-14"/>
            <w:w w:val="105"/>
            <w:sz w:val="22"/>
            <w:szCs w:val="22"/>
          </w:rPr>
          <w:t xml:space="preserve"> </w:t>
        </w:r>
        <w:r w:rsidR="002573FA" w:rsidRPr="00D753AC">
          <w:rPr>
            <w:rFonts w:cs="Times New Roman"/>
            <w:w w:val="105"/>
            <w:sz w:val="22"/>
            <w:szCs w:val="22"/>
          </w:rPr>
          <w:t>in</w:t>
        </w:r>
        <w:r w:rsidR="002573FA" w:rsidRPr="00D753AC">
          <w:rPr>
            <w:rFonts w:cs="Times New Roman"/>
            <w:w w:val="99"/>
            <w:sz w:val="22"/>
            <w:szCs w:val="22"/>
          </w:rPr>
          <w:t xml:space="preserve"> </w:t>
        </w:r>
        <w:r w:rsidR="002573FA" w:rsidRPr="00D753AC">
          <w:rPr>
            <w:rFonts w:cs="Times New Roman"/>
            <w:w w:val="105"/>
            <w:sz w:val="22"/>
            <w:szCs w:val="22"/>
          </w:rPr>
          <w:t>stormflow</w:t>
        </w:r>
        <w:r w:rsidR="002573FA" w:rsidRPr="00D753AC">
          <w:rPr>
            <w:rFonts w:cs="Times New Roman"/>
            <w:spacing w:val="-32"/>
            <w:w w:val="105"/>
            <w:sz w:val="22"/>
            <w:szCs w:val="22"/>
          </w:rPr>
          <w:t xml:space="preserve"> </w:t>
        </w:r>
        <w:r w:rsidR="002573FA" w:rsidRPr="00D753AC">
          <w:rPr>
            <w:rFonts w:cs="Times New Roman"/>
            <w:w w:val="105"/>
            <w:sz w:val="22"/>
            <w:szCs w:val="22"/>
          </w:rPr>
          <w:t>behavior</w:t>
        </w:r>
        <w:r w:rsidR="002573FA" w:rsidRPr="00D753AC">
          <w:rPr>
            <w:rFonts w:cs="Times New Roman"/>
            <w:spacing w:val="-32"/>
            <w:w w:val="105"/>
            <w:sz w:val="22"/>
            <w:szCs w:val="22"/>
          </w:rPr>
          <w:t xml:space="preserve"> </w:t>
        </w:r>
        <w:r w:rsidR="002573FA" w:rsidRPr="00D753AC">
          <w:rPr>
            <w:rFonts w:cs="Times New Roman"/>
            <w:w w:val="105"/>
            <w:sz w:val="22"/>
            <w:szCs w:val="22"/>
          </w:rPr>
          <w:t>occurring</w:t>
        </w:r>
        <w:r w:rsidR="002573FA" w:rsidRPr="00D753AC">
          <w:rPr>
            <w:rFonts w:cs="Times New Roman"/>
            <w:spacing w:val="-32"/>
            <w:w w:val="105"/>
            <w:sz w:val="22"/>
            <w:szCs w:val="22"/>
          </w:rPr>
          <w:t xml:space="preserve"> </w:t>
        </w:r>
        <w:r w:rsidR="002573FA" w:rsidRPr="00D753AC">
          <w:rPr>
            <w:rFonts w:cs="Times New Roman"/>
            <w:w w:val="105"/>
            <w:sz w:val="22"/>
            <w:szCs w:val="22"/>
          </w:rPr>
          <w:t>after</w:t>
        </w:r>
        <w:r w:rsidR="002573FA" w:rsidRPr="00D753AC">
          <w:rPr>
            <w:rFonts w:cs="Times New Roman"/>
            <w:spacing w:val="-32"/>
            <w:w w:val="105"/>
            <w:sz w:val="22"/>
            <w:szCs w:val="22"/>
          </w:rPr>
          <w:t xml:space="preserve"> </w:t>
        </w:r>
        <w:r w:rsidR="002573FA" w:rsidRPr="00D753AC">
          <w:rPr>
            <w:rFonts w:cs="Times New Roman"/>
            <w:w w:val="105"/>
            <w:sz w:val="22"/>
            <w:szCs w:val="22"/>
          </w:rPr>
          <w:t>precipitation</w:t>
        </w:r>
        <w:r w:rsidR="002573FA" w:rsidRPr="00D753AC">
          <w:rPr>
            <w:rFonts w:cs="Times New Roman"/>
            <w:spacing w:val="-32"/>
            <w:w w:val="105"/>
            <w:sz w:val="22"/>
            <w:szCs w:val="22"/>
          </w:rPr>
          <w:t xml:space="preserve"> </w:t>
        </w:r>
        <w:r w:rsidR="002573FA" w:rsidRPr="00D753AC">
          <w:rPr>
            <w:rFonts w:cs="Times New Roman"/>
            <w:w w:val="105"/>
            <w:sz w:val="22"/>
            <w:szCs w:val="22"/>
          </w:rPr>
          <w:t>fills</w:t>
        </w:r>
        <w:r w:rsidR="002573FA" w:rsidRPr="00D753AC">
          <w:rPr>
            <w:rFonts w:cs="Times New Roman"/>
            <w:spacing w:val="-32"/>
            <w:w w:val="105"/>
            <w:sz w:val="22"/>
            <w:szCs w:val="22"/>
          </w:rPr>
          <w:t xml:space="preserve"> </w:t>
        </w:r>
        <w:r w:rsidR="002573FA" w:rsidRPr="00D753AC">
          <w:rPr>
            <w:rFonts w:cs="Times New Roman"/>
            <w:w w:val="105"/>
            <w:sz w:val="22"/>
            <w:szCs w:val="22"/>
          </w:rPr>
          <w:t>the</w:t>
        </w:r>
        <w:r w:rsidR="002573FA" w:rsidRPr="00D753AC">
          <w:rPr>
            <w:rFonts w:cs="Times New Roman"/>
            <w:spacing w:val="-32"/>
            <w:w w:val="105"/>
            <w:sz w:val="22"/>
            <w:szCs w:val="22"/>
          </w:rPr>
          <w:t xml:space="preserve"> </w:t>
        </w:r>
        <w:r w:rsidR="002573FA" w:rsidRPr="00D753AC">
          <w:rPr>
            <w:rFonts w:cs="Times New Roman"/>
            <w:w w:val="105"/>
            <w:sz w:val="22"/>
            <w:szCs w:val="22"/>
          </w:rPr>
          <w:t>watershed,</w:t>
        </w:r>
        <w:r w:rsidR="002573FA" w:rsidRPr="00D753AC">
          <w:rPr>
            <w:rFonts w:cs="Times New Roman"/>
            <w:spacing w:val="-32"/>
            <w:w w:val="105"/>
            <w:sz w:val="22"/>
            <w:szCs w:val="22"/>
          </w:rPr>
          <w:t xml:space="preserve"> </w:t>
        </w:r>
        <w:r w:rsidR="002573FA" w:rsidRPr="00D753AC">
          <w:rPr>
            <w:rFonts w:cs="Times New Roman"/>
            <w:w w:val="105"/>
            <w:sz w:val="22"/>
            <w:szCs w:val="22"/>
          </w:rPr>
          <w:t>a</w:t>
        </w:r>
        <w:r w:rsidR="002573FA" w:rsidRPr="00D753AC">
          <w:rPr>
            <w:rFonts w:cs="Times New Roman"/>
            <w:spacing w:val="-32"/>
            <w:w w:val="105"/>
            <w:sz w:val="22"/>
            <w:szCs w:val="22"/>
          </w:rPr>
          <w:t xml:space="preserve"> </w:t>
        </w:r>
        <w:r w:rsidR="002573FA" w:rsidRPr="00D753AC">
          <w:rPr>
            <w:rFonts w:cs="Times New Roman"/>
            <w:w w:val="105"/>
            <w:sz w:val="22"/>
            <w:szCs w:val="22"/>
          </w:rPr>
          <w:t>condition</w:t>
        </w:r>
        <w:r w:rsidR="002573FA" w:rsidRPr="00D753AC">
          <w:rPr>
            <w:rFonts w:cs="Times New Roman"/>
            <w:spacing w:val="-32"/>
            <w:w w:val="105"/>
            <w:sz w:val="22"/>
            <w:szCs w:val="22"/>
          </w:rPr>
          <w:t xml:space="preserve"> </w:t>
        </w:r>
        <w:r w:rsidR="002573FA" w:rsidRPr="00D753AC">
          <w:rPr>
            <w:rFonts w:cs="Times New Roman"/>
            <w:w w:val="105"/>
            <w:sz w:val="22"/>
            <w:szCs w:val="22"/>
          </w:rPr>
          <w:t>in</w:t>
        </w:r>
        <w:r w:rsidR="002573FA" w:rsidRPr="00D753AC">
          <w:rPr>
            <w:rFonts w:cs="Times New Roman"/>
            <w:spacing w:val="-32"/>
            <w:w w:val="105"/>
            <w:sz w:val="22"/>
            <w:szCs w:val="22"/>
          </w:rPr>
          <w:t xml:space="preserve"> </w:t>
        </w:r>
        <w:r w:rsidR="002573FA" w:rsidRPr="00D753AC">
          <w:rPr>
            <w:rFonts w:cs="Times New Roman"/>
            <w:w w:val="105"/>
            <w:sz w:val="22"/>
            <w:szCs w:val="22"/>
          </w:rPr>
          <w:t>which</w:t>
        </w:r>
        <w:r w:rsidR="002573FA" w:rsidRPr="00D753AC">
          <w:rPr>
            <w:rFonts w:cs="Times New Roman"/>
            <w:spacing w:val="-32"/>
            <w:w w:val="105"/>
            <w:sz w:val="22"/>
            <w:szCs w:val="22"/>
          </w:rPr>
          <w:t xml:space="preserve"> </w:t>
        </w:r>
        <w:r w:rsidR="002573FA" w:rsidRPr="00D753AC">
          <w:rPr>
            <w:rFonts w:cs="Times New Roman"/>
            <w:w w:val="105"/>
            <w:sz w:val="22"/>
            <w:szCs w:val="22"/>
          </w:rPr>
          <w:t>the</w:t>
        </w:r>
        <w:r w:rsidR="002573FA" w:rsidRPr="00D753AC">
          <w:rPr>
            <w:rFonts w:cs="Times New Roman"/>
            <w:spacing w:val="-32"/>
            <w:w w:val="105"/>
            <w:sz w:val="22"/>
            <w:szCs w:val="22"/>
          </w:rPr>
          <w:t xml:space="preserve"> </w:t>
        </w:r>
        <w:r w:rsidR="002573FA" w:rsidRPr="00D753AC">
          <w:rPr>
            <w:rFonts w:cs="Times New Roman"/>
            <w:w w:val="105"/>
            <w:sz w:val="22"/>
            <w:szCs w:val="22"/>
          </w:rPr>
          <w:t>Scott</w:t>
        </w:r>
        <w:r w:rsidR="002573FA" w:rsidRPr="00D753AC">
          <w:rPr>
            <w:rFonts w:cs="Times New Roman"/>
            <w:spacing w:val="-32"/>
            <w:w w:val="105"/>
            <w:sz w:val="22"/>
            <w:szCs w:val="22"/>
          </w:rPr>
          <w:t xml:space="preserve"> </w:t>
        </w:r>
        <w:r w:rsidR="002573FA" w:rsidRPr="00D753AC">
          <w:rPr>
            <w:rFonts w:cs="Times New Roman"/>
            <w:w w:val="105"/>
            <w:sz w:val="22"/>
            <w:szCs w:val="22"/>
          </w:rPr>
          <w:t>River</w:t>
        </w:r>
        <w:r w:rsidR="002573FA" w:rsidRPr="00D753AC">
          <w:rPr>
            <w:rFonts w:cs="Times New Roman"/>
            <w:spacing w:val="-32"/>
            <w:w w:val="105"/>
            <w:sz w:val="22"/>
            <w:szCs w:val="22"/>
          </w:rPr>
          <w:t xml:space="preserve"> </w:t>
        </w:r>
        <w:r w:rsidR="002573FA" w:rsidRPr="00D753AC">
          <w:rPr>
            <w:rFonts w:cs="Times New Roman"/>
            <w:w w:val="105"/>
            <w:sz w:val="22"/>
            <w:szCs w:val="22"/>
          </w:rPr>
          <w:t>exceeds</w:t>
        </w:r>
        <w:r w:rsidR="002573FA" w:rsidRPr="00D753AC">
          <w:rPr>
            <w:rFonts w:cs="Times New Roman"/>
            <w:spacing w:val="-32"/>
            <w:w w:val="105"/>
            <w:sz w:val="22"/>
            <w:szCs w:val="22"/>
          </w:rPr>
          <w:t xml:space="preserve"> </w:t>
        </w:r>
        <w:r w:rsidR="002573FA" w:rsidRPr="00D753AC">
          <w:rPr>
            <w:rFonts w:cs="Times New Roman"/>
            <w:w w:val="105"/>
            <w:sz w:val="22"/>
            <w:szCs w:val="22"/>
          </w:rPr>
          <w:t>a</w:t>
        </w:r>
        <w:r w:rsidR="002573FA" w:rsidRPr="00D753AC">
          <w:rPr>
            <w:rFonts w:cs="Times New Roman"/>
            <w:spacing w:val="-32"/>
            <w:w w:val="105"/>
            <w:sz w:val="22"/>
            <w:szCs w:val="22"/>
          </w:rPr>
          <w:t xml:space="preserve"> </w:t>
        </w:r>
        <w:r w:rsidR="002573FA" w:rsidRPr="00D753AC">
          <w:rPr>
            <w:rFonts w:cs="Times New Roman"/>
            <w:w w:val="105"/>
            <w:sz w:val="22"/>
            <w:szCs w:val="22"/>
          </w:rPr>
          <w:t>flowrate</w:t>
        </w:r>
        <w:r w:rsidR="002573FA" w:rsidRPr="00D753AC">
          <w:rPr>
            <w:rFonts w:cs="Times New Roman"/>
            <w:spacing w:val="-32"/>
            <w:w w:val="105"/>
            <w:sz w:val="22"/>
            <w:szCs w:val="22"/>
          </w:rPr>
          <w:t xml:space="preserve"> </w:t>
        </w:r>
        <w:r w:rsidR="002573FA" w:rsidRPr="00D753AC">
          <w:rPr>
            <w:rFonts w:cs="Times New Roman"/>
            <w:w w:val="105"/>
            <w:sz w:val="22"/>
            <w:szCs w:val="22"/>
          </w:rPr>
          <w:t>of</w:t>
        </w:r>
        <w:r w:rsidR="002573FA" w:rsidRPr="00D753AC">
          <w:rPr>
            <w:rFonts w:cs="Times New Roman"/>
            <w:w w:val="99"/>
            <w:sz w:val="22"/>
            <w:szCs w:val="22"/>
          </w:rPr>
          <w:t xml:space="preserve"> </w:t>
        </w:r>
      </w:ins>
      <w:r w:rsidR="002573FA" w:rsidRPr="00D753AC">
        <w:rPr>
          <w:rFonts w:cs="Times New Roman"/>
          <w:i/>
          <w:w w:val="105"/>
          <w:sz w:val="22"/>
          <w:szCs w:val="22"/>
        </w:rPr>
        <w:t>Q</w:t>
      </w:r>
      <w:r w:rsidR="002573FA" w:rsidRPr="00D753AC">
        <w:rPr>
          <w:rFonts w:cs="Times New Roman"/>
          <w:i/>
          <w:w w:val="105"/>
          <w:position w:val="-2"/>
          <w:sz w:val="22"/>
          <w:szCs w:val="22"/>
        </w:rPr>
        <w:t>spill</w:t>
      </w:r>
      <w:r w:rsidR="002573FA" w:rsidRPr="00D753AC">
        <w:rPr>
          <w:rFonts w:cs="Times New Roman"/>
          <w:i/>
          <w:spacing w:val="5"/>
          <w:w w:val="105"/>
          <w:position w:val="-2"/>
          <w:sz w:val="22"/>
          <w:szCs w:val="22"/>
          <w:rPrChange w:id="5788" w:author="Claire Kouba" w:date="2023-09-12T16:52:00Z">
            <w:rPr>
              <w:i/>
              <w:spacing w:val="8"/>
              <w:w w:val="105"/>
              <w:position w:val="-2"/>
            </w:rPr>
          </w:rPrChange>
        </w:rPr>
        <w:t xml:space="preserve"> </w:t>
      </w:r>
      <w:ins w:id="5789" w:author="Claire Kouba" w:date="2023-09-12T16:52:00Z">
        <w:r w:rsidR="002573FA" w:rsidRPr="00D753AC">
          <w:rPr>
            <w:rFonts w:cs="Times New Roman"/>
            <w:w w:val="105"/>
            <w:sz w:val="22"/>
            <w:szCs w:val="22"/>
          </w:rPr>
          <w:t>at</w:t>
        </w:r>
        <w:r w:rsidR="002573FA" w:rsidRPr="00D753AC">
          <w:rPr>
            <w:rFonts w:cs="Times New Roman"/>
            <w:spacing w:val="-15"/>
            <w:w w:val="105"/>
            <w:sz w:val="22"/>
            <w:szCs w:val="22"/>
          </w:rPr>
          <w:t xml:space="preserve"> </w:t>
        </w:r>
        <w:r w:rsidR="002573FA" w:rsidRPr="00D753AC">
          <w:rPr>
            <w:rFonts w:cs="Times New Roman"/>
            <w:w w:val="105"/>
            <w:sz w:val="22"/>
            <w:szCs w:val="22"/>
          </w:rPr>
          <w:t>the</w:t>
        </w:r>
        <w:r w:rsidR="002573FA" w:rsidRPr="00D753AC">
          <w:rPr>
            <w:rFonts w:cs="Times New Roman"/>
            <w:spacing w:val="-15"/>
            <w:w w:val="105"/>
            <w:sz w:val="22"/>
            <w:szCs w:val="22"/>
          </w:rPr>
          <w:t xml:space="preserve"> </w:t>
        </w:r>
        <w:r w:rsidR="002573FA" w:rsidRPr="00D753AC">
          <w:rPr>
            <w:rFonts w:cs="Times New Roman"/>
            <w:w w:val="105"/>
            <w:sz w:val="22"/>
            <w:szCs w:val="22"/>
          </w:rPr>
          <w:t>Fort</w:t>
        </w:r>
        <w:r w:rsidR="002573FA" w:rsidRPr="00D753AC">
          <w:rPr>
            <w:rFonts w:cs="Times New Roman"/>
            <w:spacing w:val="-15"/>
            <w:w w:val="105"/>
            <w:sz w:val="22"/>
            <w:szCs w:val="22"/>
          </w:rPr>
          <w:t xml:space="preserve"> </w:t>
        </w:r>
        <w:r w:rsidR="002573FA" w:rsidRPr="00D753AC">
          <w:rPr>
            <w:rFonts w:cs="Times New Roman"/>
            <w:w w:val="105"/>
            <w:sz w:val="22"/>
            <w:szCs w:val="22"/>
          </w:rPr>
          <w:t>Jones</w:t>
        </w:r>
        <w:r w:rsidR="002573FA" w:rsidRPr="00D753AC">
          <w:rPr>
            <w:rFonts w:cs="Times New Roman"/>
            <w:spacing w:val="-15"/>
            <w:w w:val="105"/>
            <w:sz w:val="22"/>
            <w:szCs w:val="22"/>
          </w:rPr>
          <w:t xml:space="preserve"> </w:t>
        </w:r>
        <w:r w:rsidR="002573FA" w:rsidRPr="00D753AC">
          <w:rPr>
            <w:rFonts w:cs="Times New Roman"/>
            <w:w w:val="105"/>
            <w:sz w:val="22"/>
            <w:szCs w:val="22"/>
          </w:rPr>
          <w:t>stream</w:t>
        </w:r>
        <w:r w:rsidR="002573FA" w:rsidRPr="00D753AC">
          <w:rPr>
            <w:rFonts w:cs="Times New Roman"/>
            <w:spacing w:val="-15"/>
            <w:w w:val="105"/>
            <w:sz w:val="22"/>
            <w:szCs w:val="22"/>
          </w:rPr>
          <w:t xml:space="preserve"> </w:t>
        </w:r>
        <w:r w:rsidR="002573FA" w:rsidRPr="00D753AC">
          <w:rPr>
            <w:rFonts w:cs="Times New Roman"/>
            <w:w w:val="105"/>
            <w:sz w:val="22"/>
            <w:szCs w:val="22"/>
          </w:rPr>
          <w:t>gauge.</w:t>
        </w:r>
      </w:ins>
    </w:p>
    <w:p w:rsidR="002153D1" w:rsidRPr="00D753AC" w:rsidRDefault="002573FA">
      <w:pPr>
        <w:pStyle w:val="BodyText"/>
        <w:ind w:left="173" w:firstLine="224"/>
        <w:rPr>
          <w:rFonts w:cs="Times New Roman"/>
          <w:sz w:val="22"/>
          <w:szCs w:val="22"/>
        </w:rPr>
        <w:pPrChange w:id="5790" w:author="Claire Kouba" w:date="2023-09-14T15:37:00Z">
          <w:pPr>
            <w:pStyle w:val="BodyText"/>
            <w:spacing w:before="16" w:line="340" w:lineRule="auto"/>
            <w:ind w:left="173" w:right="158" w:firstLine="199"/>
          </w:pPr>
        </w:pPrChange>
      </w:pPr>
      <w:ins w:id="5791" w:author="Claire Kouba" w:date="2023-09-12T16:52:00Z">
        <w:r w:rsidRPr="00D753AC">
          <w:rPr>
            <w:rFonts w:cs="Times New Roman"/>
            <w:w w:val="105"/>
            <w:sz w:val="22"/>
            <w:szCs w:val="22"/>
          </w:rPr>
          <w:t xml:space="preserve">A </w:t>
        </w:r>
        <w:r w:rsidRPr="00D753AC">
          <w:rPr>
            <w:rFonts w:cs="Times New Roman"/>
            <w:i/>
            <w:w w:val="105"/>
            <w:sz w:val="22"/>
            <w:szCs w:val="22"/>
          </w:rPr>
          <w:t>Q</w:t>
        </w:r>
        <w:r w:rsidRPr="00D753AC">
          <w:rPr>
            <w:rFonts w:cs="Times New Roman"/>
            <w:i/>
            <w:w w:val="105"/>
            <w:position w:val="-2"/>
            <w:sz w:val="22"/>
            <w:szCs w:val="22"/>
          </w:rPr>
          <w:t xml:space="preserve">spill  </w:t>
        </w:r>
        <w:r w:rsidRPr="00D753AC">
          <w:rPr>
            <w:rFonts w:cs="Times New Roman"/>
            <w:w w:val="105"/>
            <w:sz w:val="22"/>
            <w:szCs w:val="22"/>
          </w:rPr>
          <w:t xml:space="preserve">threshold </w:t>
        </w:r>
      </w:ins>
      <w:r w:rsidRPr="00D753AC">
        <w:rPr>
          <w:rFonts w:cs="Times New Roman"/>
          <w:w w:val="105"/>
          <w:sz w:val="22"/>
          <w:szCs w:val="22"/>
        </w:rPr>
        <w:t>of</w:t>
      </w:r>
      <w:r w:rsidRPr="00D753AC">
        <w:rPr>
          <w:rFonts w:cs="Times New Roman"/>
          <w:w w:val="105"/>
          <w:sz w:val="22"/>
          <w:szCs w:val="22"/>
          <w:rPrChange w:id="5792" w:author="Claire Kouba" w:date="2023-09-12T16:52:00Z">
            <w:rPr>
              <w:spacing w:val="-11"/>
              <w:w w:val="105"/>
            </w:rPr>
          </w:rPrChange>
        </w:rPr>
        <w:t xml:space="preserve"> </w:t>
      </w:r>
      <w:del w:id="5793" w:author="Claire Kouba" w:date="2023-09-12T16:52:00Z">
        <w:r w:rsidR="00505335" w:rsidRPr="00D753AC">
          <w:rPr>
            <w:rFonts w:cs="Times New Roman"/>
            <w:w w:val="105"/>
            <w:sz w:val="22"/>
            <w:szCs w:val="22"/>
          </w:rPr>
          <w:delText>100</w:delText>
        </w:r>
      </w:del>
      <w:ins w:id="5794" w:author="Claire Kouba" w:date="2023-09-12T16:52:00Z">
        <w:r w:rsidRPr="00D753AC">
          <w:rPr>
            <w:rFonts w:cs="Times New Roman"/>
            <w:w w:val="105"/>
            <w:sz w:val="22"/>
            <w:szCs w:val="22"/>
          </w:rPr>
          <w:t>120</w:t>
        </w:r>
      </w:ins>
      <w:r w:rsidRPr="00D753AC">
        <w:rPr>
          <w:rFonts w:cs="Times New Roman"/>
          <w:w w:val="105"/>
          <w:sz w:val="22"/>
          <w:szCs w:val="22"/>
          <w:rPrChange w:id="5795" w:author="Claire Kouba" w:date="2023-09-12T16:52:00Z">
            <w:rPr>
              <w:spacing w:val="-11"/>
              <w:w w:val="105"/>
            </w:rPr>
          </w:rPrChange>
        </w:rPr>
        <w:t xml:space="preserve"> </w:t>
      </w:r>
      <w:r w:rsidRPr="00D753AC">
        <w:rPr>
          <w:rFonts w:cs="Times New Roman"/>
          <w:w w:val="105"/>
          <w:sz w:val="22"/>
          <w:szCs w:val="22"/>
        </w:rPr>
        <w:t>cfs</w:t>
      </w:r>
      <w:r w:rsidRPr="00D753AC">
        <w:rPr>
          <w:rFonts w:cs="Times New Roman"/>
          <w:w w:val="105"/>
          <w:sz w:val="22"/>
          <w:szCs w:val="22"/>
          <w:rPrChange w:id="5796" w:author="Claire Kouba" w:date="2023-09-12T16:52:00Z">
            <w:rPr>
              <w:spacing w:val="-11"/>
              <w:w w:val="105"/>
            </w:rPr>
          </w:rPrChange>
        </w:rPr>
        <w:t xml:space="preserve"> </w:t>
      </w:r>
      <w:r w:rsidRPr="00D753AC">
        <w:rPr>
          <w:rFonts w:cs="Times New Roman"/>
          <w:w w:val="105"/>
          <w:sz w:val="22"/>
          <w:szCs w:val="22"/>
        </w:rPr>
        <w:t>was</w:t>
      </w:r>
      <w:r w:rsidRPr="00D753AC">
        <w:rPr>
          <w:rFonts w:cs="Times New Roman"/>
          <w:w w:val="105"/>
          <w:sz w:val="22"/>
          <w:szCs w:val="22"/>
          <w:rPrChange w:id="5797" w:author="Claire Kouba" w:date="2023-09-12T16:52:00Z">
            <w:rPr>
              <w:spacing w:val="-11"/>
              <w:w w:val="105"/>
            </w:rPr>
          </w:rPrChange>
        </w:rPr>
        <w:t xml:space="preserve"> </w:t>
      </w:r>
      <w:r w:rsidRPr="00D753AC">
        <w:rPr>
          <w:rFonts w:cs="Times New Roman"/>
          <w:w w:val="105"/>
          <w:sz w:val="22"/>
          <w:szCs w:val="22"/>
        </w:rPr>
        <w:t>identified</w:t>
      </w:r>
      <w:r w:rsidRPr="00D753AC">
        <w:rPr>
          <w:rFonts w:cs="Times New Roman"/>
          <w:w w:val="105"/>
          <w:sz w:val="22"/>
          <w:szCs w:val="22"/>
          <w:rPrChange w:id="5798" w:author="Claire Kouba" w:date="2023-09-12T16:52:00Z">
            <w:rPr>
              <w:spacing w:val="-11"/>
              <w:w w:val="105"/>
            </w:rPr>
          </w:rPrChange>
        </w:rPr>
        <w:t xml:space="preserve"> </w:t>
      </w:r>
      <w:r w:rsidRPr="00D753AC">
        <w:rPr>
          <w:rFonts w:cs="Times New Roman"/>
          <w:w w:val="105"/>
          <w:sz w:val="22"/>
          <w:szCs w:val="22"/>
        </w:rPr>
        <w:t>by</w:t>
      </w:r>
      <w:r w:rsidRPr="00D753AC">
        <w:rPr>
          <w:rFonts w:cs="Times New Roman"/>
          <w:w w:val="105"/>
          <w:sz w:val="22"/>
          <w:szCs w:val="22"/>
          <w:rPrChange w:id="5799" w:author="Claire Kouba" w:date="2023-09-12T16:52:00Z">
            <w:rPr>
              <w:spacing w:val="-11"/>
              <w:w w:val="105"/>
            </w:rPr>
          </w:rPrChange>
        </w:rPr>
        <w:t xml:space="preserve"> </w:t>
      </w:r>
      <w:ins w:id="5800" w:author="Claire Kouba" w:date="2023-09-12T16:52:00Z">
        <w:r w:rsidRPr="00D753AC">
          <w:rPr>
            <w:rFonts w:cs="Times New Roman"/>
            <w:w w:val="105"/>
            <w:sz w:val="22"/>
            <w:szCs w:val="22"/>
          </w:rPr>
          <w:t xml:space="preserve">an analysis of rainfall-runoff responses and a </w:t>
        </w:r>
      </w:ins>
      <w:r w:rsidRPr="00D753AC">
        <w:rPr>
          <w:rFonts w:cs="Times New Roman"/>
          <w:w w:val="105"/>
          <w:sz w:val="22"/>
          <w:szCs w:val="22"/>
        </w:rPr>
        <w:t>visual</w:t>
      </w:r>
      <w:r w:rsidRPr="00D753AC">
        <w:rPr>
          <w:rFonts w:cs="Times New Roman"/>
          <w:w w:val="105"/>
          <w:sz w:val="22"/>
          <w:szCs w:val="22"/>
          <w:rPrChange w:id="5801" w:author="Claire Kouba" w:date="2023-09-12T16:52:00Z">
            <w:rPr>
              <w:spacing w:val="-11"/>
              <w:w w:val="105"/>
            </w:rPr>
          </w:rPrChange>
        </w:rPr>
        <w:t xml:space="preserve"> </w:t>
      </w:r>
      <w:r w:rsidRPr="00D753AC">
        <w:rPr>
          <w:rFonts w:cs="Times New Roman"/>
          <w:w w:val="105"/>
          <w:sz w:val="22"/>
          <w:szCs w:val="22"/>
        </w:rPr>
        <w:t>inspection</w:t>
      </w:r>
      <w:r w:rsidRPr="00D753AC">
        <w:rPr>
          <w:rFonts w:cs="Times New Roman"/>
          <w:w w:val="105"/>
          <w:sz w:val="22"/>
          <w:szCs w:val="22"/>
          <w:rPrChange w:id="5802" w:author="Claire Kouba" w:date="2023-09-12T16:52:00Z">
            <w:rPr>
              <w:spacing w:val="-11"/>
              <w:w w:val="105"/>
            </w:rPr>
          </w:rPrChange>
        </w:rPr>
        <w:t xml:space="preserve"> </w:t>
      </w:r>
      <w:r w:rsidRPr="00D753AC">
        <w:rPr>
          <w:rFonts w:cs="Times New Roman"/>
          <w:w w:val="105"/>
          <w:sz w:val="22"/>
          <w:szCs w:val="22"/>
        </w:rPr>
        <w:t>of</w:t>
      </w:r>
      <w:r w:rsidRPr="00D753AC">
        <w:rPr>
          <w:rFonts w:cs="Times New Roman"/>
          <w:w w:val="105"/>
          <w:sz w:val="22"/>
          <w:szCs w:val="22"/>
          <w:rPrChange w:id="5803" w:author="Claire Kouba" w:date="2023-09-12T16:52:00Z">
            <w:rPr>
              <w:spacing w:val="-11"/>
              <w:w w:val="105"/>
            </w:rPr>
          </w:rPrChange>
        </w:rPr>
        <w:t xml:space="preserve"> </w:t>
      </w:r>
      <w:del w:id="5804" w:author="Claire Kouba" w:date="2023-09-12T16:52:00Z">
        <w:r w:rsidR="00505335" w:rsidRPr="00D753AC">
          <w:rPr>
            <w:rFonts w:cs="Times New Roman"/>
            <w:w w:val="105"/>
            <w:sz w:val="22"/>
            <w:szCs w:val="22"/>
          </w:rPr>
          <w:delText>aggregate</w:delText>
        </w:r>
      </w:del>
      <w:del w:id="5805" w:author="Claire Kouba" w:date="2023-09-14T15:37:00Z">
        <w:r w:rsidRPr="00D753AC" w:rsidDel="00BF174D">
          <w:rPr>
            <w:rFonts w:cs="Times New Roman"/>
            <w:spacing w:val="10"/>
            <w:w w:val="105"/>
            <w:sz w:val="22"/>
            <w:szCs w:val="22"/>
            <w:rPrChange w:id="5806" w:author="Claire Kouba" w:date="2023-09-12T16:52:00Z">
              <w:rPr>
                <w:spacing w:val="-11"/>
                <w:w w:val="105"/>
              </w:rPr>
            </w:rPrChange>
          </w:rPr>
          <w:delText xml:space="preserve"> </w:delText>
        </w:r>
      </w:del>
      <w:r w:rsidRPr="00D753AC">
        <w:rPr>
          <w:rFonts w:cs="Times New Roman"/>
          <w:w w:val="105"/>
          <w:sz w:val="22"/>
          <w:szCs w:val="22"/>
        </w:rPr>
        <w:t>fall</w:t>
      </w:r>
      <w:del w:id="5807" w:author="Claire Kouba" w:date="2023-09-12T16:52:00Z">
        <w:r w:rsidR="00505335" w:rsidRPr="00D753AC">
          <w:rPr>
            <w:rFonts w:cs="Times New Roman"/>
            <w:spacing w:val="-11"/>
            <w:w w:val="105"/>
            <w:sz w:val="22"/>
            <w:szCs w:val="22"/>
          </w:rPr>
          <w:delText xml:space="preserve"> </w:delText>
        </w:r>
      </w:del>
      <w:r w:rsidRPr="00D753AC">
        <w:rPr>
          <w:rFonts w:cs="Times New Roman"/>
          <w:sz w:val="22"/>
          <w:szCs w:val="22"/>
          <w:rPrChange w:id="5808" w:author="Claire Kouba" w:date="2023-09-12T16:52:00Z">
            <w:rPr>
              <w:w w:val="105"/>
            </w:rPr>
          </w:rPrChange>
        </w:rPr>
        <w:t>hydrograph</w:t>
      </w:r>
      <w:r w:rsidRPr="00D753AC">
        <w:rPr>
          <w:rFonts w:cs="Times New Roman"/>
          <w:sz w:val="22"/>
          <w:szCs w:val="22"/>
          <w:rPrChange w:id="5809" w:author="Claire Kouba" w:date="2023-09-12T16:52:00Z">
            <w:rPr>
              <w:spacing w:val="-11"/>
              <w:w w:val="105"/>
            </w:rPr>
          </w:rPrChange>
        </w:rPr>
        <w:t xml:space="preserve"> </w:t>
      </w:r>
      <w:r w:rsidRPr="00D753AC">
        <w:rPr>
          <w:rFonts w:cs="Times New Roman"/>
          <w:sz w:val="22"/>
          <w:szCs w:val="22"/>
          <w:rPrChange w:id="5810" w:author="Claire Kouba" w:date="2023-09-12T16:52:00Z">
            <w:rPr>
              <w:w w:val="105"/>
            </w:rPr>
          </w:rPrChange>
        </w:rPr>
        <w:t>behavior</w:t>
      </w:r>
      <w:r w:rsidRPr="00D753AC">
        <w:rPr>
          <w:rFonts w:cs="Times New Roman"/>
          <w:sz w:val="22"/>
          <w:szCs w:val="22"/>
          <w:rPrChange w:id="5811" w:author="Claire Kouba" w:date="2023-09-12T16:52:00Z">
            <w:rPr>
              <w:spacing w:val="-11"/>
              <w:w w:val="105"/>
            </w:rPr>
          </w:rPrChange>
        </w:rPr>
        <w:t xml:space="preserve"> </w:t>
      </w:r>
      <w:r w:rsidRPr="00D753AC">
        <w:rPr>
          <w:rFonts w:cs="Times New Roman"/>
          <w:sz w:val="22"/>
          <w:szCs w:val="22"/>
          <w:rPrChange w:id="5812" w:author="Claire Kouba" w:date="2023-09-12T16:52:00Z">
            <w:rPr>
              <w:w w:val="105"/>
            </w:rPr>
          </w:rPrChange>
        </w:rPr>
        <w:t>(</w:t>
      </w:r>
      <w:del w:id="5813" w:author="Claire Kouba" w:date="2023-09-12T16:52:00Z">
        <w:r w:rsidR="00505335" w:rsidRPr="00D753AC">
          <w:rPr>
            <w:rFonts w:cs="Times New Roman"/>
            <w:w w:val="105"/>
            <w:sz w:val="22"/>
            <w:szCs w:val="22"/>
          </w:rPr>
          <w:delText>F</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"_bookmark4" </w:delInstrText>
        </w:r>
        <w:r w:rsidR="00505335" w:rsidRPr="00D753AC">
          <w:rPr>
            <w:rFonts w:cs="Times New Roman"/>
            <w:sz w:val="22"/>
            <w:szCs w:val="22"/>
          </w:rPr>
          <w:fldChar w:fldCharType="separate"/>
        </w:r>
        <w:r w:rsidR="00505335" w:rsidRPr="00D753AC">
          <w:rPr>
            <w:rFonts w:cs="Times New Roman"/>
            <w:w w:val="105"/>
            <w:sz w:val="22"/>
            <w:szCs w:val="22"/>
          </w:rPr>
          <w:delText>igure</w:delText>
        </w:r>
        <w:r w:rsidR="00505335" w:rsidRPr="00D753AC">
          <w:rPr>
            <w:rFonts w:cs="Times New Roman"/>
            <w:w w:val="105"/>
            <w:sz w:val="22"/>
            <w:szCs w:val="22"/>
          </w:rPr>
          <w:fldChar w:fldCharType="end"/>
        </w:r>
        <w:r w:rsidR="00505335" w:rsidRPr="00D753AC">
          <w:rPr>
            <w:rFonts w:cs="Times New Roman"/>
            <w:spacing w:val="-11"/>
            <w:w w:val="105"/>
            <w:sz w:val="22"/>
            <w:szCs w:val="22"/>
          </w:rPr>
          <w:delText xml:space="preserve"> </w:delText>
        </w:r>
        <w:r w:rsidR="00505335" w:rsidRPr="00D753AC">
          <w:rPr>
            <w:rFonts w:cs="Times New Roman"/>
            <w:w w:val="105"/>
            <w:sz w:val="22"/>
            <w:szCs w:val="22"/>
          </w:rPr>
          <w:delText>4),</w:delText>
        </w:r>
      </w:del>
      <w:ins w:id="5814" w:author="Claire Kouba" w:date="2023-09-12T16:52:00Z">
        <w:r w:rsidRPr="00D753AC">
          <w:rPr>
            <w:rFonts w:cs="Times New Roman"/>
            <w:sz w:val="22"/>
            <w:szCs w:val="22"/>
          </w:rPr>
          <w:t xml:space="preserve">Figures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A2</w:t>
        </w:r>
        <w:r w:rsidRPr="00D753AC">
          <w:rPr>
            <w:rFonts w:cs="Times New Roman"/>
            <w:sz w:val="22"/>
            <w:szCs w:val="22"/>
          </w:rPr>
          <w:fldChar w:fldCharType="end"/>
        </w:r>
        <w:r w:rsidRPr="00D753AC">
          <w:rPr>
            <w:rFonts w:cs="Times New Roman"/>
            <w:sz w:val="22"/>
            <w:szCs w:val="22"/>
          </w:rPr>
          <w:t xml:space="preserve"> and </w:t>
        </w:r>
        <w:r w:rsidRPr="00D753AC">
          <w:rPr>
            <w:rFonts w:cs="Times New Roman"/>
            <w:sz w:val="22"/>
            <w:szCs w:val="22"/>
          </w:rPr>
          <w:fldChar w:fldCharType="begin"/>
        </w:r>
        <w:r w:rsidRPr="00D753AC">
          <w:rPr>
            <w:rFonts w:cs="Times New Roman"/>
            <w:sz w:val="22"/>
            <w:szCs w:val="22"/>
          </w:rPr>
          <w:instrText xml:space="preserve"> HYPERLINK \l "_bookmark5" </w:instrText>
        </w:r>
        <w:r w:rsidRPr="00D753AC">
          <w:rPr>
            <w:rFonts w:cs="Times New Roman"/>
            <w:sz w:val="22"/>
            <w:szCs w:val="22"/>
          </w:rPr>
          <w:fldChar w:fldCharType="separate"/>
        </w:r>
        <w:r w:rsidRPr="00D753AC">
          <w:rPr>
            <w:rFonts w:cs="Times New Roman"/>
            <w:sz w:val="22"/>
            <w:szCs w:val="22"/>
          </w:rPr>
          <w:t>5),</w:t>
        </w:r>
        <w:r w:rsidRPr="00D753AC">
          <w:rPr>
            <w:rFonts w:cs="Times New Roman"/>
            <w:sz w:val="22"/>
            <w:szCs w:val="22"/>
          </w:rPr>
          <w:fldChar w:fldCharType="end"/>
        </w:r>
        <w:r w:rsidRPr="00D753AC">
          <w:rPr>
            <w:rFonts w:cs="Times New Roman"/>
            <w:sz w:val="22"/>
            <w:szCs w:val="22"/>
          </w:rPr>
          <w:t xml:space="preserve"> and</w:t>
        </w:r>
      </w:ins>
      <w:r w:rsidRPr="00D753AC">
        <w:rPr>
          <w:rFonts w:cs="Times New Roman"/>
          <w:sz w:val="22"/>
          <w:szCs w:val="22"/>
          <w:rPrChange w:id="5815" w:author="Claire Kouba" w:date="2023-09-12T16:52:00Z">
            <w:rPr>
              <w:spacing w:val="-11"/>
              <w:w w:val="105"/>
            </w:rPr>
          </w:rPrChange>
        </w:rPr>
        <w:t xml:space="preserve"> </w:t>
      </w:r>
      <w:r w:rsidRPr="00D753AC">
        <w:rPr>
          <w:rFonts w:cs="Times New Roman"/>
          <w:sz w:val="22"/>
          <w:szCs w:val="22"/>
          <w:rPrChange w:id="5816" w:author="Claire Kouba" w:date="2023-09-12T16:52:00Z">
            <w:rPr>
              <w:w w:val="105"/>
            </w:rPr>
          </w:rPrChange>
        </w:rPr>
        <w:t>it</w:t>
      </w:r>
      <w:r w:rsidRPr="00D753AC">
        <w:rPr>
          <w:rFonts w:cs="Times New Roman"/>
          <w:sz w:val="22"/>
          <w:szCs w:val="22"/>
          <w:rPrChange w:id="5817" w:author="Claire Kouba" w:date="2023-09-12T16:52:00Z">
            <w:rPr>
              <w:spacing w:val="-11"/>
              <w:w w:val="105"/>
            </w:rPr>
          </w:rPrChange>
        </w:rPr>
        <w:t xml:space="preserve"> </w:t>
      </w:r>
      <w:r w:rsidRPr="00D753AC">
        <w:rPr>
          <w:rFonts w:cs="Times New Roman"/>
          <w:sz w:val="22"/>
          <w:szCs w:val="22"/>
          <w:rPrChange w:id="5818" w:author="Claire Kouba" w:date="2023-09-12T16:52:00Z">
            <w:rPr>
              <w:w w:val="105"/>
            </w:rPr>
          </w:rPrChange>
        </w:rPr>
        <w:t>also</w:t>
      </w:r>
      <w:r w:rsidRPr="00D753AC">
        <w:rPr>
          <w:rFonts w:cs="Times New Roman"/>
          <w:sz w:val="22"/>
          <w:szCs w:val="22"/>
          <w:rPrChange w:id="5819" w:author="Claire Kouba" w:date="2023-09-12T16:52:00Z">
            <w:rPr>
              <w:w w:val="99"/>
            </w:rPr>
          </w:rPrChange>
        </w:rPr>
        <w:t xml:space="preserve"> </w:t>
      </w:r>
      <w:r w:rsidRPr="00D753AC">
        <w:rPr>
          <w:rFonts w:cs="Times New Roman"/>
          <w:sz w:val="22"/>
          <w:szCs w:val="22"/>
        </w:rPr>
        <w:t>matches</w:t>
      </w:r>
      <w:r w:rsidRPr="00D753AC">
        <w:rPr>
          <w:rFonts w:cs="Times New Roman"/>
          <w:sz w:val="22"/>
          <w:szCs w:val="22"/>
          <w:rPrChange w:id="5820" w:author="Claire Kouba" w:date="2023-09-12T16:52:00Z">
            <w:rPr>
              <w:spacing w:val="-15"/>
            </w:rPr>
          </w:rPrChange>
        </w:rPr>
        <w:t xml:space="preserve"> </w:t>
      </w:r>
      <w:r w:rsidRPr="00D753AC">
        <w:rPr>
          <w:rFonts w:cs="Times New Roman"/>
          <w:sz w:val="22"/>
          <w:szCs w:val="22"/>
        </w:rPr>
        <w:t>information</w:t>
      </w:r>
      <w:r w:rsidRPr="00D753AC">
        <w:rPr>
          <w:rFonts w:cs="Times New Roman"/>
          <w:sz w:val="22"/>
          <w:szCs w:val="22"/>
          <w:rPrChange w:id="5821" w:author="Claire Kouba" w:date="2023-09-12T16:52:00Z">
            <w:rPr>
              <w:spacing w:val="-15"/>
            </w:rPr>
          </w:rPrChange>
        </w:rPr>
        <w:t xml:space="preserve"> </w:t>
      </w:r>
      <w:r w:rsidRPr="00D753AC">
        <w:rPr>
          <w:rFonts w:cs="Times New Roman"/>
          <w:sz w:val="22"/>
          <w:szCs w:val="22"/>
        </w:rPr>
        <w:t>from</w:t>
      </w:r>
      <w:r w:rsidRPr="00D753AC">
        <w:rPr>
          <w:rFonts w:cs="Times New Roman"/>
          <w:sz w:val="22"/>
          <w:szCs w:val="22"/>
          <w:rPrChange w:id="5822" w:author="Claire Kouba" w:date="2023-09-12T16:52:00Z">
            <w:rPr>
              <w:spacing w:val="-15"/>
            </w:rPr>
          </w:rPrChange>
        </w:rPr>
        <w:t xml:space="preserve"> </w:t>
      </w:r>
      <w:r w:rsidRPr="00D753AC">
        <w:rPr>
          <w:rFonts w:cs="Times New Roman"/>
          <w:sz w:val="22"/>
          <w:szCs w:val="22"/>
        </w:rPr>
        <w:t>local</w:t>
      </w:r>
      <w:r w:rsidRPr="00D753AC">
        <w:rPr>
          <w:rFonts w:cs="Times New Roman"/>
          <w:sz w:val="22"/>
          <w:szCs w:val="22"/>
          <w:rPrChange w:id="5823" w:author="Claire Kouba" w:date="2023-09-12T16:52:00Z">
            <w:rPr>
              <w:spacing w:val="-15"/>
            </w:rPr>
          </w:rPrChange>
        </w:rPr>
        <w:t xml:space="preserve"> </w:t>
      </w:r>
      <w:r w:rsidRPr="00D753AC">
        <w:rPr>
          <w:rFonts w:cs="Times New Roman"/>
          <w:sz w:val="22"/>
          <w:szCs w:val="22"/>
        </w:rPr>
        <w:t>stakeholders.</w:t>
      </w:r>
      <w:r w:rsidRPr="00D753AC">
        <w:rPr>
          <w:rFonts w:cs="Times New Roman"/>
          <w:sz w:val="22"/>
          <w:szCs w:val="22"/>
          <w:rPrChange w:id="5824" w:author="Claire Kouba" w:date="2023-09-12T16:52:00Z">
            <w:rPr>
              <w:spacing w:val="-15"/>
            </w:rPr>
          </w:rPrChange>
        </w:rPr>
        <w:t xml:space="preserve"> </w:t>
      </w:r>
      <w:r w:rsidRPr="00D753AC">
        <w:rPr>
          <w:rFonts w:cs="Times New Roman"/>
          <w:sz w:val="22"/>
          <w:szCs w:val="22"/>
        </w:rPr>
        <w:t>Many</w:t>
      </w:r>
      <w:r w:rsidRPr="00D753AC">
        <w:rPr>
          <w:rFonts w:cs="Times New Roman"/>
          <w:sz w:val="22"/>
          <w:szCs w:val="22"/>
          <w:rPrChange w:id="5825" w:author="Claire Kouba" w:date="2023-09-12T16:52:00Z">
            <w:rPr>
              <w:spacing w:val="-15"/>
            </w:rPr>
          </w:rPrChange>
        </w:rPr>
        <w:t xml:space="preserve"> </w:t>
      </w:r>
      <w:r w:rsidRPr="00D753AC">
        <w:rPr>
          <w:rFonts w:cs="Times New Roman"/>
          <w:sz w:val="22"/>
          <w:szCs w:val="22"/>
        </w:rPr>
        <w:t>tributary</w:t>
      </w:r>
      <w:r w:rsidRPr="00D753AC">
        <w:rPr>
          <w:rFonts w:cs="Times New Roman"/>
          <w:sz w:val="22"/>
          <w:szCs w:val="22"/>
          <w:rPrChange w:id="5826" w:author="Claire Kouba" w:date="2023-09-12T16:52:00Z">
            <w:rPr>
              <w:spacing w:val="-15"/>
            </w:rPr>
          </w:rPrChange>
        </w:rPr>
        <w:t xml:space="preserve"> </w:t>
      </w:r>
      <w:r w:rsidRPr="00D753AC">
        <w:rPr>
          <w:rFonts w:cs="Times New Roman"/>
          <w:sz w:val="22"/>
          <w:szCs w:val="22"/>
        </w:rPr>
        <w:t>streams</w:t>
      </w:r>
      <w:r w:rsidRPr="00D753AC">
        <w:rPr>
          <w:rFonts w:cs="Times New Roman"/>
          <w:spacing w:val="20"/>
          <w:sz w:val="22"/>
          <w:szCs w:val="22"/>
          <w:rPrChange w:id="5827" w:author="Claire Kouba" w:date="2023-09-12T16:52:00Z">
            <w:rPr>
              <w:spacing w:val="-15"/>
            </w:rPr>
          </w:rPrChange>
        </w:rPr>
        <w:t xml:space="preserve"> </w:t>
      </w:r>
      <w:r w:rsidRPr="00D753AC">
        <w:rPr>
          <w:rFonts w:cs="Times New Roman"/>
          <w:sz w:val="22"/>
          <w:szCs w:val="22"/>
        </w:rPr>
        <w:t>on</w:t>
      </w:r>
      <w:r w:rsidRPr="00D753AC">
        <w:rPr>
          <w:rFonts w:cs="Times New Roman"/>
          <w:w w:val="99"/>
          <w:sz w:val="22"/>
          <w:szCs w:val="22"/>
          <w:rPrChange w:id="5828" w:author="Claire Kouba" w:date="2023-09-12T16:52:00Z">
            <w:rPr>
              <w:spacing w:val="-15"/>
            </w:rPr>
          </w:rPrChange>
        </w:rPr>
        <w:t xml:space="preserve"> </w:t>
      </w:r>
      <w:r w:rsidRPr="00D753AC">
        <w:rPr>
          <w:rFonts w:cs="Times New Roman"/>
          <w:sz w:val="22"/>
          <w:szCs w:val="22"/>
        </w:rPr>
        <w:t>the</w:t>
      </w:r>
      <w:r w:rsidRPr="00D753AC">
        <w:rPr>
          <w:rFonts w:cs="Times New Roman"/>
          <w:spacing w:val="-4"/>
          <w:sz w:val="22"/>
          <w:szCs w:val="22"/>
          <w:rPrChange w:id="5829" w:author="Claire Kouba" w:date="2023-09-12T16:52:00Z">
            <w:rPr>
              <w:spacing w:val="-15"/>
            </w:rPr>
          </w:rPrChange>
        </w:rPr>
        <w:t xml:space="preserve"> </w:t>
      </w:r>
      <w:r w:rsidRPr="00D753AC">
        <w:rPr>
          <w:rFonts w:cs="Times New Roman"/>
          <w:sz w:val="22"/>
          <w:szCs w:val="22"/>
        </w:rPr>
        <w:t>valley</w:t>
      </w:r>
      <w:r w:rsidRPr="00D753AC">
        <w:rPr>
          <w:rFonts w:cs="Times New Roman"/>
          <w:spacing w:val="-4"/>
          <w:sz w:val="22"/>
          <w:szCs w:val="22"/>
          <w:rPrChange w:id="5830" w:author="Claire Kouba" w:date="2023-09-12T16:52:00Z">
            <w:rPr>
              <w:spacing w:val="-15"/>
            </w:rPr>
          </w:rPrChange>
        </w:rPr>
        <w:t xml:space="preserve"> </w:t>
      </w:r>
      <w:r w:rsidRPr="00D753AC">
        <w:rPr>
          <w:rFonts w:cs="Times New Roman"/>
          <w:sz w:val="22"/>
          <w:szCs w:val="22"/>
        </w:rPr>
        <w:t>floor</w:t>
      </w:r>
      <w:r w:rsidRPr="00D753AC">
        <w:rPr>
          <w:rFonts w:cs="Times New Roman"/>
          <w:spacing w:val="-4"/>
          <w:sz w:val="22"/>
          <w:szCs w:val="22"/>
          <w:rPrChange w:id="5831" w:author="Claire Kouba" w:date="2023-09-12T16:52:00Z">
            <w:rPr>
              <w:spacing w:val="-15"/>
            </w:rPr>
          </w:rPrChange>
        </w:rPr>
        <w:t xml:space="preserve"> </w:t>
      </w:r>
      <w:r w:rsidRPr="00D753AC">
        <w:rPr>
          <w:rFonts w:cs="Times New Roman"/>
          <w:sz w:val="22"/>
          <w:szCs w:val="22"/>
        </w:rPr>
        <w:t>run</w:t>
      </w:r>
      <w:r w:rsidRPr="00D753AC">
        <w:rPr>
          <w:rFonts w:cs="Times New Roman"/>
          <w:spacing w:val="-4"/>
          <w:sz w:val="22"/>
          <w:szCs w:val="22"/>
          <w:rPrChange w:id="5832" w:author="Claire Kouba" w:date="2023-09-12T16:52:00Z">
            <w:rPr>
              <w:spacing w:val="-15"/>
            </w:rPr>
          </w:rPrChange>
        </w:rPr>
        <w:t xml:space="preserve"> </w:t>
      </w:r>
      <w:r w:rsidRPr="00D753AC">
        <w:rPr>
          <w:rFonts w:cs="Times New Roman"/>
          <w:sz w:val="22"/>
          <w:szCs w:val="22"/>
        </w:rPr>
        <w:t>dry</w:t>
      </w:r>
      <w:r w:rsidRPr="00D753AC">
        <w:rPr>
          <w:rFonts w:cs="Times New Roman"/>
          <w:spacing w:val="-4"/>
          <w:sz w:val="22"/>
          <w:szCs w:val="22"/>
          <w:rPrChange w:id="5833" w:author="Claire Kouba" w:date="2023-09-12T16:52:00Z">
            <w:rPr>
              <w:spacing w:val="-15"/>
            </w:rPr>
          </w:rPrChange>
        </w:rPr>
        <w:t xml:space="preserve"> </w:t>
      </w:r>
      <w:r w:rsidRPr="00D753AC">
        <w:rPr>
          <w:rFonts w:cs="Times New Roman"/>
          <w:sz w:val="22"/>
          <w:szCs w:val="22"/>
        </w:rPr>
        <w:t>during</w:t>
      </w:r>
      <w:r w:rsidRPr="00D753AC">
        <w:rPr>
          <w:rFonts w:cs="Times New Roman"/>
          <w:spacing w:val="-4"/>
          <w:sz w:val="22"/>
          <w:szCs w:val="22"/>
          <w:rPrChange w:id="5834" w:author="Claire Kouba" w:date="2023-09-12T16:52:00Z">
            <w:rPr>
              <w:spacing w:val="-15"/>
            </w:rPr>
          </w:rPrChange>
        </w:rPr>
        <w:t xml:space="preserve"> </w:t>
      </w:r>
      <w:r w:rsidRPr="00D753AC">
        <w:rPr>
          <w:rFonts w:cs="Times New Roman"/>
          <w:sz w:val="22"/>
          <w:szCs w:val="22"/>
        </w:rPr>
        <w:t>the</w:t>
      </w:r>
      <w:r w:rsidRPr="00D753AC">
        <w:rPr>
          <w:rFonts w:cs="Times New Roman"/>
          <w:spacing w:val="-4"/>
          <w:sz w:val="22"/>
          <w:szCs w:val="22"/>
          <w:rPrChange w:id="5835" w:author="Claire Kouba" w:date="2023-09-12T16:52:00Z">
            <w:rPr>
              <w:spacing w:val="-15"/>
            </w:rPr>
          </w:rPrChange>
        </w:rPr>
        <w:t xml:space="preserve"> </w:t>
      </w:r>
      <w:r w:rsidRPr="00D753AC">
        <w:rPr>
          <w:rFonts w:cs="Times New Roman"/>
          <w:sz w:val="22"/>
          <w:szCs w:val="22"/>
        </w:rPr>
        <w:t>summer</w:t>
      </w:r>
      <w:r w:rsidRPr="00D753AC">
        <w:rPr>
          <w:rFonts w:cs="Times New Roman"/>
          <w:spacing w:val="-4"/>
          <w:sz w:val="22"/>
          <w:szCs w:val="22"/>
          <w:rPrChange w:id="5836" w:author="Claire Kouba" w:date="2023-09-12T16:52:00Z">
            <w:rPr>
              <w:spacing w:val="-15"/>
            </w:rPr>
          </w:rPrChange>
        </w:rPr>
        <w:t xml:space="preserve"> </w:t>
      </w:r>
      <w:r w:rsidRPr="00D753AC">
        <w:rPr>
          <w:rFonts w:cs="Times New Roman"/>
          <w:sz w:val="22"/>
          <w:szCs w:val="22"/>
        </w:rPr>
        <w:t>and</w:t>
      </w:r>
      <w:r w:rsidRPr="00D753AC">
        <w:rPr>
          <w:rFonts w:cs="Times New Roman"/>
          <w:spacing w:val="-4"/>
          <w:sz w:val="22"/>
          <w:szCs w:val="22"/>
          <w:rPrChange w:id="5837" w:author="Claire Kouba" w:date="2023-09-12T16:52:00Z">
            <w:rPr>
              <w:spacing w:val="-15"/>
            </w:rPr>
          </w:rPrChange>
        </w:rPr>
        <w:t xml:space="preserve"> </w:t>
      </w:r>
      <w:r w:rsidRPr="00D753AC">
        <w:rPr>
          <w:rFonts w:cs="Times New Roman"/>
          <w:sz w:val="22"/>
          <w:szCs w:val="22"/>
        </w:rPr>
        <w:t>fall,</w:t>
      </w:r>
      <w:r w:rsidRPr="00D753AC">
        <w:rPr>
          <w:rFonts w:cs="Times New Roman"/>
          <w:spacing w:val="-4"/>
          <w:sz w:val="22"/>
          <w:szCs w:val="22"/>
          <w:rPrChange w:id="5838" w:author="Claire Kouba" w:date="2023-09-12T16:52:00Z">
            <w:rPr>
              <w:spacing w:val="-15"/>
            </w:rPr>
          </w:rPrChange>
        </w:rPr>
        <w:t xml:space="preserve"> </w:t>
      </w:r>
      <w:r w:rsidRPr="00D753AC">
        <w:rPr>
          <w:rFonts w:cs="Times New Roman"/>
          <w:sz w:val="22"/>
          <w:szCs w:val="22"/>
        </w:rPr>
        <w:t>and</w:t>
      </w:r>
      <w:r w:rsidRPr="00D753AC">
        <w:rPr>
          <w:rFonts w:cs="Times New Roman"/>
          <w:spacing w:val="-4"/>
          <w:sz w:val="22"/>
          <w:szCs w:val="22"/>
          <w:rPrChange w:id="5839" w:author="Claire Kouba" w:date="2023-09-12T16:52:00Z">
            <w:rPr>
              <w:w w:val="99"/>
            </w:rPr>
          </w:rPrChange>
        </w:rPr>
        <w:t xml:space="preserve"> </w:t>
      </w:r>
      <w:r w:rsidRPr="00D753AC">
        <w:rPr>
          <w:rFonts w:cs="Times New Roman"/>
          <w:sz w:val="22"/>
          <w:szCs w:val="22"/>
          <w:rPrChange w:id="5840" w:author="Claire Kouba" w:date="2023-09-12T16:52:00Z">
            <w:rPr>
              <w:w w:val="105"/>
            </w:rPr>
          </w:rPrChange>
        </w:rPr>
        <w:t>some</w:t>
      </w:r>
      <w:r w:rsidRPr="00D753AC">
        <w:rPr>
          <w:rFonts w:cs="Times New Roman"/>
          <w:spacing w:val="-4"/>
          <w:sz w:val="22"/>
          <w:szCs w:val="22"/>
          <w:rPrChange w:id="5841" w:author="Claire Kouba" w:date="2023-09-12T16:52:00Z">
            <w:rPr>
              <w:spacing w:val="-28"/>
              <w:w w:val="105"/>
            </w:rPr>
          </w:rPrChange>
        </w:rPr>
        <w:t xml:space="preserve"> </w:t>
      </w:r>
      <w:r w:rsidRPr="00D753AC">
        <w:rPr>
          <w:rFonts w:cs="Times New Roman"/>
          <w:sz w:val="22"/>
          <w:szCs w:val="22"/>
          <w:rPrChange w:id="5842" w:author="Claire Kouba" w:date="2023-09-12T16:52:00Z">
            <w:rPr>
              <w:w w:val="105"/>
            </w:rPr>
          </w:rPrChange>
        </w:rPr>
        <w:t>tributary</w:t>
      </w:r>
      <w:r w:rsidRPr="00D753AC">
        <w:rPr>
          <w:rFonts w:cs="Times New Roman"/>
          <w:spacing w:val="-4"/>
          <w:sz w:val="22"/>
          <w:szCs w:val="22"/>
          <w:rPrChange w:id="5843" w:author="Claire Kouba" w:date="2023-09-12T16:52:00Z">
            <w:rPr>
              <w:spacing w:val="-28"/>
              <w:w w:val="105"/>
            </w:rPr>
          </w:rPrChange>
        </w:rPr>
        <w:t xml:space="preserve"> </w:t>
      </w:r>
      <w:r w:rsidRPr="00D753AC">
        <w:rPr>
          <w:rFonts w:cs="Times New Roman"/>
          <w:sz w:val="22"/>
          <w:szCs w:val="22"/>
          <w:rPrChange w:id="5844" w:author="Claire Kouba" w:date="2023-09-12T16:52:00Z">
            <w:rPr>
              <w:w w:val="105"/>
            </w:rPr>
          </w:rPrChange>
        </w:rPr>
        <w:t>streams</w:t>
      </w:r>
      <w:r w:rsidRPr="00D753AC">
        <w:rPr>
          <w:rFonts w:cs="Times New Roman"/>
          <w:spacing w:val="-4"/>
          <w:sz w:val="22"/>
          <w:szCs w:val="22"/>
          <w:rPrChange w:id="5845" w:author="Claire Kouba" w:date="2023-09-12T16:52:00Z">
            <w:rPr>
              <w:spacing w:val="-28"/>
              <w:w w:val="105"/>
            </w:rPr>
          </w:rPrChange>
        </w:rPr>
        <w:t xml:space="preserve"> </w:t>
      </w:r>
      <w:r w:rsidRPr="00D753AC">
        <w:rPr>
          <w:rFonts w:cs="Times New Roman"/>
          <w:sz w:val="22"/>
          <w:szCs w:val="22"/>
          <w:rPrChange w:id="5846" w:author="Claire Kouba" w:date="2023-09-12T16:52:00Z">
            <w:rPr>
              <w:w w:val="105"/>
            </w:rPr>
          </w:rPrChange>
        </w:rPr>
        <w:t>respond</w:t>
      </w:r>
      <w:r w:rsidRPr="00D753AC">
        <w:rPr>
          <w:rFonts w:cs="Times New Roman"/>
          <w:spacing w:val="-4"/>
          <w:sz w:val="22"/>
          <w:szCs w:val="22"/>
          <w:rPrChange w:id="5847" w:author="Claire Kouba" w:date="2023-09-12T16:52:00Z">
            <w:rPr>
              <w:spacing w:val="-28"/>
              <w:w w:val="105"/>
            </w:rPr>
          </w:rPrChange>
        </w:rPr>
        <w:t xml:space="preserve"> </w:t>
      </w:r>
      <w:r w:rsidRPr="00D753AC">
        <w:rPr>
          <w:rFonts w:cs="Times New Roman"/>
          <w:sz w:val="22"/>
          <w:szCs w:val="22"/>
          <w:rPrChange w:id="5848" w:author="Claire Kouba" w:date="2023-09-12T16:52:00Z">
            <w:rPr>
              <w:w w:val="105"/>
            </w:rPr>
          </w:rPrChange>
        </w:rPr>
        <w:t>more</w:t>
      </w:r>
      <w:r w:rsidRPr="00D753AC">
        <w:rPr>
          <w:rFonts w:cs="Times New Roman"/>
          <w:spacing w:val="-4"/>
          <w:sz w:val="22"/>
          <w:szCs w:val="22"/>
          <w:rPrChange w:id="5849" w:author="Claire Kouba" w:date="2023-09-12T16:52:00Z">
            <w:rPr>
              <w:spacing w:val="-28"/>
              <w:w w:val="105"/>
            </w:rPr>
          </w:rPrChange>
        </w:rPr>
        <w:t xml:space="preserve"> </w:t>
      </w:r>
      <w:r w:rsidRPr="00D753AC">
        <w:rPr>
          <w:rFonts w:cs="Times New Roman"/>
          <w:sz w:val="22"/>
          <w:szCs w:val="22"/>
          <w:rPrChange w:id="5850" w:author="Claire Kouba" w:date="2023-09-12T16:52:00Z">
            <w:rPr>
              <w:w w:val="105"/>
            </w:rPr>
          </w:rPrChange>
        </w:rPr>
        <w:t>quickly</w:t>
      </w:r>
      <w:r w:rsidRPr="00D753AC">
        <w:rPr>
          <w:rFonts w:cs="Times New Roman"/>
          <w:spacing w:val="-4"/>
          <w:sz w:val="22"/>
          <w:szCs w:val="22"/>
          <w:rPrChange w:id="5851" w:author="Claire Kouba" w:date="2023-09-12T16:52:00Z">
            <w:rPr>
              <w:spacing w:val="-28"/>
              <w:w w:val="105"/>
            </w:rPr>
          </w:rPrChange>
        </w:rPr>
        <w:t xml:space="preserve"> </w:t>
      </w:r>
      <w:r w:rsidRPr="00D753AC">
        <w:rPr>
          <w:rFonts w:cs="Times New Roman"/>
          <w:sz w:val="22"/>
          <w:szCs w:val="22"/>
          <w:rPrChange w:id="5852" w:author="Claire Kouba" w:date="2023-09-12T16:52:00Z">
            <w:rPr>
              <w:w w:val="105"/>
            </w:rPr>
          </w:rPrChange>
        </w:rPr>
        <w:t>to</w:t>
      </w:r>
      <w:r w:rsidRPr="00D753AC">
        <w:rPr>
          <w:rFonts w:cs="Times New Roman"/>
          <w:spacing w:val="-4"/>
          <w:sz w:val="22"/>
          <w:szCs w:val="22"/>
          <w:rPrChange w:id="5853" w:author="Claire Kouba" w:date="2023-09-12T16:52:00Z">
            <w:rPr>
              <w:spacing w:val="-28"/>
              <w:w w:val="105"/>
            </w:rPr>
          </w:rPrChange>
        </w:rPr>
        <w:t xml:space="preserve"> </w:t>
      </w:r>
      <w:r w:rsidRPr="00D753AC">
        <w:rPr>
          <w:rFonts w:cs="Times New Roman"/>
          <w:sz w:val="22"/>
          <w:szCs w:val="22"/>
          <w:rPrChange w:id="5854" w:author="Claire Kouba" w:date="2023-09-12T16:52:00Z">
            <w:rPr>
              <w:w w:val="105"/>
            </w:rPr>
          </w:rPrChange>
        </w:rPr>
        <w:t>fall</w:t>
      </w:r>
      <w:r w:rsidRPr="00D753AC">
        <w:rPr>
          <w:rFonts w:cs="Times New Roman"/>
          <w:spacing w:val="-4"/>
          <w:sz w:val="22"/>
          <w:szCs w:val="22"/>
          <w:rPrChange w:id="5855" w:author="Claire Kouba" w:date="2023-09-12T16:52:00Z">
            <w:rPr>
              <w:spacing w:val="-28"/>
              <w:w w:val="105"/>
            </w:rPr>
          </w:rPrChange>
        </w:rPr>
        <w:t xml:space="preserve"> </w:t>
      </w:r>
      <w:r w:rsidRPr="00D753AC">
        <w:rPr>
          <w:rFonts w:cs="Times New Roman"/>
          <w:sz w:val="22"/>
          <w:szCs w:val="22"/>
          <w:rPrChange w:id="5856" w:author="Claire Kouba" w:date="2023-09-12T16:52:00Z">
            <w:rPr>
              <w:w w:val="105"/>
            </w:rPr>
          </w:rPrChange>
        </w:rPr>
        <w:t>precipitation</w:t>
      </w:r>
      <w:r w:rsidRPr="00D753AC">
        <w:rPr>
          <w:rFonts w:cs="Times New Roman"/>
          <w:spacing w:val="-4"/>
          <w:sz w:val="22"/>
          <w:szCs w:val="22"/>
          <w:rPrChange w:id="5857" w:author="Claire Kouba" w:date="2023-09-12T16:52:00Z">
            <w:rPr>
              <w:spacing w:val="-28"/>
              <w:w w:val="105"/>
            </w:rPr>
          </w:rPrChange>
        </w:rPr>
        <w:t xml:space="preserve"> </w:t>
      </w:r>
      <w:r w:rsidRPr="00D753AC">
        <w:rPr>
          <w:rFonts w:cs="Times New Roman"/>
          <w:sz w:val="22"/>
          <w:szCs w:val="22"/>
          <w:rPrChange w:id="5858" w:author="Claire Kouba" w:date="2023-09-12T16:52:00Z">
            <w:rPr>
              <w:w w:val="105"/>
            </w:rPr>
          </w:rPrChange>
        </w:rPr>
        <w:t>than</w:t>
      </w:r>
      <w:r w:rsidRPr="00D753AC">
        <w:rPr>
          <w:rFonts w:cs="Times New Roman"/>
          <w:w w:val="99"/>
          <w:sz w:val="22"/>
          <w:szCs w:val="22"/>
          <w:rPrChange w:id="5859" w:author="Claire Kouba" w:date="2023-09-12T16:52:00Z">
            <w:rPr>
              <w:spacing w:val="-28"/>
              <w:w w:val="105"/>
            </w:rPr>
          </w:rPrChange>
        </w:rPr>
        <w:t xml:space="preserve"> </w:t>
      </w:r>
      <w:r w:rsidRPr="00D753AC">
        <w:rPr>
          <w:rFonts w:cs="Times New Roman"/>
          <w:sz w:val="22"/>
          <w:szCs w:val="22"/>
          <w:rPrChange w:id="5860" w:author="Claire Kouba" w:date="2023-09-12T16:52:00Z">
            <w:rPr>
              <w:w w:val="105"/>
            </w:rPr>
          </w:rPrChange>
        </w:rPr>
        <w:t>others.</w:t>
      </w:r>
      <w:r w:rsidRPr="00D753AC">
        <w:rPr>
          <w:rFonts w:cs="Times New Roman"/>
          <w:sz w:val="22"/>
          <w:szCs w:val="22"/>
          <w:rPrChange w:id="5861" w:author="Claire Kouba" w:date="2023-09-12T16:52:00Z">
            <w:rPr>
              <w:spacing w:val="-28"/>
              <w:w w:val="105"/>
            </w:rPr>
          </w:rPrChange>
        </w:rPr>
        <w:t xml:space="preserve"> </w:t>
      </w:r>
      <w:r w:rsidRPr="00D753AC">
        <w:rPr>
          <w:rFonts w:cs="Times New Roman"/>
          <w:sz w:val="22"/>
          <w:szCs w:val="22"/>
          <w:rPrChange w:id="5862" w:author="Claire Kouba" w:date="2023-09-12T16:52:00Z">
            <w:rPr>
              <w:w w:val="105"/>
            </w:rPr>
          </w:rPrChange>
        </w:rPr>
        <w:t>Generally,</w:t>
      </w:r>
      <w:r w:rsidRPr="00D753AC">
        <w:rPr>
          <w:rFonts w:cs="Times New Roman"/>
          <w:sz w:val="22"/>
          <w:szCs w:val="22"/>
          <w:rPrChange w:id="5863" w:author="Claire Kouba" w:date="2023-09-12T16:52:00Z">
            <w:rPr>
              <w:spacing w:val="-28"/>
              <w:w w:val="105"/>
            </w:rPr>
          </w:rPrChange>
        </w:rPr>
        <w:t xml:space="preserve"> </w:t>
      </w:r>
      <w:r w:rsidRPr="00D753AC">
        <w:rPr>
          <w:rFonts w:cs="Times New Roman"/>
          <w:sz w:val="22"/>
          <w:szCs w:val="22"/>
          <w:rPrChange w:id="5864" w:author="Claire Kouba" w:date="2023-09-12T16:52:00Z">
            <w:rPr>
              <w:w w:val="105"/>
            </w:rPr>
          </w:rPrChange>
        </w:rPr>
        <w:t>the</w:t>
      </w:r>
      <w:r w:rsidRPr="00D753AC">
        <w:rPr>
          <w:rFonts w:cs="Times New Roman"/>
          <w:sz w:val="22"/>
          <w:szCs w:val="22"/>
          <w:rPrChange w:id="5865" w:author="Claire Kouba" w:date="2023-09-12T16:52:00Z">
            <w:rPr>
              <w:spacing w:val="-28"/>
              <w:w w:val="105"/>
            </w:rPr>
          </w:rPrChange>
        </w:rPr>
        <w:t xml:space="preserve"> </w:t>
      </w:r>
      <w:r w:rsidRPr="00D753AC">
        <w:rPr>
          <w:rFonts w:cs="Times New Roman"/>
          <w:sz w:val="22"/>
          <w:szCs w:val="22"/>
          <w:rPrChange w:id="5866" w:author="Claire Kouba" w:date="2023-09-12T16:52:00Z">
            <w:rPr>
              <w:w w:val="105"/>
            </w:rPr>
          </w:rPrChange>
        </w:rPr>
        <w:t>timing</w:t>
      </w:r>
      <w:r w:rsidRPr="00D753AC">
        <w:rPr>
          <w:rFonts w:cs="Times New Roman"/>
          <w:sz w:val="22"/>
          <w:szCs w:val="22"/>
          <w:rPrChange w:id="5867" w:author="Claire Kouba" w:date="2023-09-12T16:52:00Z">
            <w:rPr>
              <w:spacing w:val="-28"/>
              <w:w w:val="105"/>
            </w:rPr>
          </w:rPrChange>
        </w:rPr>
        <w:t xml:space="preserve"> </w:t>
      </w:r>
      <w:r w:rsidRPr="00D753AC">
        <w:rPr>
          <w:rFonts w:cs="Times New Roman"/>
          <w:sz w:val="22"/>
          <w:szCs w:val="22"/>
          <w:rPrChange w:id="5868" w:author="Claire Kouba" w:date="2023-09-12T16:52:00Z">
            <w:rPr>
              <w:w w:val="105"/>
            </w:rPr>
          </w:rPrChange>
        </w:rPr>
        <w:t>of</w:t>
      </w:r>
      <w:r w:rsidRPr="00D753AC">
        <w:rPr>
          <w:rFonts w:cs="Times New Roman"/>
          <w:sz w:val="22"/>
          <w:szCs w:val="22"/>
          <w:rPrChange w:id="5869" w:author="Claire Kouba" w:date="2023-09-12T16:52:00Z">
            <w:rPr>
              <w:spacing w:val="-28"/>
              <w:w w:val="105"/>
            </w:rPr>
          </w:rPrChange>
        </w:rPr>
        <w:t xml:space="preserve"> </w:t>
      </w:r>
      <w:r w:rsidRPr="00D753AC">
        <w:rPr>
          <w:rFonts w:cs="Times New Roman"/>
          <w:sz w:val="22"/>
          <w:szCs w:val="22"/>
          <w:rPrChange w:id="5870" w:author="Claire Kouba" w:date="2023-09-12T16:52:00Z">
            <w:rPr>
              <w:w w:val="105"/>
            </w:rPr>
          </w:rPrChange>
        </w:rPr>
        <w:t>all</w:t>
      </w:r>
      <w:r w:rsidRPr="00D753AC">
        <w:rPr>
          <w:rFonts w:cs="Times New Roman"/>
          <w:sz w:val="22"/>
          <w:szCs w:val="22"/>
          <w:rPrChange w:id="5871" w:author="Claire Kouba" w:date="2023-09-12T16:52:00Z">
            <w:rPr>
              <w:spacing w:val="-28"/>
              <w:w w:val="105"/>
            </w:rPr>
          </w:rPrChange>
        </w:rPr>
        <w:t xml:space="preserve"> </w:t>
      </w:r>
      <w:r w:rsidRPr="00D753AC">
        <w:rPr>
          <w:rFonts w:cs="Times New Roman"/>
          <w:sz w:val="22"/>
          <w:szCs w:val="22"/>
          <w:rPrChange w:id="5872" w:author="Claire Kouba" w:date="2023-09-12T16:52:00Z">
            <w:rPr>
              <w:w w:val="105"/>
            </w:rPr>
          </w:rPrChange>
        </w:rPr>
        <w:t>tributaries</w:t>
      </w:r>
      <w:r w:rsidRPr="00D753AC">
        <w:rPr>
          <w:rFonts w:cs="Times New Roman"/>
          <w:sz w:val="22"/>
          <w:szCs w:val="22"/>
          <w:rPrChange w:id="5873" w:author="Claire Kouba" w:date="2023-09-12T16:52:00Z">
            <w:rPr>
              <w:spacing w:val="-28"/>
              <w:w w:val="105"/>
            </w:rPr>
          </w:rPrChange>
        </w:rPr>
        <w:t xml:space="preserve"> </w:t>
      </w:r>
      <w:r w:rsidRPr="00D753AC">
        <w:rPr>
          <w:rFonts w:cs="Times New Roman"/>
          <w:sz w:val="22"/>
          <w:szCs w:val="22"/>
          <w:rPrChange w:id="5874" w:author="Claire Kouba" w:date="2023-09-12T16:52:00Z">
            <w:rPr>
              <w:w w:val="105"/>
            </w:rPr>
          </w:rPrChange>
        </w:rPr>
        <w:t>reaching</w:t>
      </w:r>
      <w:r w:rsidRPr="00D753AC">
        <w:rPr>
          <w:rFonts w:cs="Times New Roman"/>
          <w:sz w:val="22"/>
          <w:szCs w:val="22"/>
          <w:rPrChange w:id="5875" w:author="Claire Kouba" w:date="2023-09-12T16:52:00Z">
            <w:rPr>
              <w:w w:val="99"/>
            </w:rPr>
          </w:rPrChange>
        </w:rPr>
        <w:t xml:space="preserve"> </w:t>
      </w:r>
      <w:r w:rsidRPr="00D753AC">
        <w:rPr>
          <w:rFonts w:cs="Times New Roman"/>
          <w:sz w:val="22"/>
          <w:szCs w:val="22"/>
          <w:rPrChange w:id="5876" w:author="Claire Kouba" w:date="2023-09-12T16:52:00Z">
            <w:rPr>
              <w:w w:val="105"/>
            </w:rPr>
          </w:rPrChange>
        </w:rPr>
        <w:t>flowing</w:t>
      </w:r>
      <w:r w:rsidRPr="00D753AC">
        <w:rPr>
          <w:rFonts w:cs="Times New Roman"/>
          <w:sz w:val="22"/>
          <w:szCs w:val="22"/>
          <w:rPrChange w:id="5877" w:author="Claire Kouba" w:date="2023-09-12T16:52:00Z">
            <w:rPr>
              <w:spacing w:val="-36"/>
              <w:w w:val="105"/>
            </w:rPr>
          </w:rPrChange>
        </w:rPr>
        <w:t xml:space="preserve"> </w:t>
      </w:r>
      <w:r w:rsidRPr="00D753AC">
        <w:rPr>
          <w:rFonts w:cs="Times New Roman"/>
          <w:sz w:val="22"/>
          <w:szCs w:val="22"/>
          <w:rPrChange w:id="5878" w:author="Claire Kouba" w:date="2023-09-12T16:52:00Z">
            <w:rPr>
              <w:w w:val="105"/>
            </w:rPr>
          </w:rPrChange>
        </w:rPr>
        <w:t>status</w:t>
      </w:r>
      <w:r w:rsidRPr="00D753AC">
        <w:rPr>
          <w:rFonts w:cs="Times New Roman"/>
          <w:sz w:val="22"/>
          <w:szCs w:val="22"/>
          <w:rPrChange w:id="5879" w:author="Claire Kouba" w:date="2023-09-12T16:52:00Z">
            <w:rPr>
              <w:spacing w:val="-36"/>
              <w:w w:val="105"/>
            </w:rPr>
          </w:rPrChange>
        </w:rPr>
        <w:t xml:space="preserve"> </w:t>
      </w:r>
      <w:r w:rsidRPr="00D753AC">
        <w:rPr>
          <w:rFonts w:cs="Times New Roman"/>
          <w:sz w:val="22"/>
          <w:szCs w:val="22"/>
          <w:rPrChange w:id="5880" w:author="Claire Kouba" w:date="2023-09-12T16:52:00Z">
            <w:rPr>
              <w:w w:val="105"/>
            </w:rPr>
          </w:rPrChange>
        </w:rPr>
        <w:t>corresponds</w:t>
      </w:r>
      <w:r w:rsidRPr="00D753AC">
        <w:rPr>
          <w:rFonts w:cs="Times New Roman"/>
          <w:sz w:val="22"/>
          <w:szCs w:val="22"/>
          <w:rPrChange w:id="5881" w:author="Claire Kouba" w:date="2023-09-12T16:52:00Z">
            <w:rPr>
              <w:spacing w:val="-36"/>
              <w:w w:val="105"/>
            </w:rPr>
          </w:rPrChange>
        </w:rPr>
        <w:t xml:space="preserve"> </w:t>
      </w:r>
      <w:r w:rsidRPr="00D753AC">
        <w:rPr>
          <w:rFonts w:cs="Times New Roman"/>
          <w:sz w:val="22"/>
          <w:szCs w:val="22"/>
          <w:rPrChange w:id="5882" w:author="Claire Kouba" w:date="2023-09-12T16:52:00Z">
            <w:rPr>
              <w:w w:val="105"/>
            </w:rPr>
          </w:rPrChange>
        </w:rPr>
        <w:t>with</w:t>
      </w:r>
      <w:r w:rsidRPr="00D753AC">
        <w:rPr>
          <w:rFonts w:cs="Times New Roman"/>
          <w:sz w:val="22"/>
          <w:szCs w:val="22"/>
          <w:rPrChange w:id="5883" w:author="Claire Kouba" w:date="2023-09-12T16:52:00Z">
            <w:rPr>
              <w:spacing w:val="-36"/>
              <w:w w:val="105"/>
            </w:rPr>
          </w:rPrChange>
        </w:rPr>
        <w:t xml:space="preserve"> </w:t>
      </w:r>
      <w:r w:rsidRPr="00D753AC">
        <w:rPr>
          <w:rFonts w:cs="Times New Roman"/>
          <w:sz w:val="22"/>
          <w:szCs w:val="22"/>
          <w:rPrChange w:id="5884" w:author="Claire Kouba" w:date="2023-09-12T16:52:00Z">
            <w:rPr>
              <w:w w:val="105"/>
            </w:rPr>
          </w:rPrChange>
        </w:rPr>
        <w:t>the</w:t>
      </w:r>
      <w:r w:rsidRPr="00D753AC">
        <w:rPr>
          <w:rFonts w:cs="Times New Roman"/>
          <w:sz w:val="22"/>
          <w:szCs w:val="22"/>
          <w:rPrChange w:id="5885" w:author="Claire Kouba" w:date="2023-09-12T16:52:00Z">
            <w:rPr>
              <w:spacing w:val="-36"/>
              <w:w w:val="105"/>
            </w:rPr>
          </w:rPrChange>
        </w:rPr>
        <w:t xml:space="preserve"> </w:t>
      </w:r>
      <w:r w:rsidRPr="00D753AC">
        <w:rPr>
          <w:rFonts w:cs="Times New Roman"/>
          <w:sz w:val="22"/>
          <w:szCs w:val="22"/>
          <w:rPrChange w:id="5886" w:author="Claire Kouba" w:date="2023-09-12T16:52:00Z">
            <w:rPr>
              <w:w w:val="105"/>
            </w:rPr>
          </w:rPrChange>
        </w:rPr>
        <w:t>Fort</w:t>
      </w:r>
      <w:r w:rsidRPr="00D753AC">
        <w:rPr>
          <w:rFonts w:cs="Times New Roman"/>
          <w:sz w:val="22"/>
          <w:szCs w:val="22"/>
          <w:rPrChange w:id="5887" w:author="Claire Kouba" w:date="2023-09-12T16:52:00Z">
            <w:rPr>
              <w:spacing w:val="-36"/>
              <w:w w:val="105"/>
            </w:rPr>
          </w:rPrChange>
        </w:rPr>
        <w:t xml:space="preserve"> </w:t>
      </w:r>
      <w:r w:rsidRPr="00D753AC">
        <w:rPr>
          <w:rFonts w:cs="Times New Roman"/>
          <w:sz w:val="22"/>
          <w:szCs w:val="22"/>
          <w:rPrChange w:id="5888" w:author="Claire Kouba" w:date="2023-09-12T16:52:00Z">
            <w:rPr>
              <w:w w:val="105"/>
            </w:rPr>
          </w:rPrChange>
        </w:rPr>
        <w:t>Jones</w:t>
      </w:r>
      <w:r w:rsidRPr="00D753AC">
        <w:rPr>
          <w:rFonts w:cs="Times New Roman"/>
          <w:sz w:val="22"/>
          <w:szCs w:val="22"/>
          <w:rPrChange w:id="5889" w:author="Claire Kouba" w:date="2023-09-12T16:52:00Z">
            <w:rPr>
              <w:spacing w:val="-36"/>
              <w:w w:val="105"/>
            </w:rPr>
          </w:rPrChange>
        </w:rPr>
        <w:t xml:space="preserve"> </w:t>
      </w:r>
      <w:r w:rsidRPr="00D753AC">
        <w:rPr>
          <w:rFonts w:cs="Times New Roman"/>
          <w:sz w:val="22"/>
          <w:szCs w:val="22"/>
          <w:rPrChange w:id="5890" w:author="Claire Kouba" w:date="2023-09-12T16:52:00Z">
            <w:rPr>
              <w:w w:val="105"/>
            </w:rPr>
          </w:rPrChange>
        </w:rPr>
        <w:t>gauge</w:t>
      </w:r>
      <w:r w:rsidRPr="00D753AC">
        <w:rPr>
          <w:rFonts w:cs="Times New Roman"/>
          <w:sz w:val="22"/>
          <w:szCs w:val="22"/>
          <w:rPrChange w:id="5891" w:author="Claire Kouba" w:date="2023-09-12T16:52:00Z">
            <w:rPr>
              <w:spacing w:val="-36"/>
              <w:w w:val="105"/>
            </w:rPr>
          </w:rPrChange>
        </w:rPr>
        <w:t xml:space="preserve"> </w:t>
      </w:r>
      <w:r w:rsidRPr="00D753AC">
        <w:rPr>
          <w:rFonts w:cs="Times New Roman"/>
          <w:sz w:val="22"/>
          <w:szCs w:val="22"/>
          <w:rPrChange w:id="5892" w:author="Claire Kouba" w:date="2023-09-12T16:52:00Z">
            <w:rPr>
              <w:w w:val="105"/>
            </w:rPr>
          </w:rPrChange>
        </w:rPr>
        <w:t>reaching</w:t>
      </w:r>
      <w:r w:rsidRPr="00D753AC">
        <w:rPr>
          <w:rFonts w:cs="Times New Roman"/>
          <w:sz w:val="22"/>
          <w:szCs w:val="22"/>
          <w:rPrChange w:id="5893" w:author="Claire Kouba" w:date="2023-09-12T16:52:00Z">
            <w:rPr>
              <w:spacing w:val="-36"/>
              <w:w w:val="105"/>
            </w:rPr>
          </w:rPrChange>
        </w:rPr>
        <w:t xml:space="preserve"> </w:t>
      </w:r>
      <w:r w:rsidRPr="00D753AC">
        <w:rPr>
          <w:rFonts w:cs="Times New Roman"/>
          <w:sz w:val="22"/>
          <w:szCs w:val="22"/>
          <w:rPrChange w:id="5894" w:author="Claire Kouba" w:date="2023-09-12T16:52:00Z">
            <w:rPr>
              <w:w w:val="105"/>
            </w:rPr>
          </w:rPrChange>
        </w:rPr>
        <w:t>100</w:t>
      </w:r>
      <w:r w:rsidRPr="00D753AC">
        <w:rPr>
          <w:rFonts w:cs="Times New Roman"/>
          <w:sz w:val="22"/>
          <w:szCs w:val="22"/>
          <w:rPrChange w:id="5895" w:author="Claire Kouba" w:date="2023-09-12T16:52:00Z">
            <w:rPr>
              <w:spacing w:val="-36"/>
              <w:w w:val="105"/>
            </w:rPr>
          </w:rPrChange>
        </w:rPr>
        <w:t xml:space="preserve"> </w:t>
      </w:r>
      <w:r w:rsidRPr="00D753AC">
        <w:rPr>
          <w:rFonts w:cs="Times New Roman"/>
          <w:sz w:val="22"/>
          <w:szCs w:val="22"/>
          <w:rPrChange w:id="5896" w:author="Claire Kouba" w:date="2023-09-12T16:52:00Z">
            <w:rPr>
              <w:w w:val="105"/>
            </w:rPr>
          </w:rPrChange>
        </w:rPr>
        <w:t>cfs</w:t>
      </w:r>
      <w:r w:rsidR="00BF174D" w:rsidRPr="00D753AC">
        <w:rPr>
          <w:rFonts w:cs="Times New Roman"/>
          <w:sz w:val="22"/>
          <w:szCs w:val="22"/>
        </w:rPr>
        <w:t xml:space="preserve"> (Sommarstrom, </w:t>
      </w:r>
      <w:r w:rsidRPr="00D753AC">
        <w:rPr>
          <w:rFonts w:cs="Times New Roman"/>
          <w:sz w:val="22"/>
          <w:szCs w:val="22"/>
        </w:rPr>
        <w:fldChar w:fldCharType="begin"/>
      </w:r>
      <w:r w:rsidRPr="00D753AC">
        <w:rPr>
          <w:rFonts w:cs="Times New Roman"/>
          <w:sz w:val="22"/>
          <w:szCs w:val="22"/>
        </w:rPr>
        <w:instrText xml:space="preserve"> HYPERLINK \l "_</w:instrText>
      </w:r>
      <w:del w:id="5897" w:author="Claire Kouba" w:date="2023-09-12T16:52:00Z">
        <w:r w:rsidR="00505335" w:rsidRPr="00D753AC">
          <w:rPr>
            <w:rFonts w:cs="Times New Roman"/>
            <w:sz w:val="22"/>
            <w:szCs w:val="22"/>
          </w:rPr>
          <w:delInstrText>bookmark39</w:delInstrText>
        </w:r>
      </w:del>
      <w:ins w:id="5898" w:author="Claire Kouba" w:date="2023-09-12T16:52:00Z">
        <w:r w:rsidRPr="00D753AC">
          <w:rPr>
            <w:rFonts w:cs="Times New Roman"/>
            <w:sz w:val="22"/>
            <w:szCs w:val="22"/>
          </w:rPr>
          <w:instrText>bookmark56</w:instrText>
        </w:r>
      </w:ins>
      <w:r w:rsidRPr="00D753AC">
        <w:rPr>
          <w:rFonts w:cs="Times New Roman"/>
          <w:sz w:val="22"/>
          <w:szCs w:val="22"/>
        </w:rPr>
        <w:instrText xml:space="preserve">" </w:instrText>
      </w:r>
      <w:r w:rsidRPr="00D753AC">
        <w:rPr>
          <w:rFonts w:cs="Times New Roman"/>
          <w:sz w:val="22"/>
          <w:szCs w:val="22"/>
        </w:rPr>
        <w:fldChar w:fldCharType="separate"/>
      </w:r>
      <w:r w:rsidRPr="00D753AC">
        <w:rPr>
          <w:rFonts w:cs="Times New Roman"/>
          <w:sz w:val="22"/>
          <w:szCs w:val="22"/>
          <w:rPrChange w:id="5899" w:author="Claire Kouba" w:date="2023-09-12T16:52:00Z">
            <w:rPr>
              <w:w w:val="105"/>
            </w:rPr>
          </w:rPrChange>
        </w:rPr>
        <w:t>2020).</w:t>
      </w:r>
      <w:r w:rsidRPr="00D753AC">
        <w:rPr>
          <w:rFonts w:cs="Times New Roman"/>
          <w:sz w:val="22"/>
          <w:szCs w:val="22"/>
          <w:rPrChange w:id="5900" w:author="Claire Kouba" w:date="2023-09-12T16:52:00Z">
            <w:rPr>
              <w:w w:val="105"/>
            </w:rPr>
          </w:rPrChange>
        </w:rPr>
        <w:fldChar w:fldCharType="end"/>
      </w:r>
    </w:p>
    <w:p w:rsidR="002153D1" w:rsidRPr="00D753AC" w:rsidRDefault="002573FA" w:rsidP="00D753AC">
      <w:pPr>
        <w:pStyle w:val="BodyText"/>
        <w:ind w:left="173" w:right="132" w:firstLine="270"/>
        <w:rPr>
          <w:ins w:id="5901" w:author="Claire Kouba" w:date="2023-09-12T16:52:00Z"/>
          <w:rFonts w:cs="Times New Roman"/>
          <w:sz w:val="22"/>
          <w:szCs w:val="22"/>
        </w:rPr>
      </w:pPr>
      <w:r w:rsidRPr="00D753AC">
        <w:rPr>
          <w:rFonts w:cs="Times New Roman"/>
          <w:sz w:val="22"/>
          <w:szCs w:val="22"/>
        </w:rPr>
        <w:t>Simulated</w:t>
      </w:r>
      <w:r w:rsidRPr="00D753AC">
        <w:rPr>
          <w:rFonts w:cs="Times New Roman"/>
          <w:spacing w:val="26"/>
          <w:sz w:val="22"/>
          <w:szCs w:val="22"/>
          <w:rPrChange w:id="5902" w:author="Claire Kouba" w:date="2023-09-12T16:52:00Z">
            <w:rPr>
              <w:spacing w:val="40"/>
            </w:rPr>
          </w:rPrChange>
        </w:rPr>
        <w:t xml:space="preserve"> </w:t>
      </w:r>
      <w:r w:rsidRPr="00D753AC">
        <w:rPr>
          <w:rFonts w:cs="Times New Roman"/>
          <w:sz w:val="22"/>
          <w:szCs w:val="22"/>
        </w:rPr>
        <w:t>estimates</w:t>
      </w:r>
      <w:r w:rsidRPr="00D753AC">
        <w:rPr>
          <w:rFonts w:cs="Times New Roman"/>
          <w:spacing w:val="26"/>
          <w:sz w:val="22"/>
          <w:szCs w:val="22"/>
          <w:rPrChange w:id="5903" w:author="Claire Kouba" w:date="2023-09-12T16:52:00Z">
            <w:rPr>
              <w:spacing w:val="40"/>
            </w:rPr>
          </w:rPrChange>
        </w:rPr>
        <w:t xml:space="preserve"> </w:t>
      </w:r>
      <w:r w:rsidRPr="00D753AC">
        <w:rPr>
          <w:rFonts w:cs="Times New Roman"/>
          <w:sz w:val="22"/>
          <w:szCs w:val="22"/>
        </w:rPr>
        <w:t>of</w:t>
      </w:r>
      <w:r w:rsidRPr="00D753AC">
        <w:rPr>
          <w:rFonts w:cs="Times New Roman"/>
          <w:spacing w:val="26"/>
          <w:sz w:val="22"/>
          <w:szCs w:val="22"/>
          <w:rPrChange w:id="5904" w:author="Claire Kouba" w:date="2023-09-12T16:52:00Z">
            <w:rPr>
              <w:spacing w:val="40"/>
            </w:rPr>
          </w:rPrChange>
        </w:rPr>
        <w:t xml:space="preserve"> </w:t>
      </w:r>
      <w:r w:rsidRPr="00D753AC">
        <w:rPr>
          <w:rFonts w:cs="Times New Roman"/>
          <w:sz w:val="22"/>
          <w:szCs w:val="22"/>
        </w:rPr>
        <w:t>stream-aquifer</w:t>
      </w:r>
      <w:r w:rsidRPr="00D753AC">
        <w:rPr>
          <w:rFonts w:cs="Times New Roman"/>
          <w:spacing w:val="26"/>
          <w:sz w:val="22"/>
          <w:szCs w:val="22"/>
          <w:rPrChange w:id="5905" w:author="Claire Kouba" w:date="2023-09-12T16:52:00Z">
            <w:rPr>
              <w:spacing w:val="40"/>
            </w:rPr>
          </w:rPrChange>
        </w:rPr>
        <w:t xml:space="preserve"> </w:t>
      </w:r>
      <w:r w:rsidRPr="00D753AC">
        <w:rPr>
          <w:rFonts w:cs="Times New Roman"/>
          <w:sz w:val="22"/>
          <w:szCs w:val="22"/>
        </w:rPr>
        <w:t>exchange</w:t>
      </w:r>
      <w:r w:rsidRPr="00D753AC">
        <w:rPr>
          <w:rFonts w:cs="Times New Roman"/>
          <w:spacing w:val="26"/>
          <w:sz w:val="22"/>
          <w:szCs w:val="22"/>
          <w:rPrChange w:id="5906" w:author="Claire Kouba" w:date="2023-09-12T16:52:00Z">
            <w:rPr>
              <w:spacing w:val="40"/>
            </w:rPr>
          </w:rPrChange>
        </w:rPr>
        <w:t xml:space="preserve"> </w:t>
      </w:r>
      <w:del w:id="5907" w:author="Claire Kouba" w:date="2023-09-12T16:52:00Z">
        <w:r w:rsidR="00505335" w:rsidRPr="00D753AC">
          <w:rPr>
            <w:rFonts w:cs="Times New Roman"/>
            <w:sz w:val="22"/>
            <w:szCs w:val="22"/>
          </w:rPr>
          <w:delText>corroborates</w:delText>
        </w:r>
      </w:del>
      <w:ins w:id="5908" w:author="Claire Kouba" w:date="2023-09-12T16:52:00Z">
        <w:r w:rsidRPr="00D753AC">
          <w:rPr>
            <w:rFonts w:cs="Times New Roman"/>
            <w:sz w:val="22"/>
            <w:szCs w:val="22"/>
          </w:rPr>
          <w:t>corroborate</w:t>
        </w:r>
      </w:ins>
      <w:r w:rsidRPr="00D753AC">
        <w:rPr>
          <w:rFonts w:cs="Times New Roman"/>
          <w:spacing w:val="26"/>
          <w:sz w:val="22"/>
          <w:szCs w:val="22"/>
          <w:rPrChange w:id="5909" w:author="Claire Kouba" w:date="2023-09-12T16:52:00Z">
            <w:rPr>
              <w:spacing w:val="40"/>
            </w:rPr>
          </w:rPrChange>
        </w:rPr>
        <w:t xml:space="preserve"> </w:t>
      </w:r>
      <w:r w:rsidRPr="00D753AC">
        <w:rPr>
          <w:rFonts w:cs="Times New Roman"/>
          <w:sz w:val="22"/>
          <w:szCs w:val="22"/>
        </w:rPr>
        <w:t>these</w:t>
      </w:r>
      <w:r w:rsidRPr="00D753AC">
        <w:rPr>
          <w:rFonts w:cs="Times New Roman"/>
          <w:spacing w:val="26"/>
          <w:sz w:val="22"/>
          <w:szCs w:val="22"/>
          <w:rPrChange w:id="5910" w:author="Claire Kouba" w:date="2023-09-12T16:52:00Z">
            <w:rPr>
              <w:spacing w:val="40"/>
            </w:rPr>
          </w:rPrChange>
        </w:rPr>
        <w:t xml:space="preserve"> </w:t>
      </w:r>
      <w:r w:rsidRPr="00D753AC">
        <w:rPr>
          <w:rFonts w:cs="Times New Roman"/>
          <w:sz w:val="22"/>
          <w:szCs w:val="22"/>
        </w:rPr>
        <w:t>precipitation-flow</w:t>
      </w:r>
      <w:r w:rsidRPr="00D753AC">
        <w:rPr>
          <w:rFonts w:cs="Times New Roman"/>
          <w:spacing w:val="26"/>
          <w:sz w:val="22"/>
          <w:szCs w:val="22"/>
          <w:rPrChange w:id="5911" w:author="Claire Kouba" w:date="2023-09-12T16:52:00Z">
            <w:rPr>
              <w:spacing w:val="40"/>
            </w:rPr>
          </w:rPrChange>
        </w:rPr>
        <w:t xml:space="preserve"> </w:t>
      </w:r>
      <w:r w:rsidRPr="00D753AC">
        <w:rPr>
          <w:rFonts w:cs="Times New Roman"/>
          <w:sz w:val="22"/>
          <w:szCs w:val="22"/>
        </w:rPr>
        <w:t>relationships.</w:t>
      </w:r>
      <w:r w:rsidRPr="00D753AC">
        <w:rPr>
          <w:rFonts w:cs="Times New Roman"/>
          <w:spacing w:val="26"/>
          <w:sz w:val="22"/>
          <w:szCs w:val="22"/>
          <w:rPrChange w:id="5912" w:author="Claire Kouba" w:date="2023-09-12T16:52:00Z">
            <w:rPr>
              <w:spacing w:val="40"/>
            </w:rPr>
          </w:rPrChange>
        </w:rPr>
        <w:t xml:space="preserve"> </w:t>
      </w:r>
      <w:r w:rsidRPr="00D753AC">
        <w:rPr>
          <w:rFonts w:cs="Times New Roman"/>
          <w:sz w:val="22"/>
          <w:szCs w:val="22"/>
        </w:rPr>
        <w:t>Dry</w:t>
      </w:r>
      <w:r w:rsidRPr="00D753AC">
        <w:rPr>
          <w:rFonts w:cs="Times New Roman"/>
          <w:spacing w:val="26"/>
          <w:sz w:val="22"/>
          <w:szCs w:val="22"/>
          <w:rPrChange w:id="5913" w:author="Claire Kouba" w:date="2023-09-12T16:52:00Z">
            <w:rPr>
              <w:spacing w:val="40"/>
            </w:rPr>
          </w:rPrChange>
        </w:rPr>
        <w:t xml:space="preserve"> </w:t>
      </w:r>
      <w:r w:rsidRPr="00D753AC">
        <w:rPr>
          <w:rFonts w:cs="Times New Roman"/>
          <w:sz w:val="22"/>
          <w:szCs w:val="22"/>
        </w:rPr>
        <w:t>season</w:t>
      </w:r>
      <w:r w:rsidRPr="00D753AC">
        <w:rPr>
          <w:rFonts w:cs="Times New Roman"/>
          <w:w w:val="99"/>
          <w:sz w:val="22"/>
          <w:szCs w:val="22"/>
          <w:rPrChange w:id="5914" w:author="Claire Kouba" w:date="2023-09-12T16:52:00Z">
            <w:rPr>
              <w:spacing w:val="40"/>
            </w:rPr>
          </w:rPrChange>
        </w:rPr>
        <w:t xml:space="preserve"> </w:t>
      </w:r>
      <w:r w:rsidRPr="00D753AC">
        <w:rPr>
          <w:rFonts w:cs="Times New Roman"/>
          <w:sz w:val="22"/>
          <w:szCs w:val="22"/>
        </w:rPr>
        <w:t>baseflow</w:t>
      </w:r>
      <w:r w:rsidRPr="00D753AC">
        <w:rPr>
          <w:rFonts w:cs="Times New Roman"/>
          <w:sz w:val="22"/>
          <w:szCs w:val="22"/>
          <w:rPrChange w:id="5915" w:author="Claire Kouba" w:date="2023-09-12T16:52:00Z">
            <w:rPr>
              <w:w w:val="99"/>
            </w:rPr>
          </w:rPrChange>
        </w:rPr>
        <w:t xml:space="preserve"> </w:t>
      </w:r>
      <w:r w:rsidRPr="00D753AC">
        <w:rPr>
          <w:rFonts w:cs="Times New Roman"/>
          <w:sz w:val="22"/>
          <w:szCs w:val="22"/>
        </w:rPr>
        <w:t>(</w:t>
      </w:r>
      <w:r w:rsidRPr="00D753AC">
        <w:rPr>
          <w:rFonts w:cs="Times New Roman"/>
          <w:i/>
          <w:sz w:val="22"/>
          <w:szCs w:val="22"/>
        </w:rPr>
        <w:t>V</w:t>
      </w:r>
      <w:r w:rsidRPr="00D753AC">
        <w:rPr>
          <w:rFonts w:cs="Times New Roman"/>
          <w:i/>
          <w:position w:val="-2"/>
          <w:sz w:val="22"/>
          <w:szCs w:val="22"/>
        </w:rPr>
        <w:t>min</w:t>
      </w:r>
      <w:del w:id="5916" w:author="Claire Kouba" w:date="2023-09-12T16:52:00Z">
        <w:r w:rsidR="00505335" w:rsidRPr="00D753AC">
          <w:rPr>
            <w:rFonts w:cs="Times New Roman"/>
            <w:i/>
            <w:position w:val="-2"/>
            <w:sz w:val="22"/>
            <w:szCs w:val="22"/>
          </w:rPr>
          <w:delText xml:space="preserve">. </w:delText>
        </w:r>
        <w:r w:rsidR="00505335" w:rsidRPr="00D753AC">
          <w:rPr>
            <w:rFonts w:cs="Times New Roman"/>
            <w:position w:val="-2"/>
            <w:sz w:val="22"/>
            <w:szCs w:val="22"/>
          </w:rPr>
          <w:delText xml:space="preserve">30 </w:delText>
        </w:r>
        <w:r w:rsidR="00505335" w:rsidRPr="00D753AC">
          <w:rPr>
            <w:rFonts w:cs="Times New Roman"/>
            <w:i/>
            <w:spacing w:val="2"/>
            <w:position w:val="-2"/>
            <w:sz w:val="22"/>
            <w:szCs w:val="22"/>
          </w:rPr>
          <w:delText>days</w:delText>
        </w:r>
      </w:del>
      <w:r w:rsidRPr="00D753AC">
        <w:rPr>
          <w:rFonts w:cs="Times New Roman"/>
          <w:sz w:val="22"/>
          <w:szCs w:val="22"/>
          <w:rPrChange w:id="5917" w:author="Claire Kouba" w:date="2023-09-12T16:52:00Z">
            <w:rPr>
              <w:spacing w:val="2"/>
            </w:rPr>
          </w:rPrChange>
        </w:rPr>
        <w:t xml:space="preserve">) </w:t>
      </w:r>
      <w:r w:rsidRPr="00D753AC">
        <w:rPr>
          <w:rFonts w:cs="Times New Roman"/>
          <w:sz w:val="22"/>
          <w:szCs w:val="22"/>
        </w:rPr>
        <w:t xml:space="preserve">and the onset of wet season flow (framed </w:t>
      </w:r>
      <w:r w:rsidRPr="00D753AC">
        <w:rPr>
          <w:rFonts w:cs="Times New Roman"/>
          <w:sz w:val="22"/>
          <w:szCs w:val="22"/>
          <w:rPrChange w:id="5918" w:author="Claire Kouba" w:date="2023-09-12T16:52:00Z">
            <w:rPr>
              <w:spacing w:val="3"/>
            </w:rPr>
          </w:rPrChange>
        </w:rPr>
        <w:t xml:space="preserve">in </w:t>
      </w:r>
      <w:r w:rsidRPr="00D753AC">
        <w:rPr>
          <w:rFonts w:cs="Times New Roman"/>
          <w:sz w:val="22"/>
          <w:szCs w:val="22"/>
        </w:rPr>
        <w:t xml:space="preserve">terms </w:t>
      </w:r>
      <w:r w:rsidRPr="00D753AC">
        <w:rPr>
          <w:rFonts w:cs="Times New Roman"/>
          <w:sz w:val="22"/>
          <w:szCs w:val="22"/>
          <w:rPrChange w:id="5919" w:author="Claire Kouba" w:date="2023-09-12T16:52:00Z">
            <w:rPr>
              <w:spacing w:val="3"/>
            </w:rPr>
          </w:rPrChange>
        </w:rPr>
        <w:t xml:space="preserve">of </w:t>
      </w:r>
      <w:r w:rsidRPr="00D753AC">
        <w:rPr>
          <w:rFonts w:cs="Times New Roman"/>
          <w:i/>
          <w:sz w:val="22"/>
          <w:szCs w:val="22"/>
        </w:rPr>
        <w:t>P</w:t>
      </w:r>
      <w:r w:rsidRPr="00D753AC">
        <w:rPr>
          <w:rFonts w:cs="Times New Roman"/>
          <w:i/>
          <w:position w:val="-2"/>
          <w:sz w:val="22"/>
          <w:szCs w:val="22"/>
        </w:rPr>
        <w:t>spill</w:t>
      </w:r>
      <w:r w:rsidRPr="00D753AC">
        <w:rPr>
          <w:rFonts w:cs="Times New Roman"/>
          <w:sz w:val="22"/>
          <w:szCs w:val="22"/>
        </w:rPr>
        <w:t xml:space="preserve">) </w:t>
      </w:r>
      <w:r w:rsidRPr="00D753AC">
        <w:rPr>
          <w:rFonts w:cs="Times New Roman"/>
          <w:sz w:val="22"/>
          <w:szCs w:val="22"/>
          <w:rPrChange w:id="5920" w:author="Claire Kouba" w:date="2023-09-12T16:52:00Z">
            <w:rPr>
              <w:spacing w:val="2"/>
            </w:rPr>
          </w:rPrChange>
        </w:rPr>
        <w:t xml:space="preserve">are </w:t>
      </w:r>
      <w:r w:rsidRPr="00D753AC">
        <w:rPr>
          <w:rFonts w:cs="Times New Roman"/>
          <w:sz w:val="22"/>
          <w:szCs w:val="22"/>
        </w:rPr>
        <w:t xml:space="preserve">both influenced by </w:t>
      </w:r>
      <w:r w:rsidRPr="00D753AC">
        <w:rPr>
          <w:rFonts w:cs="Times New Roman"/>
          <w:sz w:val="22"/>
          <w:szCs w:val="22"/>
          <w:rPrChange w:id="5921" w:author="Claire Kouba" w:date="2023-09-12T16:52:00Z">
            <w:rPr>
              <w:spacing w:val="2"/>
            </w:rPr>
          </w:rPrChange>
        </w:rPr>
        <w:t xml:space="preserve">net </w:t>
      </w:r>
      <w:r w:rsidRPr="00D753AC">
        <w:rPr>
          <w:rFonts w:cs="Times New Roman"/>
          <w:sz w:val="22"/>
          <w:szCs w:val="22"/>
        </w:rPr>
        <w:t>groundwater</w:t>
      </w:r>
      <w:r w:rsidRPr="00D753AC">
        <w:rPr>
          <w:rFonts w:cs="Times New Roman"/>
          <w:spacing w:val="43"/>
          <w:sz w:val="22"/>
          <w:szCs w:val="22"/>
          <w:rPrChange w:id="5922" w:author="Claire Kouba" w:date="2023-09-12T16:52:00Z">
            <w:rPr>
              <w:spacing w:val="40"/>
            </w:rPr>
          </w:rPrChange>
        </w:rPr>
        <w:t xml:space="preserve"> </w:t>
      </w:r>
      <w:r w:rsidRPr="00D753AC">
        <w:rPr>
          <w:rFonts w:cs="Times New Roman"/>
          <w:sz w:val="22"/>
          <w:szCs w:val="22"/>
        </w:rPr>
        <w:t>discharge</w:t>
      </w:r>
      <w:r w:rsidRPr="00D753AC">
        <w:rPr>
          <w:rFonts w:cs="Times New Roman"/>
          <w:w w:val="99"/>
          <w:sz w:val="22"/>
          <w:szCs w:val="22"/>
        </w:rPr>
        <w:t xml:space="preserve"> </w:t>
      </w:r>
      <w:r w:rsidRPr="00D753AC">
        <w:rPr>
          <w:rFonts w:cs="Times New Roman"/>
          <w:sz w:val="22"/>
          <w:szCs w:val="22"/>
        </w:rPr>
        <w:t>from</w:t>
      </w:r>
      <w:r w:rsidRPr="00D753AC">
        <w:rPr>
          <w:rFonts w:cs="Times New Roman"/>
          <w:spacing w:val="-4"/>
          <w:sz w:val="22"/>
          <w:szCs w:val="22"/>
          <w:rPrChange w:id="5923" w:author="Claire Kouba" w:date="2023-09-12T16:52:00Z">
            <w:rPr>
              <w:spacing w:val="-12"/>
            </w:rPr>
          </w:rPrChange>
        </w:rPr>
        <w:t xml:space="preserve"> </w:t>
      </w:r>
      <w:r w:rsidRPr="00D753AC">
        <w:rPr>
          <w:rFonts w:cs="Times New Roman"/>
          <w:sz w:val="22"/>
          <w:szCs w:val="22"/>
        </w:rPr>
        <w:t>the</w:t>
      </w:r>
      <w:r w:rsidRPr="00D753AC">
        <w:rPr>
          <w:rFonts w:cs="Times New Roman"/>
          <w:spacing w:val="-7"/>
          <w:sz w:val="22"/>
          <w:szCs w:val="22"/>
          <w:rPrChange w:id="5924" w:author="Claire Kouba" w:date="2023-09-12T16:52:00Z">
            <w:rPr>
              <w:spacing w:val="-12"/>
            </w:rPr>
          </w:rPrChange>
        </w:rPr>
        <w:t xml:space="preserve"> </w:t>
      </w:r>
      <w:r w:rsidRPr="00D753AC">
        <w:rPr>
          <w:rFonts w:cs="Times New Roman"/>
          <w:sz w:val="22"/>
          <w:szCs w:val="22"/>
        </w:rPr>
        <w:t>aquifer.</w:t>
      </w:r>
      <w:r w:rsidRPr="00D753AC">
        <w:rPr>
          <w:rFonts w:cs="Times New Roman"/>
          <w:spacing w:val="-9"/>
          <w:sz w:val="22"/>
          <w:szCs w:val="22"/>
          <w:rPrChange w:id="5925" w:author="Claire Kouba" w:date="2023-09-12T16:52:00Z">
            <w:rPr>
              <w:spacing w:val="-12"/>
            </w:rPr>
          </w:rPrChange>
        </w:rPr>
        <w:t xml:space="preserve"> </w:t>
      </w:r>
      <w:r w:rsidRPr="00D753AC">
        <w:rPr>
          <w:rFonts w:cs="Times New Roman"/>
          <w:sz w:val="22"/>
          <w:szCs w:val="22"/>
        </w:rPr>
        <w:t>One</w:t>
      </w:r>
      <w:r w:rsidRPr="00D753AC">
        <w:rPr>
          <w:rFonts w:cs="Times New Roman"/>
          <w:spacing w:val="-9"/>
          <w:sz w:val="22"/>
          <w:szCs w:val="22"/>
          <w:rPrChange w:id="5926" w:author="Claire Kouba" w:date="2023-09-12T16:52:00Z">
            <w:rPr>
              <w:spacing w:val="-12"/>
            </w:rPr>
          </w:rPrChange>
        </w:rPr>
        <w:t xml:space="preserve"> </w:t>
      </w:r>
      <w:r w:rsidRPr="00D753AC">
        <w:rPr>
          <w:rFonts w:cs="Times New Roman"/>
          <w:sz w:val="22"/>
          <w:szCs w:val="22"/>
        </w:rPr>
        <w:t>interpretation</w:t>
      </w:r>
      <w:r w:rsidRPr="00D753AC">
        <w:rPr>
          <w:rFonts w:cs="Times New Roman"/>
          <w:spacing w:val="-9"/>
          <w:sz w:val="22"/>
          <w:szCs w:val="22"/>
          <w:rPrChange w:id="5927" w:author="Claire Kouba" w:date="2023-09-12T16:52:00Z">
            <w:rPr>
              <w:spacing w:val="-12"/>
            </w:rPr>
          </w:rPrChange>
        </w:rPr>
        <w:t xml:space="preserve"> </w:t>
      </w:r>
      <w:r w:rsidRPr="00D753AC">
        <w:rPr>
          <w:rFonts w:cs="Times New Roman"/>
          <w:sz w:val="22"/>
          <w:szCs w:val="22"/>
        </w:rPr>
        <w:t>of</w:t>
      </w:r>
      <w:r w:rsidRPr="00D753AC">
        <w:rPr>
          <w:rFonts w:cs="Times New Roman"/>
          <w:spacing w:val="-9"/>
          <w:sz w:val="22"/>
          <w:szCs w:val="22"/>
          <w:rPrChange w:id="5928" w:author="Claire Kouba" w:date="2023-09-12T16:52:00Z">
            <w:rPr>
              <w:spacing w:val="-12"/>
            </w:rPr>
          </w:rPrChange>
        </w:rPr>
        <w:t xml:space="preserve"> </w:t>
      </w:r>
      <w:r w:rsidRPr="00D753AC">
        <w:rPr>
          <w:rFonts w:cs="Times New Roman"/>
          <w:sz w:val="22"/>
          <w:szCs w:val="22"/>
        </w:rPr>
        <w:t>the</w:t>
      </w:r>
      <w:r w:rsidRPr="00D753AC">
        <w:rPr>
          <w:rFonts w:cs="Times New Roman"/>
          <w:spacing w:val="-9"/>
          <w:sz w:val="22"/>
          <w:szCs w:val="22"/>
          <w:rPrChange w:id="5929" w:author="Claire Kouba" w:date="2023-09-12T16:52:00Z">
            <w:rPr>
              <w:spacing w:val="-12"/>
            </w:rPr>
          </w:rPrChange>
        </w:rPr>
        <w:t xml:space="preserve"> </w:t>
      </w:r>
      <w:r w:rsidRPr="00D753AC">
        <w:rPr>
          <w:rFonts w:cs="Times New Roman"/>
          <w:sz w:val="22"/>
          <w:szCs w:val="22"/>
        </w:rPr>
        <w:t>high</w:t>
      </w:r>
      <w:r w:rsidRPr="00D753AC">
        <w:rPr>
          <w:rFonts w:cs="Times New Roman"/>
          <w:spacing w:val="-9"/>
          <w:sz w:val="22"/>
          <w:szCs w:val="22"/>
          <w:rPrChange w:id="5930" w:author="Claire Kouba" w:date="2023-09-12T16:52:00Z">
            <w:rPr>
              <w:spacing w:val="-12"/>
            </w:rPr>
          </w:rPrChange>
        </w:rPr>
        <w:t xml:space="preserve"> </w:t>
      </w:r>
      <w:r w:rsidRPr="00D753AC">
        <w:rPr>
          <w:rFonts w:cs="Times New Roman"/>
          <w:sz w:val="22"/>
          <w:szCs w:val="22"/>
        </w:rPr>
        <w:t>frequency</w:t>
      </w:r>
      <w:r w:rsidRPr="00D753AC">
        <w:rPr>
          <w:rFonts w:cs="Times New Roman"/>
          <w:spacing w:val="-9"/>
          <w:sz w:val="22"/>
          <w:szCs w:val="22"/>
          <w:rPrChange w:id="5931" w:author="Claire Kouba" w:date="2023-09-12T16:52:00Z">
            <w:rPr>
              <w:spacing w:val="-12"/>
            </w:rPr>
          </w:rPrChange>
        </w:rPr>
        <w:t xml:space="preserve"> </w:t>
      </w:r>
      <w:r w:rsidRPr="00D753AC">
        <w:rPr>
          <w:rFonts w:cs="Times New Roman"/>
          <w:sz w:val="22"/>
          <w:szCs w:val="22"/>
        </w:rPr>
        <w:t>of</w:t>
      </w:r>
      <w:r w:rsidRPr="00D753AC">
        <w:rPr>
          <w:rFonts w:cs="Times New Roman"/>
          <w:spacing w:val="-9"/>
          <w:sz w:val="22"/>
          <w:szCs w:val="22"/>
          <w:rPrChange w:id="5932" w:author="Claire Kouba" w:date="2023-09-12T16:52:00Z">
            <w:rPr>
              <w:spacing w:val="-12"/>
            </w:rPr>
          </w:rPrChange>
        </w:rPr>
        <w:t xml:space="preserve"> </w:t>
      </w:r>
      <w:r w:rsidRPr="00D753AC">
        <w:rPr>
          <w:rFonts w:cs="Times New Roman"/>
          <w:sz w:val="22"/>
          <w:szCs w:val="22"/>
        </w:rPr>
        <w:t>near-0</w:t>
      </w:r>
      <w:r w:rsidRPr="00D753AC">
        <w:rPr>
          <w:rFonts w:cs="Times New Roman"/>
          <w:spacing w:val="-9"/>
          <w:sz w:val="22"/>
          <w:szCs w:val="22"/>
          <w:rPrChange w:id="5933" w:author="Claire Kouba" w:date="2023-09-12T16:52:00Z">
            <w:rPr>
              <w:spacing w:val="-12"/>
            </w:rPr>
          </w:rPrChange>
        </w:rPr>
        <w:t xml:space="preserve"> </w:t>
      </w:r>
      <w:r w:rsidRPr="00D753AC">
        <w:rPr>
          <w:rFonts w:cs="Times New Roman"/>
          <w:sz w:val="22"/>
          <w:szCs w:val="22"/>
        </w:rPr>
        <w:t>net</w:t>
      </w:r>
      <w:r w:rsidRPr="00D753AC">
        <w:rPr>
          <w:rFonts w:cs="Times New Roman"/>
          <w:spacing w:val="-9"/>
          <w:sz w:val="22"/>
          <w:szCs w:val="22"/>
          <w:rPrChange w:id="5934" w:author="Claire Kouba" w:date="2023-09-12T16:52:00Z">
            <w:rPr>
              <w:spacing w:val="-12"/>
            </w:rPr>
          </w:rPrChange>
        </w:rPr>
        <w:t xml:space="preserve"> </w:t>
      </w:r>
      <w:r w:rsidRPr="00D753AC">
        <w:rPr>
          <w:rFonts w:cs="Times New Roman"/>
          <w:sz w:val="22"/>
          <w:szCs w:val="22"/>
        </w:rPr>
        <w:t>monthly</w:t>
      </w:r>
      <w:r w:rsidRPr="00D753AC">
        <w:rPr>
          <w:rFonts w:cs="Times New Roman"/>
          <w:spacing w:val="-9"/>
          <w:sz w:val="22"/>
          <w:szCs w:val="22"/>
          <w:rPrChange w:id="5935" w:author="Claire Kouba" w:date="2023-09-12T16:52:00Z">
            <w:rPr>
              <w:spacing w:val="-12"/>
            </w:rPr>
          </w:rPrChange>
        </w:rPr>
        <w:t xml:space="preserve"> </w:t>
      </w:r>
      <w:r w:rsidRPr="00D753AC">
        <w:rPr>
          <w:rFonts w:cs="Times New Roman"/>
          <w:sz w:val="22"/>
          <w:szCs w:val="22"/>
        </w:rPr>
        <w:t>stream-aquifer</w:t>
      </w:r>
      <w:r w:rsidRPr="00D753AC">
        <w:rPr>
          <w:rFonts w:cs="Times New Roman"/>
          <w:spacing w:val="-9"/>
          <w:sz w:val="22"/>
          <w:szCs w:val="22"/>
          <w:rPrChange w:id="5936" w:author="Claire Kouba" w:date="2023-09-12T16:52:00Z">
            <w:rPr>
              <w:spacing w:val="-12"/>
            </w:rPr>
          </w:rPrChange>
        </w:rPr>
        <w:t xml:space="preserve"> </w:t>
      </w:r>
      <w:r w:rsidRPr="00D753AC">
        <w:rPr>
          <w:rFonts w:cs="Times New Roman"/>
          <w:sz w:val="22"/>
          <w:szCs w:val="22"/>
        </w:rPr>
        <w:t>flux</w:t>
      </w:r>
      <w:r w:rsidRPr="00D753AC">
        <w:rPr>
          <w:rFonts w:cs="Times New Roman"/>
          <w:spacing w:val="-9"/>
          <w:sz w:val="22"/>
          <w:szCs w:val="22"/>
          <w:rPrChange w:id="5937" w:author="Claire Kouba" w:date="2023-09-12T16:52:00Z">
            <w:rPr>
              <w:spacing w:val="-10"/>
            </w:rPr>
          </w:rPrChange>
        </w:rPr>
        <w:t xml:space="preserve"> </w:t>
      </w:r>
      <w:del w:id="5938" w:author="Claire Kouba" w:date="2023-09-12T16:52:00Z">
        <w:r w:rsidR="00505335" w:rsidRPr="00D753AC">
          <w:rPr>
            <w:rFonts w:cs="Times New Roman"/>
            <w:sz w:val="22"/>
            <w:szCs w:val="22"/>
          </w:rPr>
          <w:delText>values</w:delText>
        </w:r>
        <w:r w:rsidR="00505335" w:rsidRPr="00D753AC">
          <w:rPr>
            <w:rFonts w:cs="Times New Roman"/>
            <w:spacing w:val="-10"/>
            <w:sz w:val="22"/>
            <w:szCs w:val="22"/>
          </w:rPr>
          <w:delText xml:space="preserve"> </w:delText>
        </w:r>
        <w:r w:rsidR="00505335" w:rsidRPr="00D753AC">
          <w:rPr>
            <w:rFonts w:cs="Times New Roman"/>
            <w:sz w:val="22"/>
            <w:szCs w:val="22"/>
          </w:rPr>
          <w:delText>(</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"_bookmark5"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10"/>
            <w:sz w:val="22"/>
            <w:szCs w:val="22"/>
          </w:rPr>
          <w:delText xml:space="preserve"> </w:delText>
        </w:r>
        <w:r w:rsidR="00505335" w:rsidRPr="00D753AC">
          <w:rPr>
            <w:rFonts w:cs="Times New Roman"/>
            <w:sz w:val="22"/>
            <w:szCs w:val="22"/>
          </w:rPr>
          <w:delText>5</w:delText>
        </w:r>
        <w:r w:rsidR="00505335" w:rsidRPr="00D753AC">
          <w:rPr>
            <w:rFonts w:cs="Times New Roman"/>
            <w:sz w:val="22"/>
            <w:szCs w:val="22"/>
          </w:rPr>
          <w:fldChar w:fldCharType="end"/>
        </w:r>
        <w:r w:rsidR="00505335" w:rsidRPr="00D753AC">
          <w:rPr>
            <w:rFonts w:cs="Times New Roman"/>
            <w:sz w:val="22"/>
            <w:szCs w:val="22"/>
          </w:rPr>
          <w:delText>)</w:delText>
        </w:r>
      </w:del>
      <w:ins w:id="5939"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"_bookmark3" </w:instrText>
        </w:r>
        <w:r w:rsidRPr="00D753AC">
          <w:rPr>
            <w:rFonts w:cs="Times New Roman"/>
            <w:sz w:val="22"/>
            <w:szCs w:val="22"/>
          </w:rPr>
          <w:fldChar w:fldCharType="separate"/>
        </w:r>
        <w:r w:rsidRPr="00D753AC">
          <w:rPr>
            <w:rFonts w:cs="Times New Roman"/>
            <w:sz w:val="22"/>
            <w:szCs w:val="22"/>
          </w:rPr>
          <w:t>values</w:t>
        </w:r>
        <w:r w:rsidRPr="00D753AC">
          <w:rPr>
            <w:rFonts w:cs="Times New Roman"/>
            <w:sz w:val="22"/>
            <w:szCs w:val="22"/>
          </w:rPr>
          <w:fldChar w:fldCharType="end"/>
        </w:r>
        <w:r w:rsidRPr="00D753AC">
          <w:rPr>
            <w:rFonts w:cs="Times New Roman"/>
            <w:spacing w:val="-9"/>
            <w:sz w:val="22"/>
            <w:szCs w:val="22"/>
          </w:rPr>
          <w:t xml:space="preserve"> </w:t>
        </w:r>
        <w:r w:rsidRPr="00D753AC">
          <w:rPr>
            <w:rFonts w:cs="Times New Roman"/>
            <w:sz w:val="22"/>
            <w:szCs w:val="22"/>
          </w:rPr>
          <w:t>(Figure</w:t>
        </w:r>
        <w:r w:rsidRPr="00D753AC">
          <w:rPr>
            <w:rFonts w:cs="Times New Roman"/>
            <w:spacing w:val="-9"/>
            <w:sz w:val="22"/>
            <w:szCs w:val="22"/>
          </w:rPr>
          <w:t xml:space="preserve"> </w:t>
        </w:r>
        <w:r w:rsidRPr="00D753AC">
          <w:rPr>
            <w:rFonts w:cs="Times New Roman"/>
            <w:sz w:val="22"/>
            <w:szCs w:val="22"/>
          </w:rPr>
          <w:t>3,</w:t>
        </w:r>
        <w:r w:rsidRPr="00D753AC">
          <w:rPr>
            <w:rFonts w:cs="Times New Roman"/>
            <w:spacing w:val="-9"/>
            <w:sz w:val="22"/>
            <w:szCs w:val="22"/>
          </w:rPr>
          <w:t xml:space="preserve"> </w:t>
        </w:r>
        <w:r w:rsidRPr="00D753AC">
          <w:rPr>
            <w:rFonts w:cs="Times New Roman"/>
            <w:sz w:val="22"/>
            <w:szCs w:val="22"/>
          </w:rPr>
          <w:t>panel</w:t>
        </w:r>
        <w:r w:rsidRPr="00D753AC">
          <w:rPr>
            <w:rFonts w:cs="Times New Roman"/>
            <w:spacing w:val="-9"/>
            <w:sz w:val="22"/>
            <w:szCs w:val="22"/>
          </w:rPr>
          <w:t xml:space="preserve"> </w:t>
        </w:r>
        <w:r w:rsidRPr="00D753AC">
          <w:rPr>
            <w:rFonts w:cs="Times New Roman"/>
            <w:sz w:val="22"/>
            <w:szCs w:val="22"/>
          </w:rPr>
          <w:t>B)</w:t>
        </w:r>
      </w:ins>
      <w:r w:rsidRPr="00D753AC">
        <w:rPr>
          <w:rFonts w:cs="Times New Roman"/>
          <w:w w:val="99"/>
          <w:sz w:val="22"/>
          <w:szCs w:val="22"/>
          <w:rPrChange w:id="5940" w:author="Claire Kouba" w:date="2023-09-12T16:52:00Z">
            <w:rPr>
              <w:spacing w:val="-10"/>
            </w:rPr>
          </w:rPrChange>
        </w:rPr>
        <w:t xml:space="preserve"> </w:t>
      </w:r>
      <w:r w:rsidRPr="00D753AC">
        <w:rPr>
          <w:rFonts w:cs="Times New Roman"/>
          <w:sz w:val="22"/>
          <w:szCs w:val="22"/>
        </w:rPr>
        <w:t>is</w:t>
      </w:r>
      <w:r w:rsidRPr="00D753AC">
        <w:rPr>
          <w:rFonts w:cs="Times New Roman"/>
          <w:sz w:val="22"/>
          <w:szCs w:val="22"/>
          <w:rPrChange w:id="5941" w:author="Claire Kouba" w:date="2023-09-12T16:52:00Z">
            <w:rPr>
              <w:spacing w:val="-10"/>
            </w:rPr>
          </w:rPrChange>
        </w:rPr>
        <w:t xml:space="preserve"> </w:t>
      </w:r>
      <w:r w:rsidRPr="00D753AC">
        <w:rPr>
          <w:rFonts w:cs="Times New Roman"/>
          <w:sz w:val="22"/>
          <w:szCs w:val="22"/>
        </w:rPr>
        <w:t>that</w:t>
      </w:r>
      <w:r w:rsidRPr="00D753AC">
        <w:rPr>
          <w:rFonts w:cs="Times New Roman"/>
          <w:sz w:val="22"/>
          <w:szCs w:val="22"/>
          <w:rPrChange w:id="5942" w:author="Claire Kouba" w:date="2023-09-12T16:52:00Z">
            <w:rPr>
              <w:spacing w:val="-10"/>
            </w:rPr>
          </w:rPrChange>
        </w:rPr>
        <w:t xml:space="preserve"> </w:t>
      </w:r>
      <w:r w:rsidRPr="00D753AC">
        <w:rPr>
          <w:rFonts w:cs="Times New Roman"/>
          <w:sz w:val="22"/>
          <w:szCs w:val="22"/>
        </w:rPr>
        <w:t>the</w:t>
      </w:r>
      <w:r w:rsidRPr="00D753AC">
        <w:rPr>
          <w:rFonts w:cs="Times New Roman"/>
          <w:sz w:val="22"/>
          <w:szCs w:val="22"/>
          <w:rPrChange w:id="5943" w:author="Claire Kouba" w:date="2023-09-12T16:52:00Z">
            <w:rPr>
              <w:w w:val="99"/>
            </w:rPr>
          </w:rPrChange>
        </w:rPr>
        <w:t xml:space="preserve"> </w:t>
      </w:r>
      <w:r w:rsidRPr="00D753AC">
        <w:rPr>
          <w:rFonts w:cs="Times New Roman"/>
          <w:sz w:val="22"/>
          <w:szCs w:val="22"/>
        </w:rPr>
        <w:t>high degree of connectivity between the streams and the aquifer in the Scott River system produces</w:t>
      </w:r>
      <w:r w:rsidRPr="00D753AC">
        <w:rPr>
          <w:rFonts w:cs="Times New Roman"/>
          <w:spacing w:val="4"/>
          <w:sz w:val="22"/>
          <w:szCs w:val="22"/>
          <w:rPrChange w:id="5944" w:author="Claire Kouba" w:date="2023-09-12T16:52:00Z">
            <w:rPr/>
          </w:rPrChange>
        </w:rPr>
        <w:t xml:space="preserve"> </w:t>
      </w:r>
      <w:r w:rsidRPr="00D753AC">
        <w:rPr>
          <w:rFonts w:cs="Times New Roman"/>
          <w:sz w:val="22"/>
          <w:szCs w:val="22"/>
        </w:rPr>
        <w:t>balancing</w:t>
      </w:r>
      <w:r w:rsidRPr="00D753AC">
        <w:rPr>
          <w:rFonts w:cs="Times New Roman"/>
          <w:w w:val="99"/>
          <w:sz w:val="22"/>
          <w:szCs w:val="22"/>
          <w:rPrChange w:id="5945" w:author="Claire Kouba" w:date="2023-09-12T16:52:00Z">
            <w:rPr>
              <w:spacing w:val="48"/>
            </w:rPr>
          </w:rPrChange>
        </w:rPr>
        <w:t xml:space="preserve"> </w:t>
      </w:r>
      <w:r w:rsidRPr="00D753AC">
        <w:rPr>
          <w:rFonts w:cs="Times New Roman"/>
          <w:sz w:val="22"/>
          <w:szCs w:val="22"/>
        </w:rPr>
        <w:t>counter-forces in</w:t>
      </w:r>
      <w:r w:rsidRPr="00D753AC">
        <w:rPr>
          <w:rFonts w:cs="Times New Roman"/>
          <w:sz w:val="22"/>
          <w:szCs w:val="22"/>
          <w:rPrChange w:id="5946" w:author="Claire Kouba" w:date="2023-09-12T16:52:00Z">
            <w:rPr>
              <w:spacing w:val="9"/>
            </w:rPr>
          </w:rPrChange>
        </w:rPr>
        <w:t xml:space="preserve"> </w:t>
      </w:r>
      <w:r w:rsidRPr="00D753AC">
        <w:rPr>
          <w:rFonts w:cs="Times New Roman"/>
          <w:sz w:val="22"/>
          <w:szCs w:val="22"/>
        </w:rPr>
        <w:t>response</w:t>
      </w:r>
      <w:r w:rsidRPr="00D753AC">
        <w:rPr>
          <w:rFonts w:cs="Times New Roman"/>
          <w:sz w:val="22"/>
          <w:szCs w:val="22"/>
          <w:rPrChange w:id="5947" w:author="Claire Kouba" w:date="2023-09-12T16:52:00Z">
            <w:rPr>
              <w:spacing w:val="9"/>
            </w:rPr>
          </w:rPrChange>
        </w:rPr>
        <w:t xml:space="preserve"> </w:t>
      </w:r>
      <w:r w:rsidRPr="00D753AC">
        <w:rPr>
          <w:rFonts w:cs="Times New Roman"/>
          <w:sz w:val="22"/>
          <w:szCs w:val="22"/>
        </w:rPr>
        <w:t>to</w:t>
      </w:r>
      <w:r w:rsidRPr="00D753AC">
        <w:rPr>
          <w:rFonts w:cs="Times New Roman"/>
          <w:sz w:val="22"/>
          <w:szCs w:val="22"/>
          <w:rPrChange w:id="5948" w:author="Claire Kouba" w:date="2023-09-12T16:52:00Z">
            <w:rPr>
              <w:spacing w:val="9"/>
            </w:rPr>
          </w:rPrChange>
        </w:rPr>
        <w:t xml:space="preserve"> </w:t>
      </w:r>
      <w:r w:rsidRPr="00D753AC">
        <w:rPr>
          <w:rFonts w:cs="Times New Roman"/>
          <w:sz w:val="22"/>
          <w:szCs w:val="22"/>
        </w:rPr>
        <w:t>hydrologic</w:t>
      </w:r>
      <w:r w:rsidRPr="00D753AC">
        <w:rPr>
          <w:rFonts w:cs="Times New Roman"/>
          <w:sz w:val="22"/>
          <w:szCs w:val="22"/>
          <w:rPrChange w:id="5949" w:author="Claire Kouba" w:date="2023-09-12T16:52:00Z">
            <w:rPr>
              <w:spacing w:val="9"/>
            </w:rPr>
          </w:rPrChange>
        </w:rPr>
        <w:t xml:space="preserve"> </w:t>
      </w:r>
      <w:r w:rsidRPr="00D753AC">
        <w:rPr>
          <w:rFonts w:cs="Times New Roman"/>
          <w:sz w:val="22"/>
          <w:szCs w:val="22"/>
        </w:rPr>
        <w:t>stresses</w:t>
      </w:r>
      <w:r w:rsidRPr="00D753AC">
        <w:rPr>
          <w:rFonts w:cs="Times New Roman"/>
          <w:sz w:val="22"/>
          <w:szCs w:val="22"/>
          <w:rPrChange w:id="5950" w:author="Claire Kouba" w:date="2023-09-12T16:52:00Z">
            <w:rPr>
              <w:spacing w:val="9"/>
            </w:rPr>
          </w:rPrChange>
        </w:rPr>
        <w:t xml:space="preserve"> </w:t>
      </w:r>
      <w:r w:rsidRPr="00D753AC">
        <w:rPr>
          <w:rFonts w:cs="Times New Roman"/>
          <w:sz w:val="22"/>
          <w:szCs w:val="22"/>
        </w:rPr>
        <w:t>on</w:t>
      </w:r>
      <w:r w:rsidRPr="00D753AC">
        <w:rPr>
          <w:rFonts w:cs="Times New Roman"/>
          <w:sz w:val="22"/>
          <w:szCs w:val="22"/>
          <w:rPrChange w:id="5951" w:author="Claire Kouba" w:date="2023-09-12T16:52:00Z">
            <w:rPr>
              <w:spacing w:val="9"/>
            </w:rPr>
          </w:rPrChange>
        </w:rPr>
        <w:t xml:space="preserve"> </w:t>
      </w:r>
      <w:r w:rsidRPr="00D753AC">
        <w:rPr>
          <w:rFonts w:cs="Times New Roman"/>
          <w:sz w:val="22"/>
          <w:szCs w:val="22"/>
        </w:rPr>
        <w:t>the</w:t>
      </w:r>
      <w:r w:rsidRPr="00D753AC">
        <w:rPr>
          <w:rFonts w:cs="Times New Roman"/>
          <w:sz w:val="22"/>
          <w:szCs w:val="22"/>
          <w:rPrChange w:id="5952" w:author="Claire Kouba" w:date="2023-09-12T16:52:00Z">
            <w:rPr>
              <w:spacing w:val="9"/>
            </w:rPr>
          </w:rPrChange>
        </w:rPr>
        <w:t xml:space="preserve"> </w:t>
      </w:r>
      <w:r w:rsidRPr="00D753AC">
        <w:rPr>
          <w:rFonts w:cs="Times New Roman"/>
          <w:sz w:val="22"/>
          <w:szCs w:val="22"/>
        </w:rPr>
        <w:t>system,</w:t>
      </w:r>
      <w:r w:rsidRPr="00D753AC">
        <w:rPr>
          <w:rFonts w:cs="Times New Roman"/>
          <w:sz w:val="22"/>
          <w:szCs w:val="22"/>
          <w:rPrChange w:id="5953" w:author="Claire Kouba" w:date="2023-09-12T16:52:00Z">
            <w:rPr>
              <w:spacing w:val="9"/>
            </w:rPr>
          </w:rPrChange>
        </w:rPr>
        <w:t xml:space="preserve"> </w:t>
      </w:r>
      <w:r w:rsidRPr="00D753AC">
        <w:rPr>
          <w:rFonts w:cs="Times New Roman"/>
          <w:sz w:val="22"/>
          <w:szCs w:val="22"/>
        </w:rPr>
        <w:t>such</w:t>
      </w:r>
      <w:r w:rsidRPr="00D753AC">
        <w:rPr>
          <w:rFonts w:cs="Times New Roman"/>
          <w:sz w:val="22"/>
          <w:szCs w:val="22"/>
          <w:rPrChange w:id="5954" w:author="Claire Kouba" w:date="2023-09-12T16:52:00Z">
            <w:rPr>
              <w:spacing w:val="9"/>
            </w:rPr>
          </w:rPrChange>
        </w:rPr>
        <w:t xml:space="preserve"> </w:t>
      </w:r>
      <w:r w:rsidRPr="00D753AC">
        <w:rPr>
          <w:rFonts w:cs="Times New Roman"/>
          <w:sz w:val="22"/>
          <w:szCs w:val="22"/>
        </w:rPr>
        <w:t>as</w:t>
      </w:r>
      <w:r w:rsidRPr="00D753AC">
        <w:rPr>
          <w:rFonts w:cs="Times New Roman"/>
          <w:sz w:val="22"/>
          <w:szCs w:val="22"/>
          <w:rPrChange w:id="5955" w:author="Claire Kouba" w:date="2023-09-12T16:52:00Z">
            <w:rPr>
              <w:spacing w:val="9"/>
            </w:rPr>
          </w:rPrChange>
        </w:rPr>
        <w:t xml:space="preserve"> </w:t>
      </w:r>
      <w:r w:rsidRPr="00D753AC">
        <w:rPr>
          <w:rFonts w:cs="Times New Roman"/>
          <w:sz w:val="22"/>
          <w:szCs w:val="22"/>
        </w:rPr>
        <w:t>large</w:t>
      </w:r>
      <w:r w:rsidRPr="00D753AC">
        <w:rPr>
          <w:rFonts w:cs="Times New Roman"/>
          <w:sz w:val="22"/>
          <w:szCs w:val="22"/>
          <w:rPrChange w:id="5956" w:author="Claire Kouba" w:date="2023-09-12T16:52:00Z">
            <w:rPr>
              <w:spacing w:val="9"/>
            </w:rPr>
          </w:rPrChange>
        </w:rPr>
        <w:t xml:space="preserve"> </w:t>
      </w:r>
      <w:r w:rsidRPr="00D753AC">
        <w:rPr>
          <w:rFonts w:cs="Times New Roman"/>
          <w:sz w:val="22"/>
          <w:szCs w:val="22"/>
        </w:rPr>
        <w:t>recharge</w:t>
      </w:r>
      <w:r w:rsidRPr="00D753AC">
        <w:rPr>
          <w:rFonts w:cs="Times New Roman"/>
          <w:sz w:val="22"/>
          <w:szCs w:val="22"/>
          <w:rPrChange w:id="5957" w:author="Claire Kouba" w:date="2023-09-12T16:52:00Z">
            <w:rPr>
              <w:spacing w:val="9"/>
            </w:rPr>
          </w:rPrChange>
        </w:rPr>
        <w:t xml:space="preserve"> </w:t>
      </w:r>
      <w:r w:rsidRPr="00D753AC">
        <w:rPr>
          <w:rFonts w:cs="Times New Roman"/>
          <w:sz w:val="22"/>
          <w:szCs w:val="22"/>
        </w:rPr>
        <w:t>events.</w:t>
      </w:r>
      <w:r w:rsidRPr="00D753AC">
        <w:rPr>
          <w:rFonts w:cs="Times New Roman"/>
          <w:sz w:val="22"/>
          <w:szCs w:val="22"/>
          <w:rPrChange w:id="5958" w:author="Claire Kouba" w:date="2023-09-12T16:52:00Z">
            <w:rPr>
              <w:spacing w:val="9"/>
            </w:rPr>
          </w:rPrChange>
        </w:rPr>
        <w:t xml:space="preserve"> </w:t>
      </w:r>
      <w:r w:rsidRPr="00D753AC">
        <w:rPr>
          <w:rFonts w:cs="Times New Roman"/>
          <w:sz w:val="22"/>
          <w:szCs w:val="22"/>
        </w:rPr>
        <w:t>This</w:t>
      </w:r>
      <w:r w:rsidRPr="00D753AC">
        <w:rPr>
          <w:rFonts w:cs="Times New Roman"/>
          <w:sz w:val="22"/>
          <w:szCs w:val="22"/>
          <w:rPrChange w:id="5959" w:author="Claire Kouba" w:date="2023-09-12T16:52:00Z">
            <w:rPr>
              <w:spacing w:val="9"/>
            </w:rPr>
          </w:rPrChange>
        </w:rPr>
        <w:t xml:space="preserve"> </w:t>
      </w:r>
      <w:r w:rsidRPr="00D753AC">
        <w:rPr>
          <w:rFonts w:cs="Times New Roman"/>
          <w:sz w:val="22"/>
          <w:szCs w:val="22"/>
        </w:rPr>
        <w:t>balancing</w:t>
      </w:r>
      <w:r w:rsidRPr="00D753AC">
        <w:rPr>
          <w:rFonts w:cs="Times New Roman"/>
          <w:sz w:val="22"/>
          <w:szCs w:val="22"/>
          <w:rPrChange w:id="5960" w:author="Claire Kouba" w:date="2023-09-12T16:52:00Z">
            <w:rPr>
              <w:spacing w:val="9"/>
            </w:rPr>
          </w:rPrChange>
        </w:rPr>
        <w:t xml:space="preserve"> </w:t>
      </w:r>
      <w:r w:rsidRPr="00D753AC">
        <w:rPr>
          <w:rFonts w:cs="Times New Roman"/>
          <w:sz w:val="22"/>
          <w:szCs w:val="22"/>
        </w:rPr>
        <w:t>tendency</w:t>
      </w:r>
      <w:r w:rsidRPr="00D753AC">
        <w:rPr>
          <w:rFonts w:cs="Times New Roman"/>
          <w:sz w:val="22"/>
          <w:szCs w:val="22"/>
          <w:rPrChange w:id="5961" w:author="Claire Kouba" w:date="2023-09-12T16:52:00Z">
            <w:rPr>
              <w:spacing w:val="9"/>
            </w:rPr>
          </w:rPrChange>
        </w:rPr>
        <w:t xml:space="preserve"> </w:t>
      </w:r>
      <w:ins w:id="5962" w:author="Claire Kouba" w:date="2023-09-12T16:52:00Z">
        <w:r w:rsidRPr="00D753AC">
          <w:rPr>
            <w:rFonts w:cs="Times New Roman"/>
            <w:spacing w:val="40"/>
            <w:sz w:val="22"/>
            <w:szCs w:val="22"/>
          </w:rPr>
          <w:t xml:space="preserve"> </w:t>
        </w:r>
      </w:ins>
      <w:r w:rsidRPr="00D753AC">
        <w:rPr>
          <w:rFonts w:cs="Times New Roman"/>
          <w:sz w:val="22"/>
          <w:szCs w:val="22"/>
        </w:rPr>
        <w:t>can</w:t>
      </w:r>
      <w:r w:rsidRPr="00D753AC">
        <w:rPr>
          <w:rFonts w:cs="Times New Roman"/>
          <w:w w:val="99"/>
          <w:sz w:val="22"/>
          <w:szCs w:val="22"/>
          <w:rPrChange w:id="5963" w:author="Claire Kouba" w:date="2023-09-12T16:52:00Z">
            <w:rPr>
              <w:spacing w:val="9"/>
            </w:rPr>
          </w:rPrChange>
        </w:rPr>
        <w:t xml:space="preserve"> </w:t>
      </w:r>
      <w:r w:rsidRPr="00D753AC">
        <w:rPr>
          <w:rFonts w:cs="Times New Roman"/>
          <w:sz w:val="22"/>
          <w:szCs w:val="22"/>
        </w:rPr>
        <w:t>be</w:t>
      </w:r>
      <w:r w:rsidRPr="00D753AC">
        <w:rPr>
          <w:rFonts w:cs="Times New Roman"/>
          <w:sz w:val="22"/>
          <w:szCs w:val="22"/>
          <w:rPrChange w:id="5964" w:author="Claire Kouba" w:date="2023-09-12T16:52:00Z">
            <w:rPr>
              <w:spacing w:val="9"/>
            </w:rPr>
          </w:rPrChange>
        </w:rPr>
        <w:t xml:space="preserve"> </w:t>
      </w:r>
      <w:r w:rsidRPr="00D753AC">
        <w:rPr>
          <w:rFonts w:cs="Times New Roman"/>
          <w:sz w:val="22"/>
          <w:szCs w:val="22"/>
        </w:rPr>
        <w:t>temporarily</w:t>
      </w:r>
      <w:r w:rsidRPr="00D753AC">
        <w:rPr>
          <w:rFonts w:cs="Times New Roman"/>
          <w:sz w:val="22"/>
          <w:szCs w:val="22"/>
          <w:rPrChange w:id="5965" w:author="Claire Kouba" w:date="2023-09-12T16:52:00Z">
            <w:rPr>
              <w:w w:val="99"/>
            </w:rPr>
          </w:rPrChange>
        </w:rPr>
        <w:t xml:space="preserve"> </w:t>
      </w:r>
      <w:r w:rsidRPr="00D753AC">
        <w:rPr>
          <w:rFonts w:cs="Times New Roman"/>
          <w:sz w:val="22"/>
          <w:szCs w:val="22"/>
        </w:rPr>
        <w:t xml:space="preserve">overwhelmed by large precipitation pulses, but high-flow conditions quickly reduce the volume of water </w:t>
      </w:r>
      <w:ins w:id="5966" w:author="Claire Kouba" w:date="2023-09-12T16:52:00Z">
        <w:r w:rsidRPr="00D753AC">
          <w:rPr>
            <w:rFonts w:cs="Times New Roman"/>
            <w:spacing w:val="25"/>
            <w:sz w:val="22"/>
            <w:szCs w:val="22"/>
          </w:rPr>
          <w:t xml:space="preserve"> </w:t>
        </w:r>
      </w:ins>
      <w:r w:rsidRPr="00D753AC">
        <w:rPr>
          <w:rFonts w:cs="Times New Roman"/>
          <w:sz w:val="22"/>
          <w:szCs w:val="22"/>
        </w:rPr>
        <w:t>in</w:t>
      </w:r>
      <w:r w:rsidRPr="00D753AC">
        <w:rPr>
          <w:rFonts w:cs="Times New Roman"/>
          <w:w w:val="99"/>
          <w:sz w:val="22"/>
          <w:szCs w:val="22"/>
          <w:rPrChange w:id="5967" w:author="Claire Kouba" w:date="2023-09-12T16:52:00Z">
            <w:rPr/>
          </w:rPrChange>
        </w:rPr>
        <w:t xml:space="preserve"> </w:t>
      </w:r>
      <w:r w:rsidRPr="00D753AC">
        <w:rPr>
          <w:rFonts w:cs="Times New Roman"/>
          <w:sz w:val="22"/>
          <w:szCs w:val="22"/>
        </w:rPr>
        <w:t>the</w:t>
      </w:r>
      <w:r w:rsidRPr="00D753AC">
        <w:rPr>
          <w:rFonts w:cs="Times New Roman"/>
          <w:spacing w:val="5"/>
          <w:sz w:val="22"/>
          <w:szCs w:val="22"/>
          <w:rPrChange w:id="5968" w:author="Claire Kouba" w:date="2023-09-12T16:52:00Z">
            <w:rPr/>
          </w:rPrChange>
        </w:rPr>
        <w:t xml:space="preserve"> </w:t>
      </w:r>
      <w:r w:rsidRPr="00D753AC">
        <w:rPr>
          <w:rFonts w:cs="Times New Roman"/>
          <w:sz w:val="22"/>
          <w:szCs w:val="22"/>
        </w:rPr>
        <w:t>surface</w:t>
      </w:r>
      <w:r w:rsidRPr="00D753AC">
        <w:rPr>
          <w:rFonts w:cs="Times New Roman"/>
          <w:spacing w:val="5"/>
          <w:sz w:val="22"/>
          <w:szCs w:val="22"/>
          <w:rPrChange w:id="5969" w:author="Claire Kouba" w:date="2023-09-12T16:52:00Z">
            <w:rPr>
              <w:spacing w:val="34"/>
            </w:rPr>
          </w:rPrChange>
        </w:rPr>
        <w:t xml:space="preserve"> </w:t>
      </w:r>
      <w:r w:rsidRPr="00D753AC">
        <w:rPr>
          <w:rFonts w:cs="Times New Roman"/>
          <w:sz w:val="22"/>
          <w:szCs w:val="22"/>
        </w:rPr>
        <w:t>water</w:t>
      </w:r>
      <w:r w:rsidRPr="00D753AC">
        <w:rPr>
          <w:rFonts w:cs="Times New Roman"/>
          <w:spacing w:val="-7"/>
          <w:sz w:val="22"/>
          <w:szCs w:val="22"/>
          <w:rPrChange w:id="5970" w:author="Claire Kouba" w:date="2023-09-12T16:52:00Z">
            <w:rPr>
              <w:w w:val="99"/>
            </w:rPr>
          </w:rPrChange>
        </w:rPr>
        <w:t xml:space="preserve"> </w:t>
      </w:r>
      <w:r w:rsidRPr="00D753AC">
        <w:rPr>
          <w:rFonts w:cs="Times New Roman"/>
          <w:sz w:val="22"/>
          <w:szCs w:val="22"/>
        </w:rPr>
        <w:t>system,</w:t>
      </w:r>
      <w:r w:rsidRPr="00D753AC">
        <w:rPr>
          <w:rFonts w:cs="Times New Roman"/>
          <w:spacing w:val="-8"/>
          <w:sz w:val="22"/>
          <w:szCs w:val="22"/>
          <w:rPrChange w:id="5971" w:author="Claire Kouba" w:date="2023-09-12T16:52:00Z">
            <w:rPr>
              <w:spacing w:val="-10"/>
            </w:rPr>
          </w:rPrChange>
        </w:rPr>
        <w:t xml:space="preserve"> </w:t>
      </w:r>
      <w:r w:rsidRPr="00D753AC">
        <w:rPr>
          <w:rFonts w:cs="Times New Roman"/>
          <w:sz w:val="22"/>
          <w:szCs w:val="22"/>
        </w:rPr>
        <w:t>returning</w:t>
      </w:r>
      <w:r w:rsidRPr="00D753AC">
        <w:rPr>
          <w:rFonts w:cs="Times New Roman"/>
          <w:spacing w:val="-8"/>
          <w:sz w:val="22"/>
          <w:szCs w:val="22"/>
          <w:rPrChange w:id="5972" w:author="Claire Kouba" w:date="2023-09-12T16:52:00Z">
            <w:rPr>
              <w:spacing w:val="-10"/>
            </w:rPr>
          </w:rPrChange>
        </w:rPr>
        <w:t xml:space="preserve"> </w:t>
      </w:r>
      <w:r w:rsidRPr="00D753AC">
        <w:rPr>
          <w:rFonts w:cs="Times New Roman"/>
          <w:sz w:val="22"/>
          <w:szCs w:val="22"/>
        </w:rPr>
        <w:t>the</w:t>
      </w:r>
      <w:r w:rsidRPr="00D753AC">
        <w:rPr>
          <w:rFonts w:cs="Times New Roman"/>
          <w:spacing w:val="-8"/>
          <w:sz w:val="22"/>
          <w:szCs w:val="22"/>
          <w:rPrChange w:id="5973" w:author="Claire Kouba" w:date="2023-09-12T16:52:00Z">
            <w:rPr>
              <w:spacing w:val="-10"/>
            </w:rPr>
          </w:rPrChange>
        </w:rPr>
        <w:t xml:space="preserve"> </w:t>
      </w:r>
      <w:r w:rsidRPr="00D753AC">
        <w:rPr>
          <w:rFonts w:cs="Times New Roman"/>
          <w:sz w:val="22"/>
          <w:szCs w:val="22"/>
        </w:rPr>
        <w:t>Scott</w:t>
      </w:r>
      <w:r w:rsidRPr="00D753AC">
        <w:rPr>
          <w:rFonts w:cs="Times New Roman"/>
          <w:spacing w:val="-8"/>
          <w:sz w:val="22"/>
          <w:szCs w:val="22"/>
          <w:rPrChange w:id="5974" w:author="Claire Kouba" w:date="2023-09-12T16:52:00Z">
            <w:rPr>
              <w:spacing w:val="-10"/>
            </w:rPr>
          </w:rPrChange>
        </w:rPr>
        <w:t xml:space="preserve"> </w:t>
      </w:r>
      <w:r w:rsidRPr="00D753AC">
        <w:rPr>
          <w:rFonts w:cs="Times New Roman"/>
          <w:sz w:val="22"/>
          <w:szCs w:val="22"/>
        </w:rPr>
        <w:t>River</w:t>
      </w:r>
      <w:r w:rsidRPr="00D753AC">
        <w:rPr>
          <w:rFonts w:cs="Times New Roman"/>
          <w:spacing w:val="-8"/>
          <w:sz w:val="22"/>
          <w:szCs w:val="22"/>
          <w:rPrChange w:id="5975" w:author="Claire Kouba" w:date="2023-09-12T16:52:00Z">
            <w:rPr>
              <w:spacing w:val="-10"/>
            </w:rPr>
          </w:rPrChange>
        </w:rPr>
        <w:t xml:space="preserve"> </w:t>
      </w:r>
      <w:r w:rsidRPr="00D753AC">
        <w:rPr>
          <w:rFonts w:cs="Times New Roman"/>
          <w:sz w:val="22"/>
          <w:szCs w:val="22"/>
        </w:rPr>
        <w:t>to</w:t>
      </w:r>
      <w:r w:rsidRPr="00D753AC">
        <w:rPr>
          <w:rFonts w:cs="Times New Roman"/>
          <w:spacing w:val="-8"/>
          <w:sz w:val="22"/>
          <w:szCs w:val="22"/>
          <w:rPrChange w:id="5976" w:author="Claire Kouba" w:date="2023-09-12T16:52:00Z">
            <w:rPr>
              <w:spacing w:val="-10"/>
            </w:rPr>
          </w:rPrChange>
        </w:rPr>
        <w:t xml:space="preserve"> </w:t>
      </w:r>
      <w:r w:rsidRPr="00D753AC">
        <w:rPr>
          <w:rFonts w:cs="Times New Roman"/>
          <w:sz w:val="22"/>
          <w:szCs w:val="22"/>
        </w:rPr>
        <w:t>a</w:t>
      </w:r>
      <w:r w:rsidRPr="00D753AC">
        <w:rPr>
          <w:rFonts w:cs="Times New Roman"/>
          <w:spacing w:val="-8"/>
          <w:sz w:val="22"/>
          <w:szCs w:val="22"/>
          <w:rPrChange w:id="5977" w:author="Claire Kouba" w:date="2023-09-12T16:52:00Z">
            <w:rPr>
              <w:spacing w:val="-10"/>
            </w:rPr>
          </w:rPrChange>
        </w:rPr>
        <w:t xml:space="preserve"> </w:t>
      </w:r>
      <w:r w:rsidRPr="00D753AC">
        <w:rPr>
          <w:rFonts w:cs="Times New Roman"/>
          <w:sz w:val="22"/>
          <w:szCs w:val="22"/>
        </w:rPr>
        <w:t>baseline</w:t>
      </w:r>
      <w:r w:rsidRPr="00D753AC">
        <w:rPr>
          <w:rFonts w:cs="Times New Roman"/>
          <w:spacing w:val="-8"/>
          <w:sz w:val="22"/>
          <w:szCs w:val="22"/>
          <w:rPrChange w:id="5978" w:author="Claire Kouba" w:date="2023-09-12T16:52:00Z">
            <w:rPr>
              <w:spacing w:val="-10"/>
            </w:rPr>
          </w:rPrChange>
        </w:rPr>
        <w:t xml:space="preserve"> </w:t>
      </w:r>
      <w:r w:rsidRPr="00D753AC">
        <w:rPr>
          <w:rFonts w:cs="Times New Roman"/>
          <w:sz w:val="22"/>
          <w:szCs w:val="22"/>
        </w:rPr>
        <w:t>of</w:t>
      </w:r>
      <w:r w:rsidRPr="00D753AC">
        <w:rPr>
          <w:rFonts w:cs="Times New Roman"/>
          <w:spacing w:val="-8"/>
          <w:sz w:val="22"/>
          <w:szCs w:val="22"/>
          <w:rPrChange w:id="5979" w:author="Claire Kouba" w:date="2023-09-12T16:52:00Z">
            <w:rPr>
              <w:spacing w:val="-10"/>
            </w:rPr>
          </w:rPrChange>
        </w:rPr>
        <w:t xml:space="preserve"> </w:t>
      </w:r>
      <w:del w:id="5980" w:author="Claire Kouba" w:date="2023-09-25T12:01:00Z">
        <w:r w:rsidRPr="00D753AC" w:rsidDel="003F3E52">
          <w:rPr>
            <w:rFonts w:cs="Times New Roman"/>
            <w:sz w:val="22"/>
            <w:szCs w:val="22"/>
          </w:rPr>
          <w:delText>nearly</w:delText>
        </w:r>
      </w:del>
      <w:ins w:id="5981" w:author="Claire Kouba" w:date="2023-09-25T12:01:00Z">
        <w:r w:rsidR="003F3E52">
          <w:rPr>
            <w:rFonts w:cs="Times New Roman"/>
            <w:sz w:val="22"/>
            <w:szCs w:val="22"/>
          </w:rPr>
          <w:t>relatively</w:t>
        </w:r>
      </w:ins>
      <w:r w:rsidRPr="00D753AC">
        <w:rPr>
          <w:rFonts w:cs="Times New Roman"/>
          <w:sz w:val="22"/>
          <w:szCs w:val="22"/>
        </w:rPr>
        <w:t>-balanced</w:t>
      </w:r>
      <w:r w:rsidRPr="00D753AC">
        <w:rPr>
          <w:rFonts w:cs="Times New Roman"/>
          <w:spacing w:val="-8"/>
          <w:sz w:val="22"/>
          <w:szCs w:val="22"/>
          <w:rPrChange w:id="5982" w:author="Claire Kouba" w:date="2023-09-12T16:52:00Z">
            <w:rPr>
              <w:spacing w:val="-10"/>
            </w:rPr>
          </w:rPrChange>
        </w:rPr>
        <w:t xml:space="preserve"> </w:t>
      </w:r>
      <w:r w:rsidRPr="00D753AC">
        <w:rPr>
          <w:rFonts w:cs="Times New Roman"/>
          <w:sz w:val="22"/>
          <w:szCs w:val="22"/>
        </w:rPr>
        <w:t>stream-to-aquifer</w:t>
      </w:r>
      <w:r w:rsidRPr="00D753AC">
        <w:rPr>
          <w:rFonts w:cs="Times New Roman"/>
          <w:spacing w:val="-8"/>
          <w:sz w:val="22"/>
          <w:szCs w:val="22"/>
          <w:rPrChange w:id="5983" w:author="Claire Kouba" w:date="2023-09-12T16:52:00Z">
            <w:rPr>
              <w:spacing w:val="-10"/>
            </w:rPr>
          </w:rPrChange>
        </w:rPr>
        <w:t xml:space="preserve"> </w:t>
      </w:r>
      <w:r w:rsidRPr="00D753AC">
        <w:rPr>
          <w:rFonts w:cs="Times New Roman"/>
          <w:sz w:val="22"/>
          <w:szCs w:val="22"/>
        </w:rPr>
        <w:t>and</w:t>
      </w:r>
      <w:r w:rsidRPr="00D753AC">
        <w:rPr>
          <w:rFonts w:cs="Times New Roman"/>
          <w:spacing w:val="-8"/>
          <w:sz w:val="22"/>
          <w:szCs w:val="22"/>
          <w:rPrChange w:id="5984" w:author="Claire Kouba" w:date="2023-09-12T16:52:00Z">
            <w:rPr>
              <w:spacing w:val="-10"/>
            </w:rPr>
          </w:rPrChange>
        </w:rPr>
        <w:t xml:space="preserve"> </w:t>
      </w:r>
      <w:r w:rsidRPr="00D753AC">
        <w:rPr>
          <w:rFonts w:cs="Times New Roman"/>
          <w:sz w:val="22"/>
          <w:szCs w:val="22"/>
        </w:rPr>
        <w:t>aquifer-to-stream</w:t>
      </w:r>
      <w:r w:rsidRPr="00D753AC">
        <w:rPr>
          <w:rFonts w:cs="Times New Roman"/>
          <w:w w:val="99"/>
          <w:sz w:val="22"/>
          <w:szCs w:val="22"/>
          <w:rPrChange w:id="5985" w:author="Claire Kouba" w:date="2023-09-12T16:52:00Z">
            <w:rPr>
              <w:spacing w:val="-10"/>
            </w:rPr>
          </w:rPrChange>
        </w:rPr>
        <w:t xml:space="preserve"> </w:t>
      </w:r>
      <w:r w:rsidRPr="00D753AC">
        <w:rPr>
          <w:rFonts w:cs="Times New Roman"/>
          <w:sz w:val="22"/>
          <w:szCs w:val="22"/>
        </w:rPr>
        <w:t>fluxes.</w:t>
      </w:r>
      <w:r w:rsidRPr="00D753AC">
        <w:rPr>
          <w:rFonts w:cs="Times New Roman"/>
          <w:sz w:val="22"/>
          <w:szCs w:val="22"/>
          <w:rPrChange w:id="5986" w:author="Claire Kouba" w:date="2023-09-12T16:52:00Z">
            <w:rPr>
              <w:spacing w:val="-10"/>
            </w:rPr>
          </w:rPrChange>
        </w:rPr>
        <w:t xml:space="preserve"> </w:t>
      </w:r>
      <w:r w:rsidRPr="00D753AC">
        <w:rPr>
          <w:rFonts w:cs="Times New Roman"/>
          <w:sz w:val="22"/>
          <w:szCs w:val="22"/>
        </w:rPr>
        <w:t>This</w:t>
      </w:r>
      <w:r w:rsidRPr="00D753AC">
        <w:rPr>
          <w:rFonts w:cs="Times New Roman"/>
          <w:spacing w:val="-18"/>
          <w:sz w:val="22"/>
          <w:szCs w:val="22"/>
          <w:rPrChange w:id="5987" w:author="Claire Kouba" w:date="2023-09-12T16:52:00Z">
            <w:rPr>
              <w:spacing w:val="-10"/>
            </w:rPr>
          </w:rPrChange>
        </w:rPr>
        <w:t xml:space="preserve"> </w:t>
      </w:r>
      <w:r w:rsidRPr="00D753AC">
        <w:rPr>
          <w:rFonts w:cs="Times New Roman"/>
          <w:sz w:val="22"/>
          <w:szCs w:val="22"/>
        </w:rPr>
        <w:t>dynamic</w:t>
      </w:r>
      <w:del w:id="5988" w:author="Claire Kouba" w:date="2023-09-12T16:52:00Z">
        <w:r w:rsidR="00505335" w:rsidRPr="00D753AC">
          <w:rPr>
            <w:rFonts w:cs="Times New Roman"/>
            <w:w w:val="99"/>
            <w:sz w:val="22"/>
            <w:szCs w:val="22"/>
          </w:rPr>
          <w:delText xml:space="preserve"> </w:delText>
        </w:r>
      </w:del>
    </w:p>
    <w:p w:rsidR="002153D1" w:rsidRPr="00D753AC" w:rsidRDefault="002153D1" w:rsidP="00D753AC">
      <w:pPr>
        <w:ind w:left="173"/>
        <w:rPr>
          <w:ins w:id="5989" w:author="Claire Kouba" w:date="2023-09-12T16:52:00Z"/>
          <w:rFonts w:ascii="Times New Roman" w:hAnsi="Times New Roman" w:cs="Times New Roman"/>
        </w:rPr>
        <w:sectPr w:rsidR="002153D1" w:rsidRPr="00D753AC">
          <w:pgSz w:w="11910" w:h="13610"/>
          <w:pgMar w:top="560" w:right="780" w:bottom="880" w:left="800" w:header="0" w:footer="689" w:gutter="0"/>
          <w:cols w:space="720"/>
        </w:sectPr>
      </w:pPr>
    </w:p>
    <w:p w:rsidR="002153D1" w:rsidRPr="00D753AC" w:rsidRDefault="002573FA">
      <w:pPr>
        <w:pStyle w:val="BodyText"/>
        <w:spacing w:before="43"/>
        <w:ind w:left="173" w:right="55"/>
        <w:rPr>
          <w:rFonts w:cs="Times New Roman"/>
          <w:sz w:val="22"/>
          <w:szCs w:val="22"/>
        </w:rPr>
        <w:pPrChange w:id="5990" w:author="Claire Kouba" w:date="2023-09-12T16:52:00Z">
          <w:pPr>
            <w:pStyle w:val="BodyText"/>
            <w:spacing w:before="3" w:line="340" w:lineRule="auto"/>
            <w:ind w:left="173" w:right="113" w:hanging="61"/>
          </w:pPr>
        </w:pPrChange>
      </w:pPr>
      <w:r w:rsidRPr="00D753AC">
        <w:rPr>
          <w:rFonts w:cs="Times New Roman"/>
          <w:sz w:val="22"/>
          <w:szCs w:val="22"/>
        </w:rPr>
        <w:t>also</w:t>
      </w:r>
      <w:r w:rsidRPr="00D753AC">
        <w:rPr>
          <w:rFonts w:cs="Times New Roman"/>
          <w:spacing w:val="-4"/>
          <w:sz w:val="22"/>
          <w:szCs w:val="22"/>
        </w:rPr>
        <w:t xml:space="preserve"> </w:t>
      </w:r>
      <w:r w:rsidRPr="00D753AC">
        <w:rPr>
          <w:rFonts w:cs="Times New Roman"/>
          <w:sz w:val="22"/>
          <w:szCs w:val="22"/>
        </w:rPr>
        <w:t>reflects</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small</w:t>
      </w:r>
      <w:r w:rsidRPr="00D753AC">
        <w:rPr>
          <w:rFonts w:cs="Times New Roman"/>
          <w:spacing w:val="-4"/>
          <w:sz w:val="22"/>
          <w:szCs w:val="22"/>
        </w:rPr>
        <w:t xml:space="preserve"> </w:t>
      </w:r>
      <w:r w:rsidRPr="00D753AC">
        <w:rPr>
          <w:rFonts w:cs="Times New Roman"/>
          <w:sz w:val="22"/>
          <w:szCs w:val="22"/>
        </w:rPr>
        <w:t>size</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available</w:t>
      </w:r>
      <w:r w:rsidRPr="00D753AC">
        <w:rPr>
          <w:rFonts w:cs="Times New Roman"/>
          <w:spacing w:val="-4"/>
          <w:sz w:val="22"/>
          <w:szCs w:val="22"/>
        </w:rPr>
        <w:t xml:space="preserve"> </w:t>
      </w:r>
      <w:r w:rsidRPr="00D753AC">
        <w:rPr>
          <w:rFonts w:cs="Times New Roman"/>
          <w:sz w:val="22"/>
          <w:szCs w:val="22"/>
        </w:rPr>
        <w:t>aquifer</w:t>
      </w:r>
      <w:r w:rsidRPr="00D753AC">
        <w:rPr>
          <w:rFonts w:cs="Times New Roman"/>
          <w:spacing w:val="-4"/>
          <w:sz w:val="22"/>
          <w:szCs w:val="22"/>
        </w:rPr>
        <w:t xml:space="preserve"> </w:t>
      </w:r>
      <w:r w:rsidRPr="00D753AC">
        <w:rPr>
          <w:rFonts w:cs="Times New Roman"/>
          <w:sz w:val="22"/>
          <w:szCs w:val="22"/>
        </w:rPr>
        <w:t>storage,</w:t>
      </w:r>
      <w:r w:rsidRPr="00D753AC">
        <w:rPr>
          <w:rFonts w:cs="Times New Roman"/>
          <w:spacing w:val="-4"/>
          <w:sz w:val="22"/>
          <w:szCs w:val="22"/>
        </w:rPr>
        <w:t xml:space="preserve"> </w:t>
      </w:r>
      <w:r w:rsidRPr="00D753AC">
        <w:rPr>
          <w:rFonts w:cs="Times New Roman"/>
          <w:sz w:val="22"/>
          <w:szCs w:val="22"/>
        </w:rPr>
        <w:t>relative</w:t>
      </w:r>
      <w:r w:rsidRPr="00D753AC">
        <w:rPr>
          <w:rFonts w:cs="Times New Roman"/>
          <w:spacing w:val="-4"/>
          <w:sz w:val="22"/>
          <w:szCs w:val="22"/>
        </w:rPr>
        <w:t xml:space="preserve"> </w:t>
      </w:r>
      <w:r w:rsidRPr="00D753AC">
        <w:rPr>
          <w:rFonts w:cs="Times New Roman"/>
          <w:sz w:val="22"/>
          <w:szCs w:val="22"/>
        </w:rPr>
        <w:t>to</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amount</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precipitation</w:t>
      </w:r>
      <w:r w:rsidRPr="00D753AC">
        <w:rPr>
          <w:rFonts w:cs="Times New Roman"/>
          <w:spacing w:val="-4"/>
          <w:sz w:val="22"/>
          <w:szCs w:val="22"/>
        </w:rPr>
        <w:t xml:space="preserve"> </w:t>
      </w:r>
      <w:r w:rsidRPr="00D753AC">
        <w:rPr>
          <w:rFonts w:cs="Times New Roman"/>
          <w:sz w:val="22"/>
          <w:szCs w:val="22"/>
        </w:rPr>
        <w:t>received</w:t>
      </w:r>
      <w:r w:rsidRPr="00D753AC">
        <w:rPr>
          <w:rFonts w:cs="Times New Roman"/>
          <w:spacing w:val="-4"/>
          <w:sz w:val="22"/>
          <w:szCs w:val="22"/>
        </w:rPr>
        <w:t xml:space="preserve"> </w:t>
      </w:r>
      <w:r w:rsidRPr="00D753AC">
        <w:rPr>
          <w:rFonts w:cs="Times New Roman"/>
          <w:sz w:val="22"/>
          <w:szCs w:val="22"/>
        </w:rPr>
        <w:t>by</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watershed</w:t>
      </w:r>
      <w:r w:rsidRPr="00D753AC">
        <w:rPr>
          <w:rFonts w:cs="Times New Roman"/>
          <w:spacing w:val="-4"/>
          <w:sz w:val="22"/>
          <w:szCs w:val="22"/>
        </w:rPr>
        <w:t xml:space="preserve"> </w:t>
      </w:r>
      <w:r w:rsidRPr="00D753AC">
        <w:rPr>
          <w:rFonts w:cs="Times New Roman"/>
          <w:sz w:val="22"/>
          <w:szCs w:val="22"/>
        </w:rPr>
        <w:t>in</w:t>
      </w:r>
      <w:r w:rsidRPr="00D753AC">
        <w:rPr>
          <w:rFonts w:cs="Times New Roman"/>
          <w:w w:val="99"/>
          <w:sz w:val="22"/>
          <w:szCs w:val="22"/>
        </w:rPr>
        <w:t xml:space="preserve"> </w:t>
      </w:r>
      <w:r w:rsidRPr="00D753AC">
        <w:rPr>
          <w:rFonts w:cs="Times New Roman"/>
          <w:sz w:val="22"/>
          <w:szCs w:val="22"/>
        </w:rPr>
        <w:t>a</w:t>
      </w:r>
      <w:r w:rsidRPr="00D753AC">
        <w:rPr>
          <w:rFonts w:cs="Times New Roman"/>
          <w:sz w:val="22"/>
          <w:szCs w:val="22"/>
          <w:rPrChange w:id="5991" w:author="Claire Kouba" w:date="2023-09-12T16:52:00Z">
            <w:rPr>
              <w:spacing w:val="-4"/>
            </w:rPr>
          </w:rPrChange>
        </w:rPr>
        <w:t xml:space="preserve"> </w:t>
      </w:r>
      <w:r w:rsidRPr="00D753AC">
        <w:rPr>
          <w:rFonts w:cs="Times New Roman"/>
          <w:sz w:val="22"/>
          <w:szCs w:val="22"/>
        </w:rPr>
        <w:t>given</w:t>
      </w:r>
      <w:r w:rsidRPr="00D753AC">
        <w:rPr>
          <w:rFonts w:cs="Times New Roman"/>
          <w:sz w:val="22"/>
          <w:szCs w:val="22"/>
          <w:rPrChange w:id="5992" w:author="Claire Kouba" w:date="2023-09-12T16:52:00Z">
            <w:rPr>
              <w:spacing w:val="-4"/>
            </w:rPr>
          </w:rPrChange>
        </w:rPr>
        <w:t xml:space="preserve"> </w:t>
      </w:r>
      <w:r w:rsidRPr="00D753AC">
        <w:rPr>
          <w:rFonts w:cs="Times New Roman"/>
          <w:sz w:val="22"/>
          <w:szCs w:val="22"/>
        </w:rPr>
        <w:t>water</w:t>
      </w:r>
      <w:r w:rsidRPr="00D753AC">
        <w:rPr>
          <w:rFonts w:cs="Times New Roman"/>
          <w:sz w:val="22"/>
          <w:szCs w:val="22"/>
          <w:rPrChange w:id="5993" w:author="Claire Kouba" w:date="2023-09-12T16:52:00Z">
            <w:rPr>
              <w:spacing w:val="-4"/>
            </w:rPr>
          </w:rPrChange>
        </w:rPr>
        <w:t xml:space="preserve"> </w:t>
      </w:r>
      <w:r w:rsidRPr="00D753AC">
        <w:rPr>
          <w:rFonts w:cs="Times New Roman"/>
          <w:sz w:val="22"/>
          <w:szCs w:val="22"/>
        </w:rPr>
        <w:t>year</w:t>
      </w:r>
      <w:r w:rsidRPr="00D753AC">
        <w:rPr>
          <w:rFonts w:cs="Times New Roman"/>
          <w:sz w:val="22"/>
          <w:szCs w:val="22"/>
          <w:rPrChange w:id="5994" w:author="Claire Kouba" w:date="2023-09-12T16:52:00Z">
            <w:rPr>
              <w:spacing w:val="-4"/>
            </w:rPr>
          </w:rPrChange>
        </w:rPr>
        <w:t xml:space="preserve"> </w:t>
      </w:r>
      <w:r w:rsidRPr="00D753AC">
        <w:rPr>
          <w:rFonts w:cs="Times New Roman"/>
          <w:sz w:val="22"/>
          <w:szCs w:val="22"/>
        </w:rPr>
        <w:t>(</w:t>
      </w:r>
      <w:del w:id="5995" w:author="Claire Kouba" w:date="2023-09-12T16:52:00Z">
        <w:r w:rsidR="00505335" w:rsidRPr="00D753AC">
          <w:rPr>
            <w:rFonts w:cs="Times New Roman"/>
            <w:sz w:val="22"/>
            <w:szCs w:val="22"/>
          </w:rPr>
          <w:delText>see</w:delText>
        </w:r>
        <w:r w:rsidR="00505335" w:rsidRPr="00D753AC">
          <w:rPr>
            <w:rFonts w:cs="Times New Roman"/>
            <w:spacing w:val="-4"/>
            <w:sz w:val="22"/>
            <w:szCs w:val="22"/>
          </w:rPr>
          <w:delText xml:space="preserve"> </w:delText>
        </w:r>
        <w:r w:rsidR="00505335" w:rsidRPr="00D753AC">
          <w:rPr>
            <w:rFonts w:cs="Times New Roman"/>
            <w:sz w:val="22"/>
            <w:szCs w:val="22"/>
          </w:rPr>
          <w:delText>water</w:delText>
        </w:r>
        <w:r w:rsidR="00505335" w:rsidRPr="00D753AC">
          <w:rPr>
            <w:rFonts w:cs="Times New Roman"/>
            <w:spacing w:val="-4"/>
            <w:sz w:val="22"/>
            <w:szCs w:val="22"/>
          </w:rPr>
          <w:delText xml:space="preserve"> </w:delText>
        </w:r>
        <w:r w:rsidR="00505335" w:rsidRPr="00D753AC">
          <w:rPr>
            <w:rFonts w:cs="Times New Roman"/>
            <w:sz w:val="22"/>
            <w:szCs w:val="22"/>
          </w:rPr>
          <w:delText>budget</w:delText>
        </w:r>
        <w:r w:rsidR="00505335" w:rsidRPr="00D753AC">
          <w:rPr>
            <w:rFonts w:cs="Times New Roman"/>
            <w:spacing w:val="-4"/>
            <w:sz w:val="22"/>
            <w:szCs w:val="22"/>
          </w:rPr>
          <w:delText xml:space="preserve"> </w:delText>
        </w:r>
        <w:r w:rsidR="00505335" w:rsidRPr="00D753AC">
          <w:rPr>
            <w:rFonts w:cs="Times New Roman"/>
            <w:sz w:val="22"/>
            <w:szCs w:val="22"/>
          </w:rPr>
          <w:delText>information</w:delText>
        </w:r>
        <w:r w:rsidR="00505335" w:rsidRPr="00D753AC">
          <w:rPr>
            <w:rFonts w:cs="Times New Roman"/>
            <w:spacing w:val="-4"/>
            <w:sz w:val="22"/>
            <w:szCs w:val="22"/>
          </w:rPr>
          <w:delText xml:space="preserve"> </w:delText>
        </w:r>
        <w:r w:rsidR="00505335" w:rsidRPr="00D753AC">
          <w:rPr>
            <w:rFonts w:cs="Times New Roman"/>
            <w:sz w:val="22"/>
            <w:szCs w:val="22"/>
          </w:rPr>
          <w:delText>in</w:delText>
        </w:r>
        <w:r w:rsidR="00505335" w:rsidRPr="00D753AC">
          <w:rPr>
            <w:rFonts w:cs="Times New Roman"/>
            <w:spacing w:val="-4"/>
            <w:sz w:val="22"/>
            <w:szCs w:val="22"/>
          </w:rPr>
          <w:delText xml:space="preserve"> </w:delText>
        </w:r>
        <w:r w:rsidR="00505335" w:rsidRPr="00D753AC">
          <w:rPr>
            <w:rFonts w:cs="Times New Roman"/>
            <w:sz w:val="22"/>
            <w:szCs w:val="22"/>
          </w:rPr>
          <w:delText>Chapter</w:delText>
        </w:r>
        <w:r w:rsidR="00505335" w:rsidRPr="00D753AC">
          <w:rPr>
            <w:rFonts w:cs="Times New Roman"/>
            <w:spacing w:val="-4"/>
            <w:sz w:val="22"/>
            <w:szCs w:val="22"/>
          </w:rPr>
          <w:delText xml:space="preserve"> </w:delText>
        </w:r>
        <w:r w:rsidR="00505335" w:rsidRPr="00D753AC">
          <w:rPr>
            <w:rFonts w:cs="Times New Roman"/>
            <w:sz w:val="22"/>
            <w:szCs w:val="22"/>
          </w:rPr>
          <w:delText>2</w:delText>
        </w:r>
        <w:r w:rsidR="00505335" w:rsidRPr="00D753AC">
          <w:rPr>
            <w:rFonts w:cs="Times New Roman"/>
            <w:spacing w:val="-4"/>
            <w:sz w:val="22"/>
            <w:szCs w:val="22"/>
          </w:rPr>
          <w:delText xml:space="preserve"> </w:delText>
        </w:r>
        <w:r w:rsidR="00505335" w:rsidRPr="00D753AC">
          <w:rPr>
            <w:rFonts w:cs="Times New Roman"/>
            <w:sz w:val="22"/>
            <w:szCs w:val="22"/>
          </w:rPr>
          <w:delText>of</w:delText>
        </w:r>
        <w:r w:rsidR="00505335" w:rsidRPr="00D753AC">
          <w:rPr>
            <w:rFonts w:cs="Times New Roman"/>
            <w:spacing w:val="-4"/>
            <w:sz w:val="22"/>
            <w:szCs w:val="22"/>
          </w:rPr>
          <w:delText xml:space="preserve"> </w:delText>
        </w:r>
        <w:r w:rsidR="00505335" w:rsidRPr="00D753AC">
          <w:rPr>
            <w:rFonts w:cs="Times New Roman"/>
            <w:sz w:val="22"/>
            <w:szCs w:val="22"/>
          </w:rPr>
          <w:delText>this</w:delText>
        </w:r>
        <w:r w:rsidR="00505335" w:rsidRPr="00D753AC">
          <w:rPr>
            <w:rFonts w:cs="Times New Roman"/>
            <w:spacing w:val="-4"/>
            <w:sz w:val="22"/>
            <w:szCs w:val="22"/>
          </w:rPr>
          <w:delText xml:space="preserve"> </w:delText>
        </w:r>
        <w:r w:rsidR="00505335" w:rsidRPr="00D753AC">
          <w:rPr>
            <w:rFonts w:cs="Times New Roman"/>
            <w:sz w:val="22"/>
            <w:szCs w:val="22"/>
          </w:rPr>
          <w:delText>dissertation).</w:delText>
        </w:r>
      </w:del>
      <w:ins w:id="5996" w:author="Claire Kouba" w:date="2023-09-12T16:52:00Z">
        <w:r w:rsidRPr="00D753AC">
          <w:rPr>
            <w:rFonts w:cs="Times New Roman"/>
            <w:sz w:val="22"/>
            <w:szCs w:val="22"/>
          </w:rPr>
          <w:t>DWR</w:t>
        </w:r>
        <w:r w:rsidRPr="00D753AC">
          <w:rPr>
            <w:rFonts w:cs="Times New Roman"/>
            <w:spacing w:val="-30"/>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"_bookmark27" </w:instrText>
        </w:r>
        <w:r w:rsidRPr="00D753AC">
          <w:rPr>
            <w:rFonts w:cs="Times New Roman"/>
            <w:sz w:val="22"/>
            <w:szCs w:val="22"/>
          </w:rPr>
          <w:fldChar w:fldCharType="separate"/>
        </w:r>
        <w:r w:rsidRPr="00D753AC">
          <w:rPr>
            <w:rFonts w:cs="Times New Roman"/>
            <w:sz w:val="22"/>
            <w:szCs w:val="22"/>
          </w:rPr>
          <w:t>2004)</w:t>
        </w:r>
      </w:ins>
      <w:ins w:id="5997" w:author="Claire Kouba" w:date="2023-09-25T12:04:00Z">
        <w:r w:rsidR="003F3E52" w:rsidRPr="003F3E52">
          <w:rPr>
            <w:rFonts w:cs="Times New Roman"/>
            <w:sz w:val="22"/>
            <w:szCs w:val="22"/>
          </w:rPr>
          <w:t>, leading to net groundwater contributions that are one to two orders of magnitude smaller than streamflow during "spilling" conditions (Figure 3</w:t>
        </w:r>
        <w:r w:rsidR="003F3E52">
          <w:rPr>
            <w:rFonts w:cs="Times New Roman"/>
            <w:sz w:val="22"/>
            <w:szCs w:val="22"/>
          </w:rPr>
          <w:t xml:space="preserve">, panel </w:t>
        </w:r>
        <w:r w:rsidR="003F3E52" w:rsidRPr="003F3E52">
          <w:rPr>
            <w:rFonts w:cs="Times New Roman"/>
            <w:sz w:val="22"/>
            <w:szCs w:val="22"/>
          </w:rPr>
          <w:t>B) and two or more orders of magnitude difference between dry season low flows (almost exclusively from groundwater contributions) and wet season high flows</w:t>
        </w:r>
      </w:ins>
      <w:ins w:id="5998" w:author="Claire Kouba" w:date="2023-09-12T16:52:00Z">
        <w:r w:rsidRPr="00D753AC">
          <w:rPr>
            <w:rFonts w:cs="Times New Roman"/>
            <w:sz w:val="22"/>
            <w:szCs w:val="22"/>
          </w:rPr>
          <w:t>.</w:t>
        </w:r>
        <w:r w:rsidRPr="00D753AC">
          <w:rPr>
            <w:rFonts w:cs="Times New Roman"/>
            <w:sz w:val="22"/>
            <w:szCs w:val="22"/>
          </w:rPr>
          <w:fldChar w:fldCharType="end"/>
        </w:r>
      </w:ins>
    </w:p>
    <w:p w:rsidR="002153D1" w:rsidRPr="00D753AC" w:rsidDel="00313FC3" w:rsidRDefault="00313FC3">
      <w:pPr>
        <w:pStyle w:val="BodyText"/>
        <w:spacing w:before="3"/>
        <w:ind w:left="173" w:right="98" w:firstLine="199"/>
        <w:rPr>
          <w:del w:id="5999" w:author="Claire Kouba" w:date="2023-09-25T12:05:00Z"/>
          <w:rFonts w:cs="Times New Roman"/>
          <w:sz w:val="22"/>
          <w:szCs w:val="22"/>
        </w:rPr>
        <w:pPrChange w:id="6000" w:author="Claire Kouba" w:date="2023-09-12T16:52:00Z">
          <w:pPr>
            <w:pStyle w:val="BodyText"/>
            <w:spacing w:line="352" w:lineRule="auto"/>
            <w:ind w:left="173" w:right="98" w:firstLine="212"/>
          </w:pPr>
        </w:pPrChange>
      </w:pPr>
      <w:ins w:id="6001" w:author="Claire Kouba" w:date="2023-09-25T12:05:00Z">
        <w:r w:rsidRPr="00313FC3">
          <w:rPr>
            <w:rFonts w:cs="Times New Roman"/>
            <w:sz w:val="22"/>
            <w:szCs w:val="22"/>
          </w:rPr>
          <w:t>These limitations in natural water storage preclude the use of wet year surplus for dry years and dictate that water management focus on within-year projects and management actions that either carry over some of the wet season flow to enhance dry season flow (</w:t>
        </w:r>
        <w:r w:rsidRPr="00313FC3">
          <w:rPr>
            <w:rFonts w:cs="Times New Roman"/>
            <w:i/>
            <w:rPrChange w:id="6002" w:author="Claire Kouba" w:date="2023-09-25T12:05:00Z">
              <w:rPr>
                <w:rFonts w:cs="Times New Roman"/>
              </w:rPr>
            </w:rPrChange>
          </w:rPr>
          <w:t>Vmin</w:t>
        </w:r>
        <w:r w:rsidRPr="00313FC3">
          <w:rPr>
            <w:rFonts w:cs="Times New Roman"/>
            <w:sz w:val="22"/>
            <w:szCs w:val="22"/>
          </w:rPr>
          <w:t xml:space="preserve">) and possibly reduce </w:t>
        </w:r>
        <w:r w:rsidRPr="00313FC3">
          <w:rPr>
            <w:rFonts w:cs="Times New Roman"/>
            <w:i/>
            <w:rPrChange w:id="6003" w:author="Claire Kouba" w:date="2023-09-25T12:05:00Z">
              <w:rPr>
                <w:rFonts w:cs="Times New Roman"/>
              </w:rPr>
            </w:rPrChange>
          </w:rPr>
          <w:t>Pspill</w:t>
        </w:r>
        <w:r w:rsidRPr="00313FC3">
          <w:rPr>
            <w:rFonts w:cs="Times New Roman"/>
            <w:sz w:val="22"/>
            <w:szCs w:val="22"/>
          </w:rPr>
          <w:t xml:space="preserve"> via interim aquifer storage, or reduce surface water diversions and groundwater pumping, or a combination of both.  These conditions also reduce resiliency to climate change. </w:t>
        </w:r>
      </w:ins>
      <w:del w:id="6004" w:author="Claire Kouba" w:date="2023-09-25T12:05:00Z">
        <w:r w:rsidR="002573FA" w:rsidRPr="00D753AC" w:rsidDel="00313FC3">
          <w:rPr>
            <w:rFonts w:cs="Times New Roman"/>
            <w:sz w:val="22"/>
            <w:szCs w:val="22"/>
          </w:rPr>
          <w:delText>The</w:delText>
        </w:r>
        <w:r w:rsidR="002573FA" w:rsidRPr="00D753AC" w:rsidDel="00313FC3">
          <w:rPr>
            <w:rFonts w:cs="Times New Roman"/>
            <w:spacing w:val="-15"/>
            <w:sz w:val="22"/>
            <w:szCs w:val="22"/>
            <w:rPrChange w:id="6005" w:author="Claire Kouba" w:date="2023-09-12T16:52:00Z">
              <w:rPr>
                <w:spacing w:val="-14"/>
              </w:rPr>
            </w:rPrChange>
          </w:rPr>
          <w:delText xml:space="preserve"> </w:delText>
        </w:r>
        <w:r w:rsidR="002573FA" w:rsidRPr="00D753AC" w:rsidDel="00313FC3">
          <w:rPr>
            <w:rFonts w:cs="Times New Roman"/>
            <w:sz w:val="22"/>
            <w:szCs w:val="22"/>
          </w:rPr>
          <w:delText>resulting</w:delText>
        </w:r>
        <w:r w:rsidR="002573FA" w:rsidRPr="00D753AC" w:rsidDel="00313FC3">
          <w:rPr>
            <w:rFonts w:cs="Times New Roman"/>
            <w:spacing w:val="-15"/>
            <w:sz w:val="22"/>
            <w:szCs w:val="22"/>
            <w:rPrChange w:id="6006" w:author="Claire Kouba" w:date="2023-09-12T16:52:00Z">
              <w:rPr>
                <w:spacing w:val="-14"/>
              </w:rPr>
            </w:rPrChange>
          </w:rPr>
          <w:delText xml:space="preserve"> </w:delText>
        </w:r>
        <w:r w:rsidR="002573FA" w:rsidRPr="00D753AC" w:rsidDel="00313FC3">
          <w:rPr>
            <w:rFonts w:cs="Times New Roman"/>
            <w:sz w:val="22"/>
            <w:szCs w:val="22"/>
          </w:rPr>
          <w:delText>water</w:delText>
        </w:r>
        <w:r w:rsidR="002573FA" w:rsidRPr="00D753AC" w:rsidDel="00313FC3">
          <w:rPr>
            <w:rFonts w:cs="Times New Roman"/>
            <w:spacing w:val="-15"/>
            <w:sz w:val="22"/>
            <w:szCs w:val="22"/>
            <w:rPrChange w:id="6007" w:author="Claire Kouba" w:date="2023-09-12T16:52:00Z">
              <w:rPr>
                <w:spacing w:val="-14"/>
              </w:rPr>
            </w:rPrChange>
          </w:rPr>
          <w:delText xml:space="preserve"> </w:delText>
        </w:r>
        <w:r w:rsidR="002573FA" w:rsidRPr="00D753AC" w:rsidDel="00313FC3">
          <w:rPr>
            <w:rFonts w:cs="Times New Roman"/>
            <w:sz w:val="22"/>
            <w:szCs w:val="22"/>
          </w:rPr>
          <w:delText>storage</w:delText>
        </w:r>
        <w:r w:rsidR="002573FA" w:rsidRPr="00D753AC" w:rsidDel="00313FC3">
          <w:rPr>
            <w:rFonts w:cs="Times New Roman"/>
            <w:spacing w:val="-15"/>
            <w:sz w:val="22"/>
            <w:szCs w:val="22"/>
            <w:rPrChange w:id="6008" w:author="Claire Kouba" w:date="2023-09-12T16:52:00Z">
              <w:rPr>
                <w:spacing w:val="-14"/>
              </w:rPr>
            </w:rPrChange>
          </w:rPr>
          <w:delText xml:space="preserve"> </w:delText>
        </w:r>
        <w:r w:rsidR="002573FA" w:rsidRPr="00D753AC" w:rsidDel="00313FC3">
          <w:rPr>
            <w:rFonts w:cs="Times New Roman"/>
            <w:sz w:val="22"/>
            <w:szCs w:val="22"/>
          </w:rPr>
          <w:delText>limitations</w:delText>
        </w:r>
        <w:r w:rsidR="002573FA" w:rsidRPr="00D753AC" w:rsidDel="00313FC3">
          <w:rPr>
            <w:rFonts w:cs="Times New Roman"/>
            <w:spacing w:val="-15"/>
            <w:sz w:val="22"/>
            <w:szCs w:val="22"/>
            <w:rPrChange w:id="6009" w:author="Claire Kouba" w:date="2023-09-12T16:52:00Z">
              <w:rPr>
                <w:spacing w:val="-14"/>
              </w:rPr>
            </w:rPrChange>
          </w:rPr>
          <w:delText xml:space="preserve"> </w:delText>
        </w:r>
        <w:r w:rsidR="002573FA" w:rsidRPr="00D753AC" w:rsidDel="00313FC3">
          <w:rPr>
            <w:rFonts w:cs="Times New Roman"/>
            <w:sz w:val="22"/>
            <w:szCs w:val="22"/>
          </w:rPr>
          <w:delText>mean</w:delText>
        </w:r>
        <w:r w:rsidR="002573FA" w:rsidRPr="00D753AC" w:rsidDel="00313FC3">
          <w:rPr>
            <w:rFonts w:cs="Times New Roman"/>
            <w:spacing w:val="-15"/>
            <w:sz w:val="22"/>
            <w:szCs w:val="22"/>
            <w:rPrChange w:id="6010" w:author="Claire Kouba" w:date="2023-09-12T16:52:00Z">
              <w:rPr>
                <w:spacing w:val="-14"/>
              </w:rPr>
            </w:rPrChange>
          </w:rPr>
          <w:delText xml:space="preserve"> </w:delText>
        </w:r>
        <w:r w:rsidR="002573FA" w:rsidRPr="00D753AC" w:rsidDel="00313FC3">
          <w:rPr>
            <w:rFonts w:cs="Times New Roman"/>
            <w:sz w:val="22"/>
            <w:szCs w:val="22"/>
          </w:rPr>
          <w:delText>that</w:delText>
        </w:r>
        <w:r w:rsidR="002573FA" w:rsidRPr="00D753AC" w:rsidDel="00313FC3">
          <w:rPr>
            <w:rFonts w:cs="Times New Roman"/>
            <w:spacing w:val="-15"/>
            <w:sz w:val="22"/>
            <w:szCs w:val="22"/>
            <w:rPrChange w:id="6011" w:author="Claire Kouba" w:date="2023-09-12T16:52:00Z">
              <w:rPr>
                <w:spacing w:val="-14"/>
              </w:rPr>
            </w:rPrChange>
          </w:rPr>
          <w:delText xml:space="preserve"> </w:delText>
        </w:r>
        <w:r w:rsidR="002573FA" w:rsidRPr="00D753AC" w:rsidDel="00313FC3">
          <w:rPr>
            <w:rFonts w:cs="Times New Roman"/>
            <w:sz w:val="22"/>
            <w:szCs w:val="22"/>
          </w:rPr>
          <w:delText>multi-year</w:delText>
        </w:r>
        <w:r w:rsidR="002573FA" w:rsidRPr="00D753AC" w:rsidDel="00313FC3">
          <w:rPr>
            <w:rFonts w:cs="Times New Roman"/>
            <w:spacing w:val="-15"/>
            <w:sz w:val="22"/>
            <w:szCs w:val="22"/>
            <w:rPrChange w:id="6012" w:author="Claire Kouba" w:date="2023-09-12T16:52:00Z">
              <w:rPr>
                <w:spacing w:val="-14"/>
              </w:rPr>
            </w:rPrChange>
          </w:rPr>
          <w:delText xml:space="preserve"> </w:delText>
        </w:r>
        <w:r w:rsidR="002573FA" w:rsidRPr="00D753AC" w:rsidDel="00313FC3">
          <w:rPr>
            <w:rFonts w:cs="Times New Roman"/>
            <w:sz w:val="22"/>
            <w:szCs w:val="22"/>
          </w:rPr>
          <w:delText>planning,</w:delText>
        </w:r>
        <w:r w:rsidR="002573FA" w:rsidRPr="00D753AC" w:rsidDel="00313FC3">
          <w:rPr>
            <w:rFonts w:cs="Times New Roman"/>
            <w:spacing w:val="-15"/>
            <w:sz w:val="22"/>
            <w:szCs w:val="22"/>
            <w:rPrChange w:id="6013" w:author="Claire Kouba" w:date="2023-09-12T16:52:00Z">
              <w:rPr>
                <w:spacing w:val="-14"/>
              </w:rPr>
            </w:rPrChange>
          </w:rPr>
          <w:delText xml:space="preserve"> </w:delText>
        </w:r>
        <w:r w:rsidR="002573FA" w:rsidRPr="00D753AC" w:rsidDel="00313FC3">
          <w:rPr>
            <w:rFonts w:cs="Times New Roman"/>
            <w:sz w:val="22"/>
            <w:szCs w:val="22"/>
          </w:rPr>
          <w:delText>such</w:delText>
        </w:r>
        <w:r w:rsidR="002573FA" w:rsidRPr="00D753AC" w:rsidDel="00313FC3">
          <w:rPr>
            <w:rFonts w:cs="Times New Roman"/>
            <w:spacing w:val="-15"/>
            <w:sz w:val="22"/>
            <w:szCs w:val="22"/>
            <w:rPrChange w:id="6014" w:author="Claire Kouba" w:date="2023-09-12T16:52:00Z">
              <w:rPr>
                <w:spacing w:val="-14"/>
              </w:rPr>
            </w:rPrChange>
          </w:rPr>
          <w:delText xml:space="preserve"> </w:delText>
        </w:r>
        <w:r w:rsidR="002573FA" w:rsidRPr="00D753AC" w:rsidDel="00313FC3">
          <w:rPr>
            <w:rFonts w:cs="Times New Roman"/>
            <w:sz w:val="22"/>
            <w:szCs w:val="22"/>
          </w:rPr>
          <w:delText>as</w:delText>
        </w:r>
        <w:r w:rsidR="002573FA" w:rsidRPr="00D753AC" w:rsidDel="00313FC3">
          <w:rPr>
            <w:rFonts w:cs="Times New Roman"/>
            <w:spacing w:val="-15"/>
            <w:sz w:val="22"/>
            <w:szCs w:val="22"/>
            <w:rPrChange w:id="6015" w:author="Claire Kouba" w:date="2023-09-12T16:52:00Z">
              <w:rPr>
                <w:spacing w:val="-14"/>
              </w:rPr>
            </w:rPrChange>
          </w:rPr>
          <w:delText xml:space="preserve"> </w:delText>
        </w:r>
        <w:r w:rsidR="002573FA" w:rsidRPr="00D753AC" w:rsidDel="00313FC3">
          <w:rPr>
            <w:rFonts w:cs="Times New Roman"/>
            <w:sz w:val="22"/>
            <w:szCs w:val="22"/>
          </w:rPr>
          <w:delText>the</w:delText>
        </w:r>
        <w:r w:rsidR="002573FA" w:rsidRPr="00D753AC" w:rsidDel="00313FC3">
          <w:rPr>
            <w:rFonts w:cs="Times New Roman"/>
            <w:spacing w:val="-15"/>
            <w:sz w:val="22"/>
            <w:szCs w:val="22"/>
            <w:rPrChange w:id="6016" w:author="Claire Kouba" w:date="2023-09-12T16:52:00Z">
              <w:rPr>
                <w:spacing w:val="-14"/>
              </w:rPr>
            </w:rPrChange>
          </w:rPr>
          <w:delText xml:space="preserve"> </w:delText>
        </w:r>
        <w:r w:rsidR="002573FA" w:rsidRPr="00D753AC" w:rsidDel="00313FC3">
          <w:rPr>
            <w:rFonts w:cs="Times New Roman"/>
            <w:sz w:val="22"/>
            <w:szCs w:val="22"/>
          </w:rPr>
          <w:delText>long-term</w:delText>
        </w:r>
        <w:r w:rsidR="002573FA" w:rsidRPr="00D753AC" w:rsidDel="00313FC3">
          <w:rPr>
            <w:rFonts w:cs="Times New Roman"/>
            <w:spacing w:val="-15"/>
            <w:sz w:val="22"/>
            <w:szCs w:val="22"/>
            <w:rPrChange w:id="6017" w:author="Claire Kouba" w:date="2023-09-12T16:52:00Z">
              <w:rPr>
                <w:spacing w:val="-14"/>
              </w:rPr>
            </w:rPrChange>
          </w:rPr>
          <w:delText xml:space="preserve"> </w:delText>
        </w:r>
        <w:r w:rsidR="002573FA" w:rsidRPr="00D753AC" w:rsidDel="00313FC3">
          <w:rPr>
            <w:rFonts w:cs="Times New Roman"/>
            <w:sz w:val="22"/>
            <w:szCs w:val="22"/>
          </w:rPr>
          <w:delText>GSP</w:delText>
        </w:r>
        <w:r w:rsidR="002573FA" w:rsidRPr="00D753AC" w:rsidDel="00313FC3">
          <w:rPr>
            <w:rFonts w:cs="Times New Roman"/>
            <w:spacing w:val="-15"/>
            <w:sz w:val="22"/>
            <w:szCs w:val="22"/>
            <w:rPrChange w:id="6018" w:author="Claire Kouba" w:date="2023-09-12T16:52:00Z">
              <w:rPr>
                <w:spacing w:val="-14"/>
              </w:rPr>
            </w:rPrChange>
          </w:rPr>
          <w:delText xml:space="preserve"> </w:delText>
        </w:r>
        <w:r w:rsidR="002573FA" w:rsidRPr="00D753AC" w:rsidDel="00313FC3">
          <w:rPr>
            <w:rFonts w:cs="Times New Roman"/>
            <w:sz w:val="22"/>
            <w:szCs w:val="22"/>
          </w:rPr>
          <w:delText>projects,</w:delText>
        </w:r>
        <w:r w:rsidR="002573FA" w:rsidRPr="00D753AC" w:rsidDel="00313FC3">
          <w:rPr>
            <w:rFonts w:cs="Times New Roman"/>
            <w:spacing w:val="-15"/>
            <w:sz w:val="22"/>
            <w:szCs w:val="22"/>
            <w:rPrChange w:id="6019" w:author="Claire Kouba" w:date="2023-09-12T16:52:00Z">
              <w:rPr>
                <w:spacing w:val="-14"/>
              </w:rPr>
            </w:rPrChange>
          </w:rPr>
          <w:delText xml:space="preserve"> </w:delText>
        </w:r>
        <w:r w:rsidR="002573FA" w:rsidRPr="00D753AC" w:rsidDel="00313FC3">
          <w:rPr>
            <w:rFonts w:cs="Times New Roman"/>
            <w:sz w:val="22"/>
            <w:szCs w:val="22"/>
          </w:rPr>
          <w:delText>may</w:delText>
        </w:r>
        <w:r w:rsidR="002573FA" w:rsidRPr="00D753AC" w:rsidDel="00313FC3">
          <w:rPr>
            <w:rFonts w:cs="Times New Roman"/>
            <w:spacing w:val="-15"/>
            <w:sz w:val="22"/>
            <w:szCs w:val="22"/>
            <w:rPrChange w:id="6020" w:author="Claire Kouba" w:date="2023-09-12T16:52:00Z">
              <w:rPr>
                <w:spacing w:val="-14"/>
              </w:rPr>
            </w:rPrChange>
          </w:rPr>
          <w:delText xml:space="preserve"> </w:delText>
        </w:r>
        <w:r w:rsidR="002573FA" w:rsidRPr="00D753AC" w:rsidDel="00313FC3">
          <w:rPr>
            <w:rFonts w:cs="Times New Roman"/>
            <w:sz w:val="22"/>
            <w:szCs w:val="22"/>
          </w:rPr>
          <w:delText>be</w:delText>
        </w:r>
        <w:r w:rsidR="002573FA" w:rsidRPr="00D753AC" w:rsidDel="00313FC3">
          <w:rPr>
            <w:rFonts w:cs="Times New Roman"/>
            <w:spacing w:val="-15"/>
            <w:sz w:val="22"/>
            <w:szCs w:val="22"/>
            <w:rPrChange w:id="6021" w:author="Claire Kouba" w:date="2023-09-12T16:52:00Z">
              <w:rPr>
                <w:spacing w:val="-14"/>
              </w:rPr>
            </w:rPrChange>
          </w:rPr>
          <w:delText xml:space="preserve"> </w:delText>
        </w:r>
        <w:r w:rsidR="002573FA" w:rsidRPr="00D753AC" w:rsidDel="00313FC3">
          <w:rPr>
            <w:rFonts w:cs="Times New Roman"/>
            <w:sz w:val="22"/>
            <w:szCs w:val="22"/>
          </w:rPr>
          <w:delText>impossible</w:delText>
        </w:r>
        <w:r w:rsidR="002573FA" w:rsidRPr="00D753AC" w:rsidDel="00313FC3">
          <w:rPr>
            <w:rFonts w:cs="Times New Roman"/>
            <w:w w:val="99"/>
            <w:sz w:val="22"/>
            <w:szCs w:val="22"/>
          </w:rPr>
          <w:delText xml:space="preserve"> </w:delText>
        </w:r>
        <w:r w:rsidR="002573FA" w:rsidRPr="00D753AC" w:rsidDel="00313FC3">
          <w:rPr>
            <w:rFonts w:cs="Times New Roman"/>
            <w:sz w:val="22"/>
            <w:szCs w:val="22"/>
          </w:rPr>
          <w:delText>in</w:delText>
        </w:r>
        <w:r w:rsidR="002573FA" w:rsidRPr="00D753AC" w:rsidDel="00313FC3">
          <w:rPr>
            <w:rFonts w:cs="Times New Roman"/>
            <w:spacing w:val="-9"/>
            <w:sz w:val="22"/>
            <w:szCs w:val="22"/>
            <w:rPrChange w:id="6022" w:author="Claire Kouba" w:date="2023-09-12T16:52:00Z">
              <w:rPr/>
            </w:rPrChange>
          </w:rPr>
          <w:delText xml:space="preserve"> </w:delText>
        </w:r>
        <w:r w:rsidR="002573FA" w:rsidRPr="00D753AC" w:rsidDel="00313FC3">
          <w:rPr>
            <w:rFonts w:cs="Times New Roman"/>
            <w:sz w:val="22"/>
            <w:szCs w:val="22"/>
          </w:rPr>
          <w:delText>the</w:delText>
        </w:r>
        <w:r w:rsidR="002573FA" w:rsidRPr="00D753AC" w:rsidDel="00313FC3">
          <w:rPr>
            <w:rFonts w:cs="Times New Roman"/>
            <w:spacing w:val="-9"/>
            <w:sz w:val="22"/>
            <w:szCs w:val="22"/>
            <w:rPrChange w:id="6023" w:author="Claire Kouba" w:date="2023-09-12T16:52:00Z">
              <w:rPr/>
            </w:rPrChange>
          </w:rPr>
          <w:delText xml:space="preserve"> </w:delText>
        </w:r>
        <w:r w:rsidR="002573FA" w:rsidRPr="00D753AC" w:rsidDel="00313FC3">
          <w:rPr>
            <w:rFonts w:cs="Times New Roman"/>
            <w:sz w:val="22"/>
            <w:szCs w:val="22"/>
          </w:rPr>
          <w:delText>Scott</w:delText>
        </w:r>
        <w:r w:rsidR="002573FA" w:rsidRPr="00D753AC" w:rsidDel="00313FC3">
          <w:rPr>
            <w:rFonts w:cs="Times New Roman"/>
            <w:spacing w:val="-9"/>
            <w:sz w:val="22"/>
            <w:szCs w:val="22"/>
            <w:rPrChange w:id="6024" w:author="Claire Kouba" w:date="2023-09-12T16:52:00Z">
              <w:rPr/>
            </w:rPrChange>
          </w:rPr>
          <w:delText xml:space="preserve"> </w:delText>
        </w:r>
        <w:r w:rsidR="002573FA" w:rsidRPr="00D753AC" w:rsidDel="00313FC3">
          <w:rPr>
            <w:rFonts w:cs="Times New Roman"/>
            <w:sz w:val="22"/>
            <w:szCs w:val="22"/>
          </w:rPr>
          <w:delText>River</w:delText>
        </w:r>
        <w:r w:rsidR="002573FA" w:rsidRPr="00D753AC" w:rsidDel="00313FC3">
          <w:rPr>
            <w:rFonts w:cs="Times New Roman"/>
            <w:spacing w:val="-9"/>
            <w:sz w:val="22"/>
            <w:szCs w:val="22"/>
            <w:rPrChange w:id="6025" w:author="Claire Kouba" w:date="2023-09-12T16:52:00Z">
              <w:rPr/>
            </w:rPrChange>
          </w:rPr>
          <w:delText xml:space="preserve"> </w:delText>
        </w:r>
        <w:r w:rsidR="002573FA" w:rsidRPr="00D753AC" w:rsidDel="00313FC3">
          <w:rPr>
            <w:rFonts w:cs="Times New Roman"/>
            <w:sz w:val="22"/>
            <w:szCs w:val="22"/>
          </w:rPr>
          <w:delText>watershed</w:delText>
        </w:r>
        <w:r w:rsidR="002573FA" w:rsidRPr="00D753AC" w:rsidDel="00313FC3">
          <w:rPr>
            <w:rFonts w:cs="Times New Roman"/>
            <w:spacing w:val="-9"/>
            <w:sz w:val="22"/>
            <w:szCs w:val="22"/>
            <w:rPrChange w:id="6026" w:author="Claire Kouba" w:date="2023-09-12T16:52:00Z">
              <w:rPr/>
            </w:rPrChange>
          </w:rPr>
          <w:delText xml:space="preserve"> </w:delText>
        </w:r>
        <w:r w:rsidR="002573FA" w:rsidRPr="00D753AC" w:rsidDel="00313FC3">
          <w:rPr>
            <w:rFonts w:cs="Times New Roman"/>
            <w:sz w:val="22"/>
            <w:szCs w:val="22"/>
          </w:rPr>
          <w:delText>without</w:delText>
        </w:r>
        <w:r w:rsidR="002573FA" w:rsidRPr="00D753AC" w:rsidDel="00313FC3">
          <w:rPr>
            <w:rFonts w:cs="Times New Roman"/>
            <w:spacing w:val="-9"/>
            <w:sz w:val="22"/>
            <w:szCs w:val="22"/>
            <w:rPrChange w:id="6027" w:author="Claire Kouba" w:date="2023-09-12T16:52:00Z">
              <w:rPr/>
            </w:rPrChange>
          </w:rPr>
          <w:delText xml:space="preserve"> </w:delText>
        </w:r>
        <w:r w:rsidR="002573FA" w:rsidRPr="00D753AC" w:rsidDel="00313FC3">
          <w:rPr>
            <w:rFonts w:cs="Times New Roman"/>
            <w:sz w:val="22"/>
            <w:szCs w:val="22"/>
          </w:rPr>
          <w:delText>making</w:delText>
        </w:r>
        <w:r w:rsidR="002573FA" w:rsidRPr="00D753AC" w:rsidDel="00313FC3">
          <w:rPr>
            <w:rFonts w:cs="Times New Roman"/>
            <w:spacing w:val="-9"/>
            <w:sz w:val="22"/>
            <w:szCs w:val="22"/>
            <w:rPrChange w:id="6028" w:author="Claire Kouba" w:date="2023-09-12T16:52:00Z">
              <w:rPr/>
            </w:rPrChange>
          </w:rPr>
          <w:delText xml:space="preserve"> </w:delText>
        </w:r>
        <w:r w:rsidR="002573FA" w:rsidRPr="00D753AC" w:rsidDel="00313FC3">
          <w:rPr>
            <w:rFonts w:cs="Times New Roman"/>
            <w:sz w:val="22"/>
            <w:szCs w:val="22"/>
          </w:rPr>
          <w:delText>assumptions</w:delText>
        </w:r>
        <w:r w:rsidR="002573FA" w:rsidRPr="00D753AC" w:rsidDel="00313FC3">
          <w:rPr>
            <w:rFonts w:cs="Times New Roman"/>
            <w:spacing w:val="-9"/>
            <w:sz w:val="22"/>
            <w:szCs w:val="22"/>
            <w:rPrChange w:id="6029" w:author="Claire Kouba" w:date="2023-09-12T16:52:00Z">
              <w:rPr/>
            </w:rPrChange>
          </w:rPr>
          <w:delText xml:space="preserve"> </w:delText>
        </w:r>
        <w:r w:rsidR="002573FA" w:rsidRPr="00D753AC" w:rsidDel="00313FC3">
          <w:rPr>
            <w:rFonts w:cs="Times New Roman"/>
            <w:sz w:val="22"/>
            <w:szCs w:val="22"/>
          </w:rPr>
          <w:delText>about</w:delText>
        </w:r>
        <w:r w:rsidR="002573FA" w:rsidRPr="00D753AC" w:rsidDel="00313FC3">
          <w:rPr>
            <w:rFonts w:cs="Times New Roman"/>
            <w:spacing w:val="-9"/>
            <w:sz w:val="22"/>
            <w:szCs w:val="22"/>
            <w:rPrChange w:id="6030" w:author="Claire Kouba" w:date="2023-09-12T16:52:00Z">
              <w:rPr/>
            </w:rPrChange>
          </w:rPr>
          <w:delText xml:space="preserve"> </w:delText>
        </w:r>
        <w:r w:rsidR="002573FA" w:rsidRPr="00D753AC" w:rsidDel="00313FC3">
          <w:rPr>
            <w:rFonts w:cs="Times New Roman"/>
            <w:sz w:val="22"/>
            <w:szCs w:val="22"/>
          </w:rPr>
          <w:delText>how</w:delText>
        </w:r>
        <w:r w:rsidR="002573FA" w:rsidRPr="00D753AC" w:rsidDel="00313FC3">
          <w:rPr>
            <w:rFonts w:cs="Times New Roman"/>
            <w:spacing w:val="-9"/>
            <w:sz w:val="22"/>
            <w:szCs w:val="22"/>
            <w:rPrChange w:id="6031" w:author="Claire Kouba" w:date="2023-09-12T16:52:00Z">
              <w:rPr/>
            </w:rPrChange>
          </w:rPr>
          <w:delText xml:space="preserve"> </w:delText>
        </w:r>
        <w:r w:rsidR="002573FA" w:rsidRPr="00D753AC" w:rsidDel="00313FC3">
          <w:rPr>
            <w:rFonts w:cs="Times New Roman"/>
            <w:sz w:val="22"/>
            <w:szCs w:val="22"/>
          </w:rPr>
          <w:delText>much</w:delText>
        </w:r>
        <w:r w:rsidR="002573FA" w:rsidRPr="00D753AC" w:rsidDel="00313FC3">
          <w:rPr>
            <w:rFonts w:cs="Times New Roman"/>
            <w:spacing w:val="-9"/>
            <w:sz w:val="22"/>
            <w:szCs w:val="22"/>
            <w:rPrChange w:id="6032" w:author="Claire Kouba" w:date="2023-09-12T16:52:00Z">
              <w:rPr/>
            </w:rPrChange>
          </w:rPr>
          <w:delText xml:space="preserve"> </w:delText>
        </w:r>
        <w:r w:rsidR="002573FA" w:rsidRPr="00D753AC" w:rsidDel="00313FC3">
          <w:rPr>
            <w:rFonts w:cs="Times New Roman"/>
            <w:sz w:val="22"/>
            <w:szCs w:val="22"/>
          </w:rPr>
          <w:delText>it</w:delText>
        </w:r>
        <w:r w:rsidR="002573FA" w:rsidRPr="00D753AC" w:rsidDel="00313FC3">
          <w:rPr>
            <w:rFonts w:cs="Times New Roman"/>
            <w:spacing w:val="-9"/>
            <w:sz w:val="22"/>
            <w:szCs w:val="22"/>
            <w:rPrChange w:id="6033" w:author="Claire Kouba" w:date="2023-09-12T16:52:00Z">
              <w:rPr/>
            </w:rPrChange>
          </w:rPr>
          <w:delText xml:space="preserve"> </w:delText>
        </w:r>
        <w:r w:rsidR="002573FA" w:rsidRPr="00D753AC" w:rsidDel="00313FC3">
          <w:rPr>
            <w:rFonts w:cs="Times New Roman"/>
            <w:sz w:val="22"/>
            <w:szCs w:val="22"/>
          </w:rPr>
          <w:delText>will</w:delText>
        </w:r>
        <w:r w:rsidR="002573FA" w:rsidRPr="00D753AC" w:rsidDel="00313FC3">
          <w:rPr>
            <w:rFonts w:cs="Times New Roman"/>
            <w:spacing w:val="-9"/>
            <w:sz w:val="22"/>
            <w:szCs w:val="22"/>
            <w:rPrChange w:id="6034" w:author="Claire Kouba" w:date="2023-09-12T16:52:00Z">
              <w:rPr/>
            </w:rPrChange>
          </w:rPr>
          <w:delText xml:space="preserve"> </w:delText>
        </w:r>
        <w:r w:rsidR="002573FA" w:rsidRPr="00D753AC" w:rsidDel="00313FC3">
          <w:rPr>
            <w:rFonts w:cs="Times New Roman"/>
            <w:sz w:val="22"/>
            <w:szCs w:val="22"/>
          </w:rPr>
          <w:delText>rain</w:delText>
        </w:r>
        <w:r w:rsidR="002573FA" w:rsidRPr="00D753AC" w:rsidDel="00313FC3">
          <w:rPr>
            <w:rFonts w:cs="Times New Roman"/>
            <w:spacing w:val="-9"/>
            <w:sz w:val="22"/>
            <w:szCs w:val="22"/>
            <w:rPrChange w:id="6035" w:author="Claire Kouba" w:date="2023-09-12T16:52:00Z">
              <w:rPr/>
            </w:rPrChange>
          </w:rPr>
          <w:delText xml:space="preserve"> </w:delText>
        </w:r>
        <w:r w:rsidR="002573FA" w:rsidRPr="00D753AC" w:rsidDel="00313FC3">
          <w:rPr>
            <w:rFonts w:cs="Times New Roman"/>
            <w:sz w:val="22"/>
            <w:szCs w:val="22"/>
          </w:rPr>
          <w:delText>(i.e.,</w:delText>
        </w:r>
        <w:r w:rsidR="002573FA" w:rsidRPr="00D753AC" w:rsidDel="00313FC3">
          <w:rPr>
            <w:rFonts w:cs="Times New Roman"/>
            <w:spacing w:val="-9"/>
            <w:sz w:val="22"/>
            <w:szCs w:val="22"/>
            <w:rPrChange w:id="6036" w:author="Claire Kouba" w:date="2023-09-12T16:52:00Z">
              <w:rPr/>
            </w:rPrChange>
          </w:rPr>
          <w:delText xml:space="preserve"> </w:delText>
        </w:r>
        <w:r w:rsidR="002573FA" w:rsidRPr="00D753AC" w:rsidDel="00313FC3">
          <w:rPr>
            <w:rFonts w:cs="Times New Roman"/>
            <w:sz w:val="22"/>
            <w:szCs w:val="22"/>
          </w:rPr>
          <w:delText>the</w:delText>
        </w:r>
        <w:r w:rsidR="002573FA" w:rsidRPr="00D753AC" w:rsidDel="00313FC3">
          <w:rPr>
            <w:rFonts w:cs="Times New Roman"/>
            <w:spacing w:val="-9"/>
            <w:sz w:val="22"/>
            <w:szCs w:val="22"/>
            <w:rPrChange w:id="6037" w:author="Claire Kouba" w:date="2023-09-12T16:52:00Z">
              <w:rPr/>
            </w:rPrChange>
          </w:rPr>
          <w:delText xml:space="preserve"> </w:delText>
        </w:r>
        <w:r w:rsidR="002573FA" w:rsidRPr="00D753AC" w:rsidDel="00313FC3">
          <w:rPr>
            <w:rFonts w:cs="Times New Roman"/>
            <w:sz w:val="22"/>
            <w:szCs w:val="22"/>
          </w:rPr>
          <w:delText>future</w:delText>
        </w:r>
        <w:r w:rsidR="002573FA" w:rsidRPr="00D753AC" w:rsidDel="00313FC3">
          <w:rPr>
            <w:rFonts w:cs="Times New Roman"/>
            <w:spacing w:val="-9"/>
            <w:sz w:val="22"/>
            <w:szCs w:val="22"/>
            <w:rPrChange w:id="6038" w:author="Claire Kouba" w:date="2023-09-12T16:52:00Z">
              <w:rPr/>
            </w:rPrChange>
          </w:rPr>
          <w:delText xml:space="preserve"> </w:delText>
        </w:r>
        <w:r w:rsidR="002573FA" w:rsidRPr="00D753AC" w:rsidDel="00313FC3">
          <w:rPr>
            <w:rFonts w:cs="Times New Roman"/>
            <w:sz w:val="22"/>
            <w:szCs w:val="22"/>
          </w:rPr>
          <w:delText>climate</w:delText>
        </w:r>
        <w:r w:rsidR="002573FA" w:rsidRPr="00D753AC" w:rsidDel="00313FC3">
          <w:rPr>
            <w:rFonts w:cs="Times New Roman"/>
            <w:spacing w:val="-9"/>
            <w:sz w:val="22"/>
            <w:szCs w:val="22"/>
            <w:rPrChange w:id="6039" w:author="Claire Kouba" w:date="2023-09-12T16:52:00Z">
              <w:rPr/>
            </w:rPrChange>
          </w:rPr>
          <w:delText xml:space="preserve"> </w:delText>
        </w:r>
        <w:r w:rsidR="002573FA" w:rsidRPr="00D753AC" w:rsidDel="00313FC3">
          <w:rPr>
            <w:rFonts w:cs="Times New Roman"/>
            <w:sz w:val="22"/>
            <w:szCs w:val="22"/>
          </w:rPr>
          <w:delText>predictions</w:delText>
        </w:r>
        <w:r w:rsidR="002573FA" w:rsidRPr="00D753AC" w:rsidDel="00313FC3">
          <w:rPr>
            <w:rFonts w:cs="Times New Roman"/>
            <w:spacing w:val="-9"/>
            <w:sz w:val="22"/>
            <w:szCs w:val="22"/>
            <w:rPrChange w:id="6040" w:author="Claire Kouba" w:date="2023-09-12T16:52:00Z">
              <w:rPr>
                <w:spacing w:val="38"/>
              </w:rPr>
            </w:rPrChange>
          </w:rPr>
          <w:delText xml:space="preserve"> </w:delText>
        </w:r>
        <w:r w:rsidR="002573FA" w:rsidRPr="00D753AC" w:rsidDel="00313FC3">
          <w:rPr>
            <w:rFonts w:cs="Times New Roman"/>
            <w:sz w:val="22"/>
            <w:szCs w:val="22"/>
          </w:rPr>
          <w:delText>in</w:delText>
        </w:r>
        <w:r w:rsidR="002573FA" w:rsidRPr="00D753AC" w:rsidDel="00313FC3">
          <w:rPr>
            <w:rFonts w:cs="Times New Roman"/>
            <w:spacing w:val="-9"/>
            <w:sz w:val="22"/>
            <w:szCs w:val="22"/>
            <w:rPrChange w:id="6041" w:author="Claire Kouba" w:date="2023-09-12T16:52:00Z">
              <w:rPr>
                <w:w w:val="99"/>
              </w:rPr>
            </w:rPrChange>
          </w:rPr>
          <w:delText xml:space="preserve"> </w:delText>
        </w:r>
        <w:r w:rsidR="002573FA" w:rsidRPr="00D753AC" w:rsidDel="00313FC3">
          <w:rPr>
            <w:rFonts w:cs="Times New Roman"/>
            <w:sz w:val="22"/>
            <w:szCs w:val="22"/>
          </w:rPr>
          <w:delText>Siskiyou</w:delText>
        </w:r>
        <w:r w:rsidR="002573FA" w:rsidRPr="00D753AC" w:rsidDel="00313FC3">
          <w:rPr>
            <w:rFonts w:cs="Times New Roman"/>
            <w:spacing w:val="-5"/>
            <w:sz w:val="22"/>
            <w:szCs w:val="22"/>
            <w:rPrChange w:id="6042" w:author="Claire Kouba" w:date="2023-09-12T16:52:00Z">
              <w:rPr>
                <w:spacing w:val="10"/>
              </w:rPr>
            </w:rPrChange>
          </w:rPr>
          <w:delText xml:space="preserve"> </w:delText>
        </w:r>
        <w:r w:rsidR="002573FA" w:rsidRPr="00D753AC" w:rsidDel="00313FC3">
          <w:rPr>
            <w:rFonts w:cs="Times New Roman"/>
            <w:sz w:val="22"/>
            <w:szCs w:val="22"/>
          </w:rPr>
          <w:delText>County</w:delText>
        </w:r>
        <w:r w:rsidR="002573FA" w:rsidRPr="00D753AC" w:rsidDel="00313FC3">
          <w:rPr>
            <w:rFonts w:cs="Times New Roman"/>
            <w:spacing w:val="-5"/>
            <w:sz w:val="22"/>
            <w:szCs w:val="22"/>
            <w:rPrChange w:id="6043" w:author="Claire Kouba" w:date="2023-09-12T16:52:00Z">
              <w:rPr>
                <w:spacing w:val="10"/>
              </w:rPr>
            </w:rPrChange>
          </w:rPr>
          <w:delText xml:space="preserve"> </w:delText>
        </w:r>
      </w:del>
      <w:del w:id="6044" w:author="Claire Kouba" w:date="2023-09-12T16:52:00Z">
        <w:r w:rsidR="00505335" w:rsidRPr="00D753AC">
          <w:rPr>
            <w:rFonts w:cs="Times New Roman"/>
          </w:rPr>
          <w:fldChar w:fldCharType="begin"/>
        </w:r>
        <w:r w:rsidR="00505335" w:rsidRPr="00D753AC">
          <w:rPr>
            <w:rFonts w:cs="Times New Roman"/>
            <w:sz w:val="22"/>
            <w:szCs w:val="22"/>
          </w:rPr>
          <w:delInstrText xml:space="preserve"> HYPERLINK \l "_bookmark33" </w:delInstrText>
        </w:r>
        <w:r w:rsidR="00505335" w:rsidRPr="00D753AC">
          <w:rPr>
            <w:rFonts w:cs="Times New Roman"/>
          </w:rPr>
          <w:fldChar w:fldCharType="separate"/>
        </w:r>
        <w:r w:rsidR="00505335" w:rsidRPr="00D753AC">
          <w:rPr>
            <w:rFonts w:cs="Times New Roman"/>
            <w:sz w:val="22"/>
            <w:szCs w:val="22"/>
          </w:rPr>
          <w:delText>2021).</w:delText>
        </w:r>
        <w:r w:rsidR="00505335" w:rsidRPr="00D753AC">
          <w:rPr>
            <w:rFonts w:cs="Times New Roman"/>
          </w:rPr>
          <w:fldChar w:fldCharType="end"/>
        </w:r>
      </w:del>
      <w:del w:id="6045" w:author="Claire Kouba" w:date="2023-09-25T12:05:00Z">
        <w:r w:rsidR="002573FA" w:rsidRPr="00D753AC" w:rsidDel="00313FC3">
          <w:rPr>
            <w:rFonts w:cs="Times New Roman"/>
            <w:spacing w:val="-5"/>
            <w:sz w:val="22"/>
            <w:szCs w:val="22"/>
            <w:rPrChange w:id="6046" w:author="Claire Kouba" w:date="2023-09-12T16:52:00Z">
              <w:rPr>
                <w:spacing w:val="10"/>
              </w:rPr>
            </w:rPrChange>
          </w:rPr>
          <w:delText xml:space="preserve"> </w:delText>
        </w:r>
        <w:r w:rsidR="002573FA" w:rsidRPr="00D753AC" w:rsidDel="00313FC3">
          <w:rPr>
            <w:rFonts w:cs="Times New Roman"/>
            <w:sz w:val="22"/>
            <w:szCs w:val="22"/>
          </w:rPr>
          <w:delText>If</w:delText>
        </w:r>
        <w:r w:rsidR="002573FA" w:rsidRPr="00D753AC" w:rsidDel="00313FC3">
          <w:rPr>
            <w:rFonts w:cs="Times New Roman"/>
            <w:spacing w:val="-5"/>
            <w:sz w:val="22"/>
            <w:szCs w:val="22"/>
            <w:rPrChange w:id="6047" w:author="Claire Kouba" w:date="2023-09-12T16:52:00Z">
              <w:rPr>
                <w:spacing w:val="10"/>
              </w:rPr>
            </w:rPrChange>
          </w:rPr>
          <w:delText xml:space="preserve"> </w:delText>
        </w:r>
        <w:r w:rsidR="002573FA" w:rsidRPr="00D753AC" w:rsidDel="00313FC3">
          <w:rPr>
            <w:rFonts w:cs="Times New Roman"/>
            <w:sz w:val="22"/>
            <w:szCs w:val="22"/>
          </w:rPr>
          <w:delText>those</w:delText>
        </w:r>
        <w:r w:rsidR="002573FA" w:rsidRPr="00D753AC" w:rsidDel="00313FC3">
          <w:rPr>
            <w:rFonts w:cs="Times New Roman"/>
            <w:spacing w:val="-5"/>
            <w:sz w:val="22"/>
            <w:szCs w:val="22"/>
            <w:rPrChange w:id="6048" w:author="Claire Kouba" w:date="2023-09-12T16:52:00Z">
              <w:rPr>
                <w:spacing w:val="10"/>
              </w:rPr>
            </w:rPrChange>
          </w:rPr>
          <w:delText xml:space="preserve"> </w:delText>
        </w:r>
        <w:r w:rsidR="002573FA" w:rsidRPr="00D753AC" w:rsidDel="00313FC3">
          <w:rPr>
            <w:rFonts w:cs="Times New Roman"/>
            <w:sz w:val="22"/>
            <w:szCs w:val="22"/>
          </w:rPr>
          <w:delText>assumptions</w:delText>
        </w:r>
        <w:r w:rsidR="002573FA" w:rsidRPr="00D753AC" w:rsidDel="00313FC3">
          <w:rPr>
            <w:rFonts w:cs="Times New Roman"/>
            <w:spacing w:val="-5"/>
            <w:sz w:val="22"/>
            <w:szCs w:val="22"/>
            <w:rPrChange w:id="6049" w:author="Claire Kouba" w:date="2023-09-12T16:52:00Z">
              <w:rPr>
                <w:spacing w:val="9"/>
              </w:rPr>
            </w:rPrChange>
          </w:rPr>
          <w:delText xml:space="preserve"> </w:delText>
        </w:r>
        <w:r w:rsidR="002573FA" w:rsidRPr="00D753AC" w:rsidDel="00313FC3">
          <w:rPr>
            <w:rFonts w:cs="Times New Roman"/>
            <w:sz w:val="22"/>
            <w:szCs w:val="22"/>
          </w:rPr>
          <w:delText>are</w:delText>
        </w:r>
        <w:r w:rsidR="002573FA" w:rsidRPr="00D753AC" w:rsidDel="00313FC3">
          <w:rPr>
            <w:rFonts w:cs="Times New Roman"/>
            <w:spacing w:val="-5"/>
            <w:sz w:val="22"/>
            <w:szCs w:val="22"/>
            <w:rPrChange w:id="6050" w:author="Claire Kouba" w:date="2023-09-12T16:52:00Z">
              <w:rPr>
                <w:spacing w:val="10"/>
              </w:rPr>
            </w:rPrChange>
          </w:rPr>
          <w:delText xml:space="preserve"> </w:delText>
        </w:r>
        <w:r w:rsidR="002573FA" w:rsidRPr="00D753AC" w:rsidDel="00313FC3">
          <w:rPr>
            <w:rFonts w:cs="Times New Roman"/>
            <w:sz w:val="22"/>
            <w:szCs w:val="22"/>
          </w:rPr>
          <w:delText>not</w:delText>
        </w:r>
        <w:r w:rsidR="002573FA" w:rsidRPr="00D753AC" w:rsidDel="00313FC3">
          <w:rPr>
            <w:rFonts w:cs="Times New Roman"/>
            <w:spacing w:val="-5"/>
            <w:sz w:val="22"/>
            <w:szCs w:val="22"/>
            <w:rPrChange w:id="6051" w:author="Claire Kouba" w:date="2023-09-12T16:52:00Z">
              <w:rPr>
                <w:spacing w:val="10"/>
              </w:rPr>
            </w:rPrChange>
          </w:rPr>
          <w:delText xml:space="preserve"> </w:delText>
        </w:r>
        <w:r w:rsidR="002573FA" w:rsidRPr="00D753AC" w:rsidDel="00313FC3">
          <w:rPr>
            <w:rFonts w:cs="Times New Roman"/>
            <w:sz w:val="22"/>
            <w:szCs w:val="22"/>
          </w:rPr>
          <w:delText>fulfilled</w:delText>
        </w:r>
        <w:r w:rsidR="002573FA" w:rsidRPr="00D753AC" w:rsidDel="00313FC3">
          <w:rPr>
            <w:rFonts w:cs="Times New Roman"/>
            <w:spacing w:val="-5"/>
            <w:sz w:val="22"/>
            <w:szCs w:val="22"/>
            <w:rPrChange w:id="6052" w:author="Claire Kouba" w:date="2023-09-12T16:52:00Z">
              <w:rPr>
                <w:spacing w:val="10"/>
              </w:rPr>
            </w:rPrChange>
          </w:rPr>
          <w:delText xml:space="preserve"> </w:delText>
        </w:r>
        <w:r w:rsidR="002573FA" w:rsidRPr="00D753AC" w:rsidDel="00313FC3">
          <w:rPr>
            <w:rFonts w:cs="Times New Roman"/>
            <w:sz w:val="22"/>
            <w:szCs w:val="22"/>
          </w:rPr>
          <w:delText>by</w:delText>
        </w:r>
        <w:r w:rsidR="002573FA" w:rsidRPr="00D753AC" w:rsidDel="00313FC3">
          <w:rPr>
            <w:rFonts w:cs="Times New Roman"/>
            <w:spacing w:val="-5"/>
            <w:sz w:val="22"/>
            <w:szCs w:val="22"/>
            <w:rPrChange w:id="6053" w:author="Claire Kouba" w:date="2023-09-12T16:52:00Z">
              <w:rPr>
                <w:spacing w:val="10"/>
              </w:rPr>
            </w:rPrChange>
          </w:rPr>
          <w:delText xml:space="preserve"> </w:delText>
        </w:r>
        <w:r w:rsidR="002573FA" w:rsidRPr="00D753AC" w:rsidDel="00313FC3">
          <w:rPr>
            <w:rFonts w:cs="Times New Roman"/>
            <w:sz w:val="22"/>
            <w:szCs w:val="22"/>
          </w:rPr>
          <w:delText>future</w:delText>
        </w:r>
        <w:r w:rsidR="002573FA" w:rsidRPr="00D753AC" w:rsidDel="00313FC3">
          <w:rPr>
            <w:rFonts w:cs="Times New Roman"/>
            <w:spacing w:val="-5"/>
            <w:sz w:val="22"/>
            <w:szCs w:val="22"/>
            <w:rPrChange w:id="6054" w:author="Claire Kouba" w:date="2023-09-12T16:52:00Z">
              <w:rPr>
                <w:spacing w:val="10"/>
              </w:rPr>
            </w:rPrChange>
          </w:rPr>
          <w:delText xml:space="preserve"> </w:delText>
        </w:r>
        <w:r w:rsidR="002573FA" w:rsidRPr="00D753AC" w:rsidDel="00313FC3">
          <w:rPr>
            <w:rFonts w:cs="Times New Roman"/>
            <w:sz w:val="22"/>
            <w:szCs w:val="22"/>
          </w:rPr>
          <w:delText>climate,</w:delText>
        </w:r>
        <w:r w:rsidR="002573FA" w:rsidRPr="00D753AC" w:rsidDel="00313FC3">
          <w:rPr>
            <w:rFonts w:cs="Times New Roman"/>
            <w:spacing w:val="-5"/>
            <w:sz w:val="22"/>
            <w:szCs w:val="22"/>
            <w:rPrChange w:id="6055" w:author="Claire Kouba" w:date="2023-09-12T16:52:00Z">
              <w:rPr>
                <w:spacing w:val="10"/>
              </w:rPr>
            </w:rPrChange>
          </w:rPr>
          <w:delText xml:space="preserve"> </w:delText>
        </w:r>
        <w:r w:rsidR="002573FA" w:rsidRPr="00D753AC" w:rsidDel="00313FC3">
          <w:rPr>
            <w:rFonts w:cs="Times New Roman"/>
            <w:sz w:val="22"/>
            <w:szCs w:val="22"/>
          </w:rPr>
          <w:delText>year-by-year</w:delText>
        </w:r>
        <w:r w:rsidR="002573FA" w:rsidRPr="00D753AC" w:rsidDel="00313FC3">
          <w:rPr>
            <w:rFonts w:cs="Times New Roman"/>
            <w:spacing w:val="-5"/>
            <w:sz w:val="22"/>
            <w:szCs w:val="22"/>
            <w:rPrChange w:id="6056" w:author="Claire Kouba" w:date="2023-09-12T16:52:00Z">
              <w:rPr>
                <w:spacing w:val="10"/>
              </w:rPr>
            </w:rPrChange>
          </w:rPr>
          <w:delText xml:space="preserve"> </w:delText>
        </w:r>
        <w:r w:rsidR="002573FA" w:rsidRPr="00D753AC" w:rsidDel="00313FC3">
          <w:rPr>
            <w:rFonts w:cs="Times New Roman"/>
            <w:sz w:val="22"/>
            <w:szCs w:val="22"/>
          </w:rPr>
          <w:delText>adaptive</w:delText>
        </w:r>
        <w:r w:rsidR="002573FA" w:rsidRPr="00D753AC" w:rsidDel="00313FC3">
          <w:rPr>
            <w:rFonts w:cs="Times New Roman"/>
            <w:w w:val="99"/>
            <w:sz w:val="22"/>
            <w:szCs w:val="22"/>
            <w:rPrChange w:id="6057" w:author="Claire Kouba" w:date="2023-09-12T16:52:00Z">
              <w:rPr>
                <w:spacing w:val="10"/>
              </w:rPr>
            </w:rPrChange>
          </w:rPr>
          <w:delText xml:space="preserve"> </w:delText>
        </w:r>
        <w:r w:rsidR="002573FA" w:rsidRPr="00D753AC" w:rsidDel="00313FC3">
          <w:rPr>
            <w:rFonts w:cs="Times New Roman"/>
            <w:sz w:val="22"/>
            <w:szCs w:val="22"/>
          </w:rPr>
          <w:delText>management</w:delText>
        </w:r>
        <w:r w:rsidR="002573FA" w:rsidRPr="00D753AC" w:rsidDel="00313FC3">
          <w:rPr>
            <w:rFonts w:cs="Times New Roman"/>
            <w:sz w:val="22"/>
            <w:szCs w:val="22"/>
            <w:rPrChange w:id="6058" w:author="Claire Kouba" w:date="2023-09-12T16:52:00Z">
              <w:rPr>
                <w:spacing w:val="10"/>
              </w:rPr>
            </w:rPrChange>
          </w:rPr>
          <w:delText xml:space="preserve"> </w:delText>
        </w:r>
        <w:r w:rsidR="002573FA" w:rsidRPr="00D753AC" w:rsidDel="00313FC3">
          <w:rPr>
            <w:rFonts w:cs="Times New Roman"/>
            <w:sz w:val="22"/>
            <w:szCs w:val="22"/>
          </w:rPr>
          <w:delText>may</w:delText>
        </w:r>
        <w:r w:rsidR="002573FA" w:rsidRPr="00D753AC" w:rsidDel="00313FC3">
          <w:rPr>
            <w:rFonts w:cs="Times New Roman"/>
            <w:sz w:val="22"/>
            <w:szCs w:val="22"/>
            <w:rPrChange w:id="6059" w:author="Claire Kouba" w:date="2023-09-12T16:52:00Z">
              <w:rPr>
                <w:spacing w:val="10"/>
              </w:rPr>
            </w:rPrChange>
          </w:rPr>
          <w:delText xml:space="preserve"> </w:delText>
        </w:r>
        <w:r w:rsidR="002573FA" w:rsidRPr="00D753AC" w:rsidDel="00313FC3">
          <w:rPr>
            <w:rFonts w:cs="Times New Roman"/>
            <w:sz w:val="22"/>
            <w:szCs w:val="22"/>
          </w:rPr>
          <w:delText>be</w:delText>
        </w:r>
        <w:r w:rsidR="002573FA" w:rsidRPr="00D753AC" w:rsidDel="00313FC3">
          <w:rPr>
            <w:rFonts w:cs="Times New Roman"/>
            <w:sz w:val="22"/>
            <w:szCs w:val="22"/>
            <w:rPrChange w:id="6060" w:author="Claire Kouba" w:date="2023-09-12T16:52:00Z">
              <w:rPr>
                <w:w w:val="99"/>
              </w:rPr>
            </w:rPrChange>
          </w:rPr>
          <w:delText xml:space="preserve"> </w:delText>
        </w:r>
        <w:r w:rsidR="002573FA" w:rsidRPr="00D753AC" w:rsidDel="00313FC3">
          <w:rPr>
            <w:rFonts w:cs="Times New Roman"/>
            <w:sz w:val="22"/>
            <w:szCs w:val="22"/>
          </w:rPr>
          <w:delText>necessary to achieve management</w:delText>
        </w:r>
        <w:r w:rsidR="002573FA" w:rsidRPr="00D753AC" w:rsidDel="00313FC3">
          <w:rPr>
            <w:rFonts w:cs="Times New Roman"/>
            <w:spacing w:val="-34"/>
            <w:sz w:val="22"/>
            <w:szCs w:val="22"/>
            <w:rPrChange w:id="6061" w:author="Claire Kouba" w:date="2023-09-12T16:52:00Z">
              <w:rPr>
                <w:spacing w:val="-25"/>
              </w:rPr>
            </w:rPrChange>
          </w:rPr>
          <w:delText xml:space="preserve"> </w:delText>
        </w:r>
        <w:r w:rsidR="002573FA" w:rsidRPr="00D753AC" w:rsidDel="00313FC3">
          <w:rPr>
            <w:rFonts w:cs="Times New Roman"/>
            <w:sz w:val="22"/>
            <w:szCs w:val="22"/>
          </w:rPr>
          <w:delText>outcomes.</w:delText>
        </w:r>
      </w:del>
    </w:p>
    <w:p w:rsidR="002153D1" w:rsidRPr="00D753AC" w:rsidRDefault="002153D1">
      <w:pPr>
        <w:spacing w:before="4"/>
        <w:ind w:left="173"/>
        <w:rPr>
          <w:rFonts w:ascii="Times New Roman" w:eastAsia="Times New Roman" w:hAnsi="Times New Roman" w:cs="Times New Roman"/>
        </w:rPr>
        <w:pPrChange w:id="6062" w:author="Claire Kouba" w:date="2023-09-12T16:52:00Z">
          <w:pPr>
            <w:spacing w:before="2"/>
            <w:ind w:left="173"/>
          </w:pPr>
        </w:pPrChange>
      </w:pPr>
    </w:p>
    <w:p w:rsidR="002153D1" w:rsidRPr="00D753AC" w:rsidRDefault="002573FA">
      <w:pPr>
        <w:pStyle w:val="ListParagraph"/>
        <w:numPr>
          <w:ilvl w:val="1"/>
          <w:numId w:val="2"/>
        </w:numPr>
        <w:tabs>
          <w:tab w:val="left" w:pos="599"/>
        </w:tabs>
        <w:ind w:left="173" w:right="55"/>
        <w:rPr>
          <w:rFonts w:ascii="Times New Roman" w:eastAsia="Times New Roman" w:hAnsi="Times New Roman" w:cs="Times New Roman"/>
        </w:rPr>
        <w:pPrChange w:id="6063" w:author="Claire Kouba" w:date="2023-09-25T12:02:00Z">
          <w:pPr>
            <w:pStyle w:val="ListParagraph"/>
            <w:numPr>
              <w:ilvl w:val="1"/>
              <w:numId w:val="10"/>
            </w:numPr>
            <w:tabs>
              <w:tab w:val="left" w:pos="599"/>
            </w:tabs>
            <w:ind w:left="173" w:hanging="449"/>
            <w:jc w:val="right"/>
          </w:pPr>
        </w:pPrChange>
      </w:pPr>
      <w:r w:rsidRPr="00D753AC">
        <w:rPr>
          <w:rFonts w:ascii="Times New Roman" w:hAnsi="Times New Roman" w:cs="Times New Roman"/>
          <w:b/>
          <w:i/>
          <w:w w:val="120"/>
          <w:rPrChange w:id="6064" w:author="Claire Kouba" w:date="2023-09-12T16:52:00Z">
            <w:rPr>
              <w:rFonts w:ascii="Times New Roman" w:hAnsi="Times New Roman"/>
              <w:b/>
              <w:i/>
              <w:w w:val="125"/>
              <w:sz w:val="20"/>
            </w:rPr>
          </w:rPrChange>
        </w:rPr>
        <w:t>V</w:t>
      </w:r>
      <w:r w:rsidRPr="00D753AC">
        <w:rPr>
          <w:rFonts w:ascii="Times New Roman" w:hAnsi="Times New Roman" w:cs="Times New Roman"/>
          <w:b/>
          <w:i/>
          <w:w w:val="120"/>
          <w:position w:val="-2"/>
          <w:rPrChange w:id="6065" w:author="Claire Kouba" w:date="2023-09-12T16:52:00Z">
            <w:rPr>
              <w:rFonts w:ascii="Times New Roman" w:hAnsi="Times New Roman"/>
              <w:b/>
              <w:i/>
              <w:w w:val="125"/>
              <w:position w:val="-2"/>
              <w:sz w:val="20"/>
            </w:rPr>
          </w:rPrChange>
        </w:rPr>
        <w:t>min</w:t>
      </w:r>
      <w:del w:id="6066" w:author="Claire Kouba" w:date="2023-09-12T16:52:00Z">
        <w:r w:rsidR="00505335" w:rsidRPr="00D753AC">
          <w:rPr>
            <w:rFonts w:ascii="Times New Roman" w:hAnsi="Times New Roman" w:cs="Times New Roman"/>
            <w:b/>
            <w:i/>
            <w:w w:val="125"/>
            <w:position w:val="-2"/>
          </w:rPr>
          <w:delText xml:space="preserve">. </w:delText>
        </w:r>
        <w:r w:rsidR="00505335" w:rsidRPr="00D753AC">
          <w:rPr>
            <w:rFonts w:ascii="Times New Roman" w:hAnsi="Times New Roman" w:cs="Times New Roman"/>
            <w:w w:val="110"/>
            <w:position w:val="-2"/>
          </w:rPr>
          <w:delText xml:space="preserve">30 </w:delText>
        </w:r>
        <w:r w:rsidR="00505335" w:rsidRPr="00D753AC">
          <w:rPr>
            <w:rFonts w:ascii="Times New Roman" w:hAnsi="Times New Roman" w:cs="Times New Roman"/>
            <w:b/>
            <w:i/>
            <w:w w:val="125"/>
            <w:position w:val="-2"/>
          </w:rPr>
          <w:delText>days</w:delText>
        </w:r>
      </w:del>
      <w:r w:rsidRPr="00D753AC">
        <w:rPr>
          <w:rFonts w:ascii="Times New Roman" w:hAnsi="Times New Roman" w:cs="Times New Roman"/>
          <w:b/>
          <w:i/>
          <w:w w:val="120"/>
          <w:position w:val="-2"/>
          <w:rPrChange w:id="6067" w:author="Claire Kouba" w:date="2023-09-12T16:52:00Z">
            <w:rPr>
              <w:rFonts w:ascii="Times New Roman" w:hAnsi="Times New Roman"/>
              <w:b/>
              <w:i/>
              <w:w w:val="125"/>
              <w:position w:val="-2"/>
              <w:sz w:val="20"/>
            </w:rPr>
          </w:rPrChange>
        </w:rPr>
        <w:t xml:space="preserve"> </w:t>
      </w:r>
      <w:r w:rsidRPr="00D753AC">
        <w:rPr>
          <w:rFonts w:ascii="Times New Roman" w:hAnsi="Times New Roman" w:cs="Times New Roman"/>
          <w:b/>
          <w:w w:val="110"/>
        </w:rPr>
        <w:t xml:space="preserve">and </w:t>
      </w:r>
      <w:r w:rsidRPr="00D753AC">
        <w:rPr>
          <w:rFonts w:ascii="Times New Roman" w:hAnsi="Times New Roman" w:cs="Times New Roman"/>
          <w:b/>
          <w:i/>
          <w:w w:val="120"/>
          <w:rPrChange w:id="6068" w:author="Claire Kouba" w:date="2023-09-12T16:52:00Z">
            <w:rPr>
              <w:rFonts w:ascii="Times New Roman" w:hAnsi="Times New Roman"/>
              <w:b/>
              <w:i/>
              <w:w w:val="125"/>
              <w:sz w:val="20"/>
            </w:rPr>
          </w:rPrChange>
        </w:rPr>
        <w:t>P</w:t>
      </w:r>
      <w:r w:rsidRPr="00D753AC">
        <w:rPr>
          <w:rFonts w:ascii="Times New Roman" w:hAnsi="Times New Roman" w:cs="Times New Roman"/>
          <w:b/>
          <w:i/>
          <w:w w:val="120"/>
          <w:position w:val="-2"/>
          <w:rPrChange w:id="6069" w:author="Claire Kouba" w:date="2023-09-12T16:52:00Z">
            <w:rPr>
              <w:rFonts w:ascii="Times New Roman" w:hAnsi="Times New Roman"/>
              <w:b/>
              <w:i/>
              <w:w w:val="125"/>
              <w:position w:val="-2"/>
              <w:sz w:val="20"/>
            </w:rPr>
          </w:rPrChange>
        </w:rPr>
        <w:t xml:space="preserve">spill </w:t>
      </w:r>
      <w:r w:rsidRPr="00D753AC">
        <w:rPr>
          <w:rFonts w:ascii="Times New Roman" w:hAnsi="Times New Roman" w:cs="Times New Roman"/>
          <w:b/>
          <w:w w:val="110"/>
        </w:rPr>
        <w:t>prediction</w:t>
      </w:r>
      <w:r w:rsidRPr="00D753AC">
        <w:rPr>
          <w:rFonts w:ascii="Times New Roman" w:hAnsi="Times New Roman" w:cs="Times New Roman"/>
          <w:b/>
          <w:spacing w:val="19"/>
          <w:w w:val="110"/>
        </w:rPr>
        <w:t xml:space="preserve"> </w:t>
      </w:r>
      <w:r w:rsidRPr="00D753AC">
        <w:rPr>
          <w:rFonts w:ascii="Times New Roman" w:hAnsi="Times New Roman" w:cs="Times New Roman"/>
          <w:b/>
          <w:w w:val="110"/>
        </w:rPr>
        <w:t>utility</w:t>
      </w:r>
    </w:p>
    <w:p w:rsidR="002153D1" w:rsidRPr="00D753AC" w:rsidRDefault="002153D1">
      <w:pPr>
        <w:spacing w:before="3"/>
        <w:ind w:left="173"/>
        <w:rPr>
          <w:rFonts w:ascii="Times New Roman" w:eastAsia="Times New Roman" w:hAnsi="Times New Roman" w:cs="Times New Roman"/>
          <w:b/>
          <w:bCs/>
        </w:rPr>
        <w:pPrChange w:id="6070" w:author="Claire Kouba" w:date="2023-09-12T16:52:00Z">
          <w:pPr>
            <w:spacing w:before="2"/>
            <w:ind w:left="173"/>
          </w:pPr>
        </w:pPrChange>
      </w:pPr>
    </w:p>
    <w:p w:rsidR="002153D1" w:rsidRPr="00D753AC" w:rsidRDefault="002573FA" w:rsidP="00D753AC">
      <w:pPr>
        <w:pStyle w:val="BodyText"/>
        <w:ind w:left="173" w:right="98" w:firstLine="7"/>
        <w:rPr>
          <w:rFonts w:cs="Times New Roman"/>
          <w:sz w:val="22"/>
          <w:szCs w:val="22"/>
        </w:rPr>
      </w:pPr>
      <w:r w:rsidRPr="00D753AC">
        <w:rPr>
          <w:rFonts w:cs="Times New Roman"/>
          <w:sz w:val="22"/>
          <w:szCs w:val="22"/>
        </w:rPr>
        <w:t>Though</w:t>
      </w:r>
      <w:r w:rsidRPr="00D753AC">
        <w:rPr>
          <w:rFonts w:cs="Times New Roman"/>
          <w:spacing w:val="9"/>
          <w:sz w:val="22"/>
          <w:szCs w:val="22"/>
        </w:rPr>
        <w:t xml:space="preserve"> </w:t>
      </w:r>
      <w:r w:rsidRPr="00D753AC">
        <w:rPr>
          <w:rFonts w:cs="Times New Roman"/>
          <w:sz w:val="22"/>
          <w:szCs w:val="22"/>
        </w:rPr>
        <w:t>various</w:t>
      </w:r>
      <w:r w:rsidRPr="00D753AC">
        <w:rPr>
          <w:rFonts w:cs="Times New Roman"/>
          <w:spacing w:val="9"/>
          <w:sz w:val="22"/>
          <w:szCs w:val="22"/>
        </w:rPr>
        <w:t xml:space="preserve"> </w:t>
      </w:r>
      <w:r w:rsidRPr="00D753AC">
        <w:rPr>
          <w:rFonts w:cs="Times New Roman"/>
          <w:sz w:val="22"/>
          <w:szCs w:val="22"/>
        </w:rPr>
        <w:t>methods</w:t>
      </w:r>
      <w:r w:rsidRPr="00D753AC">
        <w:rPr>
          <w:rFonts w:cs="Times New Roman"/>
          <w:spacing w:val="9"/>
          <w:sz w:val="22"/>
          <w:szCs w:val="22"/>
        </w:rPr>
        <w:t xml:space="preserve"> </w:t>
      </w:r>
      <w:r w:rsidRPr="00D753AC">
        <w:rPr>
          <w:rFonts w:cs="Times New Roman"/>
          <w:sz w:val="22"/>
          <w:szCs w:val="22"/>
        </w:rPr>
        <w:t>exist</w:t>
      </w:r>
      <w:r w:rsidRPr="00D753AC">
        <w:rPr>
          <w:rFonts w:cs="Times New Roman"/>
          <w:spacing w:val="9"/>
          <w:sz w:val="22"/>
          <w:szCs w:val="22"/>
        </w:rPr>
        <w:t xml:space="preserve"> </w:t>
      </w:r>
      <w:r w:rsidRPr="00D753AC">
        <w:rPr>
          <w:rFonts w:cs="Times New Roman"/>
          <w:sz w:val="22"/>
          <w:szCs w:val="22"/>
        </w:rPr>
        <w:t>to</w:t>
      </w:r>
      <w:r w:rsidRPr="00D753AC">
        <w:rPr>
          <w:rFonts w:cs="Times New Roman"/>
          <w:spacing w:val="9"/>
          <w:sz w:val="22"/>
          <w:szCs w:val="22"/>
        </w:rPr>
        <w:t xml:space="preserve"> </w:t>
      </w:r>
      <w:r w:rsidRPr="00D753AC">
        <w:rPr>
          <w:rFonts w:cs="Times New Roman"/>
          <w:sz w:val="22"/>
          <w:szCs w:val="22"/>
        </w:rPr>
        <w:t>qualitatively</w:t>
      </w:r>
      <w:r w:rsidRPr="00D753AC">
        <w:rPr>
          <w:rFonts w:cs="Times New Roman"/>
          <w:spacing w:val="9"/>
          <w:sz w:val="22"/>
          <w:szCs w:val="22"/>
        </w:rPr>
        <w:t xml:space="preserve"> </w:t>
      </w:r>
      <w:r w:rsidRPr="00D753AC">
        <w:rPr>
          <w:rFonts w:cs="Times New Roman"/>
          <w:sz w:val="22"/>
          <w:szCs w:val="22"/>
        </w:rPr>
        <w:t>predict,</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spring,</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severity</w:t>
      </w:r>
      <w:r w:rsidRPr="00D753AC">
        <w:rPr>
          <w:rFonts w:cs="Times New Roman"/>
          <w:spacing w:val="9"/>
          <w:sz w:val="22"/>
          <w:szCs w:val="22"/>
        </w:rPr>
        <w:t xml:space="preserve"> </w:t>
      </w:r>
      <w:r w:rsidRPr="00D753AC">
        <w:rPr>
          <w:rFonts w:cs="Times New Roman"/>
          <w:sz w:val="22"/>
          <w:szCs w:val="22"/>
        </w:rPr>
        <w:t>of</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coming</w:t>
      </w:r>
      <w:r w:rsidRPr="00D753AC">
        <w:rPr>
          <w:rFonts w:cs="Times New Roman"/>
          <w:spacing w:val="9"/>
          <w:sz w:val="22"/>
          <w:szCs w:val="22"/>
        </w:rPr>
        <w:t xml:space="preserve"> </w:t>
      </w:r>
      <w:r w:rsidRPr="00D753AC">
        <w:rPr>
          <w:rFonts w:cs="Times New Roman"/>
          <w:sz w:val="22"/>
          <w:szCs w:val="22"/>
        </w:rPr>
        <w:t>low-flow</w:t>
      </w:r>
      <w:r w:rsidRPr="00D753AC">
        <w:rPr>
          <w:rFonts w:cs="Times New Roman"/>
          <w:spacing w:val="9"/>
          <w:sz w:val="22"/>
          <w:szCs w:val="22"/>
        </w:rPr>
        <w:t xml:space="preserve"> </w:t>
      </w:r>
      <w:r w:rsidRPr="00D753AC">
        <w:rPr>
          <w:rFonts w:cs="Times New Roman"/>
          <w:sz w:val="22"/>
          <w:szCs w:val="22"/>
        </w:rPr>
        <w:t>season</w:t>
      </w:r>
      <w:r w:rsidRPr="00D753AC">
        <w:rPr>
          <w:rFonts w:cs="Times New Roman"/>
          <w:spacing w:val="9"/>
          <w:sz w:val="22"/>
          <w:szCs w:val="22"/>
        </w:rPr>
        <w:t xml:space="preserve"> </w:t>
      </w:r>
      <w:r w:rsidRPr="00D753AC">
        <w:rPr>
          <w:rFonts w:cs="Times New Roman"/>
          <w:sz w:val="22"/>
          <w:szCs w:val="22"/>
        </w:rPr>
        <w:t>in</w:t>
      </w:r>
      <w:r w:rsidRPr="00D753AC">
        <w:rPr>
          <w:rFonts w:cs="Times New Roman"/>
          <w:spacing w:val="9"/>
          <w:sz w:val="22"/>
          <w:szCs w:val="22"/>
        </w:rPr>
        <w:t xml:space="preserve"> </w:t>
      </w:r>
      <w:r w:rsidRPr="00D753AC">
        <w:rPr>
          <w:rFonts w:cs="Times New Roman"/>
          <w:sz w:val="22"/>
          <w:szCs w:val="22"/>
        </w:rPr>
        <w:t>the</w:t>
      </w:r>
      <w:r w:rsidRPr="00D753AC">
        <w:rPr>
          <w:rFonts w:cs="Times New Roman"/>
          <w:spacing w:val="9"/>
          <w:sz w:val="22"/>
          <w:szCs w:val="22"/>
        </w:rPr>
        <w:t xml:space="preserve"> </w:t>
      </w:r>
      <w:r w:rsidRPr="00D753AC">
        <w:rPr>
          <w:rFonts w:cs="Times New Roman"/>
          <w:sz w:val="22"/>
          <w:szCs w:val="22"/>
        </w:rPr>
        <w:t>Scott</w:t>
      </w:r>
      <w:r w:rsidRPr="00D753AC">
        <w:rPr>
          <w:rFonts w:cs="Times New Roman"/>
          <w:w w:val="99"/>
          <w:sz w:val="22"/>
          <w:szCs w:val="22"/>
        </w:rPr>
        <w:t xml:space="preserve"> </w:t>
      </w:r>
      <w:r w:rsidRPr="00D753AC">
        <w:rPr>
          <w:rFonts w:cs="Times New Roman"/>
          <w:sz w:val="22"/>
          <w:szCs w:val="22"/>
        </w:rPr>
        <w:t>River</w:t>
      </w:r>
      <w:r w:rsidRPr="00D753AC">
        <w:rPr>
          <w:rFonts w:cs="Times New Roman"/>
          <w:spacing w:val="-6"/>
          <w:sz w:val="22"/>
          <w:szCs w:val="22"/>
        </w:rPr>
        <w:t xml:space="preserve"> </w:t>
      </w:r>
      <w:r w:rsidRPr="00D753AC">
        <w:rPr>
          <w:rFonts w:cs="Times New Roman"/>
          <w:sz w:val="22"/>
          <w:szCs w:val="22"/>
        </w:rPr>
        <w:t>watershed,</w:t>
      </w:r>
      <w:r w:rsidRPr="00D753AC">
        <w:rPr>
          <w:rFonts w:cs="Times New Roman"/>
          <w:spacing w:val="-6"/>
          <w:sz w:val="22"/>
          <w:szCs w:val="22"/>
        </w:rPr>
        <w:t xml:space="preserve"> </w:t>
      </w:r>
      <w:r w:rsidRPr="00D753AC">
        <w:rPr>
          <w:rFonts w:cs="Times New Roman"/>
          <w:sz w:val="22"/>
          <w:szCs w:val="22"/>
        </w:rPr>
        <w:t>a</w:t>
      </w:r>
      <w:r w:rsidRPr="00D753AC">
        <w:rPr>
          <w:rFonts w:cs="Times New Roman"/>
          <w:spacing w:val="-6"/>
          <w:sz w:val="22"/>
          <w:szCs w:val="22"/>
        </w:rPr>
        <w:t xml:space="preserve"> </w:t>
      </w:r>
      <w:r w:rsidRPr="00D753AC">
        <w:rPr>
          <w:rFonts w:cs="Times New Roman"/>
          <w:sz w:val="22"/>
          <w:szCs w:val="22"/>
        </w:rPr>
        <w:t>quantitative</w:t>
      </w:r>
      <w:r w:rsidRPr="00D753AC">
        <w:rPr>
          <w:rFonts w:cs="Times New Roman"/>
          <w:spacing w:val="-6"/>
          <w:sz w:val="22"/>
          <w:szCs w:val="22"/>
        </w:rPr>
        <w:t xml:space="preserve"> </w:t>
      </w:r>
      <w:r w:rsidRPr="00D753AC">
        <w:rPr>
          <w:rFonts w:cs="Times New Roman"/>
          <w:sz w:val="22"/>
          <w:szCs w:val="22"/>
        </w:rPr>
        <w:t>short-term</w:t>
      </w:r>
      <w:r w:rsidRPr="00D753AC">
        <w:rPr>
          <w:rFonts w:cs="Times New Roman"/>
          <w:spacing w:val="-6"/>
          <w:sz w:val="22"/>
          <w:szCs w:val="22"/>
        </w:rPr>
        <w:t xml:space="preserve"> </w:t>
      </w:r>
      <w:r w:rsidRPr="00D753AC">
        <w:rPr>
          <w:rFonts w:cs="Times New Roman"/>
          <w:sz w:val="22"/>
          <w:szCs w:val="22"/>
        </w:rPr>
        <w:t>forecasting</w:t>
      </w:r>
      <w:r w:rsidRPr="00D753AC">
        <w:rPr>
          <w:rFonts w:cs="Times New Roman"/>
          <w:spacing w:val="-6"/>
          <w:sz w:val="22"/>
          <w:szCs w:val="22"/>
        </w:rPr>
        <w:t xml:space="preserve"> </w:t>
      </w:r>
      <w:r w:rsidRPr="00D753AC">
        <w:rPr>
          <w:rFonts w:cs="Times New Roman"/>
          <w:sz w:val="22"/>
          <w:szCs w:val="22"/>
        </w:rPr>
        <w:t>index</w:t>
      </w:r>
      <w:r w:rsidRPr="00D753AC">
        <w:rPr>
          <w:rFonts w:cs="Times New Roman"/>
          <w:spacing w:val="-6"/>
          <w:sz w:val="22"/>
          <w:szCs w:val="22"/>
        </w:rPr>
        <w:t xml:space="preserve"> </w:t>
      </w:r>
      <w:r w:rsidRPr="00D753AC">
        <w:rPr>
          <w:rFonts w:cs="Times New Roman"/>
          <w:sz w:val="22"/>
          <w:szCs w:val="22"/>
        </w:rPr>
        <w:t>could</w:t>
      </w:r>
      <w:r w:rsidRPr="00D753AC">
        <w:rPr>
          <w:rFonts w:cs="Times New Roman"/>
          <w:spacing w:val="-6"/>
          <w:sz w:val="22"/>
          <w:szCs w:val="22"/>
        </w:rPr>
        <w:t xml:space="preserve"> </w:t>
      </w:r>
      <w:r w:rsidRPr="00D753AC">
        <w:rPr>
          <w:rFonts w:cs="Times New Roman"/>
          <w:sz w:val="22"/>
          <w:szCs w:val="22"/>
        </w:rPr>
        <w:t>support</w:t>
      </w:r>
      <w:r w:rsidRPr="00D753AC">
        <w:rPr>
          <w:rFonts w:cs="Times New Roman"/>
          <w:spacing w:val="-6"/>
          <w:sz w:val="22"/>
          <w:szCs w:val="22"/>
        </w:rPr>
        <w:t xml:space="preserve"> </w:t>
      </w:r>
      <w:r w:rsidRPr="00D753AC">
        <w:rPr>
          <w:rFonts w:cs="Times New Roman"/>
          <w:sz w:val="22"/>
          <w:szCs w:val="22"/>
        </w:rPr>
        <w:t>more</w:t>
      </w:r>
      <w:r w:rsidRPr="00D753AC">
        <w:rPr>
          <w:rFonts w:cs="Times New Roman"/>
          <w:spacing w:val="-6"/>
          <w:sz w:val="22"/>
          <w:szCs w:val="22"/>
        </w:rPr>
        <w:t xml:space="preserve"> </w:t>
      </w:r>
      <w:r w:rsidRPr="00D753AC">
        <w:rPr>
          <w:rFonts w:cs="Times New Roman"/>
          <w:sz w:val="22"/>
          <w:szCs w:val="22"/>
        </w:rPr>
        <w:t>rigorous</w:t>
      </w:r>
      <w:r w:rsidRPr="00D753AC">
        <w:rPr>
          <w:rFonts w:cs="Times New Roman"/>
          <w:spacing w:val="-6"/>
          <w:sz w:val="22"/>
          <w:szCs w:val="22"/>
        </w:rPr>
        <w:t xml:space="preserve"> </w:t>
      </w:r>
      <w:r w:rsidRPr="00D753AC">
        <w:rPr>
          <w:rFonts w:cs="Times New Roman"/>
          <w:sz w:val="22"/>
          <w:szCs w:val="22"/>
        </w:rPr>
        <w:t>thresholds</w:t>
      </w:r>
      <w:r w:rsidRPr="00D753AC">
        <w:rPr>
          <w:rFonts w:cs="Times New Roman"/>
          <w:spacing w:val="-6"/>
          <w:sz w:val="22"/>
          <w:szCs w:val="22"/>
        </w:rPr>
        <w:t xml:space="preserve"> </w:t>
      </w:r>
      <w:r w:rsidRPr="00D753AC">
        <w:rPr>
          <w:rFonts w:cs="Times New Roman"/>
          <w:sz w:val="22"/>
          <w:szCs w:val="22"/>
        </w:rPr>
        <w:t>for</w:t>
      </w:r>
      <w:r w:rsidRPr="00D753AC">
        <w:rPr>
          <w:rFonts w:cs="Times New Roman"/>
          <w:spacing w:val="-6"/>
          <w:sz w:val="22"/>
          <w:szCs w:val="22"/>
        </w:rPr>
        <w:t xml:space="preserve"> </w:t>
      </w:r>
      <w:r w:rsidRPr="00D753AC">
        <w:rPr>
          <w:rFonts w:cs="Times New Roman"/>
          <w:sz w:val="22"/>
          <w:szCs w:val="22"/>
        </w:rPr>
        <w:t>adaptive</w:t>
      </w:r>
      <w:r w:rsidRPr="00D753AC">
        <w:rPr>
          <w:rFonts w:cs="Times New Roman"/>
          <w:spacing w:val="-6"/>
          <w:sz w:val="22"/>
          <w:szCs w:val="22"/>
        </w:rPr>
        <w:t xml:space="preserve"> </w:t>
      </w:r>
      <w:r w:rsidRPr="00D753AC">
        <w:rPr>
          <w:rFonts w:cs="Times New Roman"/>
          <w:sz w:val="22"/>
          <w:szCs w:val="22"/>
        </w:rPr>
        <w:t>management.</w:t>
      </w:r>
      <w:r w:rsidRPr="00D753AC">
        <w:rPr>
          <w:rFonts w:cs="Times New Roman"/>
          <w:w w:val="99"/>
          <w:sz w:val="22"/>
          <w:szCs w:val="22"/>
        </w:rPr>
        <w:t xml:space="preserve"> </w:t>
      </w:r>
      <w:r w:rsidRPr="00D753AC">
        <w:rPr>
          <w:rFonts w:cs="Times New Roman"/>
          <w:spacing w:val="-9"/>
          <w:sz w:val="22"/>
          <w:szCs w:val="22"/>
        </w:rPr>
        <w:t>To</w:t>
      </w:r>
      <w:r w:rsidRPr="00D753AC">
        <w:rPr>
          <w:rFonts w:cs="Times New Roman"/>
          <w:spacing w:val="8"/>
          <w:sz w:val="22"/>
          <w:szCs w:val="22"/>
        </w:rPr>
        <w:t xml:space="preserve"> </w:t>
      </w:r>
      <w:r w:rsidRPr="00D753AC">
        <w:rPr>
          <w:rFonts w:cs="Times New Roman"/>
          <w:sz w:val="22"/>
          <w:szCs w:val="22"/>
        </w:rPr>
        <w:t>this</w:t>
      </w:r>
      <w:r w:rsidRPr="00D753AC">
        <w:rPr>
          <w:rFonts w:cs="Times New Roman"/>
          <w:spacing w:val="8"/>
          <w:sz w:val="22"/>
          <w:szCs w:val="22"/>
        </w:rPr>
        <w:t xml:space="preserve"> </w:t>
      </w:r>
      <w:r w:rsidRPr="00D753AC">
        <w:rPr>
          <w:rFonts w:cs="Times New Roman"/>
          <w:sz w:val="22"/>
          <w:szCs w:val="22"/>
        </w:rPr>
        <w:t>end</w:t>
      </w:r>
      <w:r w:rsidRPr="00D753AC">
        <w:rPr>
          <w:rFonts w:cs="Times New Roman"/>
          <w:spacing w:val="8"/>
          <w:sz w:val="22"/>
          <w:szCs w:val="22"/>
        </w:rPr>
        <w:t xml:space="preserve"> </w:t>
      </w:r>
      <w:r w:rsidRPr="00D753AC">
        <w:rPr>
          <w:rFonts w:cs="Times New Roman"/>
          <w:sz w:val="22"/>
          <w:szCs w:val="22"/>
        </w:rPr>
        <w:t>we</w:t>
      </w:r>
      <w:r w:rsidRPr="00D753AC">
        <w:rPr>
          <w:rFonts w:cs="Times New Roman"/>
          <w:spacing w:val="8"/>
          <w:sz w:val="22"/>
          <w:szCs w:val="22"/>
        </w:rPr>
        <w:t xml:space="preserve"> </w:t>
      </w:r>
      <w:r w:rsidRPr="00D753AC">
        <w:rPr>
          <w:rFonts w:cs="Times New Roman"/>
          <w:sz w:val="22"/>
          <w:szCs w:val="22"/>
        </w:rPr>
        <w:t>developed</w:t>
      </w:r>
      <w:r w:rsidRPr="00D753AC">
        <w:rPr>
          <w:rFonts w:cs="Times New Roman"/>
          <w:spacing w:val="8"/>
          <w:sz w:val="22"/>
          <w:szCs w:val="22"/>
        </w:rPr>
        <w:t xml:space="preserve"> </w:t>
      </w:r>
      <w:r w:rsidRPr="00D753AC">
        <w:rPr>
          <w:rFonts w:cs="Times New Roman"/>
          <w:sz w:val="22"/>
          <w:szCs w:val="22"/>
        </w:rPr>
        <w:t>two</w:t>
      </w:r>
      <w:r w:rsidRPr="00D753AC">
        <w:rPr>
          <w:rFonts w:cs="Times New Roman"/>
          <w:spacing w:val="8"/>
          <w:sz w:val="22"/>
          <w:szCs w:val="22"/>
        </w:rPr>
        <w:t xml:space="preserve"> </w:t>
      </w:r>
      <w:r w:rsidRPr="00D753AC">
        <w:rPr>
          <w:rFonts w:cs="Times New Roman"/>
          <w:sz w:val="22"/>
          <w:szCs w:val="22"/>
        </w:rPr>
        <w:t>linear</w:t>
      </w:r>
      <w:r w:rsidRPr="00D753AC">
        <w:rPr>
          <w:rFonts w:cs="Times New Roman"/>
          <w:spacing w:val="8"/>
          <w:sz w:val="22"/>
          <w:szCs w:val="22"/>
        </w:rPr>
        <w:t xml:space="preserve"> </w:t>
      </w:r>
      <w:r w:rsidRPr="00D753AC">
        <w:rPr>
          <w:rFonts w:cs="Times New Roman"/>
          <w:sz w:val="22"/>
          <w:szCs w:val="22"/>
        </w:rPr>
        <w:t>equations</w:t>
      </w:r>
      <w:r w:rsidRPr="00D753AC">
        <w:rPr>
          <w:rFonts w:cs="Times New Roman"/>
          <w:spacing w:val="8"/>
          <w:sz w:val="22"/>
          <w:szCs w:val="22"/>
        </w:rPr>
        <w:t xml:space="preserve"> </w:t>
      </w:r>
      <w:r w:rsidRPr="00D753AC">
        <w:rPr>
          <w:rFonts w:cs="Times New Roman"/>
          <w:sz w:val="22"/>
          <w:szCs w:val="22"/>
        </w:rPr>
        <w:t>for</w:t>
      </w:r>
      <w:r w:rsidRPr="00D753AC">
        <w:rPr>
          <w:rFonts w:cs="Times New Roman"/>
          <w:spacing w:val="8"/>
          <w:sz w:val="22"/>
          <w:szCs w:val="22"/>
        </w:rPr>
        <w:t xml:space="preserve"> </w:t>
      </w:r>
      <w:r w:rsidRPr="00D753AC">
        <w:rPr>
          <w:rFonts w:cs="Times New Roman"/>
          <w:sz w:val="22"/>
          <w:szCs w:val="22"/>
        </w:rPr>
        <w:t>predicting</w:t>
      </w:r>
      <w:r w:rsidRPr="00D753AC">
        <w:rPr>
          <w:rFonts w:cs="Times New Roman"/>
          <w:spacing w:val="8"/>
          <w:sz w:val="22"/>
          <w:szCs w:val="22"/>
        </w:rPr>
        <w:t xml:space="preserve"> </w:t>
      </w:r>
      <w:r w:rsidRPr="00D753AC">
        <w:rPr>
          <w:rFonts w:cs="Times New Roman"/>
          <w:sz w:val="22"/>
          <w:szCs w:val="22"/>
        </w:rPr>
        <w:t>minimum</w:t>
      </w:r>
      <w:r w:rsidRPr="00D753AC">
        <w:rPr>
          <w:rFonts w:cs="Times New Roman"/>
          <w:spacing w:val="8"/>
          <w:sz w:val="22"/>
          <w:szCs w:val="22"/>
        </w:rPr>
        <w:t xml:space="preserve"> </w:t>
      </w:r>
      <w:r w:rsidRPr="00D753AC">
        <w:rPr>
          <w:rFonts w:cs="Times New Roman"/>
          <w:sz w:val="22"/>
          <w:szCs w:val="22"/>
        </w:rPr>
        <w:t>dry</w:t>
      </w:r>
      <w:r w:rsidRPr="00D753AC">
        <w:rPr>
          <w:rFonts w:cs="Times New Roman"/>
          <w:spacing w:val="8"/>
          <w:sz w:val="22"/>
          <w:szCs w:val="22"/>
        </w:rPr>
        <w:t xml:space="preserve"> </w:t>
      </w:r>
      <w:r w:rsidRPr="00D753AC">
        <w:rPr>
          <w:rFonts w:cs="Times New Roman"/>
          <w:sz w:val="22"/>
          <w:szCs w:val="22"/>
        </w:rPr>
        <w:t>season</w:t>
      </w:r>
      <w:r w:rsidRPr="00D753AC">
        <w:rPr>
          <w:rFonts w:cs="Times New Roman"/>
          <w:spacing w:val="8"/>
          <w:sz w:val="22"/>
          <w:szCs w:val="22"/>
        </w:rPr>
        <w:t xml:space="preserve"> </w:t>
      </w:r>
      <w:r w:rsidRPr="00D753AC">
        <w:rPr>
          <w:rFonts w:cs="Times New Roman"/>
          <w:sz w:val="22"/>
          <w:szCs w:val="22"/>
        </w:rPr>
        <w:t>baseflows</w:t>
      </w:r>
      <w:r w:rsidRPr="00D753AC">
        <w:rPr>
          <w:rFonts w:cs="Times New Roman"/>
          <w:spacing w:val="8"/>
          <w:sz w:val="22"/>
          <w:szCs w:val="22"/>
        </w:rPr>
        <w:t xml:space="preserve"> </w:t>
      </w:r>
      <w:r w:rsidRPr="00D753AC">
        <w:rPr>
          <w:rFonts w:cs="Times New Roman"/>
          <w:sz w:val="22"/>
          <w:szCs w:val="22"/>
        </w:rPr>
        <w:t>about</w:t>
      </w:r>
      <w:r w:rsidRPr="00D753AC">
        <w:rPr>
          <w:rFonts w:cs="Times New Roman"/>
          <w:spacing w:val="8"/>
          <w:sz w:val="22"/>
          <w:szCs w:val="22"/>
        </w:rPr>
        <w:t xml:space="preserve"> </w:t>
      </w:r>
      <w:r w:rsidRPr="00D753AC">
        <w:rPr>
          <w:rFonts w:cs="Times New Roman"/>
          <w:spacing w:val="-3"/>
          <w:sz w:val="22"/>
          <w:szCs w:val="22"/>
        </w:rPr>
        <w:t>five</w:t>
      </w:r>
      <w:r w:rsidRPr="00D753AC">
        <w:rPr>
          <w:rFonts w:cs="Times New Roman"/>
          <w:spacing w:val="8"/>
          <w:sz w:val="22"/>
          <w:szCs w:val="22"/>
        </w:rPr>
        <w:t xml:space="preserve"> </w:t>
      </w:r>
      <w:r w:rsidRPr="00D753AC">
        <w:rPr>
          <w:rFonts w:cs="Times New Roman"/>
          <w:sz w:val="22"/>
          <w:szCs w:val="22"/>
        </w:rPr>
        <w:t>months</w:t>
      </w:r>
      <w:r w:rsidRPr="00D753AC">
        <w:rPr>
          <w:rFonts w:cs="Times New Roman"/>
          <w:spacing w:val="8"/>
          <w:sz w:val="22"/>
          <w:szCs w:val="22"/>
        </w:rPr>
        <w:t xml:space="preserve"> </w:t>
      </w:r>
      <w:r w:rsidRPr="00D753AC">
        <w:rPr>
          <w:rFonts w:cs="Times New Roman"/>
          <w:sz w:val="22"/>
          <w:szCs w:val="22"/>
        </w:rPr>
        <w:t>in</w:t>
      </w:r>
      <w:r w:rsidRPr="00D753AC">
        <w:rPr>
          <w:rFonts w:cs="Times New Roman"/>
          <w:spacing w:val="8"/>
          <w:sz w:val="22"/>
          <w:szCs w:val="22"/>
        </w:rPr>
        <w:t xml:space="preserve"> </w:t>
      </w:r>
      <w:r w:rsidRPr="00D753AC">
        <w:rPr>
          <w:rFonts w:cs="Times New Roman"/>
          <w:sz w:val="22"/>
          <w:szCs w:val="22"/>
        </w:rPr>
        <w:t>advance,</w:t>
      </w:r>
      <w:r w:rsidRPr="00D753AC">
        <w:rPr>
          <w:rFonts w:cs="Times New Roman"/>
          <w:w w:val="99"/>
          <w:sz w:val="22"/>
          <w:szCs w:val="22"/>
        </w:rPr>
        <w:t xml:space="preserve"> </w:t>
      </w:r>
      <w:r w:rsidRPr="00D753AC">
        <w:rPr>
          <w:rFonts w:cs="Times New Roman"/>
          <w:sz w:val="22"/>
          <w:szCs w:val="22"/>
        </w:rPr>
        <w:t>effectively taking an inventory in each April of relevant hydrologic inputs. It could be used to support decisions made in</w:t>
      </w:r>
      <w:r w:rsidRPr="00D753AC">
        <w:rPr>
          <w:rFonts w:cs="Times New Roman"/>
          <w:spacing w:val="46"/>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late</w:t>
      </w:r>
      <w:r w:rsidRPr="00D753AC">
        <w:rPr>
          <w:rFonts w:cs="Times New Roman"/>
          <w:spacing w:val="-4"/>
          <w:sz w:val="22"/>
          <w:szCs w:val="22"/>
        </w:rPr>
        <w:t xml:space="preserve"> </w:t>
      </w:r>
      <w:r w:rsidRPr="00D753AC">
        <w:rPr>
          <w:rFonts w:cs="Times New Roman"/>
          <w:sz w:val="22"/>
          <w:szCs w:val="22"/>
        </w:rPr>
        <w:t>spring</w:t>
      </w:r>
      <w:r w:rsidRPr="00D753AC">
        <w:rPr>
          <w:rFonts w:cs="Times New Roman"/>
          <w:spacing w:val="-4"/>
          <w:sz w:val="22"/>
          <w:szCs w:val="22"/>
        </w:rPr>
        <w:t xml:space="preserve"> </w:t>
      </w:r>
      <w:r w:rsidRPr="00D753AC">
        <w:rPr>
          <w:rFonts w:cs="Times New Roman"/>
          <w:sz w:val="22"/>
          <w:szCs w:val="22"/>
        </w:rPr>
        <w:t>timeframe</w:t>
      </w:r>
      <w:r w:rsidRPr="00D753AC">
        <w:rPr>
          <w:rFonts w:cs="Times New Roman"/>
          <w:spacing w:val="-4"/>
          <w:sz w:val="22"/>
          <w:szCs w:val="22"/>
        </w:rPr>
        <w:t xml:space="preserve"> </w:t>
      </w:r>
      <w:r w:rsidRPr="00D753AC">
        <w:rPr>
          <w:rFonts w:cs="Times New Roman"/>
          <w:sz w:val="22"/>
          <w:szCs w:val="22"/>
        </w:rPr>
        <w:t>regarding</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growing</w:t>
      </w:r>
      <w:r w:rsidRPr="00D753AC">
        <w:rPr>
          <w:rFonts w:cs="Times New Roman"/>
          <w:spacing w:val="-4"/>
          <w:sz w:val="22"/>
          <w:szCs w:val="22"/>
        </w:rPr>
        <w:t xml:space="preserve"> </w:t>
      </w:r>
      <w:r w:rsidRPr="00D753AC">
        <w:rPr>
          <w:rFonts w:cs="Times New Roman"/>
          <w:sz w:val="22"/>
          <w:szCs w:val="22"/>
        </w:rPr>
        <w:t>season,</w:t>
      </w:r>
      <w:r w:rsidRPr="00D753AC">
        <w:rPr>
          <w:rFonts w:cs="Times New Roman"/>
          <w:spacing w:val="-4"/>
          <w:sz w:val="22"/>
          <w:szCs w:val="22"/>
        </w:rPr>
        <w:t xml:space="preserve"> </w:t>
      </w:r>
      <w:r w:rsidRPr="00D753AC">
        <w:rPr>
          <w:rFonts w:cs="Times New Roman"/>
          <w:sz w:val="22"/>
          <w:szCs w:val="22"/>
        </w:rPr>
        <w:t>such</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potential</w:t>
      </w:r>
      <w:r w:rsidRPr="00D753AC">
        <w:rPr>
          <w:rFonts w:cs="Times New Roman"/>
          <w:spacing w:val="-4"/>
          <w:sz w:val="22"/>
          <w:szCs w:val="22"/>
        </w:rPr>
        <w:t xml:space="preserve"> </w:t>
      </w:r>
      <w:r w:rsidRPr="00D753AC">
        <w:rPr>
          <w:rFonts w:cs="Times New Roman"/>
          <w:sz w:val="22"/>
          <w:szCs w:val="22"/>
        </w:rPr>
        <w:t>regulatory</w:t>
      </w:r>
      <w:r w:rsidRPr="00D753AC">
        <w:rPr>
          <w:rFonts w:cs="Times New Roman"/>
          <w:spacing w:val="-4"/>
          <w:sz w:val="22"/>
          <w:szCs w:val="22"/>
        </w:rPr>
        <w:t xml:space="preserve"> </w:t>
      </w:r>
      <w:r w:rsidRPr="00D753AC">
        <w:rPr>
          <w:rFonts w:cs="Times New Roman"/>
          <w:sz w:val="22"/>
          <w:szCs w:val="22"/>
        </w:rPr>
        <w:t>actions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some</w:t>
      </w:r>
      <w:r w:rsidRPr="00D753AC">
        <w:rPr>
          <w:rFonts w:cs="Times New Roman"/>
          <w:spacing w:val="-4"/>
          <w:sz w:val="22"/>
          <w:szCs w:val="22"/>
        </w:rPr>
        <w:t xml:space="preserve"> </w:t>
      </w:r>
      <w:r w:rsidRPr="00D753AC">
        <w:rPr>
          <w:rFonts w:cs="Times New Roman"/>
          <w:sz w:val="22"/>
          <w:szCs w:val="22"/>
        </w:rPr>
        <w:t>farmer</w:t>
      </w:r>
      <w:r w:rsidRPr="00D753AC">
        <w:rPr>
          <w:rFonts w:cs="Times New Roman"/>
          <w:spacing w:val="-4"/>
          <w:sz w:val="22"/>
          <w:szCs w:val="22"/>
        </w:rPr>
        <w:t xml:space="preserve"> </w:t>
      </w:r>
      <w:r w:rsidRPr="00D753AC">
        <w:rPr>
          <w:rFonts w:cs="Times New Roman"/>
          <w:sz w:val="22"/>
          <w:szCs w:val="22"/>
        </w:rPr>
        <w:t>cropping</w:t>
      </w:r>
      <w:r w:rsidRPr="00D753AC">
        <w:rPr>
          <w:rFonts w:cs="Times New Roman"/>
          <w:spacing w:val="-4"/>
          <w:sz w:val="22"/>
          <w:szCs w:val="22"/>
        </w:rPr>
        <w:t xml:space="preserve"> </w:t>
      </w:r>
      <w:r w:rsidRPr="00D753AC">
        <w:rPr>
          <w:rFonts w:cs="Times New Roman"/>
          <w:sz w:val="22"/>
          <w:szCs w:val="22"/>
        </w:rPr>
        <w:t>decisions.</w:t>
      </w:r>
      <w:r w:rsidRPr="00D753AC">
        <w:rPr>
          <w:rFonts w:cs="Times New Roman"/>
          <w:w w:val="99"/>
          <w:sz w:val="22"/>
          <w:szCs w:val="22"/>
        </w:rPr>
        <w:t xml:space="preserve"> </w:t>
      </w:r>
      <w:r w:rsidRPr="00D753AC">
        <w:rPr>
          <w:rFonts w:cs="Times New Roman"/>
          <w:sz w:val="22"/>
          <w:szCs w:val="22"/>
        </w:rPr>
        <w:t>There are several methods in current use. Observations at existing monitoring locations, such as weather stations and</w:t>
      </w:r>
      <w:r w:rsidRPr="00D753AC">
        <w:rPr>
          <w:rFonts w:cs="Times New Roman"/>
          <w:spacing w:val="17"/>
          <w:sz w:val="22"/>
          <w:szCs w:val="22"/>
        </w:rPr>
        <w:t xml:space="preserve"> </w:t>
      </w:r>
      <w:r w:rsidRPr="00D753AC">
        <w:rPr>
          <w:rFonts w:cs="Times New Roman"/>
          <w:sz w:val="22"/>
          <w:szCs w:val="22"/>
        </w:rPr>
        <w:t>long-</w:t>
      </w:r>
      <w:r w:rsidRPr="00D753AC">
        <w:rPr>
          <w:rFonts w:cs="Times New Roman"/>
          <w:w w:val="99"/>
          <w:sz w:val="22"/>
          <w:szCs w:val="22"/>
        </w:rPr>
        <w:t xml:space="preserve"> </w:t>
      </w:r>
      <w:r w:rsidRPr="00D753AC">
        <w:rPr>
          <w:rFonts w:cs="Times New Roman"/>
          <w:sz w:val="22"/>
          <w:szCs w:val="22"/>
        </w:rPr>
        <w:t>term</w:t>
      </w:r>
      <w:r w:rsidRPr="00D753AC">
        <w:rPr>
          <w:rFonts w:cs="Times New Roman"/>
          <w:spacing w:val="-7"/>
          <w:sz w:val="22"/>
          <w:szCs w:val="22"/>
        </w:rPr>
        <w:t xml:space="preserve"> </w:t>
      </w:r>
      <w:r w:rsidRPr="00D753AC">
        <w:rPr>
          <w:rFonts w:cs="Times New Roman"/>
          <w:sz w:val="22"/>
          <w:szCs w:val="22"/>
        </w:rPr>
        <w:t>snow</w:t>
      </w:r>
      <w:r w:rsidRPr="00D753AC">
        <w:rPr>
          <w:rFonts w:cs="Times New Roman"/>
          <w:spacing w:val="-7"/>
          <w:sz w:val="22"/>
          <w:szCs w:val="22"/>
        </w:rPr>
        <w:t xml:space="preserve"> </w:t>
      </w:r>
      <w:r w:rsidRPr="00D753AC">
        <w:rPr>
          <w:rFonts w:cs="Times New Roman"/>
          <w:sz w:val="22"/>
          <w:szCs w:val="22"/>
        </w:rPr>
        <w:t>course</w:t>
      </w:r>
      <w:r w:rsidRPr="00D753AC">
        <w:rPr>
          <w:rFonts w:cs="Times New Roman"/>
          <w:spacing w:val="-7"/>
          <w:sz w:val="22"/>
          <w:szCs w:val="22"/>
        </w:rPr>
        <w:t xml:space="preserve"> </w:t>
      </w:r>
      <w:r w:rsidRPr="00D753AC">
        <w:rPr>
          <w:rFonts w:cs="Times New Roman"/>
          <w:sz w:val="22"/>
          <w:szCs w:val="22"/>
        </w:rPr>
        <w:t>records,</w:t>
      </w:r>
      <w:r w:rsidRPr="00D753AC">
        <w:rPr>
          <w:rFonts w:cs="Times New Roman"/>
          <w:spacing w:val="-7"/>
          <w:sz w:val="22"/>
          <w:szCs w:val="22"/>
        </w:rPr>
        <w:t xml:space="preserve"> </w:t>
      </w:r>
      <w:r w:rsidRPr="00D753AC">
        <w:rPr>
          <w:rFonts w:cs="Times New Roman"/>
          <w:sz w:val="22"/>
          <w:szCs w:val="22"/>
        </w:rPr>
        <w:t>have</w:t>
      </w:r>
      <w:r w:rsidRPr="00D753AC">
        <w:rPr>
          <w:rFonts w:cs="Times New Roman"/>
          <w:spacing w:val="-7"/>
          <w:sz w:val="22"/>
          <w:szCs w:val="22"/>
        </w:rPr>
        <w:t xml:space="preserve"> </w:t>
      </w:r>
      <w:r w:rsidRPr="00D753AC">
        <w:rPr>
          <w:rFonts w:cs="Times New Roman"/>
          <w:sz w:val="22"/>
          <w:szCs w:val="22"/>
        </w:rPr>
        <w:t>been</w:t>
      </w:r>
      <w:r w:rsidRPr="00D753AC">
        <w:rPr>
          <w:rFonts w:cs="Times New Roman"/>
          <w:spacing w:val="-7"/>
          <w:sz w:val="22"/>
          <w:szCs w:val="22"/>
        </w:rPr>
        <w:t xml:space="preserve"> </w:t>
      </w:r>
      <w:r w:rsidRPr="00D753AC">
        <w:rPr>
          <w:rFonts w:cs="Times New Roman"/>
          <w:sz w:val="22"/>
          <w:szCs w:val="22"/>
        </w:rPr>
        <w:t>used</w:t>
      </w:r>
      <w:r w:rsidRPr="00D753AC">
        <w:rPr>
          <w:rFonts w:cs="Times New Roman"/>
          <w:spacing w:val="-7"/>
          <w:sz w:val="22"/>
          <w:szCs w:val="22"/>
        </w:rPr>
        <w:t xml:space="preserve"> </w:t>
      </w:r>
      <w:r w:rsidRPr="00D753AC">
        <w:rPr>
          <w:rFonts w:cs="Times New Roman"/>
          <w:sz w:val="22"/>
          <w:szCs w:val="22"/>
        </w:rPr>
        <w:t>as</w:t>
      </w:r>
      <w:r w:rsidRPr="00D753AC">
        <w:rPr>
          <w:rFonts w:cs="Times New Roman"/>
          <w:spacing w:val="-7"/>
          <w:sz w:val="22"/>
          <w:szCs w:val="22"/>
        </w:rPr>
        <w:t xml:space="preserve"> </w:t>
      </w:r>
      <w:r w:rsidRPr="00D753AC">
        <w:rPr>
          <w:rFonts w:cs="Times New Roman"/>
          <w:sz w:val="22"/>
          <w:szCs w:val="22"/>
        </w:rPr>
        <w:t>ad-hoc</w:t>
      </w:r>
      <w:r w:rsidRPr="00D753AC">
        <w:rPr>
          <w:rFonts w:cs="Times New Roman"/>
          <w:spacing w:val="-7"/>
          <w:sz w:val="22"/>
          <w:szCs w:val="22"/>
        </w:rPr>
        <w:t xml:space="preserve"> </w:t>
      </w:r>
      <w:r w:rsidRPr="00D753AC">
        <w:rPr>
          <w:rFonts w:cs="Times New Roman"/>
          <w:sz w:val="22"/>
          <w:szCs w:val="22"/>
        </w:rPr>
        <w:t>hydrologic</w:t>
      </w:r>
      <w:r w:rsidRPr="00D753AC">
        <w:rPr>
          <w:rFonts w:cs="Times New Roman"/>
          <w:spacing w:val="-7"/>
          <w:sz w:val="22"/>
          <w:szCs w:val="22"/>
        </w:rPr>
        <w:t xml:space="preserve"> </w:t>
      </w:r>
      <w:r w:rsidRPr="00D753AC">
        <w:rPr>
          <w:rFonts w:cs="Times New Roman"/>
          <w:sz w:val="22"/>
          <w:szCs w:val="22"/>
        </w:rPr>
        <w:t>indices.</w:t>
      </w:r>
      <w:r w:rsidRPr="00D753AC">
        <w:rPr>
          <w:rFonts w:cs="Times New Roman"/>
          <w:spacing w:val="-7"/>
          <w:sz w:val="22"/>
          <w:szCs w:val="22"/>
        </w:rPr>
        <w:t xml:space="preserve"> </w:t>
      </w:r>
      <w:r w:rsidRPr="00D753AC">
        <w:rPr>
          <w:rFonts w:cs="Times New Roman"/>
          <w:sz w:val="22"/>
          <w:szCs w:val="22"/>
        </w:rPr>
        <w:t>Historical</w:t>
      </w:r>
      <w:r w:rsidRPr="00D753AC">
        <w:rPr>
          <w:rFonts w:cs="Times New Roman"/>
          <w:spacing w:val="-7"/>
          <w:sz w:val="22"/>
          <w:szCs w:val="22"/>
        </w:rPr>
        <w:t xml:space="preserve"> </w:t>
      </w:r>
      <w:r w:rsidRPr="00D753AC">
        <w:rPr>
          <w:rFonts w:cs="Times New Roman"/>
          <w:sz w:val="22"/>
          <w:szCs w:val="22"/>
        </w:rPr>
        <w:t>adaptive</w:t>
      </w:r>
      <w:r w:rsidRPr="00D753AC">
        <w:rPr>
          <w:rFonts w:cs="Times New Roman"/>
          <w:spacing w:val="-7"/>
          <w:sz w:val="22"/>
          <w:szCs w:val="22"/>
        </w:rPr>
        <w:t xml:space="preserve"> </w:t>
      </w:r>
      <w:r w:rsidRPr="00D753AC">
        <w:rPr>
          <w:rFonts w:cs="Times New Roman"/>
          <w:sz w:val="22"/>
          <w:szCs w:val="22"/>
        </w:rPr>
        <w:t>management</w:t>
      </w:r>
      <w:r w:rsidRPr="00D753AC">
        <w:rPr>
          <w:rFonts w:cs="Times New Roman"/>
          <w:spacing w:val="-7"/>
          <w:sz w:val="22"/>
          <w:szCs w:val="22"/>
        </w:rPr>
        <w:t xml:space="preserve"> </w:t>
      </w:r>
      <w:r w:rsidRPr="00D753AC">
        <w:rPr>
          <w:rFonts w:cs="Times New Roman"/>
          <w:sz w:val="22"/>
          <w:szCs w:val="22"/>
        </w:rPr>
        <w:t>decisions</w:t>
      </w:r>
      <w:r w:rsidRPr="00D753AC">
        <w:rPr>
          <w:rFonts w:cs="Times New Roman"/>
          <w:spacing w:val="-7"/>
          <w:sz w:val="22"/>
          <w:szCs w:val="22"/>
        </w:rPr>
        <w:t xml:space="preserve"> </w:t>
      </w:r>
      <w:r w:rsidRPr="00D753AC">
        <w:rPr>
          <w:rFonts w:cs="Times New Roman"/>
          <w:sz w:val="22"/>
          <w:szCs w:val="22"/>
        </w:rPr>
        <w:t>in</w:t>
      </w:r>
      <w:r w:rsidRPr="00D753AC">
        <w:rPr>
          <w:rFonts w:cs="Times New Roman"/>
          <w:spacing w:val="-7"/>
          <w:sz w:val="22"/>
          <w:szCs w:val="22"/>
        </w:rPr>
        <w:t xml:space="preserve"> </w:t>
      </w:r>
      <w:r w:rsidRPr="00D753AC">
        <w:rPr>
          <w:rFonts w:cs="Times New Roman"/>
          <w:sz w:val="22"/>
          <w:szCs w:val="22"/>
        </w:rPr>
        <w:t>the</w:t>
      </w:r>
      <w:r w:rsidRPr="00D753AC">
        <w:rPr>
          <w:rFonts w:cs="Times New Roman"/>
          <w:spacing w:val="-7"/>
          <w:sz w:val="22"/>
          <w:szCs w:val="22"/>
        </w:rPr>
        <w:t xml:space="preserve"> </w:t>
      </w:r>
      <w:r w:rsidRPr="00D753AC">
        <w:rPr>
          <w:rFonts w:cs="Times New Roman"/>
          <w:sz w:val="22"/>
          <w:szCs w:val="22"/>
        </w:rPr>
        <w:t>Scott</w:t>
      </w:r>
      <w:r w:rsidRPr="00D753AC">
        <w:rPr>
          <w:rFonts w:cs="Times New Roman"/>
          <w:w w:val="99"/>
          <w:sz w:val="22"/>
          <w:szCs w:val="22"/>
        </w:rPr>
        <w:t xml:space="preserve"> </w:t>
      </w:r>
      <w:r w:rsidRPr="00D753AC">
        <w:rPr>
          <w:rFonts w:cs="Times New Roman"/>
          <w:sz w:val="22"/>
          <w:szCs w:val="22"/>
        </w:rPr>
        <w:t>River watershed, such as planning to purchase surface water rights leases, have relied on individual monitoring</w:t>
      </w:r>
      <w:r w:rsidRPr="00D753AC">
        <w:rPr>
          <w:rFonts w:cs="Times New Roman"/>
          <w:spacing w:val="30"/>
          <w:sz w:val="22"/>
          <w:szCs w:val="22"/>
        </w:rPr>
        <w:t xml:space="preserve"> </w:t>
      </w:r>
      <w:r w:rsidRPr="00D753AC">
        <w:rPr>
          <w:rFonts w:cs="Times New Roman"/>
          <w:sz w:val="22"/>
          <w:szCs w:val="22"/>
        </w:rPr>
        <w:t>observations,</w:t>
      </w:r>
      <w:r w:rsidRPr="00D753AC">
        <w:rPr>
          <w:rFonts w:cs="Times New Roman"/>
          <w:w w:val="99"/>
          <w:sz w:val="22"/>
          <w:szCs w:val="22"/>
        </w:rPr>
        <w:t xml:space="preserve"> </w:t>
      </w:r>
      <w:r w:rsidRPr="00D753AC">
        <w:rPr>
          <w:rFonts w:cs="Times New Roman"/>
          <w:sz w:val="22"/>
          <w:szCs w:val="22"/>
        </w:rPr>
        <w:t>such</w:t>
      </w:r>
      <w:r w:rsidRPr="00D753AC">
        <w:rPr>
          <w:rFonts w:cs="Times New Roman"/>
          <w:spacing w:val="-16"/>
          <w:sz w:val="22"/>
          <w:szCs w:val="22"/>
          <w:rPrChange w:id="6071" w:author="Claire Kouba" w:date="2023-09-12T16:52:00Z">
            <w:rPr/>
          </w:rPrChange>
        </w:rPr>
        <w:t xml:space="preserve"> </w:t>
      </w:r>
      <w:r w:rsidRPr="00D753AC">
        <w:rPr>
          <w:rFonts w:cs="Times New Roman"/>
          <w:sz w:val="22"/>
          <w:szCs w:val="22"/>
        </w:rPr>
        <w:t>as</w:t>
      </w:r>
      <w:r w:rsidRPr="00D753AC">
        <w:rPr>
          <w:rFonts w:cs="Times New Roman"/>
          <w:spacing w:val="-16"/>
          <w:sz w:val="22"/>
          <w:szCs w:val="22"/>
          <w:rPrChange w:id="6072" w:author="Claire Kouba" w:date="2023-09-12T16:52:00Z">
            <w:rPr/>
          </w:rPrChange>
        </w:rPr>
        <w:t xml:space="preserve"> </w:t>
      </w:r>
      <w:r w:rsidRPr="00D753AC">
        <w:rPr>
          <w:rFonts w:cs="Times New Roman"/>
          <w:sz w:val="22"/>
          <w:szCs w:val="22"/>
        </w:rPr>
        <w:t>percent</w:t>
      </w:r>
      <w:r w:rsidRPr="00D753AC">
        <w:rPr>
          <w:rFonts w:cs="Times New Roman"/>
          <w:spacing w:val="-16"/>
          <w:sz w:val="22"/>
          <w:szCs w:val="22"/>
          <w:rPrChange w:id="6073" w:author="Claire Kouba" w:date="2023-09-12T16:52:00Z">
            <w:rPr/>
          </w:rPrChange>
        </w:rPr>
        <w:t xml:space="preserve"> </w:t>
      </w:r>
      <w:r w:rsidRPr="00D753AC">
        <w:rPr>
          <w:rFonts w:cs="Times New Roman"/>
          <w:sz w:val="22"/>
          <w:szCs w:val="22"/>
        </w:rPr>
        <w:t>of</w:t>
      </w:r>
      <w:r w:rsidRPr="00D753AC">
        <w:rPr>
          <w:rFonts w:cs="Times New Roman"/>
          <w:spacing w:val="-16"/>
          <w:sz w:val="22"/>
          <w:szCs w:val="22"/>
          <w:rPrChange w:id="6074" w:author="Claire Kouba" w:date="2023-09-12T16:52:00Z">
            <w:rPr/>
          </w:rPrChange>
        </w:rPr>
        <w:t xml:space="preserve"> </w:t>
      </w:r>
      <w:r w:rsidRPr="00D753AC">
        <w:rPr>
          <w:rFonts w:cs="Times New Roman"/>
          <w:sz w:val="22"/>
          <w:szCs w:val="22"/>
        </w:rPr>
        <w:t>snowpack</w:t>
      </w:r>
      <w:r w:rsidRPr="00D753AC">
        <w:rPr>
          <w:rFonts w:cs="Times New Roman"/>
          <w:spacing w:val="-16"/>
          <w:sz w:val="22"/>
          <w:szCs w:val="22"/>
          <w:rPrChange w:id="6075" w:author="Claire Kouba" w:date="2023-09-12T16:52:00Z">
            <w:rPr/>
          </w:rPrChange>
        </w:rPr>
        <w:t xml:space="preserve"> </w:t>
      </w:r>
      <w:r w:rsidRPr="00D753AC">
        <w:rPr>
          <w:rFonts w:cs="Times New Roman"/>
          <w:sz w:val="22"/>
          <w:szCs w:val="22"/>
        </w:rPr>
        <w:t>relative</w:t>
      </w:r>
      <w:r w:rsidRPr="00D753AC">
        <w:rPr>
          <w:rFonts w:cs="Times New Roman"/>
          <w:spacing w:val="-16"/>
          <w:sz w:val="22"/>
          <w:szCs w:val="22"/>
          <w:rPrChange w:id="6076" w:author="Claire Kouba" w:date="2023-09-12T16:52:00Z">
            <w:rPr/>
          </w:rPrChange>
        </w:rPr>
        <w:t xml:space="preserve"> </w:t>
      </w:r>
      <w:r w:rsidRPr="00D753AC">
        <w:rPr>
          <w:rFonts w:cs="Times New Roman"/>
          <w:sz w:val="22"/>
          <w:szCs w:val="22"/>
        </w:rPr>
        <w:t>to</w:t>
      </w:r>
      <w:r w:rsidRPr="00D753AC">
        <w:rPr>
          <w:rFonts w:cs="Times New Roman"/>
          <w:spacing w:val="-16"/>
          <w:sz w:val="22"/>
          <w:szCs w:val="22"/>
          <w:rPrChange w:id="6077" w:author="Claire Kouba" w:date="2023-09-12T16:52:00Z">
            <w:rPr/>
          </w:rPrChange>
        </w:rPr>
        <w:t xml:space="preserve"> </w:t>
      </w:r>
      <w:r w:rsidRPr="00D753AC">
        <w:rPr>
          <w:rFonts w:cs="Times New Roman"/>
          <w:sz w:val="22"/>
          <w:szCs w:val="22"/>
        </w:rPr>
        <w:t>average</w:t>
      </w:r>
      <w:r w:rsidRPr="00D753AC">
        <w:rPr>
          <w:rFonts w:cs="Times New Roman"/>
          <w:spacing w:val="-16"/>
          <w:sz w:val="22"/>
          <w:szCs w:val="22"/>
          <w:rPrChange w:id="6078" w:author="Claire Kouba" w:date="2023-09-12T16:52:00Z">
            <w:rPr/>
          </w:rPrChange>
        </w:rPr>
        <w:t xml:space="preserve"> </w:t>
      </w:r>
      <w:r w:rsidRPr="00D753AC">
        <w:rPr>
          <w:rFonts w:cs="Times New Roman"/>
          <w:sz w:val="22"/>
          <w:szCs w:val="22"/>
        </w:rPr>
        <w:t>conditions,</w:t>
      </w:r>
      <w:r w:rsidRPr="00D753AC">
        <w:rPr>
          <w:rFonts w:cs="Times New Roman"/>
          <w:spacing w:val="-16"/>
          <w:sz w:val="22"/>
          <w:szCs w:val="22"/>
          <w:rPrChange w:id="6079" w:author="Claire Kouba" w:date="2023-09-12T16:52:00Z">
            <w:rPr/>
          </w:rPrChange>
        </w:rPr>
        <w:t xml:space="preserve"> </w:t>
      </w:r>
      <w:r w:rsidRPr="00D753AC">
        <w:rPr>
          <w:rFonts w:cs="Times New Roman"/>
          <w:sz w:val="22"/>
          <w:szCs w:val="22"/>
        </w:rPr>
        <w:t>or</w:t>
      </w:r>
      <w:r w:rsidRPr="00D753AC">
        <w:rPr>
          <w:rFonts w:cs="Times New Roman"/>
          <w:spacing w:val="-16"/>
          <w:sz w:val="22"/>
          <w:szCs w:val="22"/>
          <w:rPrChange w:id="6080"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6081" w:author="Claire Kouba" w:date="2023-09-12T16:52:00Z">
            <w:rPr/>
          </w:rPrChange>
        </w:rPr>
        <w:t xml:space="preserve"> </w:t>
      </w:r>
      <w:r w:rsidRPr="00D753AC">
        <w:rPr>
          <w:rFonts w:cs="Times New Roman"/>
          <w:sz w:val="22"/>
          <w:szCs w:val="22"/>
        </w:rPr>
        <w:t>Fort</w:t>
      </w:r>
      <w:r w:rsidRPr="00D753AC">
        <w:rPr>
          <w:rFonts w:cs="Times New Roman"/>
          <w:spacing w:val="-16"/>
          <w:sz w:val="22"/>
          <w:szCs w:val="22"/>
          <w:rPrChange w:id="6082" w:author="Claire Kouba" w:date="2023-09-12T16:52:00Z">
            <w:rPr/>
          </w:rPrChange>
        </w:rPr>
        <w:t xml:space="preserve"> </w:t>
      </w:r>
      <w:r w:rsidRPr="00D753AC">
        <w:rPr>
          <w:rFonts w:cs="Times New Roman"/>
          <w:sz w:val="22"/>
          <w:szCs w:val="22"/>
        </w:rPr>
        <w:t>Jones</w:t>
      </w:r>
      <w:r w:rsidRPr="00D753AC">
        <w:rPr>
          <w:rFonts w:cs="Times New Roman"/>
          <w:spacing w:val="-16"/>
          <w:sz w:val="22"/>
          <w:szCs w:val="22"/>
          <w:rPrChange w:id="6083" w:author="Claire Kouba" w:date="2023-09-12T16:52:00Z">
            <w:rPr/>
          </w:rPrChange>
        </w:rPr>
        <w:t xml:space="preserve"> </w:t>
      </w:r>
      <w:r w:rsidRPr="00D753AC">
        <w:rPr>
          <w:rFonts w:cs="Times New Roman"/>
          <w:sz w:val="22"/>
          <w:szCs w:val="22"/>
        </w:rPr>
        <w:t>flow</w:t>
      </w:r>
      <w:r w:rsidRPr="00D753AC">
        <w:rPr>
          <w:rFonts w:cs="Times New Roman"/>
          <w:spacing w:val="-16"/>
          <w:sz w:val="22"/>
          <w:szCs w:val="22"/>
          <w:rPrChange w:id="6084" w:author="Claire Kouba" w:date="2023-09-12T16:52:00Z">
            <w:rPr/>
          </w:rPrChange>
        </w:rPr>
        <w:t xml:space="preserve"> </w:t>
      </w:r>
      <w:r w:rsidRPr="00D753AC">
        <w:rPr>
          <w:rFonts w:cs="Times New Roman"/>
          <w:sz w:val="22"/>
          <w:szCs w:val="22"/>
        </w:rPr>
        <w:t>in</w:t>
      </w:r>
      <w:r w:rsidRPr="00D753AC">
        <w:rPr>
          <w:rFonts w:cs="Times New Roman"/>
          <w:spacing w:val="-16"/>
          <w:sz w:val="22"/>
          <w:szCs w:val="22"/>
          <w:rPrChange w:id="6085" w:author="Claire Kouba" w:date="2023-09-12T16:52:00Z">
            <w:rPr/>
          </w:rPrChange>
        </w:rPr>
        <w:t xml:space="preserve"> </w:t>
      </w:r>
      <w:r w:rsidRPr="00D753AC">
        <w:rPr>
          <w:rFonts w:cs="Times New Roman"/>
          <w:sz w:val="22"/>
          <w:szCs w:val="22"/>
        </w:rPr>
        <w:t>the</w:t>
      </w:r>
      <w:r w:rsidRPr="00D753AC">
        <w:rPr>
          <w:rFonts w:cs="Times New Roman"/>
          <w:spacing w:val="-16"/>
          <w:sz w:val="22"/>
          <w:szCs w:val="22"/>
          <w:rPrChange w:id="6086" w:author="Claire Kouba" w:date="2023-09-12T16:52:00Z">
            <w:rPr/>
          </w:rPrChange>
        </w:rPr>
        <w:t xml:space="preserve"> </w:t>
      </w:r>
      <w:r w:rsidRPr="00D753AC">
        <w:rPr>
          <w:rFonts w:cs="Times New Roman"/>
          <w:sz w:val="22"/>
          <w:szCs w:val="22"/>
        </w:rPr>
        <w:t>spring</w:t>
      </w:r>
      <w:r w:rsidRPr="00D753AC">
        <w:rPr>
          <w:rFonts w:cs="Times New Roman"/>
          <w:spacing w:val="-16"/>
          <w:sz w:val="22"/>
          <w:szCs w:val="22"/>
          <w:rPrChange w:id="6087" w:author="Claire Kouba" w:date="2023-09-12T16:52:00Z">
            <w:rPr/>
          </w:rPrChange>
        </w:rPr>
        <w:t xml:space="preserve"> </w:t>
      </w:r>
      <w:r w:rsidRPr="00D753AC">
        <w:rPr>
          <w:rFonts w:cs="Times New Roman"/>
          <w:sz w:val="22"/>
          <w:szCs w:val="22"/>
        </w:rPr>
        <w:t>(e.g.,</w:t>
      </w:r>
      <w:r w:rsidRPr="00D753AC">
        <w:rPr>
          <w:rFonts w:cs="Times New Roman"/>
          <w:spacing w:val="-16"/>
          <w:sz w:val="22"/>
          <w:szCs w:val="22"/>
          <w:rPrChange w:id="6088" w:author="Claire Kouba" w:date="2023-09-12T16:52:00Z">
            <w:rPr/>
          </w:rPrChange>
        </w:rPr>
        <w:t xml:space="preserve"> </w:t>
      </w:r>
      <w:del w:id="6089"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"_bookmark35" </w:delInstrText>
        </w:r>
        <w:r w:rsidR="00505335" w:rsidRPr="00D753AC">
          <w:rPr>
            <w:rFonts w:cs="Times New Roman"/>
            <w:sz w:val="22"/>
            <w:szCs w:val="22"/>
          </w:rPr>
          <w:fldChar w:fldCharType="separate"/>
        </w:r>
        <w:r w:rsidR="00505335" w:rsidRPr="00D753AC">
          <w:rPr>
            <w:rFonts w:cs="Times New Roman"/>
            <w:sz w:val="22"/>
            <w:szCs w:val="22"/>
          </w:rPr>
          <w:delText xml:space="preserve">Scott River </w:delText>
        </w:r>
        <w:r w:rsidR="00505335" w:rsidRPr="00D753AC">
          <w:rPr>
            <w:rFonts w:cs="Times New Roman"/>
            <w:spacing w:val="-4"/>
            <w:sz w:val="22"/>
            <w:szCs w:val="22"/>
          </w:rPr>
          <w:delText>Water</w:delText>
        </w:r>
        <w:r w:rsidR="00505335" w:rsidRPr="00D753AC">
          <w:rPr>
            <w:rFonts w:cs="Times New Roman"/>
            <w:spacing w:val="21"/>
            <w:sz w:val="22"/>
            <w:szCs w:val="22"/>
          </w:rPr>
          <w:delText xml:space="preserve"> </w:delText>
        </w:r>
        <w:r w:rsidR="00505335" w:rsidRPr="00D753AC">
          <w:rPr>
            <w:rFonts w:cs="Times New Roman"/>
            <w:sz w:val="22"/>
            <w:szCs w:val="22"/>
          </w:rPr>
          <w:delText>Trust</w:delText>
        </w:r>
        <w:r w:rsidR="00505335" w:rsidRPr="00D753AC">
          <w:rPr>
            <w:rFonts w:cs="Times New Roman"/>
            <w:sz w:val="22"/>
            <w:szCs w:val="22"/>
          </w:rPr>
          <w:fldChar w:fldCharType="end"/>
        </w:r>
        <w:r w:rsidR="00505335" w:rsidRPr="00D753AC">
          <w:rPr>
            <w:rFonts w:cs="Times New Roman"/>
            <w:w w:val="9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"_bookmark35" </w:delInstrText>
        </w:r>
        <w:r w:rsidR="00505335" w:rsidRPr="00D753AC">
          <w:rPr>
            <w:rFonts w:cs="Times New Roman"/>
            <w:sz w:val="22"/>
            <w:szCs w:val="22"/>
          </w:rPr>
          <w:fldChar w:fldCharType="separate"/>
        </w:r>
        <w:r w:rsidR="00505335" w:rsidRPr="00D753AC">
          <w:rPr>
            <w:rFonts w:cs="Times New Roman"/>
            <w:sz w:val="22"/>
            <w:szCs w:val="22"/>
          </w:rPr>
          <w:delText>(SRWT),</w:delText>
        </w:r>
        <w:r w:rsidR="00505335" w:rsidRPr="00D753AC">
          <w:rPr>
            <w:rFonts w:cs="Times New Roman"/>
            <w:sz w:val="22"/>
            <w:szCs w:val="22"/>
          </w:rPr>
          <w:fldChar w:fldCharType="end"/>
        </w:r>
        <w:r w:rsidR="00505335" w:rsidRPr="00D753AC">
          <w:rPr>
            <w:rFonts w:cs="Times New Roman"/>
            <w:spacing w:val="-14"/>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"_bookmark35" </w:delInstrText>
        </w:r>
        <w:r w:rsidR="00505335" w:rsidRPr="00D753AC">
          <w:rPr>
            <w:rFonts w:cs="Times New Roman"/>
            <w:sz w:val="22"/>
            <w:szCs w:val="22"/>
          </w:rPr>
          <w:fldChar w:fldCharType="separate"/>
        </w:r>
        <w:r w:rsidR="00505335" w:rsidRPr="00D753AC">
          <w:rPr>
            <w:rFonts w:cs="Times New Roman"/>
            <w:sz w:val="22"/>
            <w:szCs w:val="22"/>
          </w:rPr>
          <w:delText>2018).</w:delText>
        </w:r>
        <w:r w:rsidR="00505335" w:rsidRPr="00D753AC">
          <w:rPr>
            <w:rFonts w:cs="Times New Roman"/>
            <w:sz w:val="22"/>
            <w:szCs w:val="22"/>
          </w:rPr>
          <w:fldChar w:fldCharType="end"/>
        </w:r>
      </w:del>
      <w:ins w:id="6090" w:author="Claire Kouba" w:date="2023-09-12T16:52:00Z">
        <w:r w:rsidRPr="00D753AC">
          <w:rPr>
            <w:rFonts w:cs="Times New Roman"/>
            <w:spacing w:val="-3"/>
            <w:sz w:val="22"/>
            <w:szCs w:val="22"/>
          </w:rPr>
          <w:t>SRWT</w:t>
        </w:r>
        <w:r w:rsidRPr="00D753AC">
          <w:rPr>
            <w:rFonts w:cs="Times New Roman"/>
            <w:spacing w:val="-1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"_bookmark52" </w:instrText>
        </w:r>
        <w:r w:rsidRPr="00D753AC">
          <w:rPr>
            <w:rFonts w:cs="Times New Roman"/>
            <w:sz w:val="22"/>
            <w:szCs w:val="22"/>
          </w:rPr>
          <w:fldChar w:fldCharType="separate"/>
        </w:r>
        <w:r w:rsidRPr="00D753AC">
          <w:rPr>
            <w:rFonts w:cs="Times New Roman"/>
            <w:sz w:val="22"/>
            <w:szCs w:val="22"/>
          </w:rPr>
          <w:t>2018).</w:t>
        </w:r>
        <w:r w:rsidRPr="00D753AC">
          <w:rPr>
            <w:rFonts w:cs="Times New Roman"/>
            <w:sz w:val="22"/>
            <w:szCs w:val="22"/>
          </w:rPr>
          <w:fldChar w:fldCharType="end"/>
        </w:r>
      </w:ins>
      <w:r w:rsidRPr="00D753AC">
        <w:rPr>
          <w:rFonts w:cs="Times New Roman"/>
          <w:spacing w:val="-16"/>
          <w:sz w:val="22"/>
          <w:szCs w:val="22"/>
          <w:rPrChange w:id="6091" w:author="Claire Kouba" w:date="2023-09-12T16:52:00Z">
            <w:rPr>
              <w:spacing w:val="-14"/>
            </w:rPr>
          </w:rPrChange>
        </w:rPr>
        <w:t xml:space="preserve"> </w:t>
      </w:r>
      <w:r w:rsidRPr="00D753AC">
        <w:rPr>
          <w:rFonts w:cs="Times New Roman"/>
          <w:sz w:val="22"/>
          <w:szCs w:val="22"/>
        </w:rPr>
        <w:t>Additionally,</w:t>
      </w:r>
      <w:r w:rsidRPr="00D753AC">
        <w:rPr>
          <w:rFonts w:cs="Times New Roman"/>
          <w:w w:val="99"/>
          <w:sz w:val="22"/>
          <w:szCs w:val="22"/>
          <w:rPrChange w:id="6092" w:author="Claire Kouba" w:date="2023-09-12T16:52:00Z">
            <w:rPr>
              <w:spacing w:val="-14"/>
            </w:rPr>
          </w:rPrChange>
        </w:rPr>
        <w:t xml:space="preserve"> </w:t>
      </w:r>
      <w:r w:rsidRPr="00D753AC">
        <w:rPr>
          <w:rFonts w:cs="Times New Roman"/>
          <w:sz w:val="22"/>
          <w:szCs w:val="22"/>
        </w:rPr>
        <w:t>DWR</w:t>
      </w:r>
      <w:r w:rsidRPr="00D753AC">
        <w:rPr>
          <w:rFonts w:cs="Times New Roman"/>
          <w:spacing w:val="-13"/>
          <w:sz w:val="22"/>
          <w:szCs w:val="22"/>
          <w:rPrChange w:id="6093" w:author="Claire Kouba" w:date="2023-09-12T16:52:00Z">
            <w:rPr>
              <w:spacing w:val="-14"/>
            </w:rPr>
          </w:rPrChange>
        </w:rPr>
        <w:t xml:space="preserve"> </w:t>
      </w:r>
      <w:r w:rsidRPr="00D753AC">
        <w:rPr>
          <w:rFonts w:cs="Times New Roman"/>
          <w:sz w:val="22"/>
          <w:szCs w:val="22"/>
        </w:rPr>
        <w:t>has</w:t>
      </w:r>
      <w:r w:rsidRPr="00D753AC">
        <w:rPr>
          <w:rFonts w:cs="Times New Roman"/>
          <w:spacing w:val="-13"/>
          <w:sz w:val="22"/>
          <w:szCs w:val="22"/>
          <w:rPrChange w:id="6094" w:author="Claire Kouba" w:date="2023-09-12T16:52:00Z">
            <w:rPr>
              <w:spacing w:val="-14"/>
            </w:rPr>
          </w:rPrChange>
        </w:rPr>
        <w:t xml:space="preserve"> </w:t>
      </w:r>
      <w:r w:rsidRPr="00D753AC">
        <w:rPr>
          <w:rFonts w:cs="Times New Roman"/>
          <w:sz w:val="22"/>
          <w:szCs w:val="22"/>
        </w:rPr>
        <w:t>effectively</w:t>
      </w:r>
      <w:r w:rsidRPr="00D753AC">
        <w:rPr>
          <w:rFonts w:cs="Times New Roman"/>
          <w:spacing w:val="-13"/>
          <w:sz w:val="22"/>
          <w:szCs w:val="22"/>
          <w:rPrChange w:id="6095" w:author="Claire Kouba" w:date="2023-09-12T16:52:00Z">
            <w:rPr>
              <w:spacing w:val="-14"/>
            </w:rPr>
          </w:rPrChange>
        </w:rPr>
        <w:t xml:space="preserve"> </w:t>
      </w:r>
      <w:r w:rsidRPr="00D753AC">
        <w:rPr>
          <w:rFonts w:cs="Times New Roman"/>
          <w:sz w:val="22"/>
          <w:szCs w:val="22"/>
        </w:rPr>
        <w:t>extended</w:t>
      </w:r>
      <w:r w:rsidRPr="00D753AC">
        <w:rPr>
          <w:rFonts w:cs="Times New Roman"/>
          <w:spacing w:val="-13"/>
          <w:sz w:val="22"/>
          <w:szCs w:val="22"/>
          <w:rPrChange w:id="6096" w:author="Claire Kouba" w:date="2023-09-12T16:52:00Z">
            <w:rPr>
              <w:spacing w:val="-14"/>
            </w:rPr>
          </w:rPrChange>
        </w:rPr>
        <w:t xml:space="preserve"> </w:t>
      </w:r>
      <w:r w:rsidRPr="00D753AC">
        <w:rPr>
          <w:rFonts w:cs="Times New Roman"/>
          <w:sz w:val="22"/>
          <w:szCs w:val="22"/>
        </w:rPr>
        <w:t>the</w:t>
      </w:r>
      <w:r w:rsidRPr="00D753AC">
        <w:rPr>
          <w:rFonts w:cs="Times New Roman"/>
          <w:spacing w:val="-13"/>
          <w:sz w:val="22"/>
          <w:szCs w:val="22"/>
          <w:rPrChange w:id="6097" w:author="Claire Kouba" w:date="2023-09-12T16:52:00Z">
            <w:rPr>
              <w:spacing w:val="-14"/>
            </w:rPr>
          </w:rPrChange>
        </w:rPr>
        <w:t xml:space="preserve"> </w:t>
      </w:r>
      <w:r w:rsidRPr="00D753AC">
        <w:rPr>
          <w:rFonts w:cs="Times New Roman"/>
          <w:sz w:val="22"/>
          <w:szCs w:val="22"/>
        </w:rPr>
        <w:t>methodology</w:t>
      </w:r>
      <w:r w:rsidRPr="00D753AC">
        <w:rPr>
          <w:rFonts w:cs="Times New Roman"/>
          <w:spacing w:val="-13"/>
          <w:sz w:val="22"/>
          <w:szCs w:val="22"/>
          <w:rPrChange w:id="6098" w:author="Claire Kouba" w:date="2023-09-12T16:52:00Z">
            <w:rPr>
              <w:spacing w:val="-14"/>
            </w:rPr>
          </w:rPrChange>
        </w:rPr>
        <w:t xml:space="preserve"> </w:t>
      </w:r>
      <w:r w:rsidRPr="00D753AC">
        <w:rPr>
          <w:rFonts w:cs="Times New Roman"/>
          <w:sz w:val="22"/>
          <w:szCs w:val="22"/>
        </w:rPr>
        <w:t>of</w:t>
      </w:r>
      <w:r w:rsidRPr="00D753AC">
        <w:rPr>
          <w:rFonts w:cs="Times New Roman"/>
          <w:spacing w:val="-13"/>
          <w:sz w:val="22"/>
          <w:szCs w:val="22"/>
          <w:rPrChange w:id="6099" w:author="Claire Kouba" w:date="2023-09-12T16:52:00Z">
            <w:rPr>
              <w:spacing w:val="-14"/>
            </w:rPr>
          </w:rPrChange>
        </w:rPr>
        <w:t xml:space="preserve"> </w:t>
      </w:r>
      <w:r w:rsidRPr="00D753AC">
        <w:rPr>
          <w:rFonts w:cs="Times New Roman"/>
          <w:sz w:val="22"/>
          <w:szCs w:val="22"/>
        </w:rPr>
        <w:t>the</w:t>
      </w:r>
      <w:r w:rsidRPr="00D753AC">
        <w:rPr>
          <w:rFonts w:cs="Times New Roman"/>
          <w:spacing w:val="-13"/>
          <w:sz w:val="22"/>
          <w:szCs w:val="22"/>
          <w:rPrChange w:id="6100" w:author="Claire Kouba" w:date="2023-09-12T16:52:00Z">
            <w:rPr>
              <w:spacing w:val="-14"/>
            </w:rPr>
          </w:rPrChange>
        </w:rPr>
        <w:t xml:space="preserve"> </w:t>
      </w:r>
      <w:r w:rsidRPr="00D753AC">
        <w:rPr>
          <w:rFonts w:cs="Times New Roman"/>
          <w:sz w:val="22"/>
          <w:szCs w:val="22"/>
        </w:rPr>
        <w:t>SVI</w:t>
      </w:r>
      <w:r w:rsidRPr="00D753AC">
        <w:rPr>
          <w:rFonts w:cs="Times New Roman"/>
          <w:spacing w:val="-13"/>
          <w:sz w:val="22"/>
          <w:szCs w:val="22"/>
          <w:rPrChange w:id="6101" w:author="Claire Kouba" w:date="2023-09-12T16:52:00Z">
            <w:rPr>
              <w:spacing w:val="-14"/>
            </w:rPr>
          </w:rPrChange>
        </w:rPr>
        <w:t xml:space="preserve"> </w:t>
      </w:r>
      <w:r w:rsidRPr="00D753AC">
        <w:rPr>
          <w:rFonts w:cs="Times New Roman"/>
          <w:sz w:val="22"/>
          <w:szCs w:val="22"/>
        </w:rPr>
        <w:t>and</w:t>
      </w:r>
      <w:r w:rsidRPr="00D753AC">
        <w:rPr>
          <w:rFonts w:cs="Times New Roman"/>
          <w:spacing w:val="-13"/>
          <w:sz w:val="22"/>
          <w:szCs w:val="22"/>
          <w:rPrChange w:id="6102" w:author="Claire Kouba" w:date="2023-09-12T16:52:00Z">
            <w:rPr>
              <w:spacing w:val="-14"/>
            </w:rPr>
          </w:rPrChange>
        </w:rPr>
        <w:t xml:space="preserve"> </w:t>
      </w:r>
      <w:r w:rsidRPr="00D753AC">
        <w:rPr>
          <w:rFonts w:cs="Times New Roman"/>
          <w:sz w:val="22"/>
          <w:szCs w:val="22"/>
        </w:rPr>
        <w:t>SJI</w:t>
      </w:r>
      <w:r w:rsidRPr="00D753AC">
        <w:rPr>
          <w:rFonts w:cs="Times New Roman"/>
          <w:spacing w:val="-13"/>
          <w:sz w:val="22"/>
          <w:szCs w:val="22"/>
          <w:rPrChange w:id="6103" w:author="Claire Kouba" w:date="2023-09-12T16:52:00Z">
            <w:rPr>
              <w:spacing w:val="-14"/>
            </w:rPr>
          </w:rPrChange>
        </w:rPr>
        <w:t xml:space="preserve"> </w:t>
      </w:r>
      <w:r w:rsidRPr="00D753AC">
        <w:rPr>
          <w:rFonts w:cs="Times New Roman"/>
          <w:sz w:val="22"/>
          <w:szCs w:val="22"/>
        </w:rPr>
        <w:t>metrics</w:t>
      </w:r>
      <w:r w:rsidRPr="00D753AC">
        <w:rPr>
          <w:rFonts w:cs="Times New Roman"/>
          <w:spacing w:val="-13"/>
          <w:sz w:val="22"/>
          <w:szCs w:val="22"/>
          <w:rPrChange w:id="6104" w:author="Claire Kouba" w:date="2023-09-12T16:52:00Z">
            <w:rPr>
              <w:spacing w:val="-14"/>
            </w:rPr>
          </w:rPrChange>
        </w:rPr>
        <w:t xml:space="preserve"> </w:t>
      </w:r>
      <w:r w:rsidRPr="00D753AC">
        <w:rPr>
          <w:rFonts w:cs="Times New Roman"/>
          <w:sz w:val="22"/>
          <w:szCs w:val="22"/>
        </w:rPr>
        <w:t>to</w:t>
      </w:r>
      <w:r w:rsidRPr="00D753AC">
        <w:rPr>
          <w:rFonts w:cs="Times New Roman"/>
          <w:spacing w:val="-13"/>
          <w:sz w:val="22"/>
          <w:szCs w:val="22"/>
          <w:rPrChange w:id="6105" w:author="Claire Kouba" w:date="2023-09-12T16:52:00Z">
            <w:rPr>
              <w:spacing w:val="-14"/>
            </w:rPr>
          </w:rPrChange>
        </w:rPr>
        <w:t xml:space="preserve"> </w:t>
      </w:r>
      <w:r w:rsidRPr="00D753AC">
        <w:rPr>
          <w:rFonts w:cs="Times New Roman"/>
          <w:sz w:val="22"/>
          <w:szCs w:val="22"/>
        </w:rPr>
        <w:t>all</w:t>
      </w:r>
      <w:r w:rsidRPr="00D753AC">
        <w:rPr>
          <w:rFonts w:cs="Times New Roman"/>
          <w:spacing w:val="-13"/>
          <w:sz w:val="22"/>
          <w:szCs w:val="22"/>
          <w:rPrChange w:id="6106" w:author="Claire Kouba" w:date="2023-09-12T16:52:00Z">
            <w:rPr>
              <w:spacing w:val="-14"/>
            </w:rPr>
          </w:rPrChange>
        </w:rPr>
        <w:t xml:space="preserve"> </w:t>
      </w:r>
      <w:r w:rsidRPr="00D753AC">
        <w:rPr>
          <w:rFonts w:cs="Times New Roman"/>
          <w:sz w:val="22"/>
          <w:szCs w:val="22"/>
        </w:rPr>
        <w:t>of</w:t>
      </w:r>
      <w:r w:rsidRPr="00D753AC">
        <w:rPr>
          <w:rFonts w:cs="Times New Roman"/>
          <w:spacing w:val="-13"/>
          <w:sz w:val="22"/>
          <w:szCs w:val="22"/>
          <w:rPrChange w:id="6107" w:author="Claire Kouba" w:date="2023-09-12T16:52:00Z">
            <w:rPr>
              <w:spacing w:val="-14"/>
            </w:rPr>
          </w:rPrChange>
        </w:rPr>
        <w:t xml:space="preserve"> </w:t>
      </w:r>
      <w:r w:rsidRPr="00D753AC">
        <w:rPr>
          <w:rFonts w:cs="Times New Roman"/>
          <w:sz w:val="22"/>
          <w:szCs w:val="22"/>
        </w:rPr>
        <w:t>California</w:t>
      </w:r>
      <w:r w:rsidRPr="00D753AC">
        <w:rPr>
          <w:rFonts w:cs="Times New Roman"/>
          <w:spacing w:val="-13"/>
          <w:sz w:val="22"/>
          <w:szCs w:val="22"/>
          <w:rPrChange w:id="6108" w:author="Claire Kouba" w:date="2023-09-12T16:52:00Z">
            <w:rPr>
              <w:spacing w:val="-14"/>
            </w:rPr>
          </w:rPrChange>
        </w:rPr>
        <w:t xml:space="preserve"> </w:t>
      </w:r>
      <w:r w:rsidRPr="00D753AC">
        <w:rPr>
          <w:rFonts w:cs="Times New Roman"/>
          <w:sz w:val="22"/>
          <w:szCs w:val="22"/>
        </w:rPr>
        <w:t>by</w:t>
      </w:r>
      <w:r w:rsidRPr="00D753AC">
        <w:rPr>
          <w:rFonts w:cs="Times New Roman"/>
          <w:spacing w:val="-13"/>
          <w:sz w:val="22"/>
          <w:szCs w:val="22"/>
          <w:rPrChange w:id="6109" w:author="Claire Kouba" w:date="2023-09-12T16:52:00Z">
            <w:rPr>
              <w:w w:val="99"/>
            </w:rPr>
          </w:rPrChange>
        </w:rPr>
        <w:t xml:space="preserve"> </w:t>
      </w:r>
      <w:r w:rsidRPr="00D753AC">
        <w:rPr>
          <w:rFonts w:cs="Times New Roman"/>
          <w:sz w:val="22"/>
          <w:szCs w:val="22"/>
        </w:rPr>
        <w:t>publishing</w:t>
      </w:r>
      <w:r w:rsidRPr="00D753AC">
        <w:rPr>
          <w:rFonts w:cs="Times New Roman"/>
          <w:spacing w:val="-13"/>
          <w:sz w:val="22"/>
          <w:szCs w:val="22"/>
          <w:rPrChange w:id="6110" w:author="Claire Kouba" w:date="2023-09-12T16:52:00Z">
            <w:rPr/>
          </w:rPrChange>
        </w:rPr>
        <w:t xml:space="preserve"> </w:t>
      </w:r>
      <w:r w:rsidRPr="00D753AC">
        <w:rPr>
          <w:rFonts w:cs="Times New Roman"/>
          <w:sz w:val="22"/>
          <w:szCs w:val="22"/>
        </w:rPr>
        <w:t>a</w:t>
      </w:r>
      <w:r w:rsidRPr="00D753AC">
        <w:rPr>
          <w:rFonts w:cs="Times New Roman"/>
          <w:spacing w:val="-13"/>
          <w:sz w:val="22"/>
          <w:szCs w:val="22"/>
          <w:rPrChange w:id="6111" w:author="Claire Kouba" w:date="2023-09-12T16:52:00Z">
            <w:rPr/>
          </w:rPrChange>
        </w:rPr>
        <w:t xml:space="preserve"> </w:t>
      </w:r>
      <w:r w:rsidRPr="00D753AC">
        <w:rPr>
          <w:rFonts w:cs="Times New Roman"/>
          <w:sz w:val="22"/>
          <w:szCs w:val="22"/>
        </w:rPr>
        <w:t>categorical</w:t>
      </w:r>
      <w:r w:rsidRPr="00D753AC">
        <w:rPr>
          <w:rFonts w:cs="Times New Roman"/>
          <w:spacing w:val="-13"/>
          <w:sz w:val="22"/>
          <w:szCs w:val="22"/>
          <w:rPrChange w:id="6112" w:author="Claire Kouba" w:date="2023-09-12T16:52:00Z">
            <w:rPr/>
          </w:rPrChange>
        </w:rPr>
        <w:t xml:space="preserve"> </w:t>
      </w:r>
      <w:r w:rsidRPr="00D753AC">
        <w:rPr>
          <w:rFonts w:cs="Times New Roman"/>
          <w:sz w:val="22"/>
          <w:szCs w:val="22"/>
        </w:rPr>
        <w:t>water</w:t>
      </w:r>
      <w:r w:rsidRPr="00D753AC">
        <w:rPr>
          <w:rFonts w:cs="Times New Roman"/>
          <w:w w:val="99"/>
          <w:sz w:val="22"/>
          <w:szCs w:val="22"/>
          <w:rPrChange w:id="6113" w:author="Claire Kouba" w:date="2023-09-12T16:52:00Z">
            <w:rPr/>
          </w:rPrChange>
        </w:rPr>
        <w:t xml:space="preserve"> </w:t>
      </w:r>
      <w:r w:rsidRPr="00D753AC">
        <w:rPr>
          <w:rFonts w:cs="Times New Roman"/>
          <w:sz w:val="22"/>
          <w:szCs w:val="22"/>
        </w:rPr>
        <w:t>year</w:t>
      </w:r>
      <w:r w:rsidRPr="00D753AC">
        <w:rPr>
          <w:rFonts w:cs="Times New Roman"/>
          <w:spacing w:val="-6"/>
          <w:sz w:val="22"/>
          <w:szCs w:val="22"/>
          <w:rPrChange w:id="6114" w:author="Claire Kouba" w:date="2023-09-12T16:52:00Z">
            <w:rPr/>
          </w:rPrChange>
        </w:rPr>
        <w:t xml:space="preserve"> </w:t>
      </w:r>
      <w:r w:rsidRPr="00D753AC">
        <w:rPr>
          <w:rFonts w:cs="Times New Roman"/>
          <w:sz w:val="22"/>
          <w:szCs w:val="22"/>
        </w:rPr>
        <w:t>type</w:t>
      </w:r>
      <w:r w:rsidRPr="00D753AC">
        <w:rPr>
          <w:rFonts w:cs="Times New Roman"/>
          <w:spacing w:val="-5"/>
          <w:sz w:val="22"/>
          <w:szCs w:val="22"/>
          <w:rPrChange w:id="6115" w:author="Claire Kouba" w:date="2023-09-12T16:52:00Z">
            <w:rPr/>
          </w:rPrChange>
        </w:rPr>
        <w:t xml:space="preserve"> </w:t>
      </w:r>
      <w:r w:rsidRPr="00D753AC">
        <w:rPr>
          <w:rFonts w:cs="Times New Roman"/>
          <w:sz w:val="22"/>
          <w:szCs w:val="22"/>
        </w:rPr>
        <w:t>(WYT)</w:t>
      </w:r>
      <w:r w:rsidRPr="00D753AC">
        <w:rPr>
          <w:rFonts w:cs="Times New Roman"/>
          <w:spacing w:val="-5"/>
          <w:sz w:val="22"/>
          <w:szCs w:val="22"/>
          <w:rPrChange w:id="6116" w:author="Claire Kouba" w:date="2023-09-12T16:52:00Z">
            <w:rPr/>
          </w:rPrChange>
        </w:rPr>
        <w:t xml:space="preserve"> </w:t>
      </w:r>
      <w:r w:rsidRPr="00D753AC">
        <w:rPr>
          <w:rFonts w:cs="Times New Roman"/>
          <w:sz w:val="22"/>
          <w:szCs w:val="22"/>
        </w:rPr>
        <w:t>index</w:t>
      </w:r>
      <w:r w:rsidRPr="00D753AC">
        <w:rPr>
          <w:rFonts w:cs="Times New Roman"/>
          <w:spacing w:val="-6"/>
          <w:sz w:val="22"/>
          <w:szCs w:val="22"/>
          <w:rPrChange w:id="6117" w:author="Claire Kouba" w:date="2023-09-12T16:52:00Z">
            <w:rPr/>
          </w:rPrChange>
        </w:rPr>
        <w:t xml:space="preserve"> </w:t>
      </w:r>
      <w:r w:rsidRPr="00D753AC">
        <w:rPr>
          <w:rFonts w:cs="Times New Roman"/>
          <w:sz w:val="22"/>
          <w:szCs w:val="22"/>
        </w:rPr>
        <w:t>for</w:t>
      </w:r>
      <w:r w:rsidRPr="00D753AC">
        <w:rPr>
          <w:rFonts w:cs="Times New Roman"/>
          <w:spacing w:val="-6"/>
          <w:sz w:val="22"/>
          <w:szCs w:val="22"/>
          <w:rPrChange w:id="6118" w:author="Claire Kouba" w:date="2023-09-12T16:52:00Z">
            <w:rPr/>
          </w:rPrChange>
        </w:rPr>
        <w:t xml:space="preserve"> </w:t>
      </w:r>
      <w:r w:rsidRPr="00D753AC">
        <w:rPr>
          <w:rFonts w:cs="Times New Roman"/>
          <w:sz w:val="22"/>
          <w:szCs w:val="22"/>
        </w:rPr>
        <w:t>all</w:t>
      </w:r>
      <w:r w:rsidRPr="00D753AC">
        <w:rPr>
          <w:rFonts w:cs="Times New Roman"/>
          <w:spacing w:val="-6"/>
          <w:sz w:val="22"/>
          <w:szCs w:val="22"/>
          <w:rPrChange w:id="6119" w:author="Claire Kouba" w:date="2023-09-12T16:52:00Z">
            <w:rPr/>
          </w:rPrChange>
        </w:rPr>
        <w:t xml:space="preserve"> </w:t>
      </w:r>
      <w:r w:rsidRPr="00D753AC">
        <w:rPr>
          <w:rFonts w:cs="Times New Roman"/>
          <w:sz w:val="22"/>
          <w:szCs w:val="22"/>
        </w:rPr>
        <w:t>its</w:t>
      </w:r>
      <w:r w:rsidRPr="00D753AC">
        <w:rPr>
          <w:rFonts w:cs="Times New Roman"/>
          <w:spacing w:val="-5"/>
          <w:sz w:val="22"/>
          <w:szCs w:val="22"/>
          <w:rPrChange w:id="6120" w:author="Claire Kouba" w:date="2023-09-12T16:52:00Z">
            <w:rPr/>
          </w:rPrChange>
        </w:rPr>
        <w:t xml:space="preserve"> </w:t>
      </w:r>
      <w:r w:rsidRPr="00D753AC">
        <w:rPr>
          <w:rFonts w:cs="Times New Roman"/>
          <w:sz w:val="22"/>
          <w:szCs w:val="22"/>
        </w:rPr>
        <w:t>major</w:t>
      </w:r>
      <w:r w:rsidRPr="00D753AC">
        <w:rPr>
          <w:rFonts w:cs="Times New Roman"/>
          <w:spacing w:val="-6"/>
          <w:sz w:val="22"/>
          <w:szCs w:val="22"/>
          <w:rPrChange w:id="6121" w:author="Claire Kouba" w:date="2023-09-12T16:52:00Z">
            <w:rPr/>
          </w:rPrChange>
        </w:rPr>
        <w:t xml:space="preserve"> </w:t>
      </w:r>
      <w:r w:rsidRPr="00D753AC">
        <w:rPr>
          <w:rFonts w:cs="Times New Roman"/>
          <w:sz w:val="22"/>
          <w:szCs w:val="22"/>
        </w:rPr>
        <w:t>watersheds</w:t>
      </w:r>
      <w:r w:rsidRPr="00D753AC">
        <w:rPr>
          <w:rFonts w:cs="Times New Roman"/>
          <w:spacing w:val="-6"/>
          <w:sz w:val="22"/>
          <w:szCs w:val="22"/>
          <w:rPrChange w:id="6122" w:author="Claire Kouba" w:date="2023-09-12T16:52:00Z">
            <w:rPr/>
          </w:rPrChange>
        </w:rPr>
        <w:t xml:space="preserve"> </w:t>
      </w:r>
      <w:del w:id="6123" w:author="Claire Kouba" w:date="2023-09-12T16:52:00Z">
        <w:r w:rsidR="00505335" w:rsidRPr="00D753AC">
          <w:rPr>
            <w:rFonts w:cs="Times New Roman"/>
            <w:sz w:val="22"/>
            <w:szCs w:val="22"/>
          </w:rPr>
          <w:delText xml:space="preserve">[to the HUC8 level;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California</w:delText>
        </w:r>
        <w:r w:rsidR="00505335" w:rsidRPr="00D753AC">
          <w:rPr>
            <w:rFonts w:cs="Times New Roman"/>
            <w:spacing w:val="-16"/>
            <w:sz w:val="22"/>
            <w:szCs w:val="22"/>
          </w:rPr>
          <w:delText xml:space="preserve"> </w:delText>
        </w:r>
        <w:r w:rsidR="00505335" w:rsidRPr="00D753AC">
          <w:rPr>
            <w:rFonts w:cs="Times New Roman"/>
            <w:sz w:val="22"/>
            <w:szCs w:val="22"/>
          </w:rPr>
          <w:delText>Department</w:delText>
        </w:r>
        <w:r w:rsidR="00505335" w:rsidRPr="00D753AC">
          <w:rPr>
            <w:rFonts w:cs="Times New Roman"/>
            <w:sz w:val="22"/>
            <w:szCs w:val="22"/>
          </w:rPr>
          <w:fldChar w:fldCharType="end"/>
        </w:r>
        <w:r w:rsidR="00505335" w:rsidRPr="00D753AC">
          <w:rPr>
            <w:rFonts w:cs="Times New Roman"/>
            <w:w w:val="99"/>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 xml:space="preserve">of </w:delText>
        </w:r>
        <w:r w:rsidR="00505335" w:rsidRPr="00D753AC">
          <w:rPr>
            <w:rFonts w:cs="Times New Roman"/>
            <w:spacing w:val="-4"/>
            <w:sz w:val="22"/>
            <w:szCs w:val="22"/>
          </w:rPr>
          <w:delText xml:space="preserve">Water </w:delText>
        </w:r>
        <w:r w:rsidR="00505335" w:rsidRPr="00D753AC">
          <w:rPr>
            <w:rFonts w:cs="Times New Roman"/>
            <w:sz w:val="22"/>
            <w:szCs w:val="22"/>
          </w:rPr>
          <w:delText>Resources (DWR)</w:delText>
        </w:r>
        <w:r w:rsidR="00505335" w:rsidRPr="00D753AC">
          <w:rPr>
            <w:rFonts w:cs="Times New Roman"/>
            <w:sz w:val="22"/>
            <w:szCs w:val="22"/>
          </w:rPr>
          <w:fldChar w:fldCharType="end"/>
        </w:r>
        <w:r w:rsidR="00505335" w:rsidRPr="00D753AC">
          <w:rPr>
            <w:rFonts w:cs="Times New Roman"/>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"_bookmark19" </w:delInstrText>
        </w:r>
        <w:r w:rsidR="00505335" w:rsidRPr="00D753AC">
          <w:rPr>
            <w:rFonts w:cs="Times New Roman"/>
            <w:sz w:val="22"/>
            <w:szCs w:val="22"/>
          </w:rPr>
          <w:fldChar w:fldCharType="separate"/>
        </w:r>
        <w:r w:rsidR="00505335" w:rsidRPr="00D753AC">
          <w:rPr>
            <w:rFonts w:cs="Times New Roman"/>
            <w:sz w:val="22"/>
            <w:szCs w:val="22"/>
          </w:rPr>
          <w:delText>(2021)].</w:delText>
        </w:r>
        <w:r w:rsidR="00505335" w:rsidRPr="00D753AC">
          <w:rPr>
            <w:rFonts w:cs="Times New Roman"/>
            <w:sz w:val="22"/>
            <w:szCs w:val="22"/>
          </w:rPr>
          <w:fldChar w:fldCharType="end"/>
        </w:r>
      </w:del>
      <w:ins w:id="6124" w:author="Claire Kouba" w:date="2023-09-12T16:52:00Z">
        <w:r w:rsidRPr="00D753AC">
          <w:rPr>
            <w:rFonts w:cs="Times New Roman"/>
            <w:sz w:val="22"/>
            <w:szCs w:val="22"/>
          </w:rPr>
          <w:t>(to</w:t>
        </w:r>
        <w:r w:rsidRPr="00D753AC">
          <w:rPr>
            <w:rFonts w:cs="Times New Roman"/>
            <w:spacing w:val="-6"/>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HUC8</w:t>
        </w:r>
        <w:r w:rsidRPr="00D753AC">
          <w:rPr>
            <w:rFonts w:cs="Times New Roman"/>
            <w:spacing w:val="-6"/>
            <w:sz w:val="22"/>
            <w:szCs w:val="22"/>
          </w:rPr>
          <w:t xml:space="preserve"> </w:t>
        </w:r>
        <w:r w:rsidRPr="00D753AC">
          <w:rPr>
            <w:rFonts w:cs="Times New Roman"/>
            <w:sz w:val="22"/>
            <w:szCs w:val="22"/>
          </w:rPr>
          <w:t>level)</w:t>
        </w:r>
        <w:r w:rsidRPr="00D753AC">
          <w:rPr>
            <w:rFonts w:cs="Times New Roman"/>
            <w:spacing w:val="-6"/>
            <w:sz w:val="22"/>
            <w:szCs w:val="22"/>
          </w:rPr>
          <w:t xml:space="preserve"> </w:t>
        </w:r>
        <w:r w:rsidRPr="00D753AC">
          <w:rPr>
            <w:rFonts w:cs="Times New Roman"/>
            <w:sz w:val="22"/>
            <w:szCs w:val="22"/>
          </w:rPr>
          <w:t>(DWR</w:t>
        </w:r>
        <w:r w:rsidRPr="00D753AC">
          <w:rPr>
            <w:rFonts w:cs="Times New Roman"/>
            <w:spacing w:val="-6"/>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"_bookmark26" </w:instrText>
        </w:r>
        <w:r w:rsidRPr="00D753AC">
          <w:rPr>
            <w:rFonts w:cs="Times New Roman"/>
            <w:sz w:val="22"/>
            <w:szCs w:val="22"/>
          </w:rPr>
          <w:fldChar w:fldCharType="separate"/>
        </w:r>
        <w:r w:rsidRPr="00D753AC">
          <w:rPr>
            <w:rFonts w:cs="Times New Roman"/>
            <w:sz w:val="22"/>
            <w:szCs w:val="22"/>
          </w:rPr>
          <w:t>2021).</w:t>
        </w:r>
        <w:r w:rsidRPr="00D753AC">
          <w:rPr>
            <w:rFonts w:cs="Times New Roman"/>
            <w:sz w:val="22"/>
            <w:szCs w:val="22"/>
          </w:rPr>
          <w:fldChar w:fldCharType="end"/>
        </w:r>
      </w:ins>
      <w:r w:rsidRPr="00D753AC">
        <w:rPr>
          <w:rFonts w:cs="Times New Roman"/>
          <w:spacing w:val="-5"/>
          <w:sz w:val="22"/>
          <w:szCs w:val="22"/>
          <w:rPrChange w:id="6125" w:author="Claire Kouba" w:date="2023-09-12T16:52:00Z">
            <w:rPr/>
          </w:rPrChange>
        </w:rPr>
        <w:t xml:space="preserve"> </w:t>
      </w:r>
      <w:r w:rsidRPr="00D753AC">
        <w:rPr>
          <w:rFonts w:cs="Times New Roman"/>
          <w:sz w:val="22"/>
          <w:szCs w:val="22"/>
        </w:rPr>
        <w:t>This</w:t>
      </w:r>
      <w:r w:rsidRPr="00D753AC">
        <w:rPr>
          <w:rFonts w:cs="Times New Roman"/>
          <w:spacing w:val="-6"/>
          <w:sz w:val="22"/>
          <w:szCs w:val="22"/>
          <w:rPrChange w:id="6126" w:author="Claire Kouba" w:date="2023-09-12T16:52:00Z">
            <w:rPr/>
          </w:rPrChange>
        </w:rPr>
        <w:t xml:space="preserve"> </w:t>
      </w:r>
      <w:r w:rsidRPr="00D753AC">
        <w:rPr>
          <w:rFonts w:cs="Times New Roman"/>
          <w:sz w:val="22"/>
          <w:szCs w:val="22"/>
        </w:rPr>
        <w:t>metric</w:t>
      </w:r>
      <w:r w:rsidRPr="00D753AC">
        <w:rPr>
          <w:rFonts w:cs="Times New Roman"/>
          <w:spacing w:val="-6"/>
          <w:sz w:val="22"/>
          <w:szCs w:val="22"/>
          <w:rPrChange w:id="6127" w:author="Claire Kouba" w:date="2023-09-12T16:52:00Z">
            <w:rPr/>
          </w:rPrChange>
        </w:rPr>
        <w:t xml:space="preserve"> </w:t>
      </w:r>
      <w:r w:rsidRPr="00D753AC">
        <w:rPr>
          <w:rFonts w:cs="Times New Roman"/>
          <w:sz w:val="22"/>
          <w:szCs w:val="22"/>
        </w:rPr>
        <w:t>quantifies</w:t>
      </w:r>
      <w:r w:rsidRPr="00D753AC">
        <w:rPr>
          <w:rFonts w:cs="Times New Roman"/>
          <w:spacing w:val="-6"/>
          <w:sz w:val="22"/>
          <w:szCs w:val="22"/>
          <w:rPrChange w:id="6128" w:author="Claire Kouba" w:date="2023-09-12T16:52:00Z">
            <w:rPr/>
          </w:rPrChange>
        </w:rPr>
        <w:t xml:space="preserve"> </w:t>
      </w:r>
      <w:r w:rsidRPr="00D753AC">
        <w:rPr>
          <w:rFonts w:cs="Times New Roman"/>
          <w:sz w:val="22"/>
          <w:szCs w:val="22"/>
        </w:rPr>
        <w:t>meteoric</w:t>
      </w:r>
      <w:r w:rsidRPr="00D753AC">
        <w:rPr>
          <w:rFonts w:cs="Times New Roman"/>
          <w:spacing w:val="-5"/>
          <w:sz w:val="22"/>
          <w:szCs w:val="22"/>
          <w:rPrChange w:id="6129" w:author="Claire Kouba" w:date="2023-09-12T16:52:00Z">
            <w:rPr/>
          </w:rPrChange>
        </w:rPr>
        <w:t xml:space="preserve"> </w:t>
      </w:r>
      <w:r w:rsidRPr="00D753AC">
        <w:rPr>
          <w:rFonts w:cs="Times New Roman"/>
          <w:sz w:val="22"/>
          <w:szCs w:val="22"/>
        </w:rPr>
        <w:t>drought</w:t>
      </w:r>
      <w:r w:rsidRPr="00D753AC">
        <w:rPr>
          <w:rFonts w:cs="Times New Roman"/>
          <w:w w:val="99"/>
          <w:sz w:val="22"/>
          <w:szCs w:val="22"/>
          <w:rPrChange w:id="6130" w:author="Claire Kouba" w:date="2023-09-12T16:52:00Z">
            <w:rPr/>
          </w:rPrChange>
        </w:rPr>
        <w:t xml:space="preserve"> </w:t>
      </w:r>
      <w:r w:rsidRPr="00D753AC">
        <w:rPr>
          <w:rFonts w:cs="Times New Roman"/>
          <w:sz w:val="22"/>
          <w:szCs w:val="22"/>
        </w:rPr>
        <w:t>and</w:t>
      </w:r>
      <w:r w:rsidRPr="00D753AC">
        <w:rPr>
          <w:rFonts w:cs="Times New Roman"/>
          <w:spacing w:val="10"/>
          <w:sz w:val="22"/>
          <w:szCs w:val="22"/>
          <w:rPrChange w:id="6131" w:author="Claire Kouba" w:date="2023-09-12T16:52:00Z">
            <w:rPr/>
          </w:rPrChange>
        </w:rPr>
        <w:t xml:space="preserve"> </w:t>
      </w:r>
      <w:r w:rsidRPr="00D753AC">
        <w:rPr>
          <w:rFonts w:cs="Times New Roman"/>
          <w:sz w:val="22"/>
          <w:szCs w:val="22"/>
        </w:rPr>
        <w:t>relies</w:t>
      </w:r>
      <w:r w:rsidRPr="00D753AC">
        <w:rPr>
          <w:rFonts w:cs="Times New Roman"/>
          <w:spacing w:val="10"/>
          <w:sz w:val="22"/>
          <w:szCs w:val="22"/>
          <w:rPrChange w:id="6132" w:author="Claire Kouba" w:date="2023-09-12T16:52:00Z">
            <w:rPr/>
          </w:rPrChange>
        </w:rPr>
        <w:t xml:space="preserve"> </w:t>
      </w:r>
      <w:r w:rsidRPr="00D753AC">
        <w:rPr>
          <w:rFonts w:cs="Times New Roman"/>
          <w:sz w:val="22"/>
          <w:szCs w:val="22"/>
        </w:rPr>
        <w:t>only</w:t>
      </w:r>
      <w:r w:rsidRPr="00D753AC">
        <w:rPr>
          <w:rFonts w:cs="Times New Roman"/>
          <w:spacing w:val="10"/>
          <w:sz w:val="22"/>
          <w:szCs w:val="22"/>
          <w:rPrChange w:id="6133" w:author="Claire Kouba" w:date="2023-09-12T16:52:00Z">
            <w:rPr/>
          </w:rPrChange>
        </w:rPr>
        <w:t xml:space="preserve"> </w:t>
      </w:r>
      <w:r w:rsidRPr="00D753AC">
        <w:rPr>
          <w:rFonts w:cs="Times New Roman"/>
          <w:sz w:val="22"/>
          <w:szCs w:val="22"/>
        </w:rPr>
        <w:t>on</w:t>
      </w:r>
      <w:r w:rsidRPr="00D753AC">
        <w:rPr>
          <w:rFonts w:cs="Times New Roman"/>
          <w:spacing w:val="10"/>
          <w:sz w:val="22"/>
          <w:szCs w:val="22"/>
          <w:rPrChange w:id="6134" w:author="Claire Kouba" w:date="2023-09-12T16:52:00Z">
            <w:rPr/>
          </w:rPrChange>
        </w:rPr>
        <w:t xml:space="preserve"> </w:t>
      </w:r>
      <w:r w:rsidRPr="00D753AC">
        <w:rPr>
          <w:rFonts w:cs="Times New Roman"/>
          <w:sz w:val="22"/>
          <w:szCs w:val="22"/>
        </w:rPr>
        <w:t>precipitation</w:t>
      </w:r>
      <w:r w:rsidRPr="00D753AC">
        <w:rPr>
          <w:rFonts w:cs="Times New Roman"/>
          <w:spacing w:val="10"/>
          <w:sz w:val="22"/>
          <w:szCs w:val="22"/>
          <w:rPrChange w:id="6135" w:author="Claire Kouba" w:date="2023-09-12T16:52:00Z">
            <w:rPr/>
          </w:rPrChange>
        </w:rPr>
        <w:t xml:space="preserve"> </w:t>
      </w:r>
      <w:r w:rsidRPr="00D753AC">
        <w:rPr>
          <w:rFonts w:cs="Times New Roman"/>
          <w:sz w:val="22"/>
          <w:szCs w:val="22"/>
        </w:rPr>
        <w:t>data,</w:t>
      </w:r>
      <w:r w:rsidRPr="00D753AC">
        <w:rPr>
          <w:rFonts w:cs="Times New Roman"/>
          <w:spacing w:val="10"/>
          <w:sz w:val="22"/>
          <w:szCs w:val="22"/>
          <w:rPrChange w:id="6136" w:author="Claire Kouba" w:date="2023-09-12T16:52:00Z">
            <w:rPr/>
          </w:rPrChange>
        </w:rPr>
        <w:t xml:space="preserve"> </w:t>
      </w:r>
      <w:r w:rsidRPr="00D753AC">
        <w:rPr>
          <w:rFonts w:cs="Times New Roman"/>
          <w:sz w:val="22"/>
          <w:szCs w:val="22"/>
        </w:rPr>
        <w:t>so</w:t>
      </w:r>
      <w:r w:rsidRPr="00D753AC">
        <w:rPr>
          <w:rFonts w:cs="Times New Roman"/>
          <w:spacing w:val="10"/>
          <w:sz w:val="22"/>
          <w:szCs w:val="22"/>
          <w:rPrChange w:id="6137" w:author="Claire Kouba" w:date="2023-09-12T16:52:00Z">
            <w:rPr/>
          </w:rPrChange>
        </w:rPr>
        <w:t xml:space="preserve"> </w:t>
      </w:r>
      <w:r w:rsidRPr="00D753AC">
        <w:rPr>
          <w:rFonts w:cs="Times New Roman"/>
          <w:sz w:val="22"/>
          <w:szCs w:val="22"/>
        </w:rPr>
        <w:t>as</w:t>
      </w:r>
      <w:r w:rsidRPr="00D753AC">
        <w:rPr>
          <w:rFonts w:cs="Times New Roman"/>
          <w:spacing w:val="10"/>
          <w:sz w:val="22"/>
          <w:szCs w:val="22"/>
          <w:rPrChange w:id="6138" w:author="Claire Kouba" w:date="2023-09-12T16:52:00Z">
            <w:rPr/>
          </w:rPrChange>
        </w:rPr>
        <w:t xml:space="preserve"> </w:t>
      </w:r>
      <w:r w:rsidRPr="00D753AC">
        <w:rPr>
          <w:rFonts w:cs="Times New Roman"/>
          <w:sz w:val="22"/>
          <w:szCs w:val="22"/>
        </w:rPr>
        <w:t>to</w:t>
      </w:r>
      <w:r w:rsidRPr="00D753AC">
        <w:rPr>
          <w:rFonts w:cs="Times New Roman"/>
          <w:spacing w:val="10"/>
          <w:sz w:val="22"/>
          <w:szCs w:val="22"/>
          <w:rPrChange w:id="6139" w:author="Claire Kouba" w:date="2023-09-12T16:52:00Z">
            <w:rPr/>
          </w:rPrChange>
        </w:rPr>
        <w:t xml:space="preserve"> </w:t>
      </w:r>
      <w:r w:rsidRPr="00D753AC">
        <w:rPr>
          <w:rFonts w:cs="Times New Roman"/>
          <w:sz w:val="22"/>
          <w:szCs w:val="22"/>
        </w:rPr>
        <w:t>be</w:t>
      </w:r>
      <w:r w:rsidRPr="00D753AC">
        <w:rPr>
          <w:rFonts w:cs="Times New Roman"/>
          <w:spacing w:val="10"/>
          <w:sz w:val="22"/>
          <w:szCs w:val="22"/>
          <w:rPrChange w:id="6140" w:author="Claire Kouba" w:date="2023-09-12T16:52:00Z">
            <w:rPr>
              <w:w w:val="99"/>
            </w:rPr>
          </w:rPrChange>
        </w:rPr>
        <w:t xml:space="preserve"> </w:t>
      </w:r>
      <w:r w:rsidRPr="00D753AC">
        <w:rPr>
          <w:rFonts w:cs="Times New Roman"/>
          <w:sz w:val="22"/>
          <w:szCs w:val="22"/>
        </w:rPr>
        <w:t>comparable</w:t>
      </w:r>
      <w:r w:rsidRPr="00D753AC">
        <w:rPr>
          <w:rFonts w:cs="Times New Roman"/>
          <w:spacing w:val="10"/>
          <w:sz w:val="22"/>
          <w:szCs w:val="22"/>
          <w:rPrChange w:id="6141" w:author="Claire Kouba" w:date="2023-09-12T16:52:00Z">
            <w:rPr/>
          </w:rPrChange>
        </w:rPr>
        <w:t xml:space="preserve"> </w:t>
      </w:r>
      <w:r w:rsidRPr="00D753AC">
        <w:rPr>
          <w:rFonts w:cs="Times New Roman"/>
          <w:sz w:val="22"/>
          <w:szCs w:val="22"/>
        </w:rPr>
        <w:t>across</w:t>
      </w:r>
      <w:r w:rsidRPr="00D753AC">
        <w:rPr>
          <w:rFonts w:cs="Times New Roman"/>
          <w:spacing w:val="10"/>
          <w:sz w:val="22"/>
          <w:szCs w:val="22"/>
          <w:rPrChange w:id="6142" w:author="Claire Kouba" w:date="2023-09-12T16:52:00Z">
            <w:rPr/>
          </w:rPrChange>
        </w:rPr>
        <w:t xml:space="preserve"> </w:t>
      </w:r>
      <w:r w:rsidRPr="00D753AC">
        <w:rPr>
          <w:rFonts w:cs="Times New Roman"/>
          <w:sz w:val="22"/>
          <w:szCs w:val="22"/>
        </w:rPr>
        <w:t>the</w:t>
      </w:r>
      <w:r w:rsidRPr="00D753AC">
        <w:rPr>
          <w:rFonts w:cs="Times New Roman"/>
          <w:spacing w:val="10"/>
          <w:sz w:val="22"/>
          <w:szCs w:val="22"/>
          <w:rPrChange w:id="6143" w:author="Claire Kouba" w:date="2023-09-12T16:52:00Z">
            <w:rPr/>
          </w:rPrChange>
        </w:rPr>
        <w:t xml:space="preserve"> </w:t>
      </w:r>
      <w:r w:rsidRPr="00D753AC">
        <w:rPr>
          <w:rFonts w:cs="Times New Roman"/>
          <w:sz w:val="22"/>
          <w:szCs w:val="22"/>
        </w:rPr>
        <w:t>state.</w:t>
      </w:r>
      <w:r w:rsidRPr="00D753AC">
        <w:rPr>
          <w:rFonts w:cs="Times New Roman"/>
          <w:spacing w:val="10"/>
          <w:sz w:val="22"/>
          <w:szCs w:val="22"/>
          <w:rPrChange w:id="6144" w:author="Claire Kouba" w:date="2023-09-12T16:52:00Z">
            <w:rPr/>
          </w:rPrChange>
        </w:rPr>
        <w:t xml:space="preserve"> </w:t>
      </w:r>
      <w:r w:rsidRPr="00D753AC">
        <w:rPr>
          <w:rFonts w:cs="Times New Roman"/>
          <w:sz w:val="22"/>
          <w:szCs w:val="22"/>
        </w:rPr>
        <w:t>Matching</w:t>
      </w:r>
      <w:r w:rsidRPr="00D753AC">
        <w:rPr>
          <w:rFonts w:cs="Times New Roman"/>
          <w:spacing w:val="10"/>
          <w:sz w:val="22"/>
          <w:szCs w:val="22"/>
          <w:rPrChange w:id="6145" w:author="Claire Kouba" w:date="2023-09-12T16:52:00Z">
            <w:rPr/>
          </w:rPrChange>
        </w:rPr>
        <w:t xml:space="preserve"> </w:t>
      </w:r>
      <w:r w:rsidRPr="00D753AC">
        <w:rPr>
          <w:rFonts w:cs="Times New Roman"/>
          <w:sz w:val="22"/>
          <w:szCs w:val="22"/>
        </w:rPr>
        <w:t>SVI</w:t>
      </w:r>
      <w:r w:rsidRPr="00D753AC">
        <w:rPr>
          <w:rFonts w:cs="Times New Roman"/>
          <w:spacing w:val="10"/>
          <w:sz w:val="22"/>
          <w:szCs w:val="22"/>
          <w:rPrChange w:id="6146" w:author="Claire Kouba" w:date="2023-09-12T16:52:00Z">
            <w:rPr/>
          </w:rPrChange>
        </w:rPr>
        <w:t xml:space="preserve"> </w:t>
      </w:r>
      <w:r w:rsidRPr="00D753AC">
        <w:rPr>
          <w:rFonts w:cs="Times New Roman"/>
          <w:sz w:val="22"/>
          <w:szCs w:val="22"/>
        </w:rPr>
        <w:t>and</w:t>
      </w:r>
      <w:r w:rsidRPr="00D753AC">
        <w:rPr>
          <w:rFonts w:cs="Times New Roman"/>
          <w:spacing w:val="10"/>
          <w:sz w:val="22"/>
          <w:szCs w:val="22"/>
          <w:rPrChange w:id="6147" w:author="Claire Kouba" w:date="2023-09-12T16:52:00Z">
            <w:rPr/>
          </w:rPrChange>
        </w:rPr>
        <w:t xml:space="preserve"> </w:t>
      </w:r>
      <w:r w:rsidRPr="00D753AC">
        <w:rPr>
          <w:rFonts w:cs="Times New Roman"/>
          <w:sz w:val="22"/>
          <w:szCs w:val="22"/>
        </w:rPr>
        <w:t>SJI</w:t>
      </w:r>
      <w:r w:rsidRPr="00D753AC">
        <w:rPr>
          <w:rFonts w:cs="Times New Roman"/>
          <w:spacing w:val="10"/>
          <w:sz w:val="22"/>
          <w:szCs w:val="22"/>
          <w:rPrChange w:id="6148" w:author="Claire Kouba" w:date="2023-09-12T16:52:00Z">
            <w:rPr/>
          </w:rPrChange>
        </w:rPr>
        <w:t xml:space="preserve"> </w:t>
      </w:r>
      <w:r w:rsidRPr="00D753AC">
        <w:rPr>
          <w:rFonts w:cs="Times New Roman"/>
          <w:sz w:val="22"/>
          <w:szCs w:val="22"/>
        </w:rPr>
        <w:t>methodology,</w:t>
      </w:r>
      <w:r w:rsidRPr="00D753AC">
        <w:rPr>
          <w:rFonts w:cs="Times New Roman"/>
          <w:spacing w:val="10"/>
          <w:sz w:val="22"/>
          <w:szCs w:val="22"/>
          <w:rPrChange w:id="6149" w:author="Claire Kouba" w:date="2023-09-12T16:52:00Z">
            <w:rPr/>
          </w:rPrChange>
        </w:rPr>
        <w:t xml:space="preserve"> </w:t>
      </w:r>
      <w:r w:rsidRPr="00D753AC">
        <w:rPr>
          <w:rFonts w:cs="Times New Roman"/>
          <w:sz w:val="22"/>
          <w:szCs w:val="22"/>
        </w:rPr>
        <w:t>it</w:t>
      </w:r>
      <w:r w:rsidRPr="00D753AC">
        <w:rPr>
          <w:rFonts w:cs="Times New Roman"/>
          <w:spacing w:val="10"/>
          <w:sz w:val="22"/>
          <w:szCs w:val="22"/>
          <w:rPrChange w:id="6150" w:author="Claire Kouba" w:date="2023-09-12T16:52:00Z">
            <w:rPr/>
          </w:rPrChange>
        </w:rPr>
        <w:t xml:space="preserve"> </w:t>
      </w:r>
      <w:r w:rsidRPr="00D753AC">
        <w:rPr>
          <w:rFonts w:cs="Times New Roman"/>
          <w:sz w:val="22"/>
          <w:szCs w:val="22"/>
        </w:rPr>
        <w:t>can</w:t>
      </w:r>
      <w:r w:rsidRPr="00D753AC">
        <w:rPr>
          <w:rFonts w:cs="Times New Roman"/>
          <w:spacing w:val="10"/>
          <w:sz w:val="22"/>
          <w:szCs w:val="22"/>
          <w:rPrChange w:id="6151" w:author="Claire Kouba" w:date="2023-09-12T16:52:00Z">
            <w:rPr/>
          </w:rPrChange>
        </w:rPr>
        <w:t xml:space="preserve"> </w:t>
      </w:r>
      <w:r w:rsidRPr="00D753AC">
        <w:rPr>
          <w:rFonts w:cs="Times New Roman"/>
          <w:sz w:val="22"/>
          <w:szCs w:val="22"/>
        </w:rPr>
        <w:t>be</w:t>
      </w:r>
      <w:r w:rsidRPr="00D753AC">
        <w:rPr>
          <w:rFonts w:cs="Times New Roman"/>
          <w:w w:val="99"/>
          <w:sz w:val="22"/>
          <w:szCs w:val="22"/>
          <w:rPrChange w:id="6152" w:author="Claire Kouba" w:date="2023-09-12T16:52:00Z">
            <w:rPr/>
          </w:rPrChange>
        </w:rPr>
        <w:t xml:space="preserve"> </w:t>
      </w:r>
      <w:r w:rsidRPr="00D753AC">
        <w:rPr>
          <w:rFonts w:cs="Times New Roman"/>
          <w:sz w:val="22"/>
          <w:szCs w:val="22"/>
        </w:rPr>
        <w:t xml:space="preserve">calculated at multiple points in each spring, </w:t>
      </w:r>
      <w:del w:id="6153" w:author="Claire Kouba" w:date="2023-09-12T16:52:00Z">
        <w:r w:rsidR="00505335" w:rsidRPr="00D753AC">
          <w:rPr>
            <w:rFonts w:cs="Times New Roman"/>
            <w:spacing w:val="23"/>
            <w:sz w:val="22"/>
            <w:szCs w:val="22"/>
          </w:rPr>
          <w:delText xml:space="preserve"> </w:delText>
        </w:r>
      </w:del>
      <w:r w:rsidRPr="00D753AC">
        <w:rPr>
          <w:rFonts w:cs="Times New Roman"/>
          <w:sz w:val="22"/>
          <w:szCs w:val="22"/>
        </w:rPr>
        <w:t>with</w:t>
      </w:r>
      <w:r w:rsidRPr="00D753AC">
        <w:rPr>
          <w:rFonts w:cs="Times New Roman"/>
          <w:sz w:val="22"/>
          <w:szCs w:val="22"/>
          <w:rPrChange w:id="6154" w:author="Claire Kouba" w:date="2023-09-12T16:52:00Z">
            <w:rPr>
              <w:w w:val="99"/>
            </w:rPr>
          </w:rPrChange>
        </w:rPr>
        <w:t xml:space="preserve"> </w:t>
      </w:r>
      <w:r w:rsidRPr="00D753AC">
        <w:rPr>
          <w:rFonts w:cs="Times New Roman"/>
          <w:sz w:val="22"/>
          <w:szCs w:val="22"/>
        </w:rPr>
        <w:t>a</w:t>
      </w:r>
      <w:r w:rsidRPr="00D753AC">
        <w:rPr>
          <w:rFonts w:cs="Times New Roman"/>
          <w:sz w:val="22"/>
          <w:szCs w:val="22"/>
          <w:rPrChange w:id="6155" w:author="Claire Kouba" w:date="2023-09-12T16:52:00Z">
            <w:rPr>
              <w:spacing w:val="16"/>
            </w:rPr>
          </w:rPrChange>
        </w:rPr>
        <w:t xml:space="preserve"> </w:t>
      </w:r>
      <w:r w:rsidRPr="00D753AC">
        <w:rPr>
          <w:rFonts w:cs="Times New Roman"/>
          <w:sz w:val="22"/>
          <w:szCs w:val="22"/>
        </w:rPr>
        <w:t>final</w:t>
      </w:r>
      <w:r w:rsidRPr="00D753AC">
        <w:rPr>
          <w:rFonts w:cs="Times New Roman"/>
          <w:sz w:val="22"/>
          <w:szCs w:val="22"/>
          <w:rPrChange w:id="6156" w:author="Claire Kouba" w:date="2023-09-12T16:52:00Z">
            <w:rPr>
              <w:spacing w:val="16"/>
            </w:rPr>
          </w:rPrChange>
        </w:rPr>
        <w:t xml:space="preserve"> </w:t>
      </w:r>
      <w:r w:rsidRPr="00D753AC">
        <w:rPr>
          <w:rFonts w:cs="Times New Roman"/>
          <w:sz w:val="22"/>
          <w:szCs w:val="22"/>
        </w:rPr>
        <w:t>determination</w:t>
      </w:r>
      <w:r w:rsidRPr="00D753AC">
        <w:rPr>
          <w:rFonts w:cs="Times New Roman"/>
          <w:sz w:val="22"/>
          <w:szCs w:val="22"/>
          <w:rPrChange w:id="6157" w:author="Claire Kouba" w:date="2023-09-12T16:52:00Z">
            <w:rPr>
              <w:spacing w:val="16"/>
            </w:rPr>
          </w:rPrChange>
        </w:rPr>
        <w:t xml:space="preserve"> </w:t>
      </w:r>
      <w:r w:rsidRPr="00D753AC">
        <w:rPr>
          <w:rFonts w:cs="Times New Roman"/>
          <w:sz w:val="22"/>
          <w:szCs w:val="22"/>
        </w:rPr>
        <w:t>in</w:t>
      </w:r>
      <w:r w:rsidRPr="00D753AC">
        <w:rPr>
          <w:rFonts w:cs="Times New Roman"/>
          <w:sz w:val="22"/>
          <w:szCs w:val="22"/>
          <w:rPrChange w:id="6158" w:author="Claire Kouba" w:date="2023-09-12T16:52:00Z">
            <w:rPr>
              <w:spacing w:val="16"/>
            </w:rPr>
          </w:rPrChange>
        </w:rPr>
        <w:t xml:space="preserve"> </w:t>
      </w:r>
      <w:r w:rsidRPr="00D753AC">
        <w:rPr>
          <w:rFonts w:cs="Times New Roman"/>
          <w:spacing w:val="-4"/>
          <w:sz w:val="22"/>
          <w:szCs w:val="22"/>
        </w:rPr>
        <w:t>May,</w:t>
      </w:r>
      <w:r w:rsidRPr="00D753AC">
        <w:rPr>
          <w:rFonts w:cs="Times New Roman"/>
          <w:spacing w:val="-4"/>
          <w:sz w:val="22"/>
          <w:szCs w:val="22"/>
          <w:rPrChange w:id="6159" w:author="Claire Kouba" w:date="2023-09-12T16:52:00Z">
            <w:rPr>
              <w:spacing w:val="16"/>
            </w:rPr>
          </w:rPrChange>
        </w:rPr>
        <w:t xml:space="preserve"> </w:t>
      </w:r>
      <w:r w:rsidRPr="00D753AC">
        <w:rPr>
          <w:rFonts w:cs="Times New Roman"/>
          <w:sz w:val="22"/>
          <w:szCs w:val="22"/>
        </w:rPr>
        <w:t>but</w:t>
      </w:r>
      <w:r w:rsidRPr="00D753AC">
        <w:rPr>
          <w:rFonts w:cs="Times New Roman"/>
          <w:sz w:val="22"/>
          <w:szCs w:val="22"/>
          <w:rPrChange w:id="6160" w:author="Claire Kouba" w:date="2023-09-12T16:52:00Z">
            <w:rPr>
              <w:spacing w:val="16"/>
            </w:rPr>
          </w:rPrChange>
        </w:rPr>
        <w:t xml:space="preserve"> </w:t>
      </w:r>
      <w:r w:rsidRPr="00D753AC">
        <w:rPr>
          <w:rFonts w:cs="Times New Roman"/>
          <w:sz w:val="22"/>
          <w:szCs w:val="22"/>
        </w:rPr>
        <w:t>in</w:t>
      </w:r>
      <w:r w:rsidRPr="00D753AC">
        <w:rPr>
          <w:rFonts w:cs="Times New Roman"/>
          <w:sz w:val="22"/>
          <w:szCs w:val="22"/>
          <w:rPrChange w:id="6161" w:author="Claire Kouba" w:date="2023-09-12T16:52:00Z">
            <w:rPr>
              <w:spacing w:val="16"/>
            </w:rPr>
          </w:rPrChange>
        </w:rPr>
        <w:t xml:space="preserve"> </w:t>
      </w:r>
      <w:r w:rsidRPr="00D753AC">
        <w:rPr>
          <w:rFonts w:cs="Times New Roman"/>
          <w:sz w:val="22"/>
          <w:szCs w:val="22"/>
        </w:rPr>
        <w:t>the</w:t>
      </w:r>
      <w:r w:rsidRPr="00D753AC">
        <w:rPr>
          <w:rFonts w:cs="Times New Roman"/>
          <w:sz w:val="22"/>
          <w:szCs w:val="22"/>
          <w:rPrChange w:id="6162" w:author="Claire Kouba" w:date="2023-09-12T16:52:00Z">
            <w:rPr>
              <w:spacing w:val="16"/>
            </w:rPr>
          </w:rPrChange>
        </w:rPr>
        <w:t xml:space="preserve"> </w:t>
      </w:r>
      <w:r w:rsidRPr="00D753AC">
        <w:rPr>
          <w:rFonts w:cs="Times New Roman"/>
          <w:sz w:val="22"/>
          <w:szCs w:val="22"/>
        </w:rPr>
        <w:t>case</w:t>
      </w:r>
      <w:r w:rsidRPr="00D753AC">
        <w:rPr>
          <w:rFonts w:cs="Times New Roman"/>
          <w:sz w:val="22"/>
          <w:szCs w:val="22"/>
          <w:rPrChange w:id="6163" w:author="Claire Kouba" w:date="2023-09-12T16:52:00Z">
            <w:rPr>
              <w:spacing w:val="16"/>
            </w:rPr>
          </w:rPrChange>
        </w:rPr>
        <w:t xml:space="preserve"> </w:t>
      </w:r>
      <w:r w:rsidRPr="00D753AC">
        <w:rPr>
          <w:rFonts w:cs="Times New Roman"/>
          <w:sz w:val="22"/>
          <w:szCs w:val="22"/>
        </w:rPr>
        <w:t>of</w:t>
      </w:r>
      <w:r w:rsidRPr="00D753AC">
        <w:rPr>
          <w:rFonts w:cs="Times New Roman"/>
          <w:sz w:val="22"/>
          <w:szCs w:val="22"/>
          <w:rPrChange w:id="6164" w:author="Claire Kouba" w:date="2023-09-12T16:52:00Z">
            <w:rPr>
              <w:spacing w:val="16"/>
            </w:rPr>
          </w:rPrChange>
        </w:rPr>
        <w:t xml:space="preserve"> </w:t>
      </w:r>
      <w:r w:rsidRPr="00D753AC">
        <w:rPr>
          <w:rFonts w:cs="Times New Roman"/>
          <w:sz w:val="22"/>
          <w:szCs w:val="22"/>
        </w:rPr>
        <w:t>Scott</w:t>
      </w:r>
      <w:r w:rsidRPr="00D753AC">
        <w:rPr>
          <w:rFonts w:cs="Times New Roman"/>
          <w:sz w:val="22"/>
          <w:szCs w:val="22"/>
          <w:rPrChange w:id="6165" w:author="Claire Kouba" w:date="2023-09-12T16:52:00Z">
            <w:rPr>
              <w:spacing w:val="16"/>
            </w:rPr>
          </w:rPrChange>
        </w:rPr>
        <w:t xml:space="preserve"> </w:t>
      </w:r>
      <w:r w:rsidRPr="00D753AC">
        <w:rPr>
          <w:rFonts w:cs="Times New Roman"/>
          <w:spacing w:val="-5"/>
          <w:sz w:val="22"/>
          <w:szCs w:val="22"/>
        </w:rPr>
        <w:t>Valley</w:t>
      </w:r>
      <w:r w:rsidRPr="00D753AC">
        <w:rPr>
          <w:rFonts w:cs="Times New Roman"/>
          <w:spacing w:val="-5"/>
          <w:sz w:val="22"/>
          <w:szCs w:val="22"/>
          <w:rPrChange w:id="6166" w:author="Claire Kouba" w:date="2023-09-12T16:52:00Z">
            <w:rPr>
              <w:spacing w:val="16"/>
            </w:rPr>
          </w:rPrChange>
        </w:rPr>
        <w:t xml:space="preserve"> </w:t>
      </w:r>
      <w:r w:rsidRPr="00D753AC">
        <w:rPr>
          <w:rFonts w:cs="Times New Roman"/>
          <w:sz w:val="22"/>
          <w:szCs w:val="22"/>
        </w:rPr>
        <w:t>it</w:t>
      </w:r>
      <w:r w:rsidRPr="00D753AC">
        <w:rPr>
          <w:rFonts w:cs="Times New Roman"/>
          <w:sz w:val="22"/>
          <w:szCs w:val="22"/>
          <w:rPrChange w:id="6167" w:author="Claire Kouba" w:date="2023-09-12T16:52:00Z">
            <w:rPr>
              <w:spacing w:val="16"/>
            </w:rPr>
          </w:rPrChange>
        </w:rPr>
        <w:t xml:space="preserve"> </w:t>
      </w:r>
      <w:r w:rsidRPr="00D753AC">
        <w:rPr>
          <w:rFonts w:cs="Times New Roman"/>
          <w:sz w:val="22"/>
          <w:szCs w:val="22"/>
        </w:rPr>
        <w:t>has</w:t>
      </w:r>
      <w:r w:rsidRPr="00D753AC">
        <w:rPr>
          <w:rFonts w:cs="Times New Roman"/>
          <w:sz w:val="22"/>
          <w:szCs w:val="22"/>
          <w:rPrChange w:id="6168" w:author="Claire Kouba" w:date="2023-09-12T16:52:00Z">
            <w:rPr>
              <w:spacing w:val="16"/>
            </w:rPr>
          </w:rPrChange>
        </w:rPr>
        <w:t xml:space="preserve"> </w:t>
      </w:r>
      <w:r w:rsidRPr="00D753AC">
        <w:rPr>
          <w:rFonts w:cs="Times New Roman"/>
          <w:sz w:val="22"/>
          <w:szCs w:val="22"/>
        </w:rPr>
        <w:t>been</w:t>
      </w:r>
      <w:r w:rsidRPr="00D753AC">
        <w:rPr>
          <w:rFonts w:cs="Times New Roman"/>
          <w:spacing w:val="13"/>
          <w:sz w:val="22"/>
          <w:szCs w:val="22"/>
          <w:rPrChange w:id="6169" w:author="Claire Kouba" w:date="2023-09-12T16:52:00Z">
            <w:rPr>
              <w:spacing w:val="16"/>
            </w:rPr>
          </w:rPrChange>
        </w:rPr>
        <w:t xml:space="preserve"> </w:t>
      </w:r>
      <w:r w:rsidRPr="00D753AC">
        <w:rPr>
          <w:rFonts w:cs="Times New Roman"/>
          <w:sz w:val="22"/>
          <w:szCs w:val="22"/>
        </w:rPr>
        <w:t>used</w:t>
      </w:r>
      <w:r w:rsidRPr="00D753AC">
        <w:rPr>
          <w:rFonts w:cs="Times New Roman"/>
          <w:w w:val="99"/>
          <w:sz w:val="22"/>
          <w:szCs w:val="22"/>
          <w:rPrChange w:id="6170" w:author="Claire Kouba" w:date="2023-09-12T16:52:00Z">
            <w:rPr>
              <w:spacing w:val="16"/>
            </w:rPr>
          </w:rPrChange>
        </w:rPr>
        <w:t xml:space="preserve"> </w:t>
      </w:r>
      <w:r w:rsidRPr="00D753AC">
        <w:rPr>
          <w:rFonts w:cs="Times New Roman"/>
          <w:sz w:val="22"/>
          <w:szCs w:val="22"/>
        </w:rPr>
        <w:t>to</w:t>
      </w:r>
      <w:r w:rsidRPr="00D753AC">
        <w:rPr>
          <w:rFonts w:cs="Times New Roman"/>
          <w:sz w:val="22"/>
          <w:szCs w:val="22"/>
          <w:rPrChange w:id="6171" w:author="Claire Kouba" w:date="2023-09-12T16:52:00Z">
            <w:rPr>
              <w:spacing w:val="16"/>
            </w:rPr>
          </w:rPrChange>
        </w:rPr>
        <w:t xml:space="preserve"> </w:t>
      </w:r>
      <w:r w:rsidRPr="00D753AC">
        <w:rPr>
          <w:rFonts w:cs="Times New Roman"/>
          <w:sz w:val="22"/>
          <w:szCs w:val="22"/>
        </w:rPr>
        <w:t>classify</w:t>
      </w:r>
      <w:r w:rsidRPr="00D753AC">
        <w:rPr>
          <w:rFonts w:cs="Times New Roman"/>
          <w:sz w:val="22"/>
          <w:szCs w:val="22"/>
          <w:rPrChange w:id="6172" w:author="Claire Kouba" w:date="2023-09-12T16:52:00Z">
            <w:rPr>
              <w:spacing w:val="16"/>
            </w:rPr>
          </w:rPrChange>
        </w:rPr>
        <w:t xml:space="preserve"> </w:t>
      </w:r>
      <w:r w:rsidRPr="00D753AC">
        <w:rPr>
          <w:rFonts w:cs="Times New Roman"/>
          <w:sz w:val="22"/>
          <w:szCs w:val="22"/>
        </w:rPr>
        <w:t>WYTs</w:t>
      </w:r>
      <w:r w:rsidRPr="00D753AC">
        <w:rPr>
          <w:rFonts w:cs="Times New Roman"/>
          <w:sz w:val="22"/>
          <w:szCs w:val="22"/>
          <w:rPrChange w:id="6173" w:author="Claire Kouba" w:date="2023-09-12T16:52:00Z">
            <w:rPr>
              <w:spacing w:val="16"/>
            </w:rPr>
          </w:rPrChange>
        </w:rPr>
        <w:t xml:space="preserve"> </w:t>
      </w:r>
      <w:r w:rsidRPr="00D753AC">
        <w:rPr>
          <w:rFonts w:cs="Times New Roman"/>
          <w:sz w:val="22"/>
          <w:szCs w:val="22"/>
        </w:rPr>
        <w:t>only</w:t>
      </w:r>
      <w:r w:rsidRPr="00D753AC">
        <w:rPr>
          <w:rFonts w:cs="Times New Roman"/>
          <w:sz w:val="22"/>
          <w:szCs w:val="22"/>
          <w:rPrChange w:id="6174" w:author="Claire Kouba" w:date="2023-09-12T16:52:00Z">
            <w:rPr>
              <w:spacing w:val="16"/>
            </w:rPr>
          </w:rPrChange>
        </w:rPr>
        <w:t xml:space="preserve"> </w:t>
      </w:r>
      <w:r w:rsidRPr="00D753AC">
        <w:rPr>
          <w:rFonts w:cs="Times New Roman"/>
          <w:sz w:val="22"/>
          <w:szCs w:val="22"/>
        </w:rPr>
        <w:t>retroactively</w:t>
      </w:r>
      <w:r w:rsidRPr="00D753AC">
        <w:rPr>
          <w:rFonts w:cs="Times New Roman"/>
          <w:sz w:val="22"/>
          <w:szCs w:val="22"/>
          <w:rPrChange w:id="6175" w:author="Claire Kouba" w:date="2023-09-12T16:52:00Z">
            <w:rPr>
              <w:spacing w:val="16"/>
            </w:rPr>
          </w:rPrChange>
        </w:rPr>
        <w:t xml:space="preserve"> </w:t>
      </w:r>
      <w:r w:rsidRPr="00D753AC">
        <w:rPr>
          <w:rFonts w:cs="Times New Roman"/>
          <w:sz w:val="22"/>
          <w:szCs w:val="22"/>
        </w:rPr>
        <w:t>through</w:t>
      </w:r>
      <w:r w:rsidRPr="00D753AC">
        <w:rPr>
          <w:rFonts w:cs="Times New Roman"/>
          <w:sz w:val="22"/>
          <w:szCs w:val="22"/>
          <w:rPrChange w:id="6176" w:author="Claire Kouba" w:date="2023-09-12T16:52:00Z">
            <w:rPr>
              <w:w w:val="99"/>
            </w:rPr>
          </w:rPrChange>
        </w:rPr>
        <w:t xml:space="preserve"> </w:t>
      </w:r>
      <w:r w:rsidRPr="00D753AC">
        <w:rPr>
          <w:rFonts w:cs="Times New Roman"/>
          <w:sz w:val="22"/>
          <w:szCs w:val="22"/>
        </w:rPr>
        <w:t>2018.</w:t>
      </w:r>
      <w:r w:rsidRPr="00D753AC">
        <w:rPr>
          <w:rFonts w:cs="Times New Roman"/>
          <w:sz w:val="22"/>
          <w:szCs w:val="22"/>
          <w:rPrChange w:id="6177" w:author="Claire Kouba" w:date="2023-09-12T16:52:00Z">
            <w:rPr>
              <w:spacing w:val="-7"/>
            </w:rPr>
          </w:rPrChange>
        </w:rPr>
        <w:t xml:space="preserve"> </w:t>
      </w:r>
      <w:r w:rsidRPr="00D753AC">
        <w:rPr>
          <w:rFonts w:cs="Times New Roman"/>
          <w:sz w:val="22"/>
          <w:szCs w:val="22"/>
        </w:rPr>
        <w:t>As</w:t>
      </w:r>
      <w:r w:rsidRPr="00D753AC">
        <w:rPr>
          <w:rFonts w:cs="Times New Roman"/>
          <w:sz w:val="22"/>
          <w:szCs w:val="22"/>
          <w:rPrChange w:id="6178" w:author="Claire Kouba" w:date="2023-09-12T16:52:00Z">
            <w:rPr>
              <w:spacing w:val="-6"/>
            </w:rPr>
          </w:rPrChange>
        </w:rPr>
        <w:t xml:space="preserve"> </w:t>
      </w:r>
      <w:r w:rsidRPr="00D753AC">
        <w:rPr>
          <w:rFonts w:cs="Times New Roman"/>
          <w:sz w:val="22"/>
          <w:szCs w:val="22"/>
        </w:rPr>
        <w:t>previously</w:t>
      </w:r>
      <w:r w:rsidRPr="00D753AC">
        <w:rPr>
          <w:rFonts w:cs="Times New Roman"/>
          <w:sz w:val="22"/>
          <w:szCs w:val="22"/>
          <w:rPrChange w:id="6179" w:author="Claire Kouba" w:date="2023-09-12T16:52:00Z">
            <w:rPr>
              <w:spacing w:val="-7"/>
            </w:rPr>
          </w:rPrChange>
        </w:rPr>
        <w:t xml:space="preserve"> </w:t>
      </w:r>
      <w:r w:rsidRPr="00D753AC">
        <w:rPr>
          <w:rFonts w:cs="Times New Roman"/>
          <w:sz w:val="22"/>
          <w:szCs w:val="22"/>
        </w:rPr>
        <w:t>mentioned</w:t>
      </w:r>
      <w:r w:rsidRPr="00D753AC">
        <w:rPr>
          <w:rFonts w:cs="Times New Roman"/>
          <w:sz w:val="22"/>
          <w:szCs w:val="22"/>
          <w:rPrChange w:id="6180" w:author="Claire Kouba" w:date="2023-09-12T16:52:00Z">
            <w:rPr>
              <w:spacing w:val="-7"/>
            </w:rPr>
          </w:rPrChange>
        </w:rPr>
        <w:t xml:space="preserve"> </w:t>
      </w:r>
      <w:r w:rsidRPr="00D753AC">
        <w:rPr>
          <w:rFonts w:cs="Times New Roman"/>
          <w:sz w:val="22"/>
          <w:szCs w:val="22"/>
        </w:rPr>
        <w:t>it</w:t>
      </w:r>
      <w:r w:rsidRPr="00D753AC">
        <w:rPr>
          <w:rFonts w:cs="Times New Roman"/>
          <w:sz w:val="22"/>
          <w:szCs w:val="22"/>
          <w:rPrChange w:id="6181" w:author="Claire Kouba" w:date="2023-09-12T16:52:00Z">
            <w:rPr>
              <w:spacing w:val="-6"/>
            </w:rPr>
          </w:rPrChange>
        </w:rPr>
        <w:t xml:space="preserve"> </w:t>
      </w:r>
      <w:r w:rsidRPr="00D753AC">
        <w:rPr>
          <w:rFonts w:cs="Times New Roman"/>
          <w:sz w:val="22"/>
          <w:szCs w:val="22"/>
        </w:rPr>
        <w:t>is</w:t>
      </w:r>
      <w:r w:rsidRPr="00D753AC">
        <w:rPr>
          <w:rFonts w:cs="Times New Roman"/>
          <w:sz w:val="22"/>
          <w:szCs w:val="22"/>
          <w:rPrChange w:id="6182" w:author="Claire Kouba" w:date="2023-09-12T16:52:00Z">
            <w:rPr>
              <w:spacing w:val="-7"/>
            </w:rPr>
          </w:rPrChange>
        </w:rPr>
        <w:t xml:space="preserve"> </w:t>
      </w:r>
      <w:r w:rsidRPr="00D753AC">
        <w:rPr>
          <w:rFonts w:cs="Times New Roman"/>
          <w:sz w:val="22"/>
          <w:szCs w:val="22"/>
        </w:rPr>
        <w:t>a</w:t>
      </w:r>
      <w:r w:rsidRPr="00D753AC">
        <w:rPr>
          <w:rFonts w:cs="Times New Roman"/>
          <w:sz w:val="22"/>
          <w:szCs w:val="22"/>
          <w:rPrChange w:id="6183" w:author="Claire Kouba" w:date="2023-09-12T16:52:00Z">
            <w:rPr>
              <w:spacing w:val="-7"/>
            </w:rPr>
          </w:rPrChange>
        </w:rPr>
        <w:t xml:space="preserve"> </w:t>
      </w:r>
      <w:r w:rsidRPr="00D753AC">
        <w:rPr>
          <w:rFonts w:cs="Times New Roman"/>
          <w:sz w:val="22"/>
          <w:szCs w:val="22"/>
        </w:rPr>
        <w:t>relatively</w:t>
      </w:r>
      <w:r w:rsidRPr="00D753AC">
        <w:rPr>
          <w:rFonts w:cs="Times New Roman"/>
          <w:sz w:val="22"/>
          <w:szCs w:val="22"/>
          <w:rPrChange w:id="6184" w:author="Claire Kouba" w:date="2023-09-12T16:52:00Z">
            <w:rPr>
              <w:spacing w:val="-7"/>
            </w:rPr>
          </w:rPrChange>
        </w:rPr>
        <w:t xml:space="preserve"> </w:t>
      </w:r>
      <w:r w:rsidRPr="00D753AC">
        <w:rPr>
          <w:rFonts w:cs="Times New Roman"/>
          <w:sz w:val="22"/>
          <w:szCs w:val="22"/>
        </w:rPr>
        <w:t>complex</w:t>
      </w:r>
      <w:r w:rsidRPr="00D753AC">
        <w:rPr>
          <w:rFonts w:cs="Times New Roman"/>
          <w:sz w:val="22"/>
          <w:szCs w:val="22"/>
          <w:rPrChange w:id="6185" w:author="Claire Kouba" w:date="2023-09-12T16:52:00Z">
            <w:rPr>
              <w:spacing w:val="-6"/>
            </w:rPr>
          </w:rPrChange>
        </w:rPr>
        <w:t xml:space="preserve"> </w:t>
      </w:r>
      <w:r w:rsidRPr="00D753AC">
        <w:rPr>
          <w:rFonts w:cs="Times New Roman"/>
          <w:sz w:val="22"/>
          <w:szCs w:val="22"/>
        </w:rPr>
        <w:t>metric</w:t>
      </w:r>
      <w:r w:rsidRPr="00D753AC">
        <w:rPr>
          <w:rFonts w:cs="Times New Roman"/>
          <w:sz w:val="22"/>
          <w:szCs w:val="22"/>
          <w:rPrChange w:id="6186" w:author="Claire Kouba" w:date="2023-09-12T16:52:00Z">
            <w:rPr>
              <w:spacing w:val="-7"/>
            </w:rPr>
          </w:rPrChange>
        </w:rPr>
        <w:t xml:space="preserve"> </w:t>
      </w:r>
      <w:r w:rsidRPr="00D753AC">
        <w:rPr>
          <w:rFonts w:cs="Times New Roman"/>
          <w:sz w:val="22"/>
          <w:szCs w:val="22"/>
        </w:rPr>
        <w:t>with</w:t>
      </w:r>
      <w:r w:rsidRPr="00D753AC">
        <w:rPr>
          <w:rFonts w:cs="Times New Roman"/>
          <w:spacing w:val="8"/>
          <w:sz w:val="22"/>
          <w:szCs w:val="22"/>
          <w:rPrChange w:id="6187" w:author="Claire Kouba" w:date="2023-09-12T16:52:00Z">
            <w:rPr>
              <w:spacing w:val="-7"/>
            </w:rPr>
          </w:rPrChange>
        </w:rPr>
        <w:t xml:space="preserve"> </w:t>
      </w:r>
      <w:r w:rsidRPr="00D753AC">
        <w:rPr>
          <w:rFonts w:cs="Times New Roman"/>
          <w:sz w:val="22"/>
          <w:szCs w:val="22"/>
        </w:rPr>
        <w:t>provisions</w:t>
      </w:r>
      <w:r w:rsidRPr="00D753AC">
        <w:rPr>
          <w:rFonts w:cs="Times New Roman"/>
          <w:w w:val="99"/>
          <w:sz w:val="22"/>
          <w:szCs w:val="22"/>
          <w:rPrChange w:id="6188" w:author="Claire Kouba" w:date="2023-09-12T16:52:00Z">
            <w:rPr>
              <w:spacing w:val="-6"/>
            </w:rPr>
          </w:rPrChange>
        </w:rPr>
        <w:t xml:space="preserve"> </w:t>
      </w:r>
      <w:r w:rsidRPr="00D753AC">
        <w:rPr>
          <w:rFonts w:cs="Times New Roman"/>
          <w:sz w:val="22"/>
          <w:szCs w:val="22"/>
        </w:rPr>
        <w:t>including</w:t>
      </w:r>
      <w:r w:rsidRPr="00D753AC">
        <w:rPr>
          <w:rFonts w:cs="Times New Roman"/>
          <w:spacing w:val="-2"/>
          <w:sz w:val="22"/>
          <w:szCs w:val="22"/>
          <w:rPrChange w:id="6189" w:author="Claire Kouba" w:date="2023-09-12T16:52:00Z">
            <w:rPr>
              <w:spacing w:val="-7"/>
            </w:rPr>
          </w:rPrChange>
        </w:rPr>
        <w:t xml:space="preserve"> </w:t>
      </w:r>
      <w:r w:rsidRPr="00D753AC">
        <w:rPr>
          <w:rFonts w:cs="Times New Roman"/>
          <w:sz w:val="22"/>
          <w:szCs w:val="22"/>
        </w:rPr>
        <w:t>a</w:t>
      </w:r>
      <w:r w:rsidRPr="00D753AC">
        <w:rPr>
          <w:rFonts w:cs="Times New Roman"/>
          <w:spacing w:val="-3"/>
          <w:sz w:val="22"/>
          <w:szCs w:val="22"/>
          <w:rPrChange w:id="6190" w:author="Claire Kouba" w:date="2023-09-12T16:52:00Z">
            <w:rPr>
              <w:spacing w:val="-7"/>
            </w:rPr>
          </w:rPrChange>
        </w:rPr>
        <w:t xml:space="preserve"> </w:t>
      </w:r>
      <w:r w:rsidRPr="00D753AC">
        <w:rPr>
          <w:rFonts w:cs="Times New Roman"/>
          <w:sz w:val="22"/>
          <w:szCs w:val="22"/>
        </w:rPr>
        <w:t>partial</w:t>
      </w:r>
      <w:r w:rsidRPr="00D753AC">
        <w:rPr>
          <w:rFonts w:cs="Times New Roman"/>
          <w:spacing w:val="-2"/>
          <w:sz w:val="22"/>
          <w:szCs w:val="22"/>
          <w:rPrChange w:id="6191" w:author="Claire Kouba" w:date="2023-09-12T16:52:00Z">
            <w:rPr>
              <w:spacing w:val="-6"/>
            </w:rPr>
          </w:rPrChange>
        </w:rPr>
        <w:t xml:space="preserve"> </w:t>
      </w:r>
      <w:r w:rsidRPr="00D753AC">
        <w:rPr>
          <w:rFonts w:cs="Times New Roman"/>
          <w:sz w:val="22"/>
          <w:szCs w:val="22"/>
        </w:rPr>
        <w:t>one-year</w:t>
      </w:r>
      <w:r w:rsidRPr="00D753AC">
        <w:rPr>
          <w:rFonts w:cs="Times New Roman"/>
          <w:spacing w:val="-3"/>
          <w:sz w:val="22"/>
          <w:szCs w:val="22"/>
          <w:rPrChange w:id="6192" w:author="Claire Kouba" w:date="2023-09-12T16:52:00Z">
            <w:rPr>
              <w:spacing w:val="-7"/>
            </w:rPr>
          </w:rPrChange>
        </w:rPr>
        <w:t xml:space="preserve"> </w:t>
      </w:r>
      <w:r w:rsidRPr="00D753AC">
        <w:rPr>
          <w:rFonts w:cs="Times New Roman"/>
          <w:sz w:val="22"/>
          <w:szCs w:val="22"/>
        </w:rPr>
        <w:t>holdover</w:t>
      </w:r>
      <w:r w:rsidRPr="00D753AC">
        <w:rPr>
          <w:rFonts w:cs="Times New Roman"/>
          <w:spacing w:val="-2"/>
          <w:sz w:val="22"/>
          <w:szCs w:val="22"/>
          <w:rPrChange w:id="6193" w:author="Claire Kouba" w:date="2023-09-12T16:52:00Z">
            <w:rPr>
              <w:spacing w:val="-7"/>
            </w:rPr>
          </w:rPrChange>
        </w:rPr>
        <w:t xml:space="preserve"> </w:t>
      </w:r>
      <w:r w:rsidRPr="00D753AC">
        <w:rPr>
          <w:rFonts w:cs="Times New Roman"/>
          <w:sz w:val="22"/>
          <w:szCs w:val="22"/>
        </w:rPr>
        <w:t>(i.e.,</w:t>
      </w:r>
      <w:r w:rsidRPr="00D753AC">
        <w:rPr>
          <w:rFonts w:cs="Times New Roman"/>
          <w:spacing w:val="-3"/>
          <w:sz w:val="22"/>
          <w:szCs w:val="22"/>
          <w:rPrChange w:id="6194" w:author="Claire Kouba" w:date="2023-09-12T16:52:00Z">
            <w:rPr>
              <w:spacing w:val="-6"/>
            </w:rPr>
          </w:rPrChange>
        </w:rPr>
        <w:t xml:space="preserve"> </w:t>
      </w:r>
      <w:r w:rsidRPr="00D753AC">
        <w:rPr>
          <w:rFonts w:cs="Times New Roman"/>
          <w:sz w:val="22"/>
          <w:szCs w:val="22"/>
        </w:rPr>
        <w:t>dry</w:t>
      </w:r>
      <w:r w:rsidRPr="00D753AC">
        <w:rPr>
          <w:rFonts w:cs="Times New Roman"/>
          <w:spacing w:val="-2"/>
          <w:sz w:val="22"/>
          <w:szCs w:val="22"/>
          <w:rPrChange w:id="6195" w:author="Claire Kouba" w:date="2023-09-12T16:52:00Z">
            <w:rPr>
              <w:w w:val="99"/>
            </w:rPr>
          </w:rPrChange>
        </w:rPr>
        <w:t xml:space="preserve"> </w:t>
      </w:r>
      <w:r w:rsidRPr="00D753AC">
        <w:rPr>
          <w:rFonts w:cs="Times New Roman"/>
          <w:sz w:val="22"/>
          <w:szCs w:val="22"/>
        </w:rPr>
        <w:t>conditions</w:t>
      </w:r>
      <w:r w:rsidRPr="00D753AC">
        <w:rPr>
          <w:rFonts w:cs="Times New Roman"/>
          <w:spacing w:val="-3"/>
          <w:sz w:val="22"/>
          <w:szCs w:val="22"/>
          <w:rPrChange w:id="6196" w:author="Claire Kouba" w:date="2023-09-12T16:52:00Z">
            <w:rPr/>
          </w:rPrChange>
        </w:rPr>
        <w:t xml:space="preserve"> </w:t>
      </w:r>
      <w:r w:rsidRPr="00D753AC">
        <w:rPr>
          <w:rFonts w:cs="Times New Roman"/>
          <w:sz w:val="22"/>
          <w:szCs w:val="22"/>
        </w:rPr>
        <w:t>in</w:t>
      </w:r>
      <w:r w:rsidRPr="00D753AC">
        <w:rPr>
          <w:rFonts w:cs="Times New Roman"/>
          <w:spacing w:val="-2"/>
          <w:sz w:val="22"/>
          <w:szCs w:val="22"/>
          <w:rPrChange w:id="6197" w:author="Claire Kouba" w:date="2023-09-12T16:52:00Z">
            <w:rPr/>
          </w:rPrChange>
        </w:rPr>
        <w:t xml:space="preserve"> </w:t>
      </w:r>
      <w:r w:rsidRPr="00D753AC">
        <w:rPr>
          <w:rFonts w:cs="Times New Roman"/>
          <w:sz w:val="22"/>
          <w:szCs w:val="22"/>
        </w:rPr>
        <w:t>the</w:t>
      </w:r>
      <w:r w:rsidRPr="00D753AC">
        <w:rPr>
          <w:rFonts w:cs="Times New Roman"/>
          <w:spacing w:val="-3"/>
          <w:sz w:val="22"/>
          <w:szCs w:val="22"/>
          <w:rPrChange w:id="6198" w:author="Claire Kouba" w:date="2023-09-12T16:52:00Z">
            <w:rPr/>
          </w:rPrChange>
        </w:rPr>
        <w:t xml:space="preserve"> </w:t>
      </w:r>
      <w:r w:rsidRPr="00D753AC">
        <w:rPr>
          <w:rFonts w:cs="Times New Roman"/>
          <w:sz w:val="22"/>
          <w:szCs w:val="22"/>
        </w:rPr>
        <w:t>previous</w:t>
      </w:r>
      <w:r w:rsidRPr="00D753AC">
        <w:rPr>
          <w:rFonts w:cs="Times New Roman"/>
          <w:spacing w:val="-2"/>
          <w:sz w:val="22"/>
          <w:szCs w:val="22"/>
          <w:rPrChange w:id="6199" w:author="Claire Kouba" w:date="2023-09-12T16:52:00Z">
            <w:rPr/>
          </w:rPrChange>
        </w:rPr>
        <w:t xml:space="preserve"> </w:t>
      </w:r>
      <w:r w:rsidRPr="00D753AC">
        <w:rPr>
          <w:rFonts w:cs="Times New Roman"/>
          <w:sz w:val="22"/>
          <w:szCs w:val="22"/>
        </w:rPr>
        <w:t>year</w:t>
      </w:r>
      <w:r w:rsidRPr="00D753AC">
        <w:rPr>
          <w:rFonts w:cs="Times New Roman"/>
          <w:spacing w:val="-3"/>
          <w:sz w:val="22"/>
          <w:szCs w:val="22"/>
          <w:rPrChange w:id="6200" w:author="Claire Kouba" w:date="2023-09-12T16:52:00Z">
            <w:rPr/>
          </w:rPrChange>
        </w:rPr>
        <w:t xml:space="preserve"> </w:t>
      </w:r>
      <w:r w:rsidRPr="00D753AC">
        <w:rPr>
          <w:rFonts w:cs="Times New Roman"/>
          <w:sz w:val="22"/>
          <w:szCs w:val="22"/>
        </w:rPr>
        <w:t>will</w:t>
      </w:r>
      <w:r w:rsidRPr="00D753AC">
        <w:rPr>
          <w:rFonts w:cs="Times New Roman"/>
          <w:spacing w:val="-2"/>
          <w:sz w:val="22"/>
          <w:szCs w:val="22"/>
          <w:rPrChange w:id="6201" w:author="Claire Kouba" w:date="2023-09-12T16:52:00Z">
            <w:rPr/>
          </w:rPrChange>
        </w:rPr>
        <w:t xml:space="preserve"> </w:t>
      </w:r>
      <w:r w:rsidRPr="00D753AC">
        <w:rPr>
          <w:rFonts w:cs="Times New Roman"/>
          <w:sz w:val="22"/>
          <w:szCs w:val="22"/>
        </w:rPr>
        <w:t>make</w:t>
      </w:r>
      <w:r w:rsidRPr="00D753AC">
        <w:rPr>
          <w:rFonts w:cs="Times New Roman"/>
          <w:spacing w:val="-3"/>
          <w:sz w:val="22"/>
          <w:szCs w:val="22"/>
          <w:rPrChange w:id="6202" w:author="Claire Kouba" w:date="2023-09-12T16:52:00Z">
            <w:rPr/>
          </w:rPrChange>
        </w:rPr>
        <w:t xml:space="preserve"> </w:t>
      </w:r>
      <w:r w:rsidRPr="00D753AC">
        <w:rPr>
          <w:rFonts w:cs="Times New Roman"/>
          <w:sz w:val="22"/>
          <w:szCs w:val="22"/>
        </w:rPr>
        <w:t>a</w:t>
      </w:r>
      <w:r w:rsidRPr="00D753AC">
        <w:rPr>
          <w:rFonts w:cs="Times New Roman"/>
          <w:spacing w:val="-2"/>
          <w:sz w:val="22"/>
          <w:szCs w:val="22"/>
          <w:rPrChange w:id="6203" w:author="Claire Kouba" w:date="2023-09-12T16:52:00Z">
            <w:rPr/>
          </w:rPrChange>
        </w:rPr>
        <w:t xml:space="preserve"> </w:t>
      </w:r>
      <w:r w:rsidRPr="00D753AC">
        <w:rPr>
          <w:rFonts w:cs="Times New Roman"/>
          <w:sz w:val="22"/>
          <w:szCs w:val="22"/>
        </w:rPr>
        <w:t>dry-type</w:t>
      </w:r>
      <w:r w:rsidRPr="00D753AC">
        <w:rPr>
          <w:rFonts w:cs="Times New Roman"/>
          <w:spacing w:val="-2"/>
          <w:sz w:val="22"/>
          <w:szCs w:val="22"/>
          <w:rPrChange w:id="6204" w:author="Claire Kouba" w:date="2023-09-12T16:52:00Z">
            <w:rPr/>
          </w:rPrChange>
        </w:rPr>
        <w:t xml:space="preserve"> </w:t>
      </w:r>
      <w:r w:rsidRPr="00D753AC">
        <w:rPr>
          <w:rFonts w:cs="Times New Roman"/>
          <w:sz w:val="22"/>
          <w:szCs w:val="22"/>
        </w:rPr>
        <w:t>categorization</w:t>
      </w:r>
      <w:r w:rsidRPr="00D753AC">
        <w:rPr>
          <w:rFonts w:cs="Times New Roman"/>
          <w:spacing w:val="-3"/>
          <w:sz w:val="22"/>
          <w:szCs w:val="22"/>
          <w:rPrChange w:id="6205" w:author="Claire Kouba" w:date="2023-09-12T16:52:00Z">
            <w:rPr/>
          </w:rPrChange>
        </w:rPr>
        <w:t xml:space="preserve"> </w:t>
      </w:r>
      <w:r w:rsidRPr="00D753AC">
        <w:rPr>
          <w:rFonts w:cs="Times New Roman"/>
          <w:sz w:val="22"/>
          <w:szCs w:val="22"/>
        </w:rPr>
        <w:t>more</w:t>
      </w:r>
      <w:r w:rsidRPr="00D753AC">
        <w:rPr>
          <w:rFonts w:cs="Times New Roman"/>
          <w:spacing w:val="-2"/>
          <w:sz w:val="22"/>
          <w:szCs w:val="22"/>
          <w:rPrChange w:id="6206" w:author="Claire Kouba" w:date="2023-09-12T16:52:00Z">
            <w:rPr/>
          </w:rPrChange>
        </w:rPr>
        <w:t xml:space="preserve"> </w:t>
      </w:r>
      <w:r w:rsidRPr="00D753AC">
        <w:rPr>
          <w:rFonts w:cs="Times New Roman"/>
          <w:sz w:val="22"/>
          <w:szCs w:val="22"/>
        </w:rPr>
        <w:t>likely</w:t>
      </w:r>
      <w:ins w:id="6207" w:author="Claire Kouba" w:date="2023-09-15T16:39:00Z">
        <w:r w:rsidR="006C4F06" w:rsidRPr="00D753AC">
          <w:rPr>
            <w:rFonts w:cs="Times New Roman"/>
            <w:sz w:val="22"/>
            <w:szCs w:val="22"/>
          </w:rPr>
          <w:t xml:space="preserve"> </w:t>
        </w:r>
      </w:ins>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following</w:t>
      </w:r>
      <w:r w:rsidRPr="00D753AC">
        <w:rPr>
          <w:rFonts w:cs="Times New Roman"/>
          <w:spacing w:val="-4"/>
          <w:sz w:val="22"/>
          <w:szCs w:val="22"/>
        </w:rPr>
        <w:t xml:space="preserve"> </w:t>
      </w:r>
      <w:r w:rsidRPr="00D753AC">
        <w:rPr>
          <w:rFonts w:cs="Times New Roman"/>
          <w:sz w:val="22"/>
          <w:szCs w:val="22"/>
        </w:rPr>
        <w:t>year),</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non-stationary</w:t>
      </w:r>
      <w:r w:rsidRPr="00D753AC">
        <w:rPr>
          <w:rFonts w:cs="Times New Roman"/>
          <w:spacing w:val="-4"/>
          <w:sz w:val="22"/>
          <w:szCs w:val="22"/>
        </w:rPr>
        <w:t xml:space="preserve"> </w:t>
      </w:r>
      <w:r w:rsidRPr="00D753AC">
        <w:rPr>
          <w:rFonts w:cs="Times New Roman"/>
          <w:sz w:val="22"/>
          <w:szCs w:val="22"/>
        </w:rPr>
        <w:t>index</w:t>
      </w:r>
      <w:r w:rsidRPr="00D753AC">
        <w:rPr>
          <w:rFonts w:cs="Times New Roman"/>
          <w:spacing w:val="-4"/>
          <w:sz w:val="22"/>
          <w:szCs w:val="22"/>
        </w:rPr>
        <w:t xml:space="preserve"> </w:t>
      </w:r>
      <w:r w:rsidRPr="00D753AC">
        <w:rPr>
          <w:rFonts w:cs="Times New Roman"/>
          <w:sz w:val="22"/>
          <w:szCs w:val="22"/>
        </w:rPr>
        <w:t>thresholds,</w:t>
      </w:r>
      <w:r w:rsidRPr="00D753AC">
        <w:rPr>
          <w:rFonts w:cs="Times New Roman"/>
          <w:spacing w:val="-4"/>
          <w:sz w:val="22"/>
          <w:szCs w:val="22"/>
        </w:rPr>
        <w:t xml:space="preserve"> </w:t>
      </w:r>
      <w:r w:rsidRPr="00D753AC">
        <w:rPr>
          <w:rFonts w:cs="Times New Roman"/>
          <w:sz w:val="22"/>
          <w:szCs w:val="22"/>
        </w:rPr>
        <w:t>with</w:t>
      </w:r>
      <w:r w:rsidRPr="00D753AC">
        <w:rPr>
          <w:rFonts w:cs="Times New Roman"/>
          <w:spacing w:val="-4"/>
          <w:sz w:val="22"/>
          <w:szCs w:val="22"/>
        </w:rPr>
        <w:t xml:space="preserve"> </w:t>
      </w:r>
      <w:r w:rsidRPr="00D753AC">
        <w:rPr>
          <w:rFonts w:cs="Times New Roman"/>
          <w:sz w:val="22"/>
          <w:szCs w:val="22"/>
        </w:rPr>
        <w:t>a</w:t>
      </w:r>
      <w:r w:rsidRPr="00D753AC">
        <w:rPr>
          <w:rFonts w:cs="Times New Roman"/>
          <w:spacing w:val="-4"/>
          <w:sz w:val="22"/>
          <w:szCs w:val="22"/>
        </w:rPr>
        <w:t xml:space="preserve"> </w:t>
      </w:r>
      <w:r w:rsidRPr="00D753AC">
        <w:rPr>
          <w:rFonts w:cs="Times New Roman"/>
          <w:sz w:val="22"/>
          <w:szCs w:val="22"/>
        </w:rPr>
        <w:t>30-year</w:t>
      </w:r>
      <w:r w:rsidRPr="00D753AC">
        <w:rPr>
          <w:rFonts w:cs="Times New Roman"/>
          <w:spacing w:val="-4"/>
          <w:sz w:val="22"/>
          <w:szCs w:val="22"/>
        </w:rPr>
        <w:t xml:space="preserve"> </w:t>
      </w:r>
      <w:r w:rsidRPr="00D753AC">
        <w:rPr>
          <w:rFonts w:cs="Times New Roman"/>
          <w:sz w:val="22"/>
          <w:szCs w:val="22"/>
        </w:rPr>
        <w:t>ranking</w:t>
      </w:r>
      <w:r w:rsidRPr="00D753AC">
        <w:rPr>
          <w:rFonts w:cs="Times New Roman"/>
          <w:spacing w:val="-4"/>
          <w:sz w:val="22"/>
          <w:szCs w:val="22"/>
        </w:rPr>
        <w:t xml:space="preserve"> </w:t>
      </w:r>
      <w:r w:rsidRPr="00D753AC">
        <w:rPr>
          <w:rFonts w:cs="Times New Roman"/>
          <w:spacing w:val="-3"/>
          <w:sz w:val="22"/>
          <w:szCs w:val="22"/>
        </w:rPr>
        <w:t>window.</w:t>
      </w:r>
    </w:p>
    <w:p w:rsidR="002153D1" w:rsidRPr="00D753AC" w:rsidRDefault="002573FA">
      <w:pPr>
        <w:pStyle w:val="BodyText"/>
        <w:spacing w:before="104"/>
        <w:ind w:left="173" w:right="55" w:firstLine="5"/>
        <w:rPr>
          <w:rFonts w:cs="Times New Roman"/>
          <w:sz w:val="22"/>
          <w:szCs w:val="22"/>
        </w:rPr>
        <w:pPrChange w:id="6208" w:author="Claire Kouba" w:date="2023-09-12T16:52:00Z">
          <w:pPr>
            <w:pStyle w:val="BodyText"/>
            <w:spacing w:before="106" w:line="348" w:lineRule="auto"/>
            <w:ind w:left="173" w:right="98" w:firstLine="226"/>
          </w:pPr>
        </w:pPrChange>
      </w:pPr>
      <w:r w:rsidRPr="00D753AC">
        <w:rPr>
          <w:rFonts w:cs="Times New Roman"/>
          <w:w w:val="105"/>
          <w:sz w:val="22"/>
          <w:szCs w:val="22"/>
          <w:rPrChange w:id="6209" w:author="Claire Kouba" w:date="2023-09-12T16:52:00Z">
            <w:rPr/>
          </w:rPrChange>
        </w:rPr>
        <w:t>The</w:t>
      </w:r>
      <w:r w:rsidRPr="00D753AC">
        <w:rPr>
          <w:rFonts w:cs="Times New Roman"/>
          <w:spacing w:val="-22"/>
          <w:w w:val="105"/>
          <w:sz w:val="22"/>
          <w:szCs w:val="22"/>
          <w:rPrChange w:id="6210" w:author="Claire Kouba" w:date="2023-09-12T16:52:00Z">
            <w:rPr>
              <w:spacing w:val="14"/>
            </w:rPr>
          </w:rPrChange>
        </w:rPr>
        <w:t xml:space="preserve"> </w:t>
      </w:r>
      <w:del w:id="6211" w:author="Claire Kouba" w:date="2023-09-12T16:52:00Z">
        <w:r w:rsidR="00505335" w:rsidRPr="00D753AC">
          <w:rPr>
            <w:rFonts w:cs="Times New Roman"/>
            <w:sz w:val="22"/>
            <w:szCs w:val="22"/>
          </w:rPr>
          <w:delText>proposed</w:delText>
        </w:r>
        <w:r w:rsidR="00505335" w:rsidRPr="00D753AC">
          <w:rPr>
            <w:rFonts w:cs="Times New Roman"/>
            <w:spacing w:val="14"/>
            <w:sz w:val="22"/>
            <w:szCs w:val="22"/>
          </w:rPr>
          <w:delText xml:space="preserve"> </w:delText>
        </w:r>
      </w:del>
      <w:r w:rsidRPr="00D753AC">
        <w:rPr>
          <w:rFonts w:cs="Times New Roman"/>
          <w:w w:val="105"/>
          <w:sz w:val="22"/>
          <w:szCs w:val="22"/>
          <w:rPrChange w:id="6212" w:author="Claire Kouba" w:date="2023-09-12T16:52:00Z">
            <w:rPr/>
          </w:rPrChange>
        </w:rPr>
        <w:t>quantitative</w:t>
      </w:r>
      <w:r w:rsidRPr="00D753AC">
        <w:rPr>
          <w:rFonts w:cs="Times New Roman"/>
          <w:spacing w:val="-22"/>
          <w:w w:val="105"/>
          <w:sz w:val="22"/>
          <w:szCs w:val="22"/>
          <w:rPrChange w:id="6213" w:author="Claire Kouba" w:date="2023-09-12T16:52:00Z">
            <w:rPr>
              <w:spacing w:val="14"/>
            </w:rPr>
          </w:rPrChange>
        </w:rPr>
        <w:t xml:space="preserve"> </w:t>
      </w:r>
      <w:r w:rsidRPr="00D753AC">
        <w:rPr>
          <w:rFonts w:cs="Times New Roman"/>
          <w:w w:val="105"/>
          <w:sz w:val="22"/>
          <w:szCs w:val="22"/>
          <w:rPrChange w:id="6214" w:author="Claire Kouba" w:date="2023-09-12T16:52:00Z">
            <w:rPr/>
          </w:rPrChange>
        </w:rPr>
        <w:t>prediction</w:t>
      </w:r>
      <w:r w:rsidRPr="00D753AC">
        <w:rPr>
          <w:rFonts w:cs="Times New Roman"/>
          <w:spacing w:val="-22"/>
          <w:w w:val="105"/>
          <w:sz w:val="22"/>
          <w:szCs w:val="22"/>
          <w:rPrChange w:id="6215" w:author="Claire Kouba" w:date="2023-09-12T16:52:00Z">
            <w:rPr>
              <w:spacing w:val="14"/>
            </w:rPr>
          </w:rPrChange>
        </w:rPr>
        <w:t xml:space="preserve"> </w:t>
      </w:r>
      <w:r w:rsidRPr="00D753AC">
        <w:rPr>
          <w:rFonts w:cs="Times New Roman"/>
          <w:w w:val="105"/>
          <w:sz w:val="22"/>
          <w:szCs w:val="22"/>
          <w:rPrChange w:id="6216" w:author="Claire Kouba" w:date="2023-09-12T16:52:00Z">
            <w:rPr/>
          </w:rPrChange>
        </w:rPr>
        <w:t>methods</w:t>
      </w:r>
      <w:r w:rsidRPr="00D753AC">
        <w:rPr>
          <w:rFonts w:cs="Times New Roman"/>
          <w:spacing w:val="-22"/>
          <w:w w:val="105"/>
          <w:sz w:val="22"/>
          <w:szCs w:val="22"/>
          <w:rPrChange w:id="6217" w:author="Claire Kouba" w:date="2023-09-12T16:52:00Z">
            <w:rPr>
              <w:spacing w:val="14"/>
            </w:rPr>
          </w:rPrChange>
        </w:rPr>
        <w:t xml:space="preserve"> </w:t>
      </w:r>
      <w:ins w:id="6218" w:author="Claire Kouba" w:date="2023-09-12T16:52:00Z">
        <w:r w:rsidRPr="00D753AC">
          <w:rPr>
            <w:rFonts w:cs="Times New Roman"/>
            <w:w w:val="105"/>
            <w:sz w:val="22"/>
            <w:szCs w:val="22"/>
          </w:rPr>
          <w:t>proposed</w:t>
        </w:r>
        <w:r w:rsidRPr="00D753AC">
          <w:rPr>
            <w:rFonts w:cs="Times New Roman"/>
            <w:spacing w:val="-22"/>
            <w:w w:val="105"/>
            <w:sz w:val="22"/>
            <w:szCs w:val="22"/>
          </w:rPr>
          <w:t xml:space="preserve"> </w:t>
        </w:r>
        <w:r w:rsidRPr="00D753AC">
          <w:rPr>
            <w:rFonts w:cs="Times New Roman"/>
            <w:w w:val="105"/>
            <w:sz w:val="22"/>
            <w:szCs w:val="22"/>
          </w:rPr>
          <w:t>in</w:t>
        </w:r>
        <w:r w:rsidRPr="00D753AC">
          <w:rPr>
            <w:rFonts w:cs="Times New Roman"/>
            <w:spacing w:val="-22"/>
            <w:w w:val="105"/>
            <w:sz w:val="22"/>
            <w:szCs w:val="22"/>
          </w:rPr>
          <w:t xml:space="preserve"> </w:t>
        </w:r>
        <w:r w:rsidRPr="00D753AC">
          <w:rPr>
            <w:rFonts w:cs="Times New Roman"/>
            <w:w w:val="105"/>
            <w:sz w:val="22"/>
            <w:szCs w:val="22"/>
          </w:rPr>
          <w:t>this</w:t>
        </w:r>
        <w:r w:rsidRPr="00D753AC">
          <w:rPr>
            <w:rFonts w:cs="Times New Roman"/>
            <w:spacing w:val="-22"/>
            <w:w w:val="105"/>
            <w:sz w:val="22"/>
            <w:szCs w:val="22"/>
          </w:rPr>
          <w:t xml:space="preserve"> </w:t>
        </w:r>
        <w:r w:rsidRPr="00D753AC">
          <w:rPr>
            <w:rFonts w:cs="Times New Roman"/>
            <w:w w:val="105"/>
            <w:sz w:val="22"/>
            <w:szCs w:val="22"/>
          </w:rPr>
          <w:t>study</w:t>
        </w:r>
        <w:r w:rsidRPr="00D753AC">
          <w:rPr>
            <w:rFonts w:cs="Times New Roman"/>
            <w:spacing w:val="-22"/>
            <w:w w:val="105"/>
            <w:sz w:val="22"/>
            <w:szCs w:val="22"/>
          </w:rPr>
          <w:t xml:space="preserve"> </w:t>
        </w:r>
      </w:ins>
      <w:r w:rsidRPr="00D753AC">
        <w:rPr>
          <w:rFonts w:cs="Times New Roman"/>
          <w:w w:val="105"/>
          <w:sz w:val="22"/>
          <w:szCs w:val="22"/>
          <w:rPrChange w:id="6219" w:author="Claire Kouba" w:date="2023-09-12T16:52:00Z">
            <w:rPr/>
          </w:rPrChange>
        </w:rPr>
        <w:t>map</w:t>
      </w:r>
      <w:r w:rsidRPr="00D753AC">
        <w:rPr>
          <w:rFonts w:cs="Times New Roman"/>
          <w:spacing w:val="-22"/>
          <w:w w:val="105"/>
          <w:sz w:val="22"/>
          <w:szCs w:val="22"/>
          <w:rPrChange w:id="6220" w:author="Claire Kouba" w:date="2023-09-12T16:52:00Z">
            <w:rPr>
              <w:spacing w:val="14"/>
            </w:rPr>
          </w:rPrChange>
        </w:rPr>
        <w:t xml:space="preserve"> </w:t>
      </w:r>
      <w:r w:rsidRPr="00D753AC">
        <w:rPr>
          <w:rFonts w:cs="Times New Roman"/>
          <w:w w:val="105"/>
          <w:sz w:val="22"/>
          <w:szCs w:val="22"/>
          <w:rPrChange w:id="6221" w:author="Claire Kouba" w:date="2023-09-12T16:52:00Z">
            <w:rPr/>
          </w:rPrChange>
        </w:rPr>
        <w:t>well</w:t>
      </w:r>
      <w:r w:rsidRPr="00D753AC">
        <w:rPr>
          <w:rFonts w:cs="Times New Roman"/>
          <w:spacing w:val="-22"/>
          <w:w w:val="105"/>
          <w:sz w:val="22"/>
          <w:szCs w:val="22"/>
          <w:rPrChange w:id="6222" w:author="Claire Kouba" w:date="2023-09-12T16:52:00Z">
            <w:rPr>
              <w:spacing w:val="14"/>
            </w:rPr>
          </w:rPrChange>
        </w:rPr>
        <w:t xml:space="preserve"> </w:t>
      </w:r>
      <w:r w:rsidRPr="00D753AC">
        <w:rPr>
          <w:rFonts w:cs="Times New Roman"/>
          <w:w w:val="105"/>
          <w:sz w:val="22"/>
          <w:szCs w:val="22"/>
          <w:rPrChange w:id="6223" w:author="Claire Kouba" w:date="2023-09-12T16:52:00Z">
            <w:rPr/>
          </w:rPrChange>
        </w:rPr>
        <w:t>onto</w:t>
      </w:r>
      <w:r w:rsidRPr="00D753AC">
        <w:rPr>
          <w:rFonts w:cs="Times New Roman"/>
          <w:spacing w:val="-22"/>
          <w:w w:val="105"/>
          <w:sz w:val="22"/>
          <w:szCs w:val="22"/>
          <w:rPrChange w:id="6224" w:author="Claire Kouba" w:date="2023-09-12T16:52:00Z">
            <w:rPr>
              <w:spacing w:val="14"/>
            </w:rPr>
          </w:rPrChange>
        </w:rPr>
        <w:t xml:space="preserve"> </w:t>
      </w:r>
      <w:r w:rsidRPr="00D753AC">
        <w:rPr>
          <w:rFonts w:cs="Times New Roman"/>
          <w:w w:val="105"/>
          <w:sz w:val="22"/>
          <w:szCs w:val="22"/>
          <w:rPrChange w:id="6225" w:author="Claire Kouba" w:date="2023-09-12T16:52:00Z">
            <w:rPr/>
          </w:rPrChange>
        </w:rPr>
        <w:t>the</w:t>
      </w:r>
      <w:r w:rsidRPr="00D753AC">
        <w:rPr>
          <w:rFonts w:cs="Times New Roman"/>
          <w:spacing w:val="-22"/>
          <w:w w:val="105"/>
          <w:sz w:val="22"/>
          <w:szCs w:val="22"/>
          <w:rPrChange w:id="6226" w:author="Claire Kouba" w:date="2023-09-12T16:52:00Z">
            <w:rPr>
              <w:spacing w:val="14"/>
            </w:rPr>
          </w:rPrChange>
        </w:rPr>
        <w:t xml:space="preserve"> </w:t>
      </w:r>
      <w:r w:rsidRPr="00D753AC">
        <w:rPr>
          <w:rFonts w:cs="Times New Roman"/>
          <w:w w:val="105"/>
          <w:sz w:val="22"/>
          <w:szCs w:val="22"/>
          <w:rPrChange w:id="6227" w:author="Claire Kouba" w:date="2023-09-12T16:52:00Z">
            <w:rPr/>
          </w:rPrChange>
        </w:rPr>
        <w:t>existing</w:t>
      </w:r>
      <w:r w:rsidRPr="00D753AC">
        <w:rPr>
          <w:rFonts w:cs="Times New Roman"/>
          <w:spacing w:val="-22"/>
          <w:w w:val="105"/>
          <w:sz w:val="22"/>
          <w:szCs w:val="22"/>
          <w:rPrChange w:id="6228" w:author="Claire Kouba" w:date="2023-09-12T16:52:00Z">
            <w:rPr>
              <w:spacing w:val="14"/>
            </w:rPr>
          </w:rPrChange>
        </w:rPr>
        <w:t xml:space="preserve"> </w:t>
      </w:r>
      <w:r w:rsidRPr="00D753AC">
        <w:rPr>
          <w:rFonts w:cs="Times New Roman"/>
          <w:w w:val="105"/>
          <w:sz w:val="22"/>
          <w:szCs w:val="22"/>
          <w:rPrChange w:id="6229" w:author="Claire Kouba" w:date="2023-09-12T16:52:00Z">
            <w:rPr/>
          </w:rPrChange>
        </w:rPr>
        <w:t>DWR</w:t>
      </w:r>
      <w:r w:rsidRPr="00D753AC">
        <w:rPr>
          <w:rFonts w:cs="Times New Roman"/>
          <w:spacing w:val="-22"/>
          <w:w w:val="105"/>
          <w:sz w:val="22"/>
          <w:szCs w:val="22"/>
          <w:rPrChange w:id="6230" w:author="Claire Kouba" w:date="2023-09-12T16:52:00Z">
            <w:rPr>
              <w:spacing w:val="14"/>
            </w:rPr>
          </w:rPrChange>
        </w:rPr>
        <w:t xml:space="preserve"> </w:t>
      </w:r>
      <w:r w:rsidRPr="00D753AC">
        <w:rPr>
          <w:rFonts w:cs="Times New Roman"/>
          <w:w w:val="105"/>
          <w:sz w:val="22"/>
          <w:szCs w:val="22"/>
          <w:rPrChange w:id="6231" w:author="Claire Kouba" w:date="2023-09-12T16:52:00Z">
            <w:rPr/>
          </w:rPrChange>
        </w:rPr>
        <w:t>WYT</w:t>
      </w:r>
      <w:r w:rsidRPr="00D753AC">
        <w:rPr>
          <w:rFonts w:cs="Times New Roman"/>
          <w:spacing w:val="-22"/>
          <w:w w:val="105"/>
          <w:sz w:val="22"/>
          <w:szCs w:val="22"/>
          <w:rPrChange w:id="6232" w:author="Claire Kouba" w:date="2023-09-12T16:52:00Z">
            <w:rPr>
              <w:spacing w:val="14"/>
            </w:rPr>
          </w:rPrChange>
        </w:rPr>
        <w:t xml:space="preserve"> </w:t>
      </w:r>
      <w:r w:rsidRPr="00D753AC">
        <w:rPr>
          <w:rFonts w:cs="Times New Roman"/>
          <w:w w:val="105"/>
          <w:sz w:val="22"/>
          <w:szCs w:val="22"/>
          <w:rPrChange w:id="6233" w:author="Claire Kouba" w:date="2023-09-12T16:52:00Z">
            <w:rPr/>
          </w:rPrChange>
        </w:rPr>
        <w:t>index</w:t>
      </w:r>
      <w:del w:id="6234" w:author="Claire Kouba" w:date="2023-09-12T16:52:00Z">
        <w:r w:rsidR="00505335" w:rsidRPr="00D753AC">
          <w:rPr>
            <w:rFonts w:cs="Times New Roman"/>
            <w:sz w:val="22"/>
            <w:szCs w:val="22"/>
          </w:rPr>
          <w:delText>,</w:delText>
        </w:r>
        <w:r w:rsidR="00505335" w:rsidRPr="00D753AC">
          <w:rPr>
            <w:rFonts w:cs="Times New Roman"/>
            <w:spacing w:val="14"/>
            <w:sz w:val="22"/>
            <w:szCs w:val="22"/>
          </w:rPr>
          <w:delText xml:space="preserve"> </w:delText>
        </w:r>
        <w:r w:rsidR="00505335" w:rsidRPr="00D753AC">
          <w:rPr>
            <w:rFonts w:cs="Times New Roman"/>
            <w:sz w:val="22"/>
            <w:szCs w:val="22"/>
          </w:rPr>
          <w:delText>but</w:delText>
        </w:r>
      </w:del>
      <w:ins w:id="6235" w:author="Claire Kouba" w:date="2023-09-12T16:52:00Z">
        <w:r w:rsidRPr="00D753AC">
          <w:rPr>
            <w:rFonts w:cs="Times New Roman"/>
            <w:spacing w:val="-22"/>
            <w:w w:val="105"/>
            <w:sz w:val="22"/>
            <w:szCs w:val="22"/>
          </w:rPr>
          <w:t xml:space="preserve"> </w:t>
        </w:r>
        <w:r w:rsidRPr="00D753AC">
          <w:rPr>
            <w:rFonts w:cs="Times New Roman"/>
            <w:w w:val="105"/>
            <w:sz w:val="22"/>
            <w:szCs w:val="22"/>
          </w:rPr>
          <w:t>(Figure</w:t>
        </w:r>
        <w:r w:rsidRPr="00D753AC">
          <w:rPr>
            <w:rFonts w:cs="Times New Roman"/>
            <w:spacing w:val="-21"/>
            <w:w w:val="105"/>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"_bookmark8" </w:instrText>
        </w:r>
        <w:r w:rsidRPr="00D753AC">
          <w:rPr>
            <w:rFonts w:cs="Times New Roman"/>
            <w:sz w:val="22"/>
            <w:szCs w:val="22"/>
          </w:rPr>
          <w:fldChar w:fldCharType="separate"/>
        </w:r>
      </w:ins>
      <w:ins w:id="6236" w:author="Claire Kouba" w:date="2023-09-25T11:59:00Z">
        <w:r w:rsidR="00EE4569">
          <w:rPr>
            <w:rFonts w:cs="Times New Roman"/>
            <w:w w:val="105"/>
            <w:sz w:val="22"/>
            <w:szCs w:val="22"/>
          </w:rPr>
          <w:t>7</w:t>
        </w:r>
      </w:ins>
      <w:ins w:id="6237" w:author="Claire Kouba" w:date="2023-09-12T16:52:00Z">
        <w:r w:rsidRPr="00D753AC">
          <w:rPr>
            <w:rFonts w:cs="Times New Roman"/>
            <w:w w:val="105"/>
            <w:sz w:val="22"/>
            <w:szCs w:val="22"/>
          </w:rPr>
          <w:t>),</w:t>
        </w:r>
        <w:r w:rsidRPr="00D753AC">
          <w:rPr>
            <w:rFonts w:cs="Times New Roman"/>
            <w:w w:val="105"/>
            <w:sz w:val="22"/>
            <w:szCs w:val="22"/>
          </w:rPr>
          <w:fldChar w:fldCharType="end"/>
        </w:r>
        <w:r w:rsidRPr="00D753AC">
          <w:rPr>
            <w:rFonts w:cs="Times New Roman"/>
            <w:spacing w:val="-22"/>
            <w:w w:val="105"/>
            <w:sz w:val="22"/>
            <w:szCs w:val="22"/>
          </w:rPr>
          <w:t xml:space="preserve"> </w:t>
        </w:r>
        <w:r w:rsidRPr="00D753AC">
          <w:rPr>
            <w:rFonts w:cs="Times New Roman"/>
            <w:w w:val="105"/>
            <w:sz w:val="22"/>
            <w:szCs w:val="22"/>
          </w:rPr>
          <w:t>which</w:t>
        </w:r>
        <w:r w:rsidRPr="00D753AC">
          <w:rPr>
            <w:rFonts w:cs="Times New Roman"/>
            <w:w w:val="99"/>
            <w:sz w:val="22"/>
            <w:szCs w:val="22"/>
          </w:rPr>
          <w:t xml:space="preserve"> </w:t>
        </w:r>
        <w:r w:rsidRPr="00D753AC">
          <w:rPr>
            <w:rFonts w:cs="Times New Roman"/>
            <w:w w:val="105"/>
            <w:sz w:val="22"/>
            <w:szCs w:val="22"/>
          </w:rPr>
          <w:t>serves</w:t>
        </w:r>
        <w:r w:rsidRPr="00D753AC">
          <w:rPr>
            <w:rFonts w:cs="Times New Roman"/>
            <w:spacing w:val="-11"/>
            <w:w w:val="105"/>
            <w:sz w:val="22"/>
            <w:szCs w:val="22"/>
          </w:rPr>
          <w:t xml:space="preserve"> </w:t>
        </w:r>
        <w:r w:rsidRPr="00D753AC">
          <w:rPr>
            <w:rFonts w:cs="Times New Roman"/>
            <w:w w:val="105"/>
            <w:sz w:val="22"/>
            <w:szCs w:val="22"/>
          </w:rPr>
          <w:t>as</w:t>
        </w:r>
        <w:r w:rsidRPr="00D753AC">
          <w:rPr>
            <w:rFonts w:cs="Times New Roman"/>
            <w:spacing w:val="-11"/>
            <w:w w:val="105"/>
            <w:sz w:val="22"/>
            <w:szCs w:val="22"/>
          </w:rPr>
          <w:t xml:space="preserve"> </w:t>
        </w:r>
        <w:r w:rsidRPr="00D753AC">
          <w:rPr>
            <w:rFonts w:cs="Times New Roman"/>
            <w:w w:val="105"/>
            <w:sz w:val="22"/>
            <w:szCs w:val="22"/>
          </w:rPr>
          <w:t>a</w:t>
        </w:r>
        <w:r w:rsidRPr="00D753AC">
          <w:rPr>
            <w:rFonts w:cs="Times New Roman"/>
            <w:spacing w:val="-11"/>
            <w:w w:val="105"/>
            <w:sz w:val="22"/>
            <w:szCs w:val="22"/>
          </w:rPr>
          <w:t xml:space="preserve"> </w:t>
        </w:r>
        <w:r w:rsidRPr="00D753AC">
          <w:rPr>
            <w:rFonts w:cs="Times New Roman"/>
            <w:w w:val="105"/>
            <w:sz w:val="22"/>
            <w:szCs w:val="22"/>
          </w:rPr>
          <w:t>validation</w:t>
        </w:r>
        <w:r w:rsidRPr="00D753AC">
          <w:rPr>
            <w:rFonts w:cs="Times New Roman"/>
            <w:spacing w:val="-11"/>
            <w:w w:val="105"/>
            <w:sz w:val="22"/>
            <w:szCs w:val="22"/>
          </w:rPr>
          <w:t xml:space="preserve"> </w:t>
        </w:r>
        <w:r w:rsidRPr="00D753AC">
          <w:rPr>
            <w:rFonts w:cs="Times New Roman"/>
            <w:w w:val="105"/>
            <w:sz w:val="22"/>
            <w:szCs w:val="22"/>
          </w:rPr>
          <w:t>of</w:t>
        </w:r>
        <w:r w:rsidRPr="00D753AC">
          <w:rPr>
            <w:rFonts w:cs="Times New Roman"/>
            <w:spacing w:val="-11"/>
            <w:w w:val="105"/>
            <w:sz w:val="22"/>
            <w:szCs w:val="22"/>
          </w:rPr>
          <w:t xml:space="preserve"> </w:t>
        </w:r>
        <w:r w:rsidRPr="00D753AC">
          <w:rPr>
            <w:rFonts w:cs="Times New Roman"/>
            <w:w w:val="105"/>
            <w:sz w:val="22"/>
            <w:szCs w:val="22"/>
          </w:rPr>
          <w:t>this</w:t>
        </w:r>
        <w:r w:rsidRPr="00D753AC">
          <w:rPr>
            <w:rFonts w:cs="Times New Roman"/>
            <w:spacing w:val="-11"/>
            <w:w w:val="105"/>
            <w:sz w:val="22"/>
            <w:szCs w:val="22"/>
          </w:rPr>
          <w:t xml:space="preserve"> </w:t>
        </w:r>
        <w:r w:rsidRPr="00D753AC">
          <w:rPr>
            <w:rFonts w:cs="Times New Roman"/>
            <w:w w:val="105"/>
            <w:sz w:val="22"/>
            <w:szCs w:val="22"/>
          </w:rPr>
          <w:t>approach.</w:t>
        </w:r>
        <w:r w:rsidRPr="00D753AC">
          <w:rPr>
            <w:rFonts w:cs="Times New Roman"/>
            <w:spacing w:val="-11"/>
            <w:w w:val="105"/>
            <w:sz w:val="22"/>
            <w:szCs w:val="22"/>
          </w:rPr>
          <w:t xml:space="preserve"> </w:t>
        </w:r>
        <w:r w:rsidRPr="00D753AC">
          <w:rPr>
            <w:rFonts w:cs="Times New Roman"/>
            <w:spacing w:val="-3"/>
            <w:w w:val="105"/>
            <w:sz w:val="22"/>
            <w:szCs w:val="22"/>
          </w:rPr>
          <w:t>However,</w:t>
        </w:r>
        <w:r w:rsidRPr="00D753AC">
          <w:rPr>
            <w:rFonts w:cs="Times New Roman"/>
            <w:spacing w:val="-11"/>
            <w:w w:val="105"/>
            <w:sz w:val="22"/>
            <w:szCs w:val="22"/>
          </w:rPr>
          <w:t xml:space="preserve"> </w:t>
        </w:r>
        <w:r w:rsidRPr="00D753AC">
          <w:rPr>
            <w:rFonts w:cs="Times New Roman"/>
            <w:w w:val="105"/>
            <w:sz w:val="22"/>
            <w:szCs w:val="22"/>
          </w:rPr>
          <w:t>the</w:t>
        </w:r>
        <w:r w:rsidRPr="00D753AC">
          <w:rPr>
            <w:rFonts w:cs="Times New Roman"/>
            <w:spacing w:val="-11"/>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i/>
            <w:spacing w:val="8"/>
            <w:w w:val="105"/>
            <w:position w:val="-2"/>
            <w:sz w:val="22"/>
            <w:szCs w:val="22"/>
          </w:rPr>
          <w:t xml:space="preserve"> </w:t>
        </w:r>
        <w:r w:rsidRPr="00D753AC">
          <w:rPr>
            <w:rFonts w:cs="Times New Roman"/>
            <w:w w:val="105"/>
            <w:sz w:val="22"/>
            <w:szCs w:val="22"/>
          </w:rPr>
          <w:t>and</w:t>
        </w:r>
        <w:r w:rsidRPr="00D753AC">
          <w:rPr>
            <w:rFonts w:cs="Times New Roman"/>
            <w:spacing w:val="-11"/>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9"/>
            <w:w w:val="105"/>
            <w:position w:val="-2"/>
            <w:sz w:val="22"/>
            <w:szCs w:val="22"/>
          </w:rPr>
          <w:t xml:space="preserve"> </w:t>
        </w:r>
        <w:r w:rsidRPr="00D753AC">
          <w:rPr>
            <w:rFonts w:cs="Times New Roman"/>
            <w:w w:val="105"/>
            <w:sz w:val="22"/>
            <w:szCs w:val="22"/>
          </w:rPr>
          <w:t>metrics</w:t>
        </w:r>
      </w:ins>
      <w:r w:rsidRPr="00D753AC">
        <w:rPr>
          <w:rFonts w:cs="Times New Roman"/>
          <w:spacing w:val="-11"/>
          <w:w w:val="105"/>
          <w:sz w:val="22"/>
          <w:szCs w:val="22"/>
          <w:rPrChange w:id="6238" w:author="Claire Kouba" w:date="2023-09-12T16:52:00Z">
            <w:rPr>
              <w:spacing w:val="14"/>
            </w:rPr>
          </w:rPrChange>
        </w:rPr>
        <w:t xml:space="preserve"> </w:t>
      </w:r>
      <w:r w:rsidRPr="00D753AC">
        <w:rPr>
          <w:rFonts w:cs="Times New Roman"/>
          <w:w w:val="105"/>
          <w:sz w:val="22"/>
          <w:szCs w:val="22"/>
          <w:rPrChange w:id="6239" w:author="Claire Kouba" w:date="2023-09-12T16:52:00Z">
            <w:rPr/>
          </w:rPrChange>
        </w:rPr>
        <w:t>preserve</w:t>
      </w:r>
      <w:r w:rsidRPr="00D753AC">
        <w:rPr>
          <w:rFonts w:cs="Times New Roman"/>
          <w:spacing w:val="-11"/>
          <w:w w:val="105"/>
          <w:sz w:val="22"/>
          <w:szCs w:val="22"/>
          <w:rPrChange w:id="6240" w:author="Claire Kouba" w:date="2023-09-12T16:52:00Z">
            <w:rPr>
              <w:spacing w:val="14"/>
            </w:rPr>
          </w:rPrChange>
        </w:rPr>
        <w:t xml:space="preserve"> </w:t>
      </w:r>
      <w:r w:rsidRPr="00D753AC">
        <w:rPr>
          <w:rFonts w:cs="Times New Roman"/>
          <w:w w:val="105"/>
          <w:sz w:val="22"/>
          <w:szCs w:val="22"/>
          <w:rPrChange w:id="6241" w:author="Claire Kouba" w:date="2023-09-12T16:52:00Z">
            <w:rPr/>
          </w:rPrChange>
        </w:rPr>
        <w:t>more</w:t>
      </w:r>
      <w:r w:rsidRPr="00D753AC">
        <w:rPr>
          <w:rFonts w:cs="Times New Roman"/>
          <w:spacing w:val="-11"/>
          <w:w w:val="105"/>
          <w:sz w:val="22"/>
          <w:szCs w:val="22"/>
          <w:rPrChange w:id="6242" w:author="Claire Kouba" w:date="2023-09-12T16:52:00Z">
            <w:rPr>
              <w:spacing w:val="14"/>
            </w:rPr>
          </w:rPrChange>
        </w:rPr>
        <w:t xml:space="preserve"> </w:t>
      </w:r>
      <w:del w:id="6243" w:author="Claire Kouba" w:date="2023-09-12T16:52:00Z">
        <w:r w:rsidR="00505335" w:rsidRPr="00D753AC">
          <w:rPr>
            <w:rFonts w:cs="Times New Roman"/>
            <w:sz w:val="22"/>
            <w:szCs w:val="22"/>
          </w:rPr>
          <w:delText>detailed</w:delText>
        </w:r>
        <w:r w:rsidR="00505335" w:rsidRPr="00D753AC">
          <w:rPr>
            <w:rFonts w:cs="Times New Roman"/>
            <w:w w:val="99"/>
            <w:sz w:val="22"/>
            <w:szCs w:val="22"/>
          </w:rPr>
          <w:delText xml:space="preserve"> </w:delText>
        </w:r>
        <w:r w:rsidR="00505335" w:rsidRPr="00D753AC">
          <w:rPr>
            <w:rFonts w:cs="Times New Roman"/>
            <w:sz w:val="22"/>
            <w:szCs w:val="22"/>
          </w:rPr>
          <w:delText>information.</w:delText>
        </w:r>
      </w:del>
      <w:ins w:id="6244" w:author="Claire Kouba" w:date="2023-09-12T16:52:00Z">
        <w:r w:rsidRPr="00D753AC">
          <w:rPr>
            <w:rFonts w:cs="Times New Roman"/>
            <w:w w:val="105"/>
            <w:sz w:val="22"/>
            <w:szCs w:val="22"/>
          </w:rPr>
          <w:t>detail.</w:t>
        </w:r>
      </w:ins>
      <w:r w:rsidRPr="00D753AC">
        <w:rPr>
          <w:rFonts w:cs="Times New Roman"/>
          <w:spacing w:val="-11"/>
          <w:w w:val="105"/>
          <w:sz w:val="22"/>
          <w:szCs w:val="22"/>
          <w:rPrChange w:id="6245" w:author="Claire Kouba" w:date="2023-09-12T16:52:00Z">
            <w:rPr>
              <w:spacing w:val="14"/>
            </w:rPr>
          </w:rPrChange>
        </w:rPr>
        <w:t xml:space="preserve"> </w:t>
      </w:r>
      <w:r w:rsidRPr="00D753AC">
        <w:rPr>
          <w:rFonts w:cs="Times New Roman"/>
          <w:w w:val="105"/>
          <w:sz w:val="22"/>
          <w:szCs w:val="22"/>
          <w:rPrChange w:id="6246" w:author="Claire Kouba" w:date="2023-09-12T16:52:00Z">
            <w:rPr/>
          </w:rPrChange>
        </w:rPr>
        <w:t>The</w:t>
      </w:r>
      <w:r w:rsidRPr="00D753AC">
        <w:rPr>
          <w:rFonts w:cs="Times New Roman"/>
          <w:spacing w:val="-11"/>
          <w:w w:val="105"/>
          <w:sz w:val="22"/>
          <w:szCs w:val="22"/>
          <w:rPrChange w:id="6247" w:author="Claire Kouba" w:date="2023-09-12T16:52:00Z">
            <w:rPr>
              <w:spacing w:val="14"/>
            </w:rPr>
          </w:rPrChange>
        </w:rPr>
        <w:t xml:space="preserve"> </w:t>
      </w:r>
      <w:r w:rsidRPr="00D753AC">
        <w:rPr>
          <w:rFonts w:cs="Times New Roman"/>
          <w:w w:val="105"/>
          <w:sz w:val="22"/>
          <w:szCs w:val="22"/>
          <w:rPrChange w:id="6248" w:author="Claire Kouba" w:date="2023-09-12T16:52:00Z">
            <w:rPr/>
          </w:rPrChange>
        </w:rPr>
        <w:t>primary</w:t>
      </w:r>
      <w:r w:rsidRPr="00D753AC">
        <w:rPr>
          <w:rFonts w:cs="Times New Roman"/>
          <w:spacing w:val="-11"/>
          <w:w w:val="105"/>
          <w:sz w:val="22"/>
          <w:szCs w:val="22"/>
          <w:rPrChange w:id="6249" w:author="Claire Kouba" w:date="2023-09-12T16:52:00Z">
            <w:rPr>
              <w:spacing w:val="14"/>
            </w:rPr>
          </w:rPrChange>
        </w:rPr>
        <w:t xml:space="preserve"> </w:t>
      </w:r>
      <w:r w:rsidRPr="00D753AC">
        <w:rPr>
          <w:rFonts w:cs="Times New Roman"/>
          <w:w w:val="105"/>
          <w:sz w:val="22"/>
          <w:szCs w:val="22"/>
          <w:rPrChange w:id="6250" w:author="Claire Kouba" w:date="2023-09-12T16:52:00Z">
            <w:rPr/>
          </w:rPrChange>
        </w:rPr>
        <w:t>advantages</w:t>
      </w:r>
      <w:r w:rsidRPr="00D753AC">
        <w:rPr>
          <w:rFonts w:cs="Times New Roman"/>
          <w:w w:val="99"/>
          <w:sz w:val="22"/>
          <w:szCs w:val="22"/>
          <w:rPrChange w:id="6251" w:author="Claire Kouba" w:date="2023-09-12T16:52:00Z">
            <w:rPr>
              <w:spacing w:val="14"/>
            </w:rPr>
          </w:rPrChange>
        </w:rPr>
        <w:t xml:space="preserve"> </w:t>
      </w:r>
      <w:r w:rsidRPr="00D753AC">
        <w:rPr>
          <w:rFonts w:cs="Times New Roman"/>
          <w:w w:val="105"/>
          <w:sz w:val="22"/>
          <w:szCs w:val="22"/>
          <w:rPrChange w:id="6252" w:author="Claire Kouba" w:date="2023-09-12T16:52:00Z">
            <w:rPr/>
          </w:rPrChange>
        </w:rPr>
        <w:t>of</w:t>
      </w:r>
      <w:r w:rsidRPr="00D753AC">
        <w:rPr>
          <w:rFonts w:cs="Times New Roman"/>
          <w:spacing w:val="-22"/>
          <w:w w:val="105"/>
          <w:sz w:val="22"/>
          <w:szCs w:val="22"/>
          <w:rPrChange w:id="6253" w:author="Claire Kouba" w:date="2023-09-12T16:52:00Z">
            <w:rPr>
              <w:spacing w:val="14"/>
            </w:rPr>
          </w:rPrChange>
        </w:rPr>
        <w:t xml:space="preserve"> </w:t>
      </w:r>
      <w:r w:rsidRPr="00D753AC">
        <w:rPr>
          <w:rFonts w:cs="Times New Roman"/>
          <w:w w:val="105"/>
          <w:sz w:val="22"/>
          <w:szCs w:val="22"/>
          <w:rPrChange w:id="6254" w:author="Claire Kouba" w:date="2023-09-12T16:52:00Z">
            <w:rPr/>
          </w:rPrChange>
        </w:rPr>
        <w:t>the</w:t>
      </w:r>
      <w:r w:rsidRPr="00D753AC">
        <w:rPr>
          <w:rFonts w:cs="Times New Roman"/>
          <w:spacing w:val="-22"/>
          <w:w w:val="105"/>
          <w:sz w:val="22"/>
          <w:szCs w:val="22"/>
          <w:rPrChange w:id="6255" w:author="Claire Kouba" w:date="2023-09-12T16:52:00Z">
            <w:rPr>
              <w:spacing w:val="14"/>
            </w:rPr>
          </w:rPrChange>
        </w:rPr>
        <w:t xml:space="preserve"> </w:t>
      </w:r>
      <w:r w:rsidRPr="00D753AC">
        <w:rPr>
          <w:rFonts w:cs="Times New Roman"/>
          <w:w w:val="105"/>
          <w:sz w:val="22"/>
          <w:szCs w:val="22"/>
          <w:rPrChange w:id="6256" w:author="Claire Kouba" w:date="2023-09-12T16:52:00Z">
            <w:rPr/>
          </w:rPrChange>
        </w:rPr>
        <w:t>proposed</w:t>
      </w:r>
      <w:r w:rsidRPr="00D753AC">
        <w:rPr>
          <w:rFonts w:cs="Times New Roman"/>
          <w:spacing w:val="-22"/>
          <w:w w:val="105"/>
          <w:sz w:val="22"/>
          <w:szCs w:val="22"/>
          <w:rPrChange w:id="6257" w:author="Claire Kouba" w:date="2023-09-12T16:52:00Z">
            <w:rPr>
              <w:spacing w:val="14"/>
            </w:rPr>
          </w:rPrChange>
        </w:rPr>
        <w:t xml:space="preserve"> </w:t>
      </w:r>
      <w:r w:rsidRPr="00D753AC">
        <w:rPr>
          <w:rFonts w:cs="Times New Roman"/>
          <w:w w:val="105"/>
          <w:sz w:val="22"/>
          <w:szCs w:val="22"/>
          <w:rPrChange w:id="6258" w:author="Claire Kouba" w:date="2023-09-12T16:52:00Z">
            <w:rPr/>
          </w:rPrChange>
        </w:rPr>
        <w:t>method</w:t>
      </w:r>
      <w:r w:rsidRPr="00D753AC">
        <w:rPr>
          <w:rFonts w:cs="Times New Roman"/>
          <w:spacing w:val="-22"/>
          <w:w w:val="105"/>
          <w:sz w:val="22"/>
          <w:szCs w:val="22"/>
          <w:rPrChange w:id="6259" w:author="Claire Kouba" w:date="2023-09-12T16:52:00Z">
            <w:rPr>
              <w:spacing w:val="14"/>
            </w:rPr>
          </w:rPrChange>
        </w:rPr>
        <w:t xml:space="preserve"> </w:t>
      </w:r>
      <w:r w:rsidRPr="00D753AC">
        <w:rPr>
          <w:rFonts w:cs="Times New Roman"/>
          <w:w w:val="105"/>
          <w:sz w:val="22"/>
          <w:szCs w:val="22"/>
          <w:rPrChange w:id="6260" w:author="Claire Kouba" w:date="2023-09-12T16:52:00Z">
            <w:rPr/>
          </w:rPrChange>
        </w:rPr>
        <w:t>over</w:t>
      </w:r>
      <w:r w:rsidRPr="00D753AC">
        <w:rPr>
          <w:rFonts w:cs="Times New Roman"/>
          <w:spacing w:val="-22"/>
          <w:w w:val="105"/>
          <w:sz w:val="22"/>
          <w:szCs w:val="22"/>
          <w:rPrChange w:id="6261" w:author="Claire Kouba" w:date="2023-09-12T16:52:00Z">
            <w:rPr>
              <w:spacing w:val="14"/>
            </w:rPr>
          </w:rPrChange>
        </w:rPr>
        <w:t xml:space="preserve"> </w:t>
      </w:r>
      <w:del w:id="6262" w:author="Claire Kouba" w:date="2023-09-12T16:52:00Z">
        <w:r w:rsidR="00505335" w:rsidRPr="00D753AC">
          <w:rPr>
            <w:rFonts w:cs="Times New Roman"/>
            <w:sz w:val="22"/>
            <w:szCs w:val="22"/>
          </w:rPr>
          <w:delText>these</w:delText>
        </w:r>
      </w:del>
      <w:ins w:id="6263" w:author="Claire Kouba" w:date="2023-09-12T16:52:00Z">
        <w:r w:rsidRPr="00D753AC">
          <w:rPr>
            <w:rFonts w:cs="Times New Roman"/>
            <w:w w:val="105"/>
            <w:sz w:val="22"/>
            <w:szCs w:val="22"/>
          </w:rPr>
          <w:t>the</w:t>
        </w:r>
        <w:r w:rsidRPr="00D753AC">
          <w:rPr>
            <w:rFonts w:cs="Times New Roman"/>
            <w:spacing w:val="-22"/>
            <w:w w:val="105"/>
            <w:sz w:val="22"/>
            <w:szCs w:val="22"/>
          </w:rPr>
          <w:t xml:space="preserve"> </w:t>
        </w:r>
        <w:r w:rsidRPr="00D753AC">
          <w:rPr>
            <w:rFonts w:cs="Times New Roman"/>
            <w:w w:val="105"/>
            <w:sz w:val="22"/>
            <w:szCs w:val="22"/>
          </w:rPr>
          <w:t>DWR</w:t>
        </w:r>
        <w:r w:rsidRPr="00D753AC">
          <w:rPr>
            <w:rFonts w:cs="Times New Roman"/>
            <w:spacing w:val="-22"/>
            <w:w w:val="105"/>
            <w:sz w:val="22"/>
            <w:szCs w:val="22"/>
          </w:rPr>
          <w:t xml:space="preserve"> </w:t>
        </w:r>
        <w:r w:rsidRPr="00D753AC">
          <w:rPr>
            <w:rFonts w:cs="Times New Roman"/>
            <w:w w:val="105"/>
            <w:sz w:val="22"/>
            <w:szCs w:val="22"/>
          </w:rPr>
          <w:t>WYT</w:t>
        </w:r>
      </w:ins>
      <w:r w:rsidRPr="00D753AC">
        <w:rPr>
          <w:rFonts w:cs="Times New Roman"/>
          <w:spacing w:val="-22"/>
          <w:w w:val="105"/>
          <w:sz w:val="22"/>
          <w:szCs w:val="22"/>
          <w:rPrChange w:id="6264" w:author="Claire Kouba" w:date="2023-09-12T16:52:00Z">
            <w:rPr>
              <w:spacing w:val="14"/>
            </w:rPr>
          </w:rPrChange>
        </w:rPr>
        <w:t xml:space="preserve"> </w:t>
      </w:r>
      <w:r w:rsidRPr="00D753AC">
        <w:rPr>
          <w:rFonts w:cs="Times New Roman"/>
          <w:w w:val="105"/>
          <w:sz w:val="22"/>
          <w:szCs w:val="22"/>
          <w:rPrChange w:id="6265" w:author="Claire Kouba" w:date="2023-09-12T16:52:00Z">
            <w:rPr/>
          </w:rPrChange>
        </w:rPr>
        <w:t>and</w:t>
      </w:r>
      <w:r w:rsidRPr="00D753AC">
        <w:rPr>
          <w:rFonts w:cs="Times New Roman"/>
          <w:spacing w:val="-22"/>
          <w:w w:val="105"/>
          <w:sz w:val="22"/>
          <w:szCs w:val="22"/>
          <w:rPrChange w:id="6266" w:author="Claire Kouba" w:date="2023-09-12T16:52:00Z">
            <w:rPr>
              <w:spacing w:val="14"/>
            </w:rPr>
          </w:rPrChange>
        </w:rPr>
        <w:t xml:space="preserve"> </w:t>
      </w:r>
      <w:r w:rsidRPr="00D753AC">
        <w:rPr>
          <w:rFonts w:cs="Times New Roman"/>
          <w:w w:val="105"/>
          <w:sz w:val="22"/>
          <w:szCs w:val="22"/>
          <w:rPrChange w:id="6267" w:author="Claire Kouba" w:date="2023-09-12T16:52:00Z">
            <w:rPr/>
          </w:rPrChange>
        </w:rPr>
        <w:t>other</w:t>
      </w:r>
      <w:r w:rsidRPr="00D753AC">
        <w:rPr>
          <w:rFonts w:cs="Times New Roman"/>
          <w:spacing w:val="-22"/>
          <w:w w:val="105"/>
          <w:sz w:val="22"/>
          <w:szCs w:val="22"/>
          <w:rPrChange w:id="6268" w:author="Claire Kouba" w:date="2023-09-12T16:52:00Z">
            <w:rPr>
              <w:spacing w:val="14"/>
            </w:rPr>
          </w:rPrChange>
        </w:rPr>
        <w:t xml:space="preserve"> </w:t>
      </w:r>
      <w:r w:rsidRPr="00D753AC">
        <w:rPr>
          <w:rFonts w:cs="Times New Roman"/>
          <w:w w:val="105"/>
          <w:sz w:val="22"/>
          <w:szCs w:val="22"/>
          <w:rPrChange w:id="6269" w:author="Claire Kouba" w:date="2023-09-12T16:52:00Z">
            <w:rPr/>
          </w:rPrChange>
        </w:rPr>
        <w:t>previous</w:t>
      </w:r>
      <w:r w:rsidRPr="00D753AC">
        <w:rPr>
          <w:rFonts w:cs="Times New Roman"/>
          <w:spacing w:val="-22"/>
          <w:w w:val="105"/>
          <w:sz w:val="22"/>
          <w:szCs w:val="22"/>
          <w:rPrChange w:id="6270" w:author="Claire Kouba" w:date="2023-09-12T16:52:00Z">
            <w:rPr>
              <w:spacing w:val="14"/>
            </w:rPr>
          </w:rPrChange>
        </w:rPr>
        <w:t xml:space="preserve"> </w:t>
      </w:r>
      <w:r w:rsidRPr="00D753AC">
        <w:rPr>
          <w:rFonts w:cs="Times New Roman"/>
          <w:w w:val="105"/>
          <w:sz w:val="22"/>
          <w:szCs w:val="22"/>
          <w:rPrChange w:id="6271" w:author="Claire Kouba" w:date="2023-09-12T16:52:00Z">
            <w:rPr/>
          </w:rPrChange>
        </w:rPr>
        <w:t>methods</w:t>
      </w:r>
      <w:r w:rsidRPr="00D753AC">
        <w:rPr>
          <w:rFonts w:cs="Times New Roman"/>
          <w:spacing w:val="-22"/>
          <w:w w:val="105"/>
          <w:sz w:val="22"/>
          <w:szCs w:val="22"/>
          <w:rPrChange w:id="6272" w:author="Claire Kouba" w:date="2023-09-12T16:52:00Z">
            <w:rPr>
              <w:spacing w:val="14"/>
            </w:rPr>
          </w:rPrChange>
        </w:rPr>
        <w:t xml:space="preserve"> </w:t>
      </w:r>
      <w:r w:rsidRPr="00D753AC">
        <w:rPr>
          <w:rFonts w:cs="Times New Roman"/>
          <w:w w:val="105"/>
          <w:sz w:val="22"/>
          <w:szCs w:val="22"/>
          <w:rPrChange w:id="6273" w:author="Claire Kouba" w:date="2023-09-12T16:52:00Z">
            <w:rPr/>
          </w:rPrChange>
        </w:rPr>
        <w:t>of</w:t>
      </w:r>
      <w:r w:rsidRPr="00D753AC">
        <w:rPr>
          <w:rFonts w:cs="Times New Roman"/>
          <w:spacing w:val="-22"/>
          <w:w w:val="105"/>
          <w:sz w:val="22"/>
          <w:szCs w:val="22"/>
          <w:rPrChange w:id="6274" w:author="Claire Kouba" w:date="2023-09-12T16:52:00Z">
            <w:rPr>
              <w:spacing w:val="14"/>
            </w:rPr>
          </w:rPrChange>
        </w:rPr>
        <w:t xml:space="preserve"> </w:t>
      </w:r>
      <w:r w:rsidRPr="00D753AC">
        <w:rPr>
          <w:rFonts w:cs="Times New Roman"/>
          <w:w w:val="105"/>
          <w:sz w:val="22"/>
          <w:szCs w:val="22"/>
          <w:rPrChange w:id="6275" w:author="Claire Kouba" w:date="2023-09-12T16:52:00Z">
            <w:rPr/>
          </w:rPrChange>
        </w:rPr>
        <w:t>gauging</w:t>
      </w:r>
      <w:r w:rsidRPr="00D753AC">
        <w:rPr>
          <w:rFonts w:cs="Times New Roman"/>
          <w:spacing w:val="-22"/>
          <w:w w:val="105"/>
          <w:sz w:val="22"/>
          <w:szCs w:val="22"/>
          <w:rPrChange w:id="6276" w:author="Claire Kouba" w:date="2023-09-12T16:52:00Z">
            <w:rPr>
              <w:spacing w:val="14"/>
            </w:rPr>
          </w:rPrChange>
        </w:rPr>
        <w:t xml:space="preserve"> </w:t>
      </w:r>
      <w:r w:rsidRPr="00D753AC">
        <w:rPr>
          <w:rFonts w:cs="Times New Roman"/>
          <w:w w:val="105"/>
          <w:sz w:val="22"/>
          <w:szCs w:val="22"/>
          <w:rPrChange w:id="6277" w:author="Claire Kouba" w:date="2023-09-12T16:52:00Z">
            <w:rPr/>
          </w:rPrChange>
        </w:rPr>
        <w:t>near-term</w:t>
      </w:r>
      <w:r w:rsidRPr="00D753AC">
        <w:rPr>
          <w:rFonts w:cs="Times New Roman"/>
          <w:spacing w:val="-22"/>
          <w:w w:val="105"/>
          <w:sz w:val="22"/>
          <w:szCs w:val="22"/>
          <w:rPrChange w:id="6278" w:author="Claire Kouba" w:date="2023-09-12T16:52:00Z">
            <w:rPr>
              <w:w w:val="99"/>
            </w:rPr>
          </w:rPrChange>
        </w:rPr>
        <w:t xml:space="preserve"> </w:t>
      </w:r>
      <w:r w:rsidRPr="00D753AC">
        <w:rPr>
          <w:rFonts w:cs="Times New Roman"/>
          <w:w w:val="105"/>
          <w:sz w:val="22"/>
          <w:szCs w:val="22"/>
          <w:rPrChange w:id="6279" w:author="Claire Kouba" w:date="2023-09-12T16:52:00Z">
            <w:rPr/>
          </w:rPrChange>
        </w:rPr>
        <w:t>hydrologic</w:t>
      </w:r>
      <w:r w:rsidRPr="00D753AC">
        <w:rPr>
          <w:rFonts w:cs="Times New Roman"/>
          <w:spacing w:val="-22"/>
          <w:w w:val="105"/>
          <w:sz w:val="22"/>
          <w:szCs w:val="22"/>
          <w:rPrChange w:id="6280" w:author="Claire Kouba" w:date="2023-09-12T16:52:00Z">
            <w:rPr>
              <w:spacing w:val="30"/>
            </w:rPr>
          </w:rPrChange>
        </w:rPr>
        <w:t xml:space="preserve"> </w:t>
      </w:r>
      <w:r w:rsidRPr="00D753AC">
        <w:rPr>
          <w:rFonts w:cs="Times New Roman"/>
          <w:w w:val="105"/>
          <w:sz w:val="22"/>
          <w:szCs w:val="22"/>
          <w:rPrChange w:id="6281" w:author="Claire Kouba" w:date="2023-09-12T16:52:00Z">
            <w:rPr/>
          </w:rPrChange>
        </w:rPr>
        <w:t>conditions</w:t>
      </w:r>
      <w:r w:rsidRPr="00D753AC">
        <w:rPr>
          <w:rFonts w:cs="Times New Roman"/>
          <w:spacing w:val="-22"/>
          <w:w w:val="105"/>
          <w:sz w:val="22"/>
          <w:szCs w:val="22"/>
          <w:rPrChange w:id="6282" w:author="Claire Kouba" w:date="2023-09-12T16:52:00Z">
            <w:rPr>
              <w:spacing w:val="30"/>
            </w:rPr>
          </w:rPrChange>
        </w:rPr>
        <w:t xml:space="preserve"> </w:t>
      </w:r>
      <w:r w:rsidRPr="00D753AC">
        <w:rPr>
          <w:rFonts w:cs="Times New Roman"/>
          <w:w w:val="105"/>
          <w:sz w:val="22"/>
          <w:szCs w:val="22"/>
          <w:rPrChange w:id="6283" w:author="Claire Kouba" w:date="2023-09-12T16:52:00Z">
            <w:rPr/>
          </w:rPrChange>
        </w:rPr>
        <w:t>is</w:t>
      </w:r>
      <w:r w:rsidRPr="00D753AC">
        <w:rPr>
          <w:rFonts w:cs="Times New Roman"/>
          <w:spacing w:val="-22"/>
          <w:w w:val="105"/>
          <w:sz w:val="22"/>
          <w:szCs w:val="22"/>
          <w:rPrChange w:id="6284" w:author="Claire Kouba" w:date="2023-09-12T16:52:00Z">
            <w:rPr>
              <w:spacing w:val="30"/>
            </w:rPr>
          </w:rPrChange>
        </w:rPr>
        <w:t xml:space="preserve"> </w:t>
      </w:r>
      <w:r w:rsidRPr="00D753AC">
        <w:rPr>
          <w:rFonts w:cs="Times New Roman"/>
          <w:w w:val="105"/>
          <w:sz w:val="22"/>
          <w:szCs w:val="22"/>
          <w:rPrChange w:id="6285" w:author="Claire Kouba" w:date="2023-09-12T16:52:00Z">
            <w:rPr/>
          </w:rPrChange>
        </w:rPr>
        <w:t>that</w:t>
      </w:r>
      <w:r w:rsidRPr="00D753AC">
        <w:rPr>
          <w:rFonts w:cs="Times New Roman"/>
          <w:w w:val="99"/>
          <w:sz w:val="22"/>
          <w:szCs w:val="22"/>
          <w:rPrChange w:id="6286" w:author="Claire Kouba" w:date="2023-09-12T16:52:00Z">
            <w:rPr>
              <w:spacing w:val="30"/>
            </w:rPr>
          </w:rPrChange>
        </w:rPr>
        <w:t xml:space="preserve"> </w:t>
      </w:r>
      <w:r w:rsidRPr="00D753AC">
        <w:rPr>
          <w:rFonts w:cs="Times New Roman"/>
          <w:w w:val="105"/>
          <w:sz w:val="22"/>
          <w:szCs w:val="22"/>
          <w:rPrChange w:id="6287" w:author="Claire Kouba" w:date="2023-09-12T16:52:00Z">
            <w:rPr/>
          </w:rPrChange>
        </w:rPr>
        <w:t>it</w:t>
      </w:r>
      <w:r w:rsidRPr="00D753AC">
        <w:rPr>
          <w:rFonts w:cs="Times New Roman"/>
          <w:spacing w:val="-13"/>
          <w:w w:val="105"/>
          <w:sz w:val="22"/>
          <w:szCs w:val="22"/>
          <w:rPrChange w:id="6288" w:author="Claire Kouba" w:date="2023-09-12T16:52:00Z">
            <w:rPr>
              <w:spacing w:val="30"/>
            </w:rPr>
          </w:rPrChange>
        </w:rPr>
        <w:t xml:space="preserve"> </w:t>
      </w:r>
      <w:r w:rsidRPr="00D753AC">
        <w:rPr>
          <w:rFonts w:cs="Times New Roman"/>
          <w:w w:val="105"/>
          <w:sz w:val="22"/>
          <w:szCs w:val="22"/>
          <w:rPrChange w:id="6289" w:author="Claire Kouba" w:date="2023-09-12T16:52:00Z">
            <w:rPr/>
          </w:rPrChange>
        </w:rPr>
        <w:t>is</w:t>
      </w:r>
      <w:r w:rsidRPr="00D753AC">
        <w:rPr>
          <w:rFonts w:cs="Times New Roman"/>
          <w:spacing w:val="-13"/>
          <w:w w:val="105"/>
          <w:sz w:val="22"/>
          <w:szCs w:val="22"/>
          <w:rPrChange w:id="6290" w:author="Claire Kouba" w:date="2023-09-12T16:52:00Z">
            <w:rPr>
              <w:spacing w:val="30"/>
            </w:rPr>
          </w:rPrChange>
        </w:rPr>
        <w:t xml:space="preserve"> </w:t>
      </w:r>
      <w:r w:rsidRPr="00D753AC">
        <w:rPr>
          <w:rFonts w:cs="Times New Roman"/>
          <w:w w:val="105"/>
          <w:sz w:val="22"/>
          <w:szCs w:val="22"/>
          <w:rPrChange w:id="6291" w:author="Claire Kouba" w:date="2023-09-12T16:52:00Z">
            <w:rPr/>
          </w:rPrChange>
        </w:rPr>
        <w:t>tailored</w:t>
      </w:r>
      <w:r w:rsidRPr="00D753AC">
        <w:rPr>
          <w:rFonts w:cs="Times New Roman"/>
          <w:spacing w:val="-13"/>
          <w:w w:val="105"/>
          <w:sz w:val="22"/>
          <w:szCs w:val="22"/>
          <w:rPrChange w:id="6292" w:author="Claire Kouba" w:date="2023-09-12T16:52:00Z">
            <w:rPr>
              <w:spacing w:val="30"/>
            </w:rPr>
          </w:rPrChange>
        </w:rPr>
        <w:t xml:space="preserve"> </w:t>
      </w:r>
      <w:r w:rsidRPr="00D753AC">
        <w:rPr>
          <w:rFonts w:cs="Times New Roman"/>
          <w:w w:val="105"/>
          <w:sz w:val="22"/>
          <w:szCs w:val="22"/>
          <w:rPrChange w:id="6293" w:author="Claire Kouba" w:date="2023-09-12T16:52:00Z">
            <w:rPr/>
          </w:rPrChange>
        </w:rPr>
        <w:t>to</w:t>
      </w:r>
      <w:r w:rsidRPr="00D753AC">
        <w:rPr>
          <w:rFonts w:cs="Times New Roman"/>
          <w:spacing w:val="-13"/>
          <w:w w:val="105"/>
          <w:sz w:val="22"/>
          <w:szCs w:val="22"/>
          <w:rPrChange w:id="6294" w:author="Claire Kouba" w:date="2023-09-12T16:52:00Z">
            <w:rPr>
              <w:spacing w:val="30"/>
            </w:rPr>
          </w:rPrChange>
        </w:rPr>
        <w:t xml:space="preserve"> </w:t>
      </w:r>
      <w:r w:rsidRPr="00D753AC">
        <w:rPr>
          <w:rFonts w:cs="Times New Roman"/>
          <w:w w:val="105"/>
          <w:sz w:val="22"/>
          <w:szCs w:val="22"/>
          <w:rPrChange w:id="6295" w:author="Claire Kouba" w:date="2023-09-12T16:52:00Z">
            <w:rPr/>
          </w:rPrChange>
        </w:rPr>
        <w:t>local</w:t>
      </w:r>
      <w:r w:rsidRPr="00D753AC">
        <w:rPr>
          <w:rFonts w:cs="Times New Roman"/>
          <w:spacing w:val="-13"/>
          <w:w w:val="105"/>
          <w:sz w:val="22"/>
          <w:szCs w:val="22"/>
          <w:rPrChange w:id="6296" w:author="Claire Kouba" w:date="2023-09-12T16:52:00Z">
            <w:rPr>
              <w:spacing w:val="30"/>
            </w:rPr>
          </w:rPrChange>
        </w:rPr>
        <w:t xml:space="preserve"> </w:t>
      </w:r>
      <w:r w:rsidRPr="00D753AC">
        <w:rPr>
          <w:rFonts w:cs="Times New Roman"/>
          <w:w w:val="105"/>
          <w:sz w:val="22"/>
          <w:szCs w:val="22"/>
          <w:rPrChange w:id="6297" w:author="Claire Kouba" w:date="2023-09-12T16:52:00Z">
            <w:rPr/>
          </w:rPrChange>
        </w:rPr>
        <w:t>hydroclimate</w:t>
      </w:r>
      <w:r w:rsidRPr="00D753AC">
        <w:rPr>
          <w:rFonts w:cs="Times New Roman"/>
          <w:spacing w:val="-13"/>
          <w:w w:val="105"/>
          <w:sz w:val="22"/>
          <w:szCs w:val="22"/>
          <w:rPrChange w:id="6298" w:author="Claire Kouba" w:date="2023-09-12T16:52:00Z">
            <w:rPr>
              <w:spacing w:val="30"/>
            </w:rPr>
          </w:rPrChange>
        </w:rPr>
        <w:t xml:space="preserve"> </w:t>
      </w:r>
      <w:r w:rsidRPr="00D753AC">
        <w:rPr>
          <w:rFonts w:cs="Times New Roman"/>
          <w:w w:val="105"/>
          <w:sz w:val="22"/>
          <w:szCs w:val="22"/>
          <w:rPrChange w:id="6299" w:author="Claire Kouba" w:date="2023-09-12T16:52:00Z">
            <w:rPr/>
          </w:rPrChange>
        </w:rPr>
        <w:t>data</w:t>
      </w:r>
      <w:r w:rsidRPr="00D753AC">
        <w:rPr>
          <w:rFonts w:cs="Times New Roman"/>
          <w:spacing w:val="-13"/>
          <w:w w:val="105"/>
          <w:sz w:val="22"/>
          <w:szCs w:val="22"/>
          <w:rPrChange w:id="6300" w:author="Claire Kouba" w:date="2023-09-12T16:52:00Z">
            <w:rPr>
              <w:spacing w:val="30"/>
            </w:rPr>
          </w:rPrChange>
        </w:rPr>
        <w:t xml:space="preserve"> </w:t>
      </w:r>
      <w:r w:rsidRPr="00D753AC">
        <w:rPr>
          <w:rFonts w:cs="Times New Roman"/>
          <w:w w:val="105"/>
          <w:sz w:val="22"/>
          <w:szCs w:val="22"/>
          <w:rPrChange w:id="6301" w:author="Claire Kouba" w:date="2023-09-12T16:52:00Z">
            <w:rPr/>
          </w:rPrChange>
        </w:rPr>
        <w:t>and</w:t>
      </w:r>
      <w:r w:rsidRPr="00D753AC">
        <w:rPr>
          <w:rFonts w:cs="Times New Roman"/>
          <w:spacing w:val="-13"/>
          <w:w w:val="105"/>
          <w:sz w:val="22"/>
          <w:szCs w:val="22"/>
          <w:rPrChange w:id="6302" w:author="Claire Kouba" w:date="2023-09-12T16:52:00Z">
            <w:rPr>
              <w:spacing w:val="30"/>
            </w:rPr>
          </w:rPrChange>
        </w:rPr>
        <w:t xml:space="preserve"> </w:t>
      </w:r>
      <w:r w:rsidRPr="00D753AC">
        <w:rPr>
          <w:rFonts w:cs="Times New Roman"/>
          <w:w w:val="105"/>
          <w:sz w:val="22"/>
          <w:szCs w:val="22"/>
          <w:rPrChange w:id="6303" w:author="Claire Kouba" w:date="2023-09-12T16:52:00Z">
            <w:rPr/>
          </w:rPrChange>
        </w:rPr>
        <w:t>is</w:t>
      </w:r>
      <w:r w:rsidRPr="00D753AC">
        <w:rPr>
          <w:rFonts w:cs="Times New Roman"/>
          <w:spacing w:val="-13"/>
          <w:w w:val="105"/>
          <w:sz w:val="22"/>
          <w:szCs w:val="22"/>
          <w:rPrChange w:id="6304" w:author="Claire Kouba" w:date="2023-09-12T16:52:00Z">
            <w:rPr>
              <w:spacing w:val="30"/>
            </w:rPr>
          </w:rPrChange>
        </w:rPr>
        <w:t xml:space="preserve"> </w:t>
      </w:r>
      <w:r w:rsidRPr="00D753AC">
        <w:rPr>
          <w:rFonts w:cs="Times New Roman"/>
          <w:w w:val="105"/>
          <w:sz w:val="22"/>
          <w:szCs w:val="22"/>
          <w:rPrChange w:id="6305" w:author="Claire Kouba" w:date="2023-09-12T16:52:00Z">
            <w:rPr/>
          </w:rPrChange>
        </w:rPr>
        <w:t>interpretable</w:t>
      </w:r>
      <w:r w:rsidRPr="00D753AC">
        <w:rPr>
          <w:rFonts w:cs="Times New Roman"/>
          <w:spacing w:val="-13"/>
          <w:w w:val="105"/>
          <w:sz w:val="22"/>
          <w:szCs w:val="22"/>
          <w:rPrChange w:id="6306" w:author="Claire Kouba" w:date="2023-09-12T16:52:00Z">
            <w:rPr>
              <w:spacing w:val="30"/>
            </w:rPr>
          </w:rPrChange>
        </w:rPr>
        <w:t xml:space="preserve"> </w:t>
      </w:r>
      <w:r w:rsidRPr="00D753AC">
        <w:rPr>
          <w:rFonts w:cs="Times New Roman"/>
          <w:w w:val="105"/>
          <w:sz w:val="22"/>
          <w:szCs w:val="22"/>
          <w:rPrChange w:id="6307" w:author="Claire Kouba" w:date="2023-09-12T16:52:00Z">
            <w:rPr/>
          </w:rPrChange>
        </w:rPr>
        <w:t>as</w:t>
      </w:r>
      <w:r w:rsidRPr="00D753AC">
        <w:rPr>
          <w:rFonts w:cs="Times New Roman"/>
          <w:spacing w:val="-13"/>
          <w:w w:val="105"/>
          <w:sz w:val="22"/>
          <w:szCs w:val="22"/>
          <w:rPrChange w:id="6308" w:author="Claire Kouba" w:date="2023-09-12T16:52:00Z">
            <w:rPr>
              <w:spacing w:val="30"/>
            </w:rPr>
          </w:rPrChange>
        </w:rPr>
        <w:t xml:space="preserve"> </w:t>
      </w:r>
      <w:r w:rsidRPr="00D753AC">
        <w:rPr>
          <w:rFonts w:cs="Times New Roman"/>
          <w:w w:val="105"/>
          <w:sz w:val="22"/>
          <w:szCs w:val="22"/>
          <w:rPrChange w:id="6309" w:author="Claire Kouba" w:date="2023-09-12T16:52:00Z">
            <w:rPr/>
          </w:rPrChange>
        </w:rPr>
        <w:t>a</w:t>
      </w:r>
      <w:r w:rsidRPr="00D753AC">
        <w:rPr>
          <w:rFonts w:cs="Times New Roman"/>
          <w:spacing w:val="-13"/>
          <w:w w:val="105"/>
          <w:sz w:val="22"/>
          <w:szCs w:val="22"/>
          <w:rPrChange w:id="6310" w:author="Claire Kouba" w:date="2023-09-12T16:52:00Z">
            <w:rPr>
              <w:spacing w:val="30"/>
            </w:rPr>
          </w:rPrChange>
        </w:rPr>
        <w:t xml:space="preserve"> </w:t>
      </w:r>
      <w:r w:rsidRPr="00D753AC">
        <w:rPr>
          <w:rFonts w:cs="Times New Roman"/>
          <w:w w:val="105"/>
          <w:sz w:val="22"/>
          <w:szCs w:val="22"/>
          <w:rPrChange w:id="6311" w:author="Claire Kouba" w:date="2023-09-12T16:52:00Z">
            <w:rPr/>
          </w:rPrChange>
        </w:rPr>
        <w:t>numeric</w:t>
      </w:r>
      <w:r w:rsidRPr="00D753AC">
        <w:rPr>
          <w:rFonts w:cs="Times New Roman"/>
          <w:spacing w:val="-13"/>
          <w:w w:val="105"/>
          <w:sz w:val="22"/>
          <w:szCs w:val="22"/>
          <w:rPrChange w:id="6312" w:author="Claire Kouba" w:date="2023-09-12T16:52:00Z">
            <w:rPr>
              <w:spacing w:val="30"/>
            </w:rPr>
          </w:rPrChange>
        </w:rPr>
        <w:t xml:space="preserve"> </w:t>
      </w:r>
      <w:r w:rsidRPr="00D753AC">
        <w:rPr>
          <w:rFonts w:cs="Times New Roman"/>
          <w:w w:val="105"/>
          <w:sz w:val="22"/>
          <w:szCs w:val="22"/>
          <w:rPrChange w:id="6313" w:author="Claire Kouba" w:date="2023-09-12T16:52:00Z">
            <w:rPr/>
          </w:rPrChange>
        </w:rPr>
        <w:t>prediction</w:t>
      </w:r>
      <w:r w:rsidRPr="00D753AC">
        <w:rPr>
          <w:rFonts w:cs="Times New Roman"/>
          <w:spacing w:val="-13"/>
          <w:w w:val="105"/>
          <w:sz w:val="22"/>
          <w:szCs w:val="22"/>
          <w:rPrChange w:id="6314" w:author="Claire Kouba" w:date="2023-09-12T16:52:00Z">
            <w:rPr>
              <w:spacing w:val="30"/>
            </w:rPr>
          </w:rPrChange>
        </w:rPr>
        <w:t xml:space="preserve"> </w:t>
      </w:r>
      <w:r w:rsidRPr="00D753AC">
        <w:rPr>
          <w:rFonts w:cs="Times New Roman"/>
          <w:w w:val="105"/>
          <w:sz w:val="22"/>
          <w:szCs w:val="22"/>
          <w:rPrChange w:id="6315" w:author="Claire Kouba" w:date="2023-09-12T16:52:00Z">
            <w:rPr/>
          </w:rPrChange>
        </w:rPr>
        <w:t>of</w:t>
      </w:r>
      <w:r w:rsidRPr="00D753AC">
        <w:rPr>
          <w:rFonts w:cs="Times New Roman"/>
          <w:spacing w:val="-13"/>
          <w:w w:val="105"/>
          <w:sz w:val="22"/>
          <w:szCs w:val="22"/>
          <w:rPrChange w:id="6316" w:author="Claire Kouba" w:date="2023-09-12T16:52:00Z">
            <w:rPr>
              <w:spacing w:val="30"/>
            </w:rPr>
          </w:rPrChange>
        </w:rPr>
        <w:t xml:space="preserve"> </w:t>
      </w:r>
      <w:r w:rsidRPr="00D753AC">
        <w:rPr>
          <w:rFonts w:cs="Times New Roman"/>
          <w:w w:val="105"/>
          <w:sz w:val="22"/>
          <w:szCs w:val="22"/>
          <w:rPrChange w:id="6317" w:author="Claire Kouba" w:date="2023-09-12T16:52:00Z">
            <w:rPr/>
          </w:rPrChange>
        </w:rPr>
        <w:t>fall</w:t>
      </w:r>
      <w:r w:rsidRPr="00D753AC">
        <w:rPr>
          <w:rFonts w:cs="Times New Roman"/>
          <w:spacing w:val="-13"/>
          <w:w w:val="105"/>
          <w:sz w:val="22"/>
          <w:szCs w:val="22"/>
          <w:rPrChange w:id="6318" w:author="Claire Kouba" w:date="2023-09-12T16:52:00Z">
            <w:rPr>
              <w:w w:val="99"/>
            </w:rPr>
          </w:rPrChange>
        </w:rPr>
        <w:t xml:space="preserve"> </w:t>
      </w:r>
      <w:r w:rsidRPr="00D753AC">
        <w:rPr>
          <w:rFonts w:cs="Times New Roman"/>
          <w:w w:val="105"/>
          <w:sz w:val="22"/>
          <w:szCs w:val="22"/>
          <w:rPrChange w:id="6319" w:author="Claire Kouba" w:date="2023-09-12T16:52:00Z">
            <w:rPr/>
          </w:rPrChange>
        </w:rPr>
        <w:t>conditions.</w:t>
      </w:r>
      <w:r w:rsidRPr="00D753AC">
        <w:rPr>
          <w:rFonts w:cs="Times New Roman"/>
          <w:spacing w:val="-13"/>
          <w:w w:val="105"/>
          <w:sz w:val="22"/>
          <w:szCs w:val="22"/>
          <w:rPrChange w:id="6320" w:author="Claire Kouba" w:date="2023-09-12T16:52:00Z">
            <w:rPr/>
          </w:rPrChange>
        </w:rPr>
        <w:t xml:space="preserve"> </w:t>
      </w:r>
      <w:r w:rsidRPr="00D753AC">
        <w:rPr>
          <w:rFonts w:cs="Times New Roman"/>
          <w:w w:val="105"/>
          <w:sz w:val="22"/>
          <w:szCs w:val="22"/>
          <w:rPrChange w:id="6321" w:author="Claire Kouba" w:date="2023-09-12T16:52:00Z">
            <w:rPr/>
          </w:rPrChange>
        </w:rPr>
        <w:t>This</w:t>
      </w:r>
      <w:r w:rsidRPr="00D753AC">
        <w:rPr>
          <w:rFonts w:cs="Times New Roman"/>
          <w:spacing w:val="-13"/>
          <w:w w:val="105"/>
          <w:sz w:val="22"/>
          <w:szCs w:val="22"/>
          <w:rPrChange w:id="6322" w:author="Claire Kouba" w:date="2023-09-12T16:52:00Z">
            <w:rPr/>
          </w:rPrChange>
        </w:rPr>
        <w:t xml:space="preserve"> </w:t>
      </w:r>
      <w:r w:rsidRPr="00D753AC">
        <w:rPr>
          <w:rFonts w:cs="Times New Roman"/>
          <w:w w:val="105"/>
          <w:sz w:val="22"/>
          <w:szCs w:val="22"/>
          <w:rPrChange w:id="6323" w:author="Claire Kouba" w:date="2023-09-12T16:52:00Z">
            <w:rPr/>
          </w:rPrChange>
        </w:rPr>
        <w:t>could</w:t>
      </w:r>
      <w:r w:rsidRPr="00D753AC">
        <w:rPr>
          <w:rFonts w:cs="Times New Roman"/>
          <w:spacing w:val="-13"/>
          <w:w w:val="105"/>
          <w:sz w:val="22"/>
          <w:szCs w:val="22"/>
          <w:rPrChange w:id="6324" w:author="Claire Kouba" w:date="2023-09-12T16:52:00Z">
            <w:rPr/>
          </w:rPrChange>
        </w:rPr>
        <w:t xml:space="preserve"> </w:t>
      </w:r>
      <w:r w:rsidRPr="00D753AC">
        <w:rPr>
          <w:rFonts w:cs="Times New Roman"/>
          <w:w w:val="105"/>
          <w:sz w:val="22"/>
          <w:szCs w:val="22"/>
          <w:rPrChange w:id="6325" w:author="Claire Kouba" w:date="2023-09-12T16:52:00Z">
            <w:rPr/>
          </w:rPrChange>
        </w:rPr>
        <w:t>be</w:t>
      </w:r>
      <w:r w:rsidRPr="00D753AC">
        <w:rPr>
          <w:rFonts w:cs="Times New Roman"/>
          <w:spacing w:val="-13"/>
          <w:w w:val="105"/>
          <w:sz w:val="22"/>
          <w:szCs w:val="22"/>
          <w:rPrChange w:id="6326" w:author="Claire Kouba" w:date="2023-09-12T16:52:00Z">
            <w:rPr/>
          </w:rPrChange>
        </w:rPr>
        <w:t xml:space="preserve"> </w:t>
      </w:r>
      <w:r w:rsidRPr="00D753AC">
        <w:rPr>
          <w:rFonts w:cs="Times New Roman"/>
          <w:w w:val="105"/>
          <w:sz w:val="22"/>
          <w:szCs w:val="22"/>
          <w:rPrChange w:id="6327" w:author="Claire Kouba" w:date="2023-09-12T16:52:00Z">
            <w:rPr/>
          </w:rPrChange>
        </w:rPr>
        <w:t>used</w:t>
      </w:r>
      <w:r w:rsidRPr="00D753AC">
        <w:rPr>
          <w:rFonts w:cs="Times New Roman"/>
          <w:spacing w:val="-13"/>
          <w:w w:val="105"/>
          <w:sz w:val="22"/>
          <w:szCs w:val="22"/>
          <w:rPrChange w:id="6328" w:author="Claire Kouba" w:date="2023-09-12T16:52:00Z">
            <w:rPr/>
          </w:rPrChange>
        </w:rPr>
        <w:t xml:space="preserve"> </w:t>
      </w:r>
      <w:r w:rsidRPr="00D753AC">
        <w:rPr>
          <w:rFonts w:cs="Times New Roman"/>
          <w:w w:val="105"/>
          <w:sz w:val="22"/>
          <w:szCs w:val="22"/>
          <w:rPrChange w:id="6329" w:author="Claire Kouba" w:date="2023-09-12T16:52:00Z">
            <w:rPr/>
          </w:rPrChange>
        </w:rPr>
        <w:t>to</w:t>
      </w:r>
      <w:r w:rsidRPr="00D753AC">
        <w:rPr>
          <w:rFonts w:cs="Times New Roman"/>
          <w:w w:val="99"/>
          <w:sz w:val="22"/>
          <w:szCs w:val="22"/>
          <w:rPrChange w:id="6330" w:author="Claire Kouba" w:date="2023-09-12T16:52:00Z">
            <w:rPr/>
          </w:rPrChange>
        </w:rPr>
        <w:t xml:space="preserve"> </w:t>
      </w:r>
      <w:r w:rsidRPr="00D753AC">
        <w:rPr>
          <w:rFonts w:cs="Times New Roman"/>
          <w:w w:val="105"/>
          <w:sz w:val="22"/>
          <w:szCs w:val="22"/>
          <w:rPrChange w:id="6331" w:author="Claire Kouba" w:date="2023-09-12T16:52:00Z">
            <w:rPr/>
          </w:rPrChange>
        </w:rPr>
        <w:t>inform</w:t>
      </w:r>
      <w:r w:rsidRPr="00D753AC">
        <w:rPr>
          <w:rFonts w:cs="Times New Roman"/>
          <w:spacing w:val="-31"/>
          <w:w w:val="105"/>
          <w:sz w:val="22"/>
          <w:szCs w:val="22"/>
          <w:rPrChange w:id="6332" w:author="Claire Kouba" w:date="2023-09-12T16:52:00Z">
            <w:rPr/>
          </w:rPrChange>
        </w:rPr>
        <w:t xml:space="preserve"> </w:t>
      </w:r>
      <w:r w:rsidRPr="00D753AC">
        <w:rPr>
          <w:rFonts w:cs="Times New Roman"/>
          <w:w w:val="105"/>
          <w:sz w:val="22"/>
          <w:szCs w:val="22"/>
          <w:rPrChange w:id="6333" w:author="Claire Kouba" w:date="2023-09-12T16:52:00Z">
            <w:rPr/>
          </w:rPrChange>
        </w:rPr>
        <w:t>regulatory</w:t>
      </w:r>
      <w:r w:rsidRPr="00D753AC">
        <w:rPr>
          <w:rFonts w:cs="Times New Roman"/>
          <w:spacing w:val="-31"/>
          <w:w w:val="105"/>
          <w:sz w:val="22"/>
          <w:szCs w:val="22"/>
          <w:rPrChange w:id="6334" w:author="Claire Kouba" w:date="2023-09-12T16:52:00Z">
            <w:rPr/>
          </w:rPrChange>
        </w:rPr>
        <w:t xml:space="preserve"> </w:t>
      </w:r>
      <w:r w:rsidRPr="00D753AC">
        <w:rPr>
          <w:rFonts w:cs="Times New Roman"/>
          <w:w w:val="105"/>
          <w:sz w:val="22"/>
          <w:szCs w:val="22"/>
          <w:rPrChange w:id="6335" w:author="Claire Kouba" w:date="2023-09-12T16:52:00Z">
            <w:rPr/>
          </w:rPrChange>
        </w:rPr>
        <w:t>actions</w:t>
      </w:r>
      <w:r w:rsidRPr="00D753AC">
        <w:rPr>
          <w:rFonts w:cs="Times New Roman"/>
          <w:spacing w:val="-31"/>
          <w:w w:val="105"/>
          <w:sz w:val="22"/>
          <w:szCs w:val="22"/>
          <w:rPrChange w:id="6336" w:author="Claire Kouba" w:date="2023-09-12T16:52:00Z">
            <w:rPr/>
          </w:rPrChange>
        </w:rPr>
        <w:t xml:space="preserve"> </w:t>
      </w:r>
      <w:r w:rsidRPr="00D753AC">
        <w:rPr>
          <w:rFonts w:cs="Times New Roman"/>
          <w:w w:val="105"/>
          <w:sz w:val="22"/>
          <w:szCs w:val="22"/>
          <w:rPrChange w:id="6337" w:author="Claire Kouba" w:date="2023-09-12T16:52:00Z">
            <w:rPr/>
          </w:rPrChange>
        </w:rPr>
        <w:t>in</w:t>
      </w:r>
      <w:r w:rsidRPr="00D753AC">
        <w:rPr>
          <w:rFonts w:cs="Times New Roman"/>
          <w:spacing w:val="-31"/>
          <w:w w:val="105"/>
          <w:sz w:val="22"/>
          <w:szCs w:val="22"/>
          <w:rPrChange w:id="6338" w:author="Claire Kouba" w:date="2023-09-12T16:52:00Z">
            <w:rPr/>
          </w:rPrChange>
        </w:rPr>
        <w:t xml:space="preserve"> </w:t>
      </w:r>
      <w:r w:rsidRPr="00D753AC">
        <w:rPr>
          <w:rFonts w:cs="Times New Roman"/>
          <w:w w:val="105"/>
          <w:sz w:val="22"/>
          <w:szCs w:val="22"/>
          <w:rPrChange w:id="6339" w:author="Claire Kouba" w:date="2023-09-12T16:52:00Z">
            <w:rPr/>
          </w:rPrChange>
        </w:rPr>
        <w:t>an</w:t>
      </w:r>
      <w:r w:rsidRPr="00D753AC">
        <w:rPr>
          <w:rFonts w:cs="Times New Roman"/>
          <w:spacing w:val="-31"/>
          <w:w w:val="105"/>
          <w:sz w:val="22"/>
          <w:szCs w:val="22"/>
          <w:rPrChange w:id="6340" w:author="Claire Kouba" w:date="2023-09-12T16:52:00Z">
            <w:rPr/>
          </w:rPrChange>
        </w:rPr>
        <w:t xml:space="preserve"> </w:t>
      </w:r>
      <w:r w:rsidRPr="00D753AC">
        <w:rPr>
          <w:rFonts w:cs="Times New Roman"/>
          <w:w w:val="105"/>
          <w:sz w:val="22"/>
          <w:szCs w:val="22"/>
          <w:rPrChange w:id="6341" w:author="Claire Kouba" w:date="2023-09-12T16:52:00Z">
            <w:rPr/>
          </w:rPrChange>
        </w:rPr>
        <w:t>attempt</w:t>
      </w:r>
      <w:r w:rsidRPr="00D753AC">
        <w:rPr>
          <w:rFonts w:cs="Times New Roman"/>
          <w:spacing w:val="-31"/>
          <w:w w:val="105"/>
          <w:sz w:val="22"/>
          <w:szCs w:val="22"/>
          <w:rPrChange w:id="6342" w:author="Claire Kouba" w:date="2023-09-12T16:52:00Z">
            <w:rPr/>
          </w:rPrChange>
        </w:rPr>
        <w:t xml:space="preserve"> </w:t>
      </w:r>
      <w:r w:rsidRPr="00D753AC">
        <w:rPr>
          <w:rFonts w:cs="Times New Roman"/>
          <w:w w:val="105"/>
          <w:sz w:val="22"/>
          <w:szCs w:val="22"/>
          <w:rPrChange w:id="6343" w:author="Claire Kouba" w:date="2023-09-12T16:52:00Z">
            <w:rPr/>
          </w:rPrChange>
        </w:rPr>
        <w:t>to</w:t>
      </w:r>
      <w:r w:rsidRPr="00D753AC">
        <w:rPr>
          <w:rFonts w:cs="Times New Roman"/>
          <w:spacing w:val="-31"/>
          <w:w w:val="105"/>
          <w:sz w:val="22"/>
          <w:szCs w:val="22"/>
          <w:rPrChange w:id="6344" w:author="Claire Kouba" w:date="2023-09-12T16:52:00Z">
            <w:rPr/>
          </w:rPrChange>
        </w:rPr>
        <w:t xml:space="preserve"> </w:t>
      </w:r>
      <w:r w:rsidRPr="00D753AC">
        <w:rPr>
          <w:rFonts w:cs="Times New Roman"/>
          <w:w w:val="105"/>
          <w:sz w:val="22"/>
          <w:szCs w:val="22"/>
          <w:rPrChange w:id="6345" w:author="Claire Kouba" w:date="2023-09-12T16:52:00Z">
            <w:rPr/>
          </w:rPrChange>
        </w:rPr>
        <w:t>increase</w:t>
      </w:r>
      <w:r w:rsidRPr="00D753AC">
        <w:rPr>
          <w:rFonts w:cs="Times New Roman"/>
          <w:spacing w:val="-31"/>
          <w:w w:val="105"/>
          <w:sz w:val="22"/>
          <w:szCs w:val="22"/>
          <w:rPrChange w:id="6346" w:author="Claire Kouba" w:date="2023-09-12T16:52:00Z">
            <w:rPr/>
          </w:rPrChange>
        </w:rPr>
        <w:t xml:space="preserve"> </w:t>
      </w:r>
      <w:r w:rsidRPr="00D753AC">
        <w:rPr>
          <w:rFonts w:cs="Times New Roman"/>
          <w:w w:val="105"/>
          <w:sz w:val="22"/>
          <w:szCs w:val="22"/>
          <w:rPrChange w:id="6347" w:author="Claire Kouba" w:date="2023-09-12T16:52:00Z">
            <w:rPr/>
          </w:rPrChange>
        </w:rPr>
        <w:t>fall</w:t>
      </w:r>
      <w:r w:rsidRPr="00D753AC">
        <w:rPr>
          <w:rFonts w:cs="Times New Roman"/>
          <w:spacing w:val="-31"/>
          <w:w w:val="105"/>
          <w:sz w:val="22"/>
          <w:szCs w:val="22"/>
          <w:rPrChange w:id="6348" w:author="Claire Kouba" w:date="2023-09-12T16:52:00Z">
            <w:rPr/>
          </w:rPrChange>
        </w:rPr>
        <w:t xml:space="preserve"> </w:t>
      </w:r>
      <w:r w:rsidRPr="00D753AC">
        <w:rPr>
          <w:rFonts w:cs="Times New Roman"/>
          <w:w w:val="105"/>
          <w:sz w:val="22"/>
          <w:szCs w:val="22"/>
          <w:rPrChange w:id="6349" w:author="Claire Kouba" w:date="2023-09-12T16:52:00Z">
            <w:rPr/>
          </w:rPrChange>
        </w:rPr>
        <w:t>environmental</w:t>
      </w:r>
      <w:r w:rsidRPr="00D753AC">
        <w:rPr>
          <w:rFonts w:cs="Times New Roman"/>
          <w:spacing w:val="-31"/>
          <w:w w:val="105"/>
          <w:sz w:val="22"/>
          <w:szCs w:val="22"/>
          <w:rPrChange w:id="6350" w:author="Claire Kouba" w:date="2023-09-12T16:52:00Z">
            <w:rPr/>
          </w:rPrChange>
        </w:rPr>
        <w:t xml:space="preserve"> </w:t>
      </w:r>
      <w:r w:rsidRPr="00D753AC">
        <w:rPr>
          <w:rFonts w:cs="Times New Roman"/>
          <w:w w:val="105"/>
          <w:sz w:val="22"/>
          <w:szCs w:val="22"/>
          <w:rPrChange w:id="6351" w:author="Claire Kouba" w:date="2023-09-12T16:52:00Z">
            <w:rPr/>
          </w:rPrChange>
        </w:rPr>
        <w:t>flows,</w:t>
      </w:r>
      <w:r w:rsidRPr="00D753AC">
        <w:rPr>
          <w:rFonts w:cs="Times New Roman"/>
          <w:spacing w:val="-31"/>
          <w:w w:val="105"/>
          <w:sz w:val="22"/>
          <w:szCs w:val="22"/>
          <w:rPrChange w:id="6352" w:author="Claire Kouba" w:date="2023-09-12T16:52:00Z">
            <w:rPr/>
          </w:rPrChange>
        </w:rPr>
        <w:t xml:space="preserve"> </w:t>
      </w:r>
      <w:r w:rsidRPr="00D753AC">
        <w:rPr>
          <w:rFonts w:cs="Times New Roman"/>
          <w:w w:val="105"/>
          <w:sz w:val="22"/>
          <w:szCs w:val="22"/>
          <w:rPrChange w:id="6353" w:author="Claire Kouba" w:date="2023-09-12T16:52:00Z">
            <w:rPr/>
          </w:rPrChange>
        </w:rPr>
        <w:t>or</w:t>
      </w:r>
      <w:r w:rsidRPr="00D753AC">
        <w:rPr>
          <w:rFonts w:cs="Times New Roman"/>
          <w:spacing w:val="-31"/>
          <w:w w:val="105"/>
          <w:sz w:val="22"/>
          <w:szCs w:val="22"/>
          <w:rPrChange w:id="6354" w:author="Claire Kouba" w:date="2023-09-12T16:52:00Z">
            <w:rPr/>
          </w:rPrChange>
        </w:rPr>
        <w:t xml:space="preserve"> </w:t>
      </w:r>
      <w:r w:rsidRPr="00D753AC">
        <w:rPr>
          <w:rFonts w:cs="Times New Roman"/>
          <w:w w:val="105"/>
          <w:sz w:val="22"/>
          <w:szCs w:val="22"/>
          <w:rPrChange w:id="6355" w:author="Claire Kouba" w:date="2023-09-12T16:52:00Z">
            <w:rPr/>
          </w:rPrChange>
        </w:rPr>
        <w:t>for</w:t>
      </w:r>
      <w:r w:rsidRPr="00D753AC">
        <w:rPr>
          <w:rFonts w:cs="Times New Roman"/>
          <w:spacing w:val="-31"/>
          <w:w w:val="105"/>
          <w:sz w:val="22"/>
          <w:szCs w:val="22"/>
          <w:rPrChange w:id="6356" w:author="Claire Kouba" w:date="2023-09-12T16:52:00Z">
            <w:rPr>
              <w:spacing w:val="8"/>
            </w:rPr>
          </w:rPrChange>
        </w:rPr>
        <w:t xml:space="preserve"> </w:t>
      </w:r>
      <w:r w:rsidRPr="00D753AC">
        <w:rPr>
          <w:rFonts w:cs="Times New Roman"/>
          <w:w w:val="105"/>
          <w:sz w:val="22"/>
          <w:szCs w:val="22"/>
          <w:rPrChange w:id="6357" w:author="Claire Kouba" w:date="2023-09-12T16:52:00Z">
            <w:rPr/>
          </w:rPrChange>
        </w:rPr>
        <w:t>surface</w:t>
      </w:r>
      <w:r w:rsidRPr="00D753AC">
        <w:rPr>
          <w:rFonts w:cs="Times New Roman"/>
          <w:spacing w:val="-31"/>
          <w:w w:val="105"/>
          <w:sz w:val="22"/>
          <w:szCs w:val="22"/>
          <w:rPrChange w:id="6358" w:author="Claire Kouba" w:date="2023-09-12T16:52:00Z">
            <w:rPr>
              <w:w w:val="99"/>
            </w:rPr>
          </w:rPrChange>
        </w:rPr>
        <w:t xml:space="preserve"> </w:t>
      </w:r>
      <w:r w:rsidRPr="00D753AC">
        <w:rPr>
          <w:rFonts w:cs="Times New Roman"/>
          <w:w w:val="105"/>
          <w:sz w:val="22"/>
          <w:szCs w:val="22"/>
          <w:rPrChange w:id="6359" w:author="Claire Kouba" w:date="2023-09-12T16:52:00Z">
            <w:rPr/>
          </w:rPrChange>
        </w:rPr>
        <w:t>water</w:t>
      </w:r>
      <w:r w:rsidRPr="00D753AC">
        <w:rPr>
          <w:rFonts w:cs="Times New Roman"/>
          <w:spacing w:val="-31"/>
          <w:w w:val="105"/>
          <w:sz w:val="22"/>
          <w:szCs w:val="22"/>
          <w:rPrChange w:id="6360" w:author="Claire Kouba" w:date="2023-09-12T16:52:00Z">
            <w:rPr/>
          </w:rPrChange>
        </w:rPr>
        <w:t xml:space="preserve"> </w:t>
      </w:r>
      <w:r w:rsidRPr="00D753AC">
        <w:rPr>
          <w:rFonts w:cs="Times New Roman"/>
          <w:w w:val="105"/>
          <w:sz w:val="22"/>
          <w:szCs w:val="22"/>
          <w:rPrChange w:id="6361" w:author="Claire Kouba" w:date="2023-09-12T16:52:00Z">
            <w:rPr/>
          </w:rPrChange>
        </w:rPr>
        <w:t>diverters</w:t>
      </w:r>
      <w:r w:rsidRPr="00D753AC">
        <w:rPr>
          <w:rFonts w:cs="Times New Roman"/>
          <w:spacing w:val="-31"/>
          <w:w w:val="105"/>
          <w:sz w:val="22"/>
          <w:szCs w:val="22"/>
          <w:rPrChange w:id="6362" w:author="Claire Kouba" w:date="2023-09-12T16:52:00Z">
            <w:rPr/>
          </w:rPrChange>
        </w:rPr>
        <w:t xml:space="preserve"> </w:t>
      </w:r>
      <w:r w:rsidRPr="00D753AC">
        <w:rPr>
          <w:rFonts w:cs="Times New Roman"/>
          <w:w w:val="105"/>
          <w:sz w:val="22"/>
          <w:szCs w:val="22"/>
          <w:rPrChange w:id="6363" w:author="Claire Kouba" w:date="2023-09-12T16:52:00Z">
            <w:rPr/>
          </w:rPrChange>
        </w:rPr>
        <w:t>to</w:t>
      </w:r>
      <w:r w:rsidRPr="00D753AC">
        <w:rPr>
          <w:rFonts w:cs="Times New Roman"/>
          <w:spacing w:val="-31"/>
          <w:w w:val="105"/>
          <w:sz w:val="22"/>
          <w:szCs w:val="22"/>
          <w:rPrChange w:id="6364" w:author="Claire Kouba" w:date="2023-09-12T16:52:00Z">
            <w:rPr/>
          </w:rPrChange>
        </w:rPr>
        <w:t xml:space="preserve"> </w:t>
      </w:r>
      <w:r w:rsidRPr="00D753AC">
        <w:rPr>
          <w:rFonts w:cs="Times New Roman"/>
          <w:w w:val="105"/>
          <w:sz w:val="22"/>
          <w:szCs w:val="22"/>
          <w:rPrChange w:id="6365" w:author="Claire Kouba" w:date="2023-09-12T16:52:00Z">
            <w:rPr/>
          </w:rPrChange>
        </w:rPr>
        <w:t>plan</w:t>
      </w:r>
      <w:r w:rsidRPr="00D753AC">
        <w:rPr>
          <w:rFonts w:cs="Times New Roman"/>
          <w:spacing w:val="-31"/>
          <w:w w:val="105"/>
          <w:sz w:val="22"/>
          <w:szCs w:val="22"/>
          <w:rPrChange w:id="6366" w:author="Claire Kouba" w:date="2023-09-12T16:52:00Z">
            <w:rPr/>
          </w:rPrChange>
        </w:rPr>
        <w:t xml:space="preserve"> </w:t>
      </w:r>
      <w:r w:rsidRPr="00D753AC">
        <w:rPr>
          <w:rFonts w:cs="Times New Roman"/>
          <w:w w:val="105"/>
          <w:sz w:val="22"/>
          <w:szCs w:val="22"/>
          <w:rPrChange w:id="6367" w:author="Claire Kouba" w:date="2023-09-12T16:52:00Z">
            <w:rPr/>
          </w:rPrChange>
        </w:rPr>
        <w:t>for</w:t>
      </w:r>
      <w:r w:rsidRPr="00D753AC">
        <w:rPr>
          <w:rFonts w:cs="Times New Roman"/>
          <w:spacing w:val="-31"/>
          <w:w w:val="105"/>
          <w:sz w:val="22"/>
          <w:szCs w:val="22"/>
          <w:rPrChange w:id="6368" w:author="Claire Kouba" w:date="2023-09-12T16:52:00Z">
            <w:rPr/>
          </w:rPrChange>
        </w:rPr>
        <w:t xml:space="preserve"> </w:t>
      </w:r>
      <w:r w:rsidRPr="00D753AC">
        <w:rPr>
          <w:rFonts w:cs="Times New Roman"/>
          <w:w w:val="105"/>
          <w:sz w:val="22"/>
          <w:szCs w:val="22"/>
          <w:rPrChange w:id="6369" w:author="Claire Kouba" w:date="2023-09-12T16:52:00Z">
            <w:rPr/>
          </w:rPrChange>
        </w:rPr>
        <w:t>low-flow</w:t>
      </w:r>
      <w:r w:rsidRPr="00D753AC">
        <w:rPr>
          <w:rFonts w:cs="Times New Roman"/>
          <w:w w:val="99"/>
          <w:sz w:val="22"/>
          <w:szCs w:val="22"/>
          <w:rPrChange w:id="6370" w:author="Claire Kouba" w:date="2023-09-12T16:52:00Z">
            <w:rPr>
              <w:spacing w:val="-19"/>
            </w:rPr>
          </w:rPrChange>
        </w:rPr>
        <w:t xml:space="preserve"> </w:t>
      </w:r>
      <w:r w:rsidRPr="00D753AC">
        <w:rPr>
          <w:rFonts w:cs="Times New Roman"/>
          <w:w w:val="105"/>
          <w:sz w:val="22"/>
          <w:szCs w:val="22"/>
          <w:rPrChange w:id="6371" w:author="Claire Kouba" w:date="2023-09-12T16:52:00Z">
            <w:rPr/>
          </w:rPrChange>
        </w:rPr>
        <w:t>conditions.</w:t>
      </w:r>
      <w:ins w:id="6372" w:author="Claire Kouba" w:date="2023-09-12T16:52:00Z">
        <w:r w:rsidRPr="00D753AC">
          <w:rPr>
            <w:rFonts w:cs="Times New Roman"/>
            <w:spacing w:val="-26"/>
            <w:w w:val="105"/>
            <w:sz w:val="22"/>
            <w:szCs w:val="22"/>
          </w:rPr>
          <w:t xml:space="preserve"> </w:t>
        </w:r>
        <w:r w:rsidRPr="00D753AC">
          <w:rPr>
            <w:rFonts w:cs="Times New Roman"/>
            <w:w w:val="105"/>
            <w:sz w:val="22"/>
            <w:szCs w:val="22"/>
          </w:rPr>
          <w:t>However,</w:t>
        </w:r>
        <w:r w:rsidRPr="00D753AC">
          <w:rPr>
            <w:rFonts w:cs="Times New Roman"/>
            <w:spacing w:val="-26"/>
            <w:w w:val="105"/>
            <w:sz w:val="22"/>
            <w:szCs w:val="22"/>
          </w:rPr>
          <w:t xml:space="preserve"> </w:t>
        </w:r>
        <w:r w:rsidRPr="00D753AC">
          <w:rPr>
            <w:rFonts w:cs="Times New Roman"/>
            <w:w w:val="105"/>
            <w:sz w:val="22"/>
            <w:szCs w:val="22"/>
          </w:rPr>
          <w:t>each</w:t>
        </w:r>
        <w:r w:rsidRPr="00D753AC">
          <w:rPr>
            <w:rFonts w:cs="Times New Roman"/>
            <w:spacing w:val="-26"/>
            <w:w w:val="105"/>
            <w:sz w:val="22"/>
            <w:szCs w:val="22"/>
          </w:rPr>
          <w:t xml:space="preserve"> </w:t>
        </w:r>
        <w:r w:rsidRPr="00D753AC">
          <w:rPr>
            <w:rFonts w:cs="Times New Roman"/>
            <w:w w:val="105"/>
            <w:sz w:val="22"/>
            <w:szCs w:val="22"/>
          </w:rPr>
          <w:t>seasonal</w:t>
        </w:r>
        <w:r w:rsidRPr="00D753AC">
          <w:rPr>
            <w:rFonts w:cs="Times New Roman"/>
            <w:spacing w:val="-26"/>
            <w:w w:val="105"/>
            <w:sz w:val="22"/>
            <w:szCs w:val="22"/>
          </w:rPr>
          <w:t xml:space="preserve"> </w:t>
        </w:r>
        <w:r w:rsidRPr="00D753AC">
          <w:rPr>
            <w:rFonts w:cs="Times New Roman"/>
            <w:w w:val="105"/>
            <w:sz w:val="22"/>
            <w:szCs w:val="22"/>
          </w:rPr>
          <w:t>prediction</w:t>
        </w:r>
        <w:r w:rsidRPr="00D753AC">
          <w:rPr>
            <w:rFonts w:cs="Times New Roman"/>
            <w:spacing w:val="-26"/>
            <w:w w:val="105"/>
            <w:sz w:val="22"/>
            <w:szCs w:val="22"/>
          </w:rPr>
          <w:t xml:space="preserve"> </w:t>
        </w:r>
        <w:r w:rsidRPr="00D753AC">
          <w:rPr>
            <w:rFonts w:cs="Times New Roman"/>
            <w:w w:val="105"/>
            <w:sz w:val="22"/>
            <w:szCs w:val="22"/>
          </w:rPr>
          <w:t>should</w:t>
        </w:r>
        <w:r w:rsidRPr="00D753AC">
          <w:rPr>
            <w:rFonts w:cs="Times New Roman"/>
            <w:spacing w:val="-26"/>
            <w:w w:val="105"/>
            <w:sz w:val="22"/>
            <w:szCs w:val="22"/>
          </w:rPr>
          <w:t xml:space="preserve"> </w:t>
        </w:r>
        <w:r w:rsidRPr="00D753AC">
          <w:rPr>
            <w:rFonts w:cs="Times New Roman"/>
            <w:w w:val="105"/>
            <w:sz w:val="22"/>
            <w:szCs w:val="22"/>
          </w:rPr>
          <w:t>be</w:t>
        </w:r>
        <w:r w:rsidRPr="00D753AC">
          <w:rPr>
            <w:rFonts w:cs="Times New Roman"/>
            <w:spacing w:val="-26"/>
            <w:w w:val="105"/>
            <w:sz w:val="22"/>
            <w:szCs w:val="22"/>
          </w:rPr>
          <w:t xml:space="preserve"> </w:t>
        </w:r>
        <w:r w:rsidRPr="00D753AC">
          <w:rPr>
            <w:rFonts w:cs="Times New Roman"/>
            <w:w w:val="105"/>
            <w:sz w:val="22"/>
            <w:szCs w:val="22"/>
          </w:rPr>
          <w:t>accompanied</w:t>
        </w:r>
        <w:r w:rsidRPr="00D753AC">
          <w:rPr>
            <w:rFonts w:cs="Times New Roman"/>
            <w:spacing w:val="-26"/>
            <w:w w:val="105"/>
            <w:sz w:val="22"/>
            <w:szCs w:val="22"/>
          </w:rPr>
          <w:t xml:space="preserve"> </w:t>
        </w:r>
        <w:r w:rsidRPr="00D753AC">
          <w:rPr>
            <w:rFonts w:cs="Times New Roman"/>
            <w:w w:val="105"/>
            <w:sz w:val="22"/>
            <w:szCs w:val="22"/>
          </w:rPr>
          <w:t>by</w:t>
        </w:r>
        <w:r w:rsidRPr="00D753AC">
          <w:rPr>
            <w:rFonts w:cs="Times New Roman"/>
            <w:spacing w:val="-26"/>
            <w:w w:val="105"/>
            <w:sz w:val="22"/>
            <w:szCs w:val="22"/>
          </w:rPr>
          <w:t xml:space="preserve"> </w:t>
        </w:r>
        <w:r w:rsidRPr="00D753AC">
          <w:rPr>
            <w:rFonts w:cs="Times New Roman"/>
            <w:w w:val="105"/>
            <w:sz w:val="22"/>
            <w:szCs w:val="22"/>
          </w:rPr>
          <w:t>its</w:t>
        </w:r>
        <w:r w:rsidRPr="00D753AC">
          <w:rPr>
            <w:rFonts w:cs="Times New Roman"/>
            <w:spacing w:val="-26"/>
            <w:w w:val="105"/>
            <w:sz w:val="22"/>
            <w:szCs w:val="22"/>
          </w:rPr>
          <w:t xml:space="preserve"> </w:t>
        </w:r>
        <w:r w:rsidRPr="00D753AC">
          <w:rPr>
            <w:rFonts w:cs="Times New Roman"/>
            <w:w w:val="105"/>
            <w:sz w:val="22"/>
            <w:szCs w:val="22"/>
          </w:rPr>
          <w:t>uncertainty:</w:t>
        </w:r>
        <w:r w:rsidRPr="00D753AC">
          <w:rPr>
            <w:rFonts w:cs="Times New Roman"/>
            <w:spacing w:val="-26"/>
            <w:w w:val="105"/>
            <w:sz w:val="22"/>
            <w:szCs w:val="22"/>
          </w:rPr>
          <w:t xml:space="preserve"> </w:t>
        </w:r>
        <w:r w:rsidRPr="00D753AC">
          <w:rPr>
            <w:rFonts w:cs="Times New Roman"/>
            <w:w w:val="105"/>
            <w:sz w:val="22"/>
            <w:szCs w:val="22"/>
          </w:rPr>
          <w:t>the</w:t>
        </w:r>
        <w:r w:rsidRPr="00D753AC">
          <w:rPr>
            <w:rFonts w:cs="Times New Roman"/>
            <w:spacing w:val="-26"/>
            <w:w w:val="105"/>
            <w:sz w:val="22"/>
            <w:szCs w:val="22"/>
          </w:rPr>
          <w:t xml:space="preserve"> </w:t>
        </w:r>
        <w:r w:rsidRPr="00D753AC">
          <w:rPr>
            <w:rFonts w:cs="Times New Roman"/>
            <w:w w:val="105"/>
            <w:sz w:val="22"/>
            <w:szCs w:val="22"/>
          </w:rPr>
          <w:t>RMSE</w:t>
        </w:r>
        <w:r w:rsidRPr="00D753AC">
          <w:rPr>
            <w:rFonts w:cs="Times New Roman"/>
            <w:spacing w:val="-26"/>
            <w:w w:val="105"/>
            <w:sz w:val="22"/>
            <w:szCs w:val="22"/>
          </w:rPr>
          <w:t xml:space="preserve"> </w:t>
        </w:r>
        <w:r w:rsidRPr="00D753AC">
          <w:rPr>
            <w:rFonts w:cs="Times New Roman"/>
            <w:w w:val="105"/>
            <w:sz w:val="22"/>
            <w:szCs w:val="22"/>
          </w:rPr>
          <w:t>of</w:t>
        </w:r>
        <w:r w:rsidRPr="00D753AC">
          <w:rPr>
            <w:rFonts w:cs="Times New Roman"/>
            <w:spacing w:val="-26"/>
            <w:w w:val="105"/>
            <w:sz w:val="22"/>
            <w:szCs w:val="22"/>
          </w:rPr>
          <w:t xml:space="preserve"> </w:t>
        </w:r>
        <w:r w:rsidRPr="00D753AC">
          <w:rPr>
            <w:rFonts w:cs="Times New Roman"/>
            <w:w w:val="105"/>
            <w:sz w:val="22"/>
            <w:szCs w:val="22"/>
          </w:rPr>
          <w:t>this</w:t>
        </w:r>
        <w:r w:rsidRPr="00D753AC">
          <w:rPr>
            <w:rFonts w:cs="Times New Roman"/>
            <w:spacing w:val="-26"/>
            <w:w w:val="105"/>
            <w:sz w:val="22"/>
            <w:szCs w:val="22"/>
          </w:rPr>
          <w:t xml:space="preserve"> </w:t>
        </w:r>
        <w:r w:rsidRPr="00D753AC">
          <w:rPr>
            <w:rFonts w:cs="Times New Roman"/>
            <w:w w:val="105"/>
            <w:sz w:val="22"/>
            <w:szCs w:val="22"/>
          </w:rPr>
          <w:t>predictive</w:t>
        </w:r>
        <w:r w:rsidRPr="00D753AC">
          <w:rPr>
            <w:rFonts w:cs="Times New Roman"/>
            <w:spacing w:val="-26"/>
            <w:w w:val="105"/>
            <w:sz w:val="22"/>
            <w:szCs w:val="22"/>
          </w:rPr>
          <w:t xml:space="preserve"> </w:t>
        </w:r>
        <w:r w:rsidRPr="00D753AC">
          <w:rPr>
            <w:rFonts w:cs="Times New Roman"/>
            <w:w w:val="105"/>
            <w:sz w:val="22"/>
            <w:szCs w:val="22"/>
          </w:rPr>
          <w:t>model</w:t>
        </w:r>
        <w:r w:rsidRPr="00D753AC">
          <w:rPr>
            <w:rFonts w:cs="Times New Roman"/>
            <w:w w:val="99"/>
            <w:sz w:val="22"/>
            <w:szCs w:val="22"/>
          </w:rPr>
          <w:t xml:space="preserve"> </w:t>
        </w:r>
        <w:r w:rsidRPr="00D753AC">
          <w:rPr>
            <w:rFonts w:cs="Times New Roman"/>
            <w:w w:val="105"/>
            <w:sz w:val="22"/>
            <w:szCs w:val="22"/>
          </w:rPr>
          <w:t>is</w:t>
        </w:r>
        <w:r w:rsidRPr="00D753AC">
          <w:rPr>
            <w:rFonts w:cs="Times New Roman"/>
            <w:spacing w:val="-17"/>
            <w:w w:val="105"/>
            <w:sz w:val="22"/>
            <w:szCs w:val="22"/>
          </w:rPr>
          <w:t xml:space="preserve"> </w:t>
        </w:r>
        <w:r w:rsidRPr="00D753AC">
          <w:rPr>
            <w:rFonts w:cs="Times New Roman"/>
            <w:w w:val="105"/>
            <w:sz w:val="22"/>
            <w:szCs w:val="22"/>
          </w:rPr>
          <w:t>49%</w:t>
        </w:r>
        <w:r w:rsidRPr="00D753AC">
          <w:rPr>
            <w:rFonts w:cs="Times New Roman"/>
            <w:spacing w:val="-17"/>
            <w:w w:val="105"/>
            <w:sz w:val="22"/>
            <w:szCs w:val="22"/>
          </w:rPr>
          <w:t xml:space="preserve"> </w:t>
        </w:r>
        <w:r w:rsidRPr="00D753AC">
          <w:rPr>
            <w:rFonts w:cs="Times New Roman"/>
            <w:w w:val="105"/>
            <w:sz w:val="22"/>
            <w:szCs w:val="22"/>
          </w:rPr>
          <w:t>of</w:t>
        </w:r>
        <w:r w:rsidRPr="00D753AC">
          <w:rPr>
            <w:rFonts w:cs="Times New Roman"/>
            <w:spacing w:val="-17"/>
            <w:w w:val="105"/>
            <w:sz w:val="22"/>
            <w:szCs w:val="22"/>
          </w:rPr>
          <w:t xml:space="preserve"> </w:t>
        </w:r>
        <w:r w:rsidRPr="00D753AC">
          <w:rPr>
            <w:rFonts w:cs="Times New Roman"/>
            <w:w w:val="105"/>
            <w:sz w:val="22"/>
            <w:szCs w:val="22"/>
          </w:rPr>
          <w:t>the</w:t>
        </w:r>
        <w:r w:rsidRPr="00D753AC">
          <w:rPr>
            <w:rFonts w:cs="Times New Roman"/>
            <w:spacing w:val="-17"/>
            <w:w w:val="105"/>
            <w:sz w:val="22"/>
            <w:szCs w:val="22"/>
          </w:rPr>
          <w:t xml:space="preserve"> </w:t>
        </w:r>
        <w:r w:rsidRPr="00D753AC">
          <w:rPr>
            <w:rFonts w:cs="Times New Roman"/>
            <w:w w:val="105"/>
            <w:sz w:val="22"/>
            <w:szCs w:val="22"/>
          </w:rPr>
          <w:t>mean</w:t>
        </w:r>
        <w:r w:rsidRPr="00D753AC">
          <w:rPr>
            <w:rFonts w:cs="Times New Roman"/>
            <w:spacing w:val="-17"/>
            <w:w w:val="105"/>
            <w:sz w:val="22"/>
            <w:szCs w:val="22"/>
          </w:rPr>
          <w:t xml:space="preserve"> </w:t>
        </w:r>
        <w:r w:rsidRPr="00D753AC">
          <w:rPr>
            <w:rFonts w:cs="Times New Roman"/>
            <w:w w:val="105"/>
            <w:sz w:val="22"/>
            <w:szCs w:val="22"/>
          </w:rPr>
          <w:t>value</w:t>
        </w:r>
        <w:r w:rsidRPr="00D753AC">
          <w:rPr>
            <w:rFonts w:cs="Times New Roman"/>
            <w:spacing w:val="-17"/>
            <w:w w:val="105"/>
            <w:sz w:val="22"/>
            <w:szCs w:val="22"/>
          </w:rPr>
          <w:t xml:space="preserve"> </w:t>
        </w:r>
        <w:r w:rsidRPr="00D753AC">
          <w:rPr>
            <w:rFonts w:cs="Times New Roman"/>
            <w:w w:val="105"/>
            <w:sz w:val="22"/>
            <w:szCs w:val="22"/>
          </w:rPr>
          <w:t>for</w:t>
        </w:r>
        <w:r w:rsidRPr="00D753AC">
          <w:rPr>
            <w:rFonts w:cs="Times New Roman"/>
            <w:spacing w:val="-17"/>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w w:val="105"/>
            <w:sz w:val="22"/>
            <w:szCs w:val="22"/>
          </w:rPr>
          <w:t>,</w:t>
        </w:r>
        <w:r w:rsidRPr="00D753AC">
          <w:rPr>
            <w:rFonts w:cs="Times New Roman"/>
            <w:spacing w:val="-17"/>
            <w:w w:val="105"/>
            <w:sz w:val="22"/>
            <w:szCs w:val="22"/>
          </w:rPr>
          <w:t xml:space="preserve"> </w:t>
        </w:r>
        <w:r w:rsidRPr="00D753AC">
          <w:rPr>
            <w:rFonts w:cs="Times New Roman"/>
            <w:w w:val="105"/>
            <w:sz w:val="22"/>
            <w:szCs w:val="22"/>
          </w:rPr>
          <w:t>2.9</w:t>
        </w:r>
        <w:r w:rsidRPr="00D753AC">
          <w:rPr>
            <w:rFonts w:cs="Times New Roman"/>
            <w:spacing w:val="-17"/>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7"/>
            <w:w w:val="105"/>
            <w:position w:val="7"/>
            <w:sz w:val="22"/>
            <w:szCs w:val="22"/>
          </w:rPr>
          <w:t xml:space="preserve"> </w:t>
        </w:r>
        <w:r w:rsidRPr="00D753AC">
          <w:rPr>
            <w:rFonts w:cs="Times New Roman"/>
            <w:w w:val="105"/>
            <w:sz w:val="22"/>
            <w:szCs w:val="22"/>
          </w:rPr>
          <w:t>(40</w:t>
        </w:r>
        <w:r w:rsidRPr="00D753AC">
          <w:rPr>
            <w:rFonts w:cs="Times New Roman"/>
            <w:spacing w:val="-17"/>
            <w:w w:val="105"/>
            <w:sz w:val="22"/>
            <w:szCs w:val="22"/>
          </w:rPr>
          <w:t xml:space="preserve"> </w:t>
        </w:r>
        <w:r w:rsidRPr="00D753AC">
          <w:rPr>
            <w:rFonts w:cs="Times New Roman"/>
            <w:w w:val="105"/>
            <w:sz w:val="22"/>
            <w:szCs w:val="22"/>
          </w:rPr>
          <w:t>cfs).</w:t>
        </w:r>
      </w:ins>
    </w:p>
    <w:p w:rsidR="002153D1" w:rsidRPr="00D753AC" w:rsidRDefault="002573FA">
      <w:pPr>
        <w:pStyle w:val="BodyText"/>
        <w:ind w:left="173" w:firstLine="199"/>
        <w:rPr>
          <w:rFonts w:cs="Times New Roman"/>
          <w:sz w:val="22"/>
          <w:szCs w:val="22"/>
        </w:rPr>
        <w:pPrChange w:id="6373" w:author="Claire Kouba" w:date="2023-09-12T16:52:00Z">
          <w:pPr>
            <w:pStyle w:val="BodyText"/>
            <w:spacing w:before="88"/>
            <w:ind w:left="173"/>
          </w:pPr>
        </w:pPrChange>
      </w:pPr>
      <w:r w:rsidRPr="00D753AC">
        <w:rPr>
          <w:rFonts w:cs="Times New Roman"/>
          <w:sz w:val="22"/>
          <w:szCs w:val="22"/>
        </w:rPr>
        <w:t xml:space="preserve">Though it also serves as an indication of the severity of a water year, the </w:t>
      </w:r>
      <w:del w:id="6374" w:author="Claire Kouba" w:date="2023-09-12T16:52:00Z">
        <w:r w:rsidR="00505335" w:rsidRPr="00D753AC">
          <w:rPr>
            <w:rFonts w:cs="Times New Roman"/>
            <w:sz w:val="22"/>
            <w:szCs w:val="22"/>
          </w:rPr>
          <w:delText>additional specific</w:delText>
        </w:r>
      </w:del>
      <w:ins w:id="6375" w:author="Claire Kouba" w:date="2023-09-12T16:52:00Z">
        <w:r w:rsidRPr="00D753AC">
          <w:rPr>
            <w:rFonts w:cs="Times New Roman"/>
            <w:sz w:val="22"/>
            <w:szCs w:val="22"/>
          </w:rPr>
          <w:t>immediate seasonal</w:t>
        </w:r>
      </w:ins>
      <w:r w:rsidRPr="00D753AC">
        <w:rPr>
          <w:rFonts w:cs="Times New Roman"/>
          <w:sz w:val="22"/>
          <w:szCs w:val="22"/>
        </w:rPr>
        <w:t xml:space="preserve"> utility of the second</w:t>
      </w:r>
      <w:r w:rsidRPr="00D753AC">
        <w:rPr>
          <w:rFonts w:cs="Times New Roman"/>
          <w:spacing w:val="-33"/>
          <w:sz w:val="22"/>
          <w:szCs w:val="22"/>
          <w:rPrChange w:id="6376" w:author="Claire Kouba" w:date="2023-09-12T16:52:00Z">
            <w:rPr>
              <w:spacing w:val="29"/>
            </w:rPr>
          </w:rPrChange>
        </w:rPr>
        <w:t xml:space="preserve"> </w:t>
      </w:r>
      <w:r w:rsidRPr="00D753AC">
        <w:rPr>
          <w:rFonts w:cs="Times New Roman"/>
          <w:sz w:val="22"/>
          <w:szCs w:val="22"/>
        </w:rPr>
        <w:t>predicted</w:t>
      </w:r>
      <w:r w:rsidR="008D351C" w:rsidRPr="00D753AC">
        <w:rPr>
          <w:rFonts w:cs="Times New Roman"/>
          <w:sz w:val="22"/>
          <w:szCs w:val="22"/>
        </w:rPr>
        <w:t xml:space="preserve"> </w:t>
      </w:r>
      <w:r w:rsidRPr="00D753AC">
        <w:rPr>
          <w:rFonts w:cs="Times New Roman"/>
          <w:w w:val="105"/>
          <w:sz w:val="22"/>
          <w:szCs w:val="22"/>
          <w:rPrChange w:id="6377" w:author="Claire Kouba" w:date="2023-09-12T16:52:00Z">
            <w:rPr/>
          </w:rPrChange>
        </w:rPr>
        <w:t>metric,</w:t>
      </w:r>
      <w:r w:rsidRPr="00D753AC">
        <w:rPr>
          <w:rFonts w:cs="Times New Roman"/>
          <w:spacing w:val="-11"/>
          <w:w w:val="105"/>
          <w:sz w:val="22"/>
          <w:szCs w:val="22"/>
          <w:rPrChange w:id="6378" w:author="Claire Kouba" w:date="2023-09-12T16:52:00Z">
            <w:rPr>
              <w:spacing w:val="14"/>
            </w:rPr>
          </w:rPrChange>
        </w:rPr>
        <w:t xml:space="preserve"> </w:t>
      </w:r>
      <w:r w:rsidRPr="00D753AC">
        <w:rPr>
          <w:rFonts w:cs="Times New Roman"/>
          <w:i/>
          <w:w w:val="105"/>
          <w:sz w:val="22"/>
          <w:szCs w:val="22"/>
          <w:rPrChange w:id="6379" w:author="Claire Kouba" w:date="2023-09-12T16:52:00Z">
            <w:rPr>
              <w:i/>
            </w:rPr>
          </w:rPrChange>
        </w:rPr>
        <w:t>P</w:t>
      </w:r>
      <w:r w:rsidRPr="00D753AC">
        <w:rPr>
          <w:rFonts w:cs="Times New Roman"/>
          <w:i/>
          <w:w w:val="105"/>
          <w:position w:val="-2"/>
          <w:sz w:val="22"/>
          <w:szCs w:val="22"/>
          <w:rPrChange w:id="6380" w:author="Claire Kouba" w:date="2023-09-12T16:52:00Z">
            <w:rPr>
              <w:i/>
              <w:position w:val="-2"/>
            </w:rPr>
          </w:rPrChange>
        </w:rPr>
        <w:t>spill</w:t>
      </w:r>
      <w:r w:rsidRPr="00D753AC">
        <w:rPr>
          <w:rFonts w:cs="Times New Roman"/>
          <w:w w:val="105"/>
          <w:sz w:val="22"/>
          <w:szCs w:val="22"/>
          <w:rPrChange w:id="6381" w:author="Claire Kouba" w:date="2023-09-12T16:52:00Z">
            <w:rPr/>
          </w:rPrChange>
        </w:rPr>
        <w:t>,</w:t>
      </w:r>
      <w:r w:rsidRPr="00D753AC">
        <w:rPr>
          <w:rFonts w:cs="Times New Roman"/>
          <w:spacing w:val="-11"/>
          <w:w w:val="105"/>
          <w:sz w:val="22"/>
          <w:szCs w:val="22"/>
          <w:rPrChange w:id="6382" w:author="Claire Kouba" w:date="2023-09-12T16:52:00Z">
            <w:rPr>
              <w:spacing w:val="14"/>
            </w:rPr>
          </w:rPrChange>
        </w:rPr>
        <w:t xml:space="preserve"> </w:t>
      </w:r>
      <w:r w:rsidRPr="00D753AC">
        <w:rPr>
          <w:rFonts w:cs="Times New Roman"/>
          <w:w w:val="105"/>
          <w:sz w:val="22"/>
          <w:szCs w:val="22"/>
          <w:rPrChange w:id="6383" w:author="Claire Kouba" w:date="2023-09-12T16:52:00Z">
            <w:rPr/>
          </w:rPrChange>
        </w:rPr>
        <w:t>may</w:t>
      </w:r>
      <w:r w:rsidRPr="00D753AC">
        <w:rPr>
          <w:rFonts w:cs="Times New Roman"/>
          <w:spacing w:val="-11"/>
          <w:w w:val="105"/>
          <w:sz w:val="22"/>
          <w:szCs w:val="22"/>
          <w:rPrChange w:id="6384" w:author="Claire Kouba" w:date="2023-09-12T16:52:00Z">
            <w:rPr>
              <w:spacing w:val="14"/>
            </w:rPr>
          </w:rPrChange>
        </w:rPr>
        <w:t xml:space="preserve"> </w:t>
      </w:r>
      <w:r w:rsidRPr="00D753AC">
        <w:rPr>
          <w:rFonts w:cs="Times New Roman"/>
          <w:w w:val="105"/>
          <w:sz w:val="22"/>
          <w:szCs w:val="22"/>
          <w:rPrChange w:id="6385" w:author="Claire Kouba" w:date="2023-09-12T16:52:00Z">
            <w:rPr/>
          </w:rPrChange>
        </w:rPr>
        <w:t>be</w:t>
      </w:r>
      <w:r w:rsidRPr="00D753AC">
        <w:rPr>
          <w:rFonts w:cs="Times New Roman"/>
          <w:spacing w:val="-11"/>
          <w:w w:val="105"/>
          <w:sz w:val="22"/>
          <w:szCs w:val="22"/>
          <w:rPrChange w:id="6386" w:author="Claire Kouba" w:date="2023-09-12T16:52:00Z">
            <w:rPr>
              <w:spacing w:val="14"/>
            </w:rPr>
          </w:rPrChange>
        </w:rPr>
        <w:t xml:space="preserve"> </w:t>
      </w:r>
      <w:r w:rsidRPr="00D753AC">
        <w:rPr>
          <w:rFonts w:cs="Times New Roman"/>
          <w:w w:val="105"/>
          <w:sz w:val="22"/>
          <w:szCs w:val="22"/>
          <w:rPrChange w:id="6387" w:author="Claire Kouba" w:date="2023-09-12T16:52:00Z">
            <w:rPr/>
          </w:rPrChange>
        </w:rPr>
        <w:t>less</w:t>
      </w:r>
      <w:r w:rsidRPr="00D753AC">
        <w:rPr>
          <w:rFonts w:cs="Times New Roman"/>
          <w:spacing w:val="-11"/>
          <w:w w:val="105"/>
          <w:sz w:val="22"/>
          <w:szCs w:val="22"/>
          <w:rPrChange w:id="6388" w:author="Claire Kouba" w:date="2023-09-12T16:52:00Z">
            <w:rPr>
              <w:spacing w:val="14"/>
            </w:rPr>
          </w:rPrChange>
        </w:rPr>
        <w:t xml:space="preserve"> </w:t>
      </w:r>
      <w:r w:rsidRPr="00D753AC">
        <w:rPr>
          <w:rFonts w:cs="Times New Roman"/>
          <w:w w:val="105"/>
          <w:sz w:val="22"/>
          <w:szCs w:val="22"/>
          <w:rPrChange w:id="6389" w:author="Claire Kouba" w:date="2023-09-12T16:52:00Z">
            <w:rPr/>
          </w:rPrChange>
        </w:rPr>
        <w:t>than</w:t>
      </w:r>
      <w:r w:rsidRPr="00D753AC">
        <w:rPr>
          <w:rFonts w:cs="Times New Roman"/>
          <w:spacing w:val="-11"/>
          <w:w w:val="105"/>
          <w:sz w:val="22"/>
          <w:szCs w:val="22"/>
          <w:rPrChange w:id="6390" w:author="Claire Kouba" w:date="2023-09-12T16:52:00Z">
            <w:rPr>
              <w:spacing w:val="14"/>
            </w:rPr>
          </w:rPrChange>
        </w:rPr>
        <w:t xml:space="preserve"> </w:t>
      </w:r>
      <w:r w:rsidRPr="00D753AC">
        <w:rPr>
          <w:rFonts w:cs="Times New Roman"/>
          <w:w w:val="105"/>
          <w:sz w:val="22"/>
          <w:szCs w:val="22"/>
          <w:rPrChange w:id="6391" w:author="Claire Kouba" w:date="2023-09-12T16:52:00Z">
            <w:rPr/>
          </w:rPrChange>
        </w:rPr>
        <w:t>for</w:t>
      </w:r>
      <w:r w:rsidRPr="00D753AC">
        <w:rPr>
          <w:rFonts w:cs="Times New Roman"/>
          <w:spacing w:val="-11"/>
          <w:w w:val="105"/>
          <w:sz w:val="22"/>
          <w:szCs w:val="22"/>
          <w:rPrChange w:id="6392" w:author="Claire Kouba" w:date="2023-09-12T16:52:00Z">
            <w:rPr>
              <w:spacing w:val="14"/>
            </w:rPr>
          </w:rPrChange>
        </w:rPr>
        <w:t xml:space="preserve"> </w:t>
      </w:r>
      <w:r w:rsidRPr="00D753AC">
        <w:rPr>
          <w:rFonts w:cs="Times New Roman"/>
          <w:w w:val="105"/>
          <w:sz w:val="22"/>
          <w:szCs w:val="22"/>
          <w:rPrChange w:id="6393" w:author="Claire Kouba" w:date="2023-09-12T16:52:00Z">
            <w:rPr/>
          </w:rPrChange>
        </w:rPr>
        <w:t>that</w:t>
      </w:r>
      <w:r w:rsidRPr="00D753AC">
        <w:rPr>
          <w:rFonts w:cs="Times New Roman"/>
          <w:spacing w:val="-11"/>
          <w:w w:val="105"/>
          <w:sz w:val="22"/>
          <w:szCs w:val="22"/>
          <w:rPrChange w:id="6394" w:author="Claire Kouba" w:date="2023-09-12T16:52:00Z">
            <w:rPr>
              <w:spacing w:val="14"/>
            </w:rPr>
          </w:rPrChange>
        </w:rPr>
        <w:t xml:space="preserve"> </w:t>
      </w:r>
      <w:r w:rsidRPr="00D753AC">
        <w:rPr>
          <w:rFonts w:cs="Times New Roman"/>
          <w:w w:val="105"/>
          <w:sz w:val="22"/>
          <w:szCs w:val="22"/>
          <w:rPrChange w:id="6395" w:author="Claire Kouba" w:date="2023-09-12T16:52:00Z">
            <w:rPr/>
          </w:rPrChange>
        </w:rPr>
        <w:t>of</w:t>
      </w:r>
      <w:r w:rsidRPr="00D753AC">
        <w:rPr>
          <w:rFonts w:cs="Times New Roman"/>
          <w:spacing w:val="-11"/>
          <w:w w:val="105"/>
          <w:sz w:val="22"/>
          <w:szCs w:val="22"/>
          <w:rPrChange w:id="6396" w:author="Claire Kouba" w:date="2023-09-12T16:52:00Z">
            <w:rPr>
              <w:spacing w:val="14"/>
            </w:rPr>
          </w:rPrChange>
        </w:rPr>
        <w:t xml:space="preserve"> </w:t>
      </w:r>
      <w:r w:rsidRPr="00D753AC">
        <w:rPr>
          <w:rFonts w:cs="Times New Roman"/>
          <w:w w:val="105"/>
          <w:sz w:val="22"/>
          <w:szCs w:val="22"/>
          <w:rPrChange w:id="6397" w:author="Claire Kouba" w:date="2023-09-12T16:52:00Z">
            <w:rPr/>
          </w:rPrChange>
        </w:rPr>
        <w:t>minimum</w:t>
      </w:r>
      <w:r w:rsidRPr="00D753AC">
        <w:rPr>
          <w:rFonts w:cs="Times New Roman"/>
          <w:spacing w:val="-11"/>
          <w:w w:val="105"/>
          <w:sz w:val="22"/>
          <w:szCs w:val="22"/>
          <w:rPrChange w:id="6398" w:author="Claire Kouba" w:date="2023-09-12T16:52:00Z">
            <w:rPr>
              <w:spacing w:val="14"/>
            </w:rPr>
          </w:rPrChange>
        </w:rPr>
        <w:t xml:space="preserve"> </w:t>
      </w:r>
      <w:r w:rsidRPr="00D753AC">
        <w:rPr>
          <w:rFonts w:cs="Times New Roman"/>
          <w:w w:val="105"/>
          <w:sz w:val="22"/>
          <w:szCs w:val="22"/>
          <w:rPrChange w:id="6399" w:author="Claire Kouba" w:date="2023-09-12T16:52:00Z">
            <w:rPr/>
          </w:rPrChange>
        </w:rPr>
        <w:t>dry</w:t>
      </w:r>
      <w:r w:rsidRPr="00D753AC">
        <w:rPr>
          <w:rFonts w:cs="Times New Roman"/>
          <w:spacing w:val="-11"/>
          <w:w w:val="105"/>
          <w:sz w:val="22"/>
          <w:szCs w:val="22"/>
          <w:rPrChange w:id="6400" w:author="Claire Kouba" w:date="2023-09-12T16:52:00Z">
            <w:rPr>
              <w:spacing w:val="14"/>
            </w:rPr>
          </w:rPrChange>
        </w:rPr>
        <w:t xml:space="preserve"> </w:t>
      </w:r>
      <w:r w:rsidRPr="00D753AC">
        <w:rPr>
          <w:rFonts w:cs="Times New Roman"/>
          <w:w w:val="105"/>
          <w:sz w:val="22"/>
          <w:szCs w:val="22"/>
          <w:rPrChange w:id="6401" w:author="Claire Kouba" w:date="2023-09-12T16:52:00Z">
            <w:rPr/>
          </w:rPrChange>
        </w:rPr>
        <w:t>season</w:t>
      </w:r>
      <w:r w:rsidRPr="00D753AC">
        <w:rPr>
          <w:rFonts w:cs="Times New Roman"/>
          <w:spacing w:val="-11"/>
          <w:w w:val="105"/>
          <w:sz w:val="22"/>
          <w:szCs w:val="22"/>
          <w:rPrChange w:id="6402" w:author="Claire Kouba" w:date="2023-09-12T16:52:00Z">
            <w:rPr>
              <w:spacing w:val="14"/>
            </w:rPr>
          </w:rPrChange>
        </w:rPr>
        <w:t xml:space="preserve"> </w:t>
      </w:r>
      <w:r w:rsidRPr="00D753AC">
        <w:rPr>
          <w:rFonts w:cs="Times New Roman"/>
          <w:w w:val="105"/>
          <w:sz w:val="22"/>
          <w:szCs w:val="22"/>
          <w:rPrChange w:id="6403" w:author="Claire Kouba" w:date="2023-09-12T16:52:00Z">
            <w:rPr/>
          </w:rPrChange>
        </w:rPr>
        <w:t>baseflows.</w:t>
      </w:r>
      <w:r w:rsidRPr="00D753AC">
        <w:rPr>
          <w:rFonts w:cs="Times New Roman"/>
          <w:spacing w:val="-11"/>
          <w:w w:val="105"/>
          <w:sz w:val="22"/>
          <w:szCs w:val="22"/>
          <w:rPrChange w:id="6404" w:author="Claire Kouba" w:date="2023-09-12T16:52:00Z">
            <w:rPr>
              <w:spacing w:val="14"/>
            </w:rPr>
          </w:rPrChange>
        </w:rPr>
        <w:t xml:space="preserve"> </w:t>
      </w:r>
      <w:r w:rsidRPr="00D753AC">
        <w:rPr>
          <w:rFonts w:cs="Times New Roman"/>
          <w:w w:val="105"/>
          <w:sz w:val="22"/>
          <w:szCs w:val="22"/>
          <w:rPrChange w:id="6405" w:author="Claire Kouba" w:date="2023-09-12T16:52:00Z">
            <w:rPr/>
          </w:rPrChange>
        </w:rPr>
        <w:t>Management</w:t>
      </w:r>
      <w:r w:rsidRPr="00D753AC">
        <w:rPr>
          <w:rFonts w:cs="Times New Roman"/>
          <w:spacing w:val="-11"/>
          <w:w w:val="105"/>
          <w:sz w:val="22"/>
          <w:szCs w:val="22"/>
          <w:rPrChange w:id="6406" w:author="Claire Kouba" w:date="2023-09-12T16:52:00Z">
            <w:rPr>
              <w:spacing w:val="14"/>
            </w:rPr>
          </w:rPrChange>
        </w:rPr>
        <w:t xml:space="preserve"> </w:t>
      </w:r>
      <w:r w:rsidRPr="00D753AC">
        <w:rPr>
          <w:rFonts w:cs="Times New Roman"/>
          <w:w w:val="105"/>
          <w:sz w:val="22"/>
          <w:szCs w:val="22"/>
          <w:rPrChange w:id="6407" w:author="Claire Kouba" w:date="2023-09-12T16:52:00Z">
            <w:rPr/>
          </w:rPrChange>
        </w:rPr>
        <w:t>decisions</w:t>
      </w:r>
      <w:r w:rsidRPr="00D753AC">
        <w:rPr>
          <w:rFonts w:cs="Times New Roman"/>
          <w:spacing w:val="-11"/>
          <w:w w:val="105"/>
          <w:sz w:val="22"/>
          <w:szCs w:val="22"/>
          <w:rPrChange w:id="6408" w:author="Claire Kouba" w:date="2023-09-12T16:52:00Z">
            <w:rPr>
              <w:spacing w:val="14"/>
            </w:rPr>
          </w:rPrChange>
        </w:rPr>
        <w:t xml:space="preserve"> </w:t>
      </w:r>
      <w:r w:rsidRPr="00D753AC">
        <w:rPr>
          <w:rFonts w:cs="Times New Roman"/>
          <w:w w:val="105"/>
          <w:sz w:val="22"/>
          <w:szCs w:val="22"/>
          <w:rPrChange w:id="6409" w:author="Claire Kouba" w:date="2023-09-12T16:52:00Z">
            <w:rPr/>
          </w:rPrChange>
        </w:rPr>
        <w:t>such</w:t>
      </w:r>
      <w:r w:rsidRPr="00D753AC">
        <w:rPr>
          <w:rFonts w:cs="Times New Roman"/>
          <w:spacing w:val="-11"/>
          <w:w w:val="105"/>
          <w:sz w:val="22"/>
          <w:szCs w:val="22"/>
          <w:rPrChange w:id="6410" w:author="Claire Kouba" w:date="2023-09-12T16:52:00Z">
            <w:rPr>
              <w:spacing w:val="14"/>
            </w:rPr>
          </w:rPrChange>
        </w:rPr>
        <w:t xml:space="preserve"> </w:t>
      </w:r>
      <w:r w:rsidRPr="00D753AC">
        <w:rPr>
          <w:rFonts w:cs="Times New Roman"/>
          <w:w w:val="105"/>
          <w:sz w:val="22"/>
          <w:szCs w:val="22"/>
          <w:rPrChange w:id="6411" w:author="Claire Kouba" w:date="2023-09-12T16:52:00Z">
            <w:rPr/>
          </w:rPrChange>
        </w:rPr>
        <w:t>as</w:t>
      </w:r>
      <w:r w:rsidRPr="00D753AC">
        <w:rPr>
          <w:rFonts w:cs="Times New Roman"/>
          <w:spacing w:val="-11"/>
          <w:w w:val="105"/>
          <w:sz w:val="22"/>
          <w:szCs w:val="22"/>
          <w:rPrChange w:id="6412" w:author="Claire Kouba" w:date="2023-09-12T16:52:00Z">
            <w:rPr>
              <w:spacing w:val="14"/>
            </w:rPr>
          </w:rPrChange>
        </w:rPr>
        <w:t xml:space="preserve"> </w:t>
      </w:r>
      <w:r w:rsidRPr="00D753AC">
        <w:rPr>
          <w:rFonts w:cs="Times New Roman"/>
          <w:w w:val="105"/>
          <w:sz w:val="22"/>
          <w:szCs w:val="22"/>
          <w:rPrChange w:id="6413" w:author="Claire Kouba" w:date="2023-09-12T16:52:00Z">
            <w:rPr/>
          </w:rPrChange>
        </w:rPr>
        <w:t>the</w:t>
      </w:r>
      <w:r w:rsidRPr="00D753AC">
        <w:rPr>
          <w:rFonts w:cs="Times New Roman"/>
          <w:spacing w:val="-11"/>
          <w:w w:val="105"/>
          <w:sz w:val="22"/>
          <w:szCs w:val="22"/>
          <w:rPrChange w:id="6414" w:author="Claire Kouba" w:date="2023-09-12T16:52:00Z">
            <w:rPr>
              <w:spacing w:val="14"/>
            </w:rPr>
          </w:rPrChange>
        </w:rPr>
        <w:t xml:space="preserve"> </w:t>
      </w:r>
      <w:r w:rsidRPr="00D753AC">
        <w:rPr>
          <w:rFonts w:cs="Times New Roman"/>
          <w:w w:val="105"/>
          <w:sz w:val="22"/>
          <w:szCs w:val="22"/>
          <w:rPrChange w:id="6415" w:author="Claire Kouba" w:date="2023-09-12T16:52:00Z">
            <w:rPr/>
          </w:rPrChange>
        </w:rPr>
        <w:t>last</w:t>
      </w:r>
      <w:r w:rsidRPr="00D753AC">
        <w:rPr>
          <w:rFonts w:cs="Times New Roman"/>
          <w:spacing w:val="-11"/>
          <w:w w:val="105"/>
          <w:sz w:val="22"/>
          <w:szCs w:val="22"/>
          <w:rPrChange w:id="6416" w:author="Claire Kouba" w:date="2023-09-12T16:52:00Z">
            <w:rPr>
              <w:spacing w:val="14"/>
            </w:rPr>
          </w:rPrChange>
        </w:rPr>
        <w:t xml:space="preserve"> </w:t>
      </w:r>
      <w:r w:rsidRPr="00D753AC">
        <w:rPr>
          <w:rFonts w:cs="Times New Roman"/>
          <w:w w:val="105"/>
          <w:sz w:val="22"/>
          <w:szCs w:val="22"/>
          <w:rPrChange w:id="6417" w:author="Claire Kouba" w:date="2023-09-12T16:52:00Z">
            <w:rPr/>
          </w:rPrChange>
        </w:rPr>
        <w:t>possible</w:t>
      </w:r>
      <w:r w:rsidRPr="00D753AC">
        <w:rPr>
          <w:rFonts w:cs="Times New Roman"/>
          <w:w w:val="99"/>
          <w:sz w:val="22"/>
          <w:szCs w:val="22"/>
          <w:rPrChange w:id="6418" w:author="Claire Kouba" w:date="2023-09-12T16:52:00Z">
            <w:rPr/>
          </w:rPrChange>
        </w:rPr>
        <w:t xml:space="preserve"> </w:t>
      </w:r>
      <w:r w:rsidRPr="00D753AC">
        <w:rPr>
          <w:rFonts w:cs="Times New Roman"/>
          <w:w w:val="105"/>
          <w:sz w:val="22"/>
          <w:szCs w:val="22"/>
        </w:rPr>
        <w:t>date</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keep</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w w:val="105"/>
          <w:sz w:val="22"/>
          <w:szCs w:val="22"/>
        </w:rPr>
        <w:t>temporary</w:t>
      </w:r>
      <w:r w:rsidRPr="00D753AC">
        <w:rPr>
          <w:rFonts w:cs="Times New Roman"/>
          <w:spacing w:val="-14"/>
          <w:w w:val="105"/>
          <w:sz w:val="22"/>
          <w:szCs w:val="22"/>
        </w:rPr>
        <w:t xml:space="preserve"> </w:t>
      </w:r>
      <w:r w:rsidRPr="00D753AC">
        <w:rPr>
          <w:rFonts w:cs="Times New Roman"/>
          <w:w w:val="105"/>
          <w:sz w:val="22"/>
          <w:szCs w:val="22"/>
        </w:rPr>
        <w:t>stream</w:t>
      </w:r>
      <w:r w:rsidRPr="00D753AC">
        <w:rPr>
          <w:rFonts w:cs="Times New Roman"/>
          <w:spacing w:val="-14"/>
          <w:w w:val="105"/>
          <w:sz w:val="22"/>
          <w:szCs w:val="22"/>
        </w:rPr>
        <w:t xml:space="preserve"> </w:t>
      </w:r>
      <w:r w:rsidRPr="00D753AC">
        <w:rPr>
          <w:rFonts w:cs="Times New Roman"/>
          <w:w w:val="105"/>
          <w:sz w:val="22"/>
          <w:szCs w:val="22"/>
        </w:rPr>
        <w:t>gauge</w:t>
      </w:r>
      <w:r w:rsidRPr="00D753AC">
        <w:rPr>
          <w:rFonts w:cs="Times New Roman"/>
          <w:spacing w:val="-14"/>
          <w:w w:val="105"/>
          <w:sz w:val="22"/>
          <w:szCs w:val="22"/>
        </w:rPr>
        <w:t xml:space="preserve"> </w:t>
      </w:r>
      <w:r w:rsidRPr="00D753AC">
        <w:rPr>
          <w:rFonts w:cs="Times New Roman"/>
          <w:w w:val="105"/>
          <w:sz w:val="22"/>
          <w:szCs w:val="22"/>
        </w:rPr>
        <w:t>installed</w:t>
      </w:r>
      <w:r w:rsidRPr="00D753AC">
        <w:rPr>
          <w:rFonts w:cs="Times New Roman"/>
          <w:spacing w:val="-14"/>
          <w:w w:val="105"/>
          <w:sz w:val="22"/>
          <w:szCs w:val="22"/>
        </w:rPr>
        <w:t xml:space="preserve"> </w:t>
      </w:r>
      <w:r w:rsidRPr="00D753AC">
        <w:rPr>
          <w:rFonts w:cs="Times New Roman"/>
          <w:w w:val="105"/>
          <w:sz w:val="22"/>
          <w:szCs w:val="22"/>
        </w:rPr>
        <w:t>in</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spacing w:val="-3"/>
          <w:w w:val="105"/>
          <w:sz w:val="22"/>
          <w:szCs w:val="22"/>
        </w:rPr>
        <w:t>river,</w:t>
      </w:r>
      <w:r w:rsidRPr="00D753AC">
        <w:rPr>
          <w:rFonts w:cs="Times New Roman"/>
          <w:spacing w:val="-14"/>
          <w:w w:val="105"/>
          <w:sz w:val="22"/>
          <w:szCs w:val="22"/>
        </w:rPr>
        <w:t xml:space="preserve"> </w:t>
      </w:r>
      <w:r w:rsidRPr="00D753AC">
        <w:rPr>
          <w:rFonts w:cs="Times New Roman"/>
          <w:w w:val="105"/>
          <w:sz w:val="22"/>
          <w:szCs w:val="22"/>
        </w:rPr>
        <w:t>without</w:t>
      </w:r>
      <w:r w:rsidRPr="00D753AC">
        <w:rPr>
          <w:rFonts w:cs="Times New Roman"/>
          <w:spacing w:val="-14"/>
          <w:w w:val="105"/>
          <w:sz w:val="22"/>
          <w:szCs w:val="22"/>
        </w:rPr>
        <w:t xml:space="preserve"> </w:t>
      </w:r>
      <w:r w:rsidRPr="00D753AC">
        <w:rPr>
          <w:rFonts w:cs="Times New Roman"/>
          <w:w w:val="105"/>
          <w:sz w:val="22"/>
          <w:szCs w:val="22"/>
        </w:rPr>
        <w:t>risk</w:t>
      </w:r>
      <w:r w:rsidRPr="00D753AC">
        <w:rPr>
          <w:rFonts w:cs="Times New Roman"/>
          <w:spacing w:val="-14"/>
          <w:w w:val="105"/>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it</w:t>
      </w:r>
      <w:r w:rsidRPr="00D753AC">
        <w:rPr>
          <w:rFonts w:cs="Times New Roman"/>
          <w:spacing w:val="-14"/>
          <w:w w:val="105"/>
          <w:sz w:val="22"/>
          <w:szCs w:val="22"/>
        </w:rPr>
        <w:t xml:space="preserve"> </w:t>
      </w:r>
      <w:r w:rsidRPr="00D753AC">
        <w:rPr>
          <w:rFonts w:cs="Times New Roman"/>
          <w:w w:val="105"/>
          <w:sz w:val="22"/>
          <w:szCs w:val="22"/>
        </w:rPr>
        <w:t>being</w:t>
      </w:r>
      <w:r w:rsidRPr="00D753AC">
        <w:rPr>
          <w:rFonts w:cs="Times New Roman"/>
          <w:spacing w:val="-14"/>
          <w:w w:val="105"/>
          <w:sz w:val="22"/>
          <w:szCs w:val="22"/>
        </w:rPr>
        <w:t xml:space="preserve"> </w:t>
      </w:r>
      <w:r w:rsidRPr="00D753AC">
        <w:rPr>
          <w:rFonts w:cs="Times New Roman"/>
          <w:w w:val="105"/>
          <w:sz w:val="22"/>
          <w:szCs w:val="22"/>
        </w:rPr>
        <w:t>washed</w:t>
      </w:r>
      <w:r w:rsidRPr="00D753AC">
        <w:rPr>
          <w:rFonts w:cs="Times New Roman"/>
          <w:spacing w:val="-14"/>
          <w:w w:val="105"/>
          <w:sz w:val="22"/>
          <w:szCs w:val="22"/>
        </w:rPr>
        <w:t xml:space="preserve"> </w:t>
      </w:r>
      <w:r w:rsidRPr="00D753AC">
        <w:rPr>
          <w:rFonts w:cs="Times New Roman"/>
          <w:w w:val="105"/>
          <w:sz w:val="22"/>
          <w:szCs w:val="22"/>
        </w:rPr>
        <w:t>out,</w:t>
      </w:r>
      <w:r w:rsidRPr="00D753AC">
        <w:rPr>
          <w:rFonts w:cs="Times New Roman"/>
          <w:spacing w:val="-14"/>
          <w:w w:val="105"/>
          <w:sz w:val="22"/>
          <w:szCs w:val="22"/>
        </w:rPr>
        <w:t xml:space="preserve"> </w:t>
      </w:r>
      <w:r w:rsidRPr="00D753AC">
        <w:rPr>
          <w:rFonts w:cs="Times New Roman"/>
          <w:w w:val="105"/>
          <w:sz w:val="22"/>
          <w:szCs w:val="22"/>
        </w:rPr>
        <w:t>could</w:t>
      </w:r>
      <w:r w:rsidRPr="00D753AC">
        <w:rPr>
          <w:rFonts w:cs="Times New Roman"/>
          <w:spacing w:val="-14"/>
          <w:w w:val="105"/>
          <w:sz w:val="22"/>
          <w:szCs w:val="22"/>
        </w:rPr>
        <w:t xml:space="preserve"> </w:t>
      </w:r>
      <w:r w:rsidRPr="00D753AC">
        <w:rPr>
          <w:rFonts w:cs="Times New Roman"/>
          <w:w w:val="105"/>
          <w:sz w:val="22"/>
          <w:szCs w:val="22"/>
        </w:rPr>
        <w:t>be</w:t>
      </w:r>
      <w:r w:rsidRPr="00D753AC">
        <w:rPr>
          <w:rFonts w:cs="Times New Roman"/>
          <w:spacing w:val="-14"/>
          <w:w w:val="105"/>
          <w:sz w:val="22"/>
          <w:szCs w:val="22"/>
        </w:rPr>
        <w:t xml:space="preserve"> </w:t>
      </w:r>
      <w:r w:rsidRPr="00D753AC">
        <w:rPr>
          <w:rFonts w:cs="Times New Roman"/>
          <w:w w:val="105"/>
          <w:sz w:val="22"/>
          <w:szCs w:val="22"/>
        </w:rPr>
        <w:t>informed</w:t>
      </w:r>
      <w:r w:rsidRPr="00D753AC">
        <w:rPr>
          <w:rFonts w:cs="Times New Roman"/>
          <w:spacing w:val="-14"/>
          <w:w w:val="105"/>
          <w:sz w:val="22"/>
          <w:szCs w:val="22"/>
        </w:rPr>
        <w:t xml:space="preserve"> </w:t>
      </w:r>
      <w:r w:rsidRPr="00D753AC">
        <w:rPr>
          <w:rFonts w:cs="Times New Roman"/>
          <w:w w:val="105"/>
          <w:sz w:val="22"/>
          <w:szCs w:val="22"/>
        </w:rPr>
        <w:t>by</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008D351C" w:rsidRPr="00D753AC">
        <w:rPr>
          <w:rFonts w:cs="Times New Roman"/>
          <w:i/>
          <w:w w:val="105"/>
          <w:position w:val="-2"/>
          <w:sz w:val="22"/>
          <w:szCs w:val="22"/>
        </w:rPr>
        <w:t xml:space="preserve"> </w:t>
      </w:r>
      <w:r w:rsidRPr="00D753AC">
        <w:rPr>
          <w:rFonts w:cs="Times New Roman"/>
          <w:w w:val="105"/>
          <w:sz w:val="22"/>
          <w:szCs w:val="22"/>
          <w:rPrChange w:id="6419" w:author="Claire Kouba" w:date="2023-09-12T16:52:00Z">
            <w:rPr/>
          </w:rPrChange>
        </w:rPr>
        <w:t>prediction</w:t>
      </w:r>
      <w:r w:rsidRPr="00D753AC">
        <w:rPr>
          <w:rFonts w:cs="Times New Roman"/>
          <w:spacing w:val="-17"/>
          <w:w w:val="105"/>
          <w:sz w:val="22"/>
          <w:szCs w:val="22"/>
          <w:rPrChange w:id="6420" w:author="Claire Kouba" w:date="2023-09-12T16:52:00Z">
            <w:rPr/>
          </w:rPrChange>
        </w:rPr>
        <w:t xml:space="preserve"> </w:t>
      </w:r>
      <w:r w:rsidRPr="00D753AC">
        <w:rPr>
          <w:rFonts w:cs="Times New Roman"/>
          <w:w w:val="105"/>
          <w:sz w:val="22"/>
          <w:szCs w:val="22"/>
          <w:rPrChange w:id="6421" w:author="Claire Kouba" w:date="2023-09-12T16:52:00Z">
            <w:rPr/>
          </w:rPrChange>
        </w:rPr>
        <w:t>when</w:t>
      </w:r>
      <w:r w:rsidRPr="00D753AC">
        <w:rPr>
          <w:rFonts w:cs="Times New Roman"/>
          <w:spacing w:val="-17"/>
          <w:w w:val="105"/>
          <w:sz w:val="22"/>
          <w:szCs w:val="22"/>
          <w:rPrChange w:id="6422" w:author="Claire Kouba" w:date="2023-09-12T16:52:00Z">
            <w:rPr/>
          </w:rPrChange>
        </w:rPr>
        <w:t xml:space="preserve"> </w:t>
      </w:r>
      <w:r w:rsidRPr="00D753AC">
        <w:rPr>
          <w:rFonts w:cs="Times New Roman"/>
          <w:w w:val="105"/>
          <w:sz w:val="22"/>
          <w:szCs w:val="22"/>
          <w:rPrChange w:id="6423" w:author="Claire Kouba" w:date="2023-09-12T16:52:00Z">
            <w:rPr/>
          </w:rPrChange>
        </w:rPr>
        <w:t>combined</w:t>
      </w:r>
      <w:r w:rsidRPr="00D753AC">
        <w:rPr>
          <w:rFonts w:cs="Times New Roman"/>
          <w:spacing w:val="-17"/>
          <w:w w:val="105"/>
          <w:sz w:val="22"/>
          <w:szCs w:val="22"/>
          <w:rPrChange w:id="6424" w:author="Claire Kouba" w:date="2023-09-12T16:52:00Z">
            <w:rPr/>
          </w:rPrChange>
        </w:rPr>
        <w:t xml:space="preserve"> </w:t>
      </w:r>
      <w:r w:rsidRPr="00D753AC">
        <w:rPr>
          <w:rFonts w:cs="Times New Roman"/>
          <w:w w:val="105"/>
          <w:sz w:val="22"/>
          <w:szCs w:val="22"/>
          <w:rPrChange w:id="6425" w:author="Claire Kouba" w:date="2023-09-12T16:52:00Z">
            <w:rPr/>
          </w:rPrChange>
        </w:rPr>
        <w:t>with</w:t>
      </w:r>
      <w:r w:rsidRPr="00D753AC">
        <w:rPr>
          <w:rFonts w:cs="Times New Roman"/>
          <w:spacing w:val="-17"/>
          <w:w w:val="105"/>
          <w:sz w:val="22"/>
          <w:szCs w:val="22"/>
          <w:rPrChange w:id="6426" w:author="Claire Kouba" w:date="2023-09-12T16:52:00Z">
            <w:rPr/>
          </w:rPrChange>
        </w:rPr>
        <w:t xml:space="preserve"> </w:t>
      </w:r>
      <w:r w:rsidRPr="00D753AC">
        <w:rPr>
          <w:rFonts w:cs="Times New Roman"/>
          <w:w w:val="105"/>
          <w:sz w:val="22"/>
          <w:szCs w:val="22"/>
          <w:rPrChange w:id="6427" w:author="Claire Kouba" w:date="2023-09-12T16:52:00Z">
            <w:rPr/>
          </w:rPrChange>
        </w:rPr>
        <w:t>weather</w:t>
      </w:r>
      <w:r w:rsidRPr="00D753AC">
        <w:rPr>
          <w:rFonts w:cs="Times New Roman"/>
          <w:spacing w:val="-17"/>
          <w:w w:val="105"/>
          <w:sz w:val="22"/>
          <w:szCs w:val="22"/>
          <w:rPrChange w:id="6428" w:author="Claire Kouba" w:date="2023-09-12T16:52:00Z">
            <w:rPr/>
          </w:rPrChange>
        </w:rPr>
        <w:t xml:space="preserve"> </w:t>
      </w:r>
      <w:r w:rsidRPr="00D753AC">
        <w:rPr>
          <w:rFonts w:cs="Times New Roman"/>
          <w:w w:val="105"/>
          <w:sz w:val="22"/>
          <w:szCs w:val="22"/>
          <w:rPrChange w:id="6429" w:author="Claire Kouba" w:date="2023-09-12T16:52:00Z">
            <w:rPr/>
          </w:rPrChange>
        </w:rPr>
        <w:t>forecasts</w:t>
      </w:r>
      <w:r w:rsidRPr="00D753AC">
        <w:rPr>
          <w:rFonts w:cs="Times New Roman"/>
          <w:spacing w:val="-17"/>
          <w:w w:val="105"/>
          <w:sz w:val="22"/>
          <w:szCs w:val="22"/>
          <w:rPrChange w:id="6430" w:author="Claire Kouba" w:date="2023-09-12T16:52:00Z">
            <w:rPr/>
          </w:rPrChange>
        </w:rPr>
        <w:t xml:space="preserve"> </w:t>
      </w:r>
      <w:r w:rsidRPr="00D753AC">
        <w:rPr>
          <w:rFonts w:cs="Times New Roman"/>
          <w:w w:val="105"/>
          <w:sz w:val="22"/>
          <w:szCs w:val="22"/>
          <w:rPrChange w:id="6431" w:author="Claire Kouba" w:date="2023-09-12T16:52:00Z">
            <w:rPr/>
          </w:rPrChange>
        </w:rPr>
        <w:t>in</w:t>
      </w:r>
      <w:r w:rsidRPr="00D753AC">
        <w:rPr>
          <w:rFonts w:cs="Times New Roman"/>
          <w:spacing w:val="-17"/>
          <w:w w:val="105"/>
          <w:sz w:val="22"/>
          <w:szCs w:val="22"/>
          <w:rPrChange w:id="6432" w:author="Claire Kouba" w:date="2023-09-12T16:52:00Z">
            <w:rPr/>
          </w:rPrChange>
        </w:rPr>
        <w:t xml:space="preserve"> </w:t>
      </w:r>
      <w:r w:rsidRPr="00D753AC">
        <w:rPr>
          <w:rFonts w:cs="Times New Roman"/>
          <w:w w:val="105"/>
          <w:sz w:val="22"/>
          <w:szCs w:val="22"/>
          <w:rPrChange w:id="6433" w:author="Claire Kouba" w:date="2023-09-12T16:52:00Z">
            <w:rPr/>
          </w:rPrChange>
        </w:rPr>
        <w:t>the</w:t>
      </w:r>
      <w:r w:rsidRPr="00D753AC">
        <w:rPr>
          <w:rFonts w:cs="Times New Roman"/>
          <w:spacing w:val="-17"/>
          <w:w w:val="105"/>
          <w:sz w:val="22"/>
          <w:szCs w:val="22"/>
          <w:rPrChange w:id="6434" w:author="Claire Kouba" w:date="2023-09-12T16:52:00Z">
            <w:rPr>
              <w:spacing w:val="-27"/>
            </w:rPr>
          </w:rPrChange>
        </w:rPr>
        <w:t xml:space="preserve"> </w:t>
      </w:r>
      <w:r w:rsidRPr="00D753AC">
        <w:rPr>
          <w:rFonts w:cs="Times New Roman"/>
          <w:w w:val="105"/>
          <w:sz w:val="22"/>
          <w:szCs w:val="22"/>
          <w:rPrChange w:id="6435" w:author="Claire Kouba" w:date="2023-09-12T16:52:00Z">
            <w:rPr/>
          </w:rPrChange>
        </w:rPr>
        <w:t>fall.</w:t>
      </w:r>
      <w:ins w:id="6436" w:author="Claire Kouba" w:date="2023-09-12T16:52:00Z">
        <w:r w:rsidRPr="00D753AC">
          <w:rPr>
            <w:rFonts w:cs="Times New Roman"/>
            <w:spacing w:val="-17"/>
            <w:w w:val="105"/>
            <w:sz w:val="22"/>
            <w:szCs w:val="22"/>
          </w:rPr>
          <w:t xml:space="preserve"> </w:t>
        </w:r>
        <w:r w:rsidRPr="00D753AC">
          <w:rPr>
            <w:rFonts w:cs="Times New Roman"/>
            <w:w w:val="105"/>
            <w:sz w:val="22"/>
            <w:szCs w:val="22"/>
          </w:rPr>
          <w:t>This</w:t>
        </w:r>
        <w:r w:rsidRPr="00D753AC">
          <w:rPr>
            <w:rFonts w:cs="Times New Roman"/>
            <w:spacing w:val="-17"/>
            <w:w w:val="105"/>
            <w:sz w:val="22"/>
            <w:szCs w:val="22"/>
          </w:rPr>
          <w:t xml:space="preserve"> </w:t>
        </w:r>
        <w:r w:rsidRPr="00D753AC">
          <w:rPr>
            <w:rFonts w:cs="Times New Roman"/>
            <w:w w:val="105"/>
            <w:sz w:val="22"/>
            <w:szCs w:val="22"/>
          </w:rPr>
          <w:t>prediction</w:t>
        </w:r>
        <w:r w:rsidRPr="00D753AC">
          <w:rPr>
            <w:rFonts w:cs="Times New Roman"/>
            <w:spacing w:val="-17"/>
            <w:w w:val="105"/>
            <w:sz w:val="22"/>
            <w:szCs w:val="22"/>
          </w:rPr>
          <w:t xml:space="preserve"> </w:t>
        </w:r>
        <w:r w:rsidRPr="00D753AC">
          <w:rPr>
            <w:rFonts w:cs="Times New Roman"/>
            <w:w w:val="105"/>
            <w:sz w:val="22"/>
            <w:szCs w:val="22"/>
          </w:rPr>
          <w:t>also</w:t>
        </w:r>
        <w:r w:rsidRPr="00D753AC">
          <w:rPr>
            <w:rFonts w:cs="Times New Roman"/>
            <w:spacing w:val="-17"/>
            <w:w w:val="105"/>
            <w:sz w:val="22"/>
            <w:szCs w:val="22"/>
          </w:rPr>
          <w:t xml:space="preserve"> </w:t>
        </w:r>
        <w:r w:rsidRPr="00D753AC">
          <w:rPr>
            <w:rFonts w:cs="Times New Roman"/>
            <w:w w:val="105"/>
            <w:sz w:val="22"/>
            <w:szCs w:val="22"/>
          </w:rPr>
          <w:t>carries</w:t>
        </w:r>
        <w:r w:rsidRPr="00D753AC">
          <w:rPr>
            <w:rFonts w:cs="Times New Roman"/>
            <w:spacing w:val="-17"/>
            <w:w w:val="105"/>
            <w:sz w:val="22"/>
            <w:szCs w:val="22"/>
          </w:rPr>
          <w:t xml:space="preserve"> </w:t>
        </w:r>
        <w:r w:rsidRPr="00D753AC">
          <w:rPr>
            <w:rFonts w:cs="Times New Roman"/>
            <w:w w:val="105"/>
            <w:sz w:val="22"/>
            <w:szCs w:val="22"/>
          </w:rPr>
          <w:t>substantial</w:t>
        </w:r>
        <w:r w:rsidRPr="00D753AC">
          <w:rPr>
            <w:rFonts w:cs="Times New Roman"/>
            <w:spacing w:val="-17"/>
            <w:w w:val="105"/>
            <w:sz w:val="22"/>
            <w:szCs w:val="22"/>
          </w:rPr>
          <w:t xml:space="preserve"> </w:t>
        </w:r>
        <w:r w:rsidRPr="00D753AC">
          <w:rPr>
            <w:rFonts w:cs="Times New Roman"/>
            <w:w w:val="105"/>
            <w:sz w:val="22"/>
            <w:szCs w:val="22"/>
          </w:rPr>
          <w:t>uncertainty</w:t>
        </w:r>
        <w:r w:rsidRPr="00D753AC">
          <w:rPr>
            <w:rFonts w:cs="Times New Roman"/>
            <w:spacing w:val="-17"/>
            <w:w w:val="105"/>
            <w:sz w:val="22"/>
            <w:szCs w:val="22"/>
          </w:rPr>
          <w:t xml:space="preserve"> </w:t>
        </w:r>
        <w:r w:rsidRPr="00D753AC">
          <w:rPr>
            <w:rFonts w:cs="Times New Roman"/>
            <w:w w:val="105"/>
            <w:sz w:val="22"/>
            <w:szCs w:val="22"/>
          </w:rPr>
          <w:t>(RMSE</w:t>
        </w:r>
        <w:r w:rsidRPr="00D753AC">
          <w:rPr>
            <w:rFonts w:cs="Times New Roman"/>
            <w:spacing w:val="-17"/>
            <w:w w:val="105"/>
            <w:sz w:val="22"/>
            <w:szCs w:val="22"/>
          </w:rPr>
          <w:t xml:space="preserve"> </w:t>
        </w:r>
        <w:r w:rsidRPr="00D753AC">
          <w:rPr>
            <w:rFonts w:cs="Times New Roman"/>
            <w:w w:val="105"/>
            <w:sz w:val="22"/>
            <w:szCs w:val="22"/>
          </w:rPr>
          <w:t>of</w:t>
        </w:r>
        <w:r w:rsidRPr="00D753AC">
          <w:rPr>
            <w:rFonts w:cs="Times New Roman"/>
            <w:w w:val="99"/>
            <w:sz w:val="22"/>
            <w:szCs w:val="22"/>
          </w:rPr>
          <w:t xml:space="preserve"> </w:t>
        </w:r>
        <w:r w:rsidRPr="00D753AC">
          <w:rPr>
            <w:rFonts w:cs="Times New Roman"/>
            <w:w w:val="105"/>
            <w:sz w:val="22"/>
            <w:szCs w:val="22"/>
          </w:rPr>
          <w:t>37%</w:t>
        </w:r>
        <w:r w:rsidRPr="00D753AC">
          <w:rPr>
            <w:rFonts w:cs="Times New Roman"/>
            <w:spacing w:val="-16"/>
            <w:w w:val="105"/>
            <w:sz w:val="22"/>
            <w:szCs w:val="22"/>
          </w:rPr>
          <w:t xml:space="preserve"> </w:t>
        </w:r>
        <w:r w:rsidRPr="00D753AC">
          <w:rPr>
            <w:rFonts w:cs="Times New Roman"/>
            <w:w w:val="105"/>
            <w:sz w:val="22"/>
            <w:szCs w:val="22"/>
          </w:rPr>
          <w:t>of</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mean</w:t>
        </w:r>
        <w:r w:rsidRPr="00D753AC">
          <w:rPr>
            <w:rFonts w:cs="Times New Roman"/>
            <w:spacing w:val="-16"/>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3"/>
            <w:w w:val="105"/>
            <w:position w:val="-2"/>
            <w:sz w:val="22"/>
            <w:szCs w:val="22"/>
          </w:rPr>
          <w:t xml:space="preserve"> </w:t>
        </w:r>
        <w:r w:rsidRPr="00D753AC">
          <w:rPr>
            <w:rFonts w:cs="Times New Roman"/>
            <w:w w:val="105"/>
            <w:sz w:val="22"/>
            <w:szCs w:val="22"/>
          </w:rPr>
          <w:t>value,</w:t>
        </w:r>
        <w:r w:rsidRPr="00D753AC">
          <w:rPr>
            <w:rFonts w:cs="Times New Roman"/>
            <w:spacing w:val="-16"/>
            <w:w w:val="105"/>
            <w:sz w:val="22"/>
            <w:szCs w:val="22"/>
          </w:rPr>
          <w:t xml:space="preserve"> </w:t>
        </w:r>
        <w:r w:rsidRPr="00D753AC">
          <w:rPr>
            <w:rFonts w:cs="Times New Roman"/>
            <w:w w:val="105"/>
            <w:sz w:val="22"/>
            <w:szCs w:val="22"/>
          </w:rPr>
          <w:t>68.8</w:t>
        </w:r>
        <w:r w:rsidRPr="00D753AC">
          <w:rPr>
            <w:rFonts w:cs="Times New Roman"/>
            <w:spacing w:val="-16"/>
            <w:w w:val="105"/>
            <w:sz w:val="22"/>
            <w:szCs w:val="22"/>
          </w:rPr>
          <w:t xml:space="preserve"> </w:t>
        </w:r>
        <w:r w:rsidRPr="00D753AC">
          <w:rPr>
            <w:rFonts w:cs="Times New Roman"/>
            <w:w w:val="105"/>
            <w:sz w:val="22"/>
            <w:szCs w:val="22"/>
          </w:rPr>
          <w:t>mm).</w:t>
        </w:r>
      </w:ins>
    </w:p>
    <w:p w:rsidR="00A7616E" w:rsidRPr="00D753AC" w:rsidRDefault="00A7616E" w:rsidP="00D753AC">
      <w:pPr>
        <w:spacing w:before="5"/>
        <w:ind w:left="173"/>
        <w:rPr>
          <w:del w:id="6437" w:author="Claire Kouba" w:date="2023-09-12T16:52:00Z"/>
          <w:rFonts w:ascii="Times New Roman" w:eastAsia="Times New Roman" w:hAnsi="Times New Roman" w:cs="Times New Roman"/>
        </w:rPr>
      </w:pPr>
    </w:p>
    <w:p w:rsidR="002153D1" w:rsidRPr="00D753AC" w:rsidRDefault="002573FA">
      <w:pPr>
        <w:pStyle w:val="Heading2"/>
        <w:numPr>
          <w:ilvl w:val="1"/>
          <w:numId w:val="2"/>
        </w:numPr>
        <w:tabs>
          <w:tab w:val="left" w:pos="619"/>
        </w:tabs>
        <w:spacing w:before="181"/>
        <w:ind w:left="173" w:right="61"/>
        <w:rPr>
          <w:rFonts w:cs="Times New Roman"/>
          <w:sz w:val="22"/>
          <w:szCs w:val="22"/>
        </w:rPr>
        <w:pPrChange w:id="6438" w:author="Claire Kouba" w:date="2023-09-12T16:52:00Z">
          <w:pPr>
            <w:pStyle w:val="Heading1"/>
            <w:numPr>
              <w:ilvl w:val="1"/>
              <w:numId w:val="10"/>
            </w:numPr>
            <w:tabs>
              <w:tab w:val="left" w:pos="566"/>
            </w:tabs>
            <w:ind w:left="173" w:hanging="448"/>
            <w:jc w:val="right"/>
          </w:pPr>
        </w:pPrChange>
      </w:pPr>
      <w:r w:rsidRPr="00D753AC">
        <w:rPr>
          <w:rFonts w:cs="Times New Roman"/>
          <w:sz w:val="22"/>
          <w:szCs w:val="22"/>
        </w:rPr>
        <w:t>Management implications of best-performing</w:t>
      </w:r>
      <w:r w:rsidRPr="00D753AC">
        <w:rPr>
          <w:rFonts w:cs="Times New Roman"/>
          <w:spacing w:val="-5"/>
          <w:sz w:val="22"/>
          <w:szCs w:val="22"/>
        </w:rPr>
        <w:t xml:space="preserve"> </w:t>
      </w:r>
      <w:r w:rsidRPr="00D753AC">
        <w:rPr>
          <w:rFonts w:cs="Times New Roman"/>
          <w:sz w:val="22"/>
          <w:szCs w:val="22"/>
        </w:rPr>
        <w:t>predictors</w:t>
      </w:r>
    </w:p>
    <w:p w:rsidR="002153D1" w:rsidRPr="00D753AC" w:rsidRDefault="002153D1">
      <w:pPr>
        <w:spacing w:before="3"/>
        <w:ind w:left="173"/>
        <w:rPr>
          <w:rFonts w:ascii="Times New Roman" w:eastAsia="Times New Roman" w:hAnsi="Times New Roman" w:cs="Times New Roman"/>
          <w:b/>
          <w:bCs/>
        </w:rPr>
        <w:pPrChange w:id="6439" w:author="Claire Kouba" w:date="2023-09-12T16:52:00Z">
          <w:pPr>
            <w:spacing w:before="4"/>
            <w:ind w:left="173"/>
          </w:pPr>
        </w:pPrChange>
      </w:pPr>
    </w:p>
    <w:p w:rsidR="002153D1" w:rsidRPr="00D753AC" w:rsidRDefault="002573FA">
      <w:pPr>
        <w:pStyle w:val="BodyText"/>
        <w:ind w:left="173" w:right="153"/>
        <w:rPr>
          <w:rFonts w:cs="Times New Roman"/>
          <w:sz w:val="22"/>
          <w:szCs w:val="22"/>
        </w:rPr>
        <w:pPrChange w:id="6440" w:author="Claire Kouba" w:date="2023-09-12T16:52:00Z">
          <w:pPr>
            <w:pStyle w:val="BodyText"/>
            <w:spacing w:line="343" w:lineRule="auto"/>
            <w:ind w:left="173" w:right="201" w:firstLine="13"/>
          </w:pPr>
        </w:pPrChange>
      </w:pPr>
      <w:r w:rsidRPr="00D753AC">
        <w:rPr>
          <w:rFonts w:cs="Times New Roman"/>
          <w:w w:val="105"/>
          <w:sz w:val="22"/>
          <w:szCs w:val="22"/>
        </w:rPr>
        <w:t xml:space="preserve">As described in Results, the linear models that best predicted observed values of </w:t>
      </w:r>
      <w:r w:rsidRPr="00D753AC">
        <w:rPr>
          <w:rFonts w:cs="Times New Roman"/>
          <w:i/>
          <w:w w:val="105"/>
          <w:sz w:val="22"/>
          <w:szCs w:val="22"/>
        </w:rPr>
        <w:t>V</w:t>
      </w:r>
      <w:r w:rsidRPr="00D753AC">
        <w:rPr>
          <w:rFonts w:cs="Times New Roman"/>
          <w:i/>
          <w:w w:val="105"/>
          <w:position w:val="-2"/>
          <w:sz w:val="22"/>
          <w:szCs w:val="22"/>
        </w:rPr>
        <w:t>min</w:t>
      </w:r>
      <w:del w:id="6441" w:author="Claire Kouba" w:date="2023-09-12T16:52:00Z">
        <w:r w:rsidR="00505335" w:rsidRPr="00D753AC">
          <w:rPr>
            <w:rFonts w:cs="Times New Roman"/>
            <w:i/>
            <w:w w:val="105"/>
            <w:position w:val="-2"/>
            <w:sz w:val="22"/>
            <w:szCs w:val="22"/>
          </w:rPr>
          <w:delText xml:space="preserve">. </w:delText>
        </w:r>
        <w:r w:rsidR="00505335" w:rsidRPr="00D753AC">
          <w:rPr>
            <w:rFonts w:cs="Times New Roman"/>
            <w:w w:val="105"/>
            <w:position w:val="-2"/>
            <w:sz w:val="22"/>
            <w:szCs w:val="22"/>
          </w:rPr>
          <w:delText xml:space="preserve">30 </w:delText>
        </w:r>
        <w:r w:rsidR="00505335" w:rsidRPr="00D753AC">
          <w:rPr>
            <w:rFonts w:cs="Times New Roman"/>
            <w:i/>
            <w:w w:val="105"/>
            <w:position w:val="-2"/>
            <w:sz w:val="22"/>
            <w:szCs w:val="22"/>
          </w:rPr>
          <w:delText>days</w:delText>
        </w:r>
      </w:del>
      <w:r w:rsidRPr="00D753AC">
        <w:rPr>
          <w:rFonts w:cs="Times New Roman"/>
          <w:i/>
          <w:w w:val="105"/>
          <w:position w:val="-2"/>
          <w:sz w:val="22"/>
          <w:szCs w:val="22"/>
        </w:rPr>
        <w:t xml:space="preserve"> </w:t>
      </w:r>
      <w:r w:rsidRPr="00D753AC">
        <w:rPr>
          <w:rFonts w:cs="Times New Roman"/>
          <w:w w:val="105"/>
          <w:sz w:val="22"/>
          <w:szCs w:val="22"/>
        </w:rPr>
        <w:t xml:space="preserve">and </w:t>
      </w:r>
      <w:r w:rsidRPr="00D753AC">
        <w:rPr>
          <w:rFonts w:cs="Times New Roman"/>
          <w:i/>
          <w:w w:val="105"/>
          <w:sz w:val="22"/>
          <w:szCs w:val="22"/>
        </w:rPr>
        <w:t>P</w:t>
      </w:r>
      <w:r w:rsidRPr="00D753AC">
        <w:rPr>
          <w:rFonts w:cs="Times New Roman"/>
          <w:i/>
          <w:w w:val="105"/>
          <w:position w:val="-2"/>
          <w:sz w:val="22"/>
          <w:szCs w:val="22"/>
        </w:rPr>
        <w:t xml:space="preserve">spill </w:t>
      </w:r>
      <w:r w:rsidRPr="00D753AC">
        <w:rPr>
          <w:rFonts w:cs="Times New Roman"/>
          <w:w w:val="105"/>
          <w:sz w:val="22"/>
          <w:szCs w:val="22"/>
        </w:rPr>
        <w:t>were both</w:t>
      </w:r>
      <w:r w:rsidRPr="00D753AC">
        <w:rPr>
          <w:rFonts w:cs="Times New Roman"/>
          <w:w w:val="105"/>
          <w:sz w:val="22"/>
          <w:szCs w:val="22"/>
          <w:rPrChange w:id="6442" w:author="Claire Kouba" w:date="2023-09-12T16:52:00Z">
            <w:rPr>
              <w:spacing w:val="-22"/>
              <w:w w:val="105"/>
            </w:rPr>
          </w:rPrChange>
        </w:rPr>
        <w:t xml:space="preserve"> </w:t>
      </w:r>
      <w:r w:rsidRPr="00D753AC">
        <w:rPr>
          <w:rFonts w:cs="Times New Roman"/>
          <w:w w:val="105"/>
          <w:sz w:val="22"/>
          <w:szCs w:val="22"/>
        </w:rPr>
        <w:t>based</w:t>
      </w:r>
      <w:r w:rsidRPr="00D753AC">
        <w:rPr>
          <w:rFonts w:cs="Times New Roman"/>
          <w:w w:val="105"/>
          <w:sz w:val="22"/>
          <w:szCs w:val="22"/>
          <w:rPrChange w:id="6443" w:author="Claire Kouba" w:date="2023-09-12T16:52:00Z">
            <w:rPr>
              <w:w w:val="99"/>
            </w:rPr>
          </w:rPrChange>
        </w:rPr>
        <w:t xml:space="preserve"> </w:t>
      </w:r>
      <w:r w:rsidRPr="00D753AC">
        <w:rPr>
          <w:rFonts w:cs="Times New Roman"/>
          <w:w w:val="105"/>
          <w:sz w:val="22"/>
          <w:szCs w:val="22"/>
        </w:rPr>
        <w:t>on</w:t>
      </w:r>
      <w:r w:rsidRPr="00D753AC">
        <w:rPr>
          <w:rFonts w:cs="Times New Roman"/>
          <w:spacing w:val="7"/>
          <w:w w:val="105"/>
          <w:sz w:val="22"/>
          <w:szCs w:val="22"/>
          <w:rPrChange w:id="6444" w:author="Claire Kouba" w:date="2023-09-12T16:52:00Z">
            <w:rPr>
              <w:spacing w:val="-4"/>
              <w:w w:val="105"/>
            </w:rPr>
          </w:rPrChange>
        </w:rPr>
        <w:t xml:space="preserve"> </w:t>
      </w:r>
      <w:r w:rsidRPr="00D753AC">
        <w:rPr>
          <w:rFonts w:cs="Times New Roman"/>
          <w:w w:val="105"/>
          <w:sz w:val="22"/>
          <w:szCs w:val="22"/>
        </w:rPr>
        <w:t>the</w:t>
      </w:r>
      <w:r w:rsidRPr="00D753AC">
        <w:rPr>
          <w:rFonts w:cs="Times New Roman"/>
          <w:w w:val="99"/>
          <w:sz w:val="22"/>
          <w:szCs w:val="22"/>
          <w:rPrChange w:id="6445" w:author="Claire Kouba" w:date="2023-09-12T16:52:00Z">
            <w:rPr>
              <w:spacing w:val="-4"/>
              <w:w w:val="105"/>
            </w:rPr>
          </w:rPrChange>
        </w:rPr>
        <w:t xml:space="preserve"> </w:t>
      </w:r>
      <w:r w:rsidRPr="00D753AC">
        <w:rPr>
          <w:rFonts w:cs="Times New Roman"/>
          <w:w w:val="105"/>
          <w:sz w:val="22"/>
          <w:szCs w:val="22"/>
        </w:rPr>
        <w:t>same</w:t>
      </w:r>
      <w:r w:rsidRPr="00D753AC">
        <w:rPr>
          <w:rFonts w:cs="Times New Roman"/>
          <w:spacing w:val="-29"/>
          <w:w w:val="105"/>
          <w:sz w:val="22"/>
          <w:szCs w:val="22"/>
          <w:rPrChange w:id="6446" w:author="Claire Kouba" w:date="2023-09-12T16:52:00Z">
            <w:rPr>
              <w:spacing w:val="-4"/>
              <w:w w:val="105"/>
            </w:rPr>
          </w:rPrChange>
        </w:rPr>
        <w:t xml:space="preserve"> </w:t>
      </w:r>
      <w:r w:rsidRPr="00D753AC">
        <w:rPr>
          <w:rFonts w:cs="Times New Roman"/>
          <w:w w:val="105"/>
          <w:sz w:val="22"/>
          <w:szCs w:val="22"/>
        </w:rPr>
        <w:t>two</w:t>
      </w:r>
      <w:r w:rsidRPr="00D753AC">
        <w:rPr>
          <w:rFonts w:cs="Times New Roman"/>
          <w:spacing w:val="-28"/>
          <w:w w:val="105"/>
          <w:sz w:val="22"/>
          <w:szCs w:val="22"/>
          <w:rPrChange w:id="6447" w:author="Claire Kouba" w:date="2023-09-12T16:52:00Z">
            <w:rPr>
              <w:spacing w:val="-4"/>
              <w:w w:val="105"/>
            </w:rPr>
          </w:rPrChange>
        </w:rPr>
        <w:t xml:space="preserve"> </w:t>
      </w:r>
      <w:r w:rsidRPr="00D753AC">
        <w:rPr>
          <w:rFonts w:cs="Times New Roman"/>
          <w:w w:val="105"/>
          <w:sz w:val="22"/>
          <w:szCs w:val="22"/>
        </w:rPr>
        <w:t>observation</w:t>
      </w:r>
      <w:r w:rsidRPr="00D753AC">
        <w:rPr>
          <w:rFonts w:cs="Times New Roman"/>
          <w:spacing w:val="-28"/>
          <w:w w:val="105"/>
          <w:sz w:val="22"/>
          <w:szCs w:val="22"/>
          <w:rPrChange w:id="6448" w:author="Claire Kouba" w:date="2023-09-12T16:52:00Z">
            <w:rPr>
              <w:spacing w:val="-4"/>
              <w:w w:val="105"/>
            </w:rPr>
          </w:rPrChange>
        </w:rPr>
        <w:t xml:space="preserve"> </w:t>
      </w:r>
      <w:r w:rsidRPr="00D753AC">
        <w:rPr>
          <w:rFonts w:cs="Times New Roman"/>
          <w:w w:val="105"/>
          <w:sz w:val="22"/>
          <w:szCs w:val="22"/>
        </w:rPr>
        <w:t>locations</w:t>
      </w:r>
      <w:r w:rsidRPr="00D753AC">
        <w:rPr>
          <w:rFonts w:cs="Times New Roman"/>
          <w:spacing w:val="-29"/>
          <w:w w:val="105"/>
          <w:sz w:val="22"/>
          <w:szCs w:val="22"/>
          <w:rPrChange w:id="6449" w:author="Claire Kouba" w:date="2023-09-12T16:52:00Z">
            <w:rPr>
              <w:spacing w:val="-4"/>
              <w:w w:val="105"/>
            </w:rPr>
          </w:rPrChange>
        </w:rPr>
        <w:t xml:space="preserve"> </w:t>
      </w:r>
      <w:r w:rsidRPr="00D753AC">
        <w:rPr>
          <w:rFonts w:cs="Times New Roman"/>
          <w:w w:val="105"/>
          <w:sz w:val="22"/>
          <w:szCs w:val="22"/>
        </w:rPr>
        <w:t>(the</w:t>
      </w:r>
      <w:r w:rsidRPr="00D753AC">
        <w:rPr>
          <w:rFonts w:cs="Times New Roman"/>
          <w:spacing w:val="-29"/>
          <w:w w:val="105"/>
          <w:sz w:val="22"/>
          <w:szCs w:val="22"/>
          <w:rPrChange w:id="6450" w:author="Claire Kouba" w:date="2023-09-12T16:52:00Z">
            <w:rPr>
              <w:spacing w:val="-4"/>
              <w:w w:val="105"/>
            </w:rPr>
          </w:rPrChange>
        </w:rPr>
        <w:t xml:space="preserve"> </w:t>
      </w:r>
      <w:r w:rsidRPr="00D753AC">
        <w:rPr>
          <w:rFonts w:cs="Times New Roman"/>
          <w:w w:val="105"/>
          <w:sz w:val="22"/>
          <w:szCs w:val="22"/>
        </w:rPr>
        <w:t>SWJ</w:t>
      </w:r>
      <w:r w:rsidRPr="00D753AC">
        <w:rPr>
          <w:rFonts w:cs="Times New Roman"/>
          <w:spacing w:val="-28"/>
          <w:w w:val="105"/>
          <w:sz w:val="22"/>
          <w:szCs w:val="22"/>
          <w:rPrChange w:id="6451" w:author="Claire Kouba" w:date="2023-09-12T16:52:00Z">
            <w:rPr>
              <w:spacing w:val="-4"/>
              <w:w w:val="105"/>
            </w:rPr>
          </w:rPrChange>
        </w:rPr>
        <w:t xml:space="preserve"> </w:t>
      </w:r>
      <w:r w:rsidRPr="00D753AC">
        <w:rPr>
          <w:rFonts w:cs="Times New Roman"/>
          <w:w w:val="105"/>
          <w:sz w:val="22"/>
          <w:szCs w:val="22"/>
        </w:rPr>
        <w:t>snow</w:t>
      </w:r>
      <w:r w:rsidRPr="00D753AC">
        <w:rPr>
          <w:rFonts w:cs="Times New Roman"/>
          <w:spacing w:val="-29"/>
          <w:w w:val="105"/>
          <w:sz w:val="22"/>
          <w:szCs w:val="22"/>
          <w:rPrChange w:id="6452" w:author="Claire Kouba" w:date="2023-09-12T16:52:00Z">
            <w:rPr>
              <w:spacing w:val="-4"/>
              <w:w w:val="105"/>
            </w:rPr>
          </w:rPrChange>
        </w:rPr>
        <w:t xml:space="preserve"> </w:t>
      </w:r>
      <w:r w:rsidRPr="00D753AC">
        <w:rPr>
          <w:rFonts w:cs="Times New Roman"/>
          <w:w w:val="105"/>
          <w:sz w:val="22"/>
          <w:szCs w:val="22"/>
        </w:rPr>
        <w:t>course</w:t>
      </w:r>
      <w:r w:rsidRPr="00D753AC">
        <w:rPr>
          <w:rFonts w:cs="Times New Roman"/>
          <w:spacing w:val="-29"/>
          <w:w w:val="105"/>
          <w:sz w:val="22"/>
          <w:szCs w:val="22"/>
          <w:rPrChange w:id="6453" w:author="Claire Kouba" w:date="2023-09-12T16:52:00Z">
            <w:rPr>
              <w:spacing w:val="-4"/>
              <w:w w:val="105"/>
            </w:rPr>
          </w:rPrChange>
        </w:rPr>
        <w:t xml:space="preserve"> </w:t>
      </w:r>
      <w:r w:rsidRPr="00D753AC">
        <w:rPr>
          <w:rFonts w:cs="Times New Roman"/>
          <w:w w:val="105"/>
          <w:sz w:val="22"/>
          <w:szCs w:val="22"/>
        </w:rPr>
        <w:t>and</w:t>
      </w:r>
      <w:r w:rsidRPr="00D753AC">
        <w:rPr>
          <w:rFonts w:cs="Times New Roman"/>
          <w:spacing w:val="-29"/>
          <w:w w:val="105"/>
          <w:sz w:val="22"/>
          <w:szCs w:val="22"/>
          <w:rPrChange w:id="6454" w:author="Claire Kouba" w:date="2023-09-12T16:52:00Z">
            <w:rPr>
              <w:spacing w:val="-4"/>
              <w:w w:val="105"/>
            </w:rPr>
          </w:rPrChange>
        </w:rPr>
        <w:t xml:space="preserve"> </w:t>
      </w:r>
      <w:r w:rsidRPr="00D753AC">
        <w:rPr>
          <w:rFonts w:cs="Times New Roman"/>
          <w:w w:val="105"/>
          <w:sz w:val="22"/>
          <w:szCs w:val="22"/>
        </w:rPr>
        <w:t>the</w:t>
      </w:r>
      <w:r w:rsidRPr="00D753AC">
        <w:rPr>
          <w:rFonts w:cs="Times New Roman"/>
          <w:spacing w:val="-28"/>
          <w:w w:val="105"/>
          <w:sz w:val="22"/>
          <w:szCs w:val="22"/>
          <w:rPrChange w:id="6455" w:author="Claire Kouba" w:date="2023-09-12T16:52:00Z">
            <w:rPr>
              <w:spacing w:val="-4"/>
              <w:w w:val="105"/>
            </w:rPr>
          </w:rPrChange>
        </w:rPr>
        <w:t xml:space="preserve"> </w:t>
      </w:r>
      <w:r w:rsidRPr="00D753AC">
        <w:rPr>
          <w:rFonts w:cs="Times New Roman"/>
          <w:w w:val="105"/>
          <w:sz w:val="22"/>
          <w:szCs w:val="22"/>
        </w:rPr>
        <w:t>FJRS</w:t>
      </w:r>
      <w:r w:rsidRPr="00D753AC">
        <w:rPr>
          <w:rFonts w:cs="Times New Roman"/>
          <w:spacing w:val="-29"/>
          <w:w w:val="105"/>
          <w:sz w:val="22"/>
          <w:szCs w:val="22"/>
          <w:rPrChange w:id="6456" w:author="Claire Kouba" w:date="2023-09-12T16:52:00Z">
            <w:rPr>
              <w:spacing w:val="-4"/>
              <w:w w:val="105"/>
            </w:rPr>
          </w:rPrChange>
        </w:rPr>
        <w:t xml:space="preserve"> </w:t>
      </w:r>
      <w:r w:rsidRPr="00D753AC">
        <w:rPr>
          <w:rFonts w:cs="Times New Roman"/>
          <w:w w:val="105"/>
          <w:sz w:val="22"/>
          <w:szCs w:val="22"/>
        </w:rPr>
        <w:t>weather</w:t>
      </w:r>
      <w:r w:rsidRPr="00D753AC">
        <w:rPr>
          <w:rFonts w:cs="Times New Roman"/>
          <w:spacing w:val="-29"/>
          <w:w w:val="105"/>
          <w:sz w:val="22"/>
          <w:szCs w:val="22"/>
          <w:rPrChange w:id="6457" w:author="Claire Kouba" w:date="2023-09-12T16:52:00Z">
            <w:rPr>
              <w:spacing w:val="-4"/>
              <w:w w:val="105"/>
            </w:rPr>
          </w:rPrChange>
        </w:rPr>
        <w:t xml:space="preserve"> </w:t>
      </w:r>
      <w:r w:rsidRPr="00D753AC">
        <w:rPr>
          <w:rFonts w:cs="Times New Roman"/>
          <w:w w:val="105"/>
          <w:sz w:val="22"/>
          <w:szCs w:val="22"/>
        </w:rPr>
        <w:t>station;</w:t>
      </w:r>
      <w:r w:rsidRPr="00D753AC">
        <w:rPr>
          <w:rFonts w:cs="Times New Roman"/>
          <w:spacing w:val="-29"/>
          <w:w w:val="105"/>
          <w:sz w:val="22"/>
          <w:szCs w:val="22"/>
          <w:rPrChange w:id="6458" w:author="Claire Kouba" w:date="2023-09-12T16:52:00Z">
            <w:rPr>
              <w:spacing w:val="-4"/>
              <w:w w:val="105"/>
            </w:rPr>
          </w:rPrChange>
        </w:rPr>
        <w:t xml:space="preserve"> </w:t>
      </w:r>
      <w:del w:id="6459"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 </w:delInstrText>
        </w:r>
        <w:r w:rsidR="00505335" w:rsidRPr="00D753AC">
          <w:rPr>
            <w:rFonts w:cs="Times New Roman"/>
            <w:sz w:val="22"/>
            <w:szCs w:val="22"/>
          </w:rPr>
          <w:fldChar w:fldCharType="separate"/>
        </w:r>
        <w:r w:rsidR="00505335" w:rsidRPr="00D753AC">
          <w:rPr>
            <w:rFonts w:cs="Times New Roman"/>
            <w:w w:val="105"/>
            <w:sz w:val="22"/>
            <w:szCs w:val="22"/>
          </w:rPr>
          <w:delText>Figure</w:delText>
        </w:r>
        <w:r w:rsidR="00505335" w:rsidRPr="00D753AC">
          <w:rPr>
            <w:rFonts w:cs="Times New Roman"/>
            <w:w w:val="105"/>
            <w:sz w:val="22"/>
            <w:szCs w:val="22"/>
          </w:rPr>
          <w:fldChar w:fldCharType="end"/>
        </w:r>
        <w:r w:rsidR="00505335" w:rsidRPr="00D753AC">
          <w:rPr>
            <w:rFonts w:cs="Times New Roman"/>
            <w:spacing w:val="-4"/>
            <w:w w:val="105"/>
            <w:sz w:val="22"/>
            <w:szCs w:val="22"/>
          </w:rPr>
          <w:delText xml:space="preserve"> </w:delText>
        </w:r>
        <w:r w:rsidR="00505335" w:rsidRPr="00D753AC">
          <w:rPr>
            <w:rFonts w:cs="Times New Roman"/>
            <w:w w:val="105"/>
            <w:sz w:val="22"/>
            <w:szCs w:val="22"/>
          </w:rPr>
          <w:delText>3</w:delText>
        </w:r>
      </w:del>
      <w:ins w:id="6460"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"_bookmark0" </w:instrText>
        </w:r>
        <w:r w:rsidRPr="00D753AC">
          <w:rPr>
            <w:rFonts w:cs="Times New Roman"/>
            <w:sz w:val="22"/>
            <w:szCs w:val="22"/>
          </w:rPr>
          <w:fldChar w:fldCharType="separate"/>
        </w:r>
        <w:r w:rsidRPr="00D753AC">
          <w:rPr>
            <w:rFonts w:cs="Times New Roman"/>
            <w:w w:val="105"/>
            <w:sz w:val="22"/>
            <w:szCs w:val="22"/>
          </w:rPr>
          <w:t>Figure</w:t>
        </w:r>
        <w:r w:rsidRPr="00D753AC">
          <w:rPr>
            <w:rFonts w:cs="Times New Roman"/>
            <w:w w:val="105"/>
            <w:sz w:val="22"/>
            <w:szCs w:val="22"/>
          </w:rPr>
          <w:fldChar w:fldCharType="end"/>
        </w:r>
        <w:r w:rsidRPr="00D753AC">
          <w:rPr>
            <w:rFonts w:cs="Times New Roman"/>
            <w:spacing w:val="-28"/>
            <w:w w:val="105"/>
            <w:sz w:val="22"/>
            <w:szCs w:val="22"/>
          </w:rPr>
          <w:t xml:space="preserve"> </w:t>
        </w:r>
        <w:r w:rsidRPr="00D753AC">
          <w:rPr>
            <w:rFonts w:cs="Times New Roman"/>
            <w:w w:val="105"/>
            <w:sz w:val="22"/>
            <w:szCs w:val="22"/>
          </w:rPr>
          <w:t>1</w:t>
        </w:r>
      </w:ins>
      <w:r w:rsidRPr="00D753AC">
        <w:rPr>
          <w:rFonts w:cs="Times New Roman"/>
          <w:w w:val="105"/>
          <w:sz w:val="22"/>
          <w:szCs w:val="22"/>
        </w:rPr>
        <w:t>),</w:t>
      </w:r>
      <w:r w:rsidRPr="00D753AC">
        <w:rPr>
          <w:rFonts w:cs="Times New Roman"/>
          <w:spacing w:val="-29"/>
          <w:w w:val="105"/>
          <w:sz w:val="22"/>
          <w:szCs w:val="22"/>
          <w:rPrChange w:id="6461" w:author="Claire Kouba" w:date="2023-09-12T16:52:00Z">
            <w:rPr>
              <w:spacing w:val="-4"/>
              <w:w w:val="105"/>
            </w:rPr>
          </w:rPrChange>
        </w:rPr>
        <w:t xml:space="preserve"> </w:t>
      </w:r>
      <w:r w:rsidRPr="00D753AC">
        <w:rPr>
          <w:rFonts w:cs="Times New Roman"/>
          <w:w w:val="105"/>
          <w:sz w:val="22"/>
          <w:szCs w:val="22"/>
        </w:rPr>
        <w:t>both</w:t>
      </w:r>
      <w:r w:rsidRPr="00D753AC">
        <w:rPr>
          <w:rFonts w:cs="Times New Roman"/>
          <w:spacing w:val="-29"/>
          <w:w w:val="105"/>
          <w:sz w:val="22"/>
          <w:szCs w:val="22"/>
          <w:rPrChange w:id="6462" w:author="Claire Kouba" w:date="2023-09-12T16:52:00Z">
            <w:rPr>
              <w:spacing w:val="-4"/>
              <w:w w:val="105"/>
            </w:rPr>
          </w:rPrChange>
        </w:rPr>
        <w:t xml:space="preserve"> </w:t>
      </w:r>
      <w:r w:rsidRPr="00D753AC">
        <w:rPr>
          <w:rFonts w:cs="Times New Roman"/>
          <w:w w:val="105"/>
          <w:sz w:val="22"/>
          <w:szCs w:val="22"/>
        </w:rPr>
        <w:t>with</w:t>
      </w:r>
      <w:r w:rsidRPr="00D753AC">
        <w:rPr>
          <w:rFonts w:cs="Times New Roman"/>
          <w:spacing w:val="-29"/>
          <w:w w:val="105"/>
          <w:sz w:val="22"/>
          <w:szCs w:val="22"/>
          <w:rPrChange w:id="6463" w:author="Claire Kouba" w:date="2023-09-12T16:52:00Z">
            <w:rPr>
              <w:spacing w:val="-4"/>
              <w:w w:val="105"/>
            </w:rPr>
          </w:rPrChange>
        </w:rPr>
        <w:t xml:space="preserve"> </w:t>
      </w:r>
      <w:r w:rsidRPr="00D753AC">
        <w:rPr>
          <w:rFonts w:cs="Times New Roman"/>
          <w:w w:val="105"/>
          <w:sz w:val="22"/>
          <w:szCs w:val="22"/>
        </w:rPr>
        <w:t>lengthy</w:t>
      </w:r>
      <w:r w:rsidRPr="00D753AC">
        <w:rPr>
          <w:rFonts w:cs="Times New Roman"/>
          <w:spacing w:val="-28"/>
          <w:w w:val="105"/>
          <w:sz w:val="22"/>
          <w:szCs w:val="22"/>
          <w:rPrChange w:id="6464" w:author="Claire Kouba" w:date="2023-09-12T16:52:00Z">
            <w:rPr>
              <w:w w:val="99"/>
            </w:rPr>
          </w:rPrChange>
        </w:rPr>
        <w:t xml:space="preserve"> </w:t>
      </w:r>
      <w:r w:rsidRPr="00D753AC">
        <w:rPr>
          <w:rFonts w:cs="Times New Roman"/>
          <w:w w:val="105"/>
          <w:sz w:val="22"/>
          <w:szCs w:val="22"/>
        </w:rPr>
        <w:t>observation</w:t>
      </w:r>
      <w:r w:rsidRPr="00D753AC">
        <w:rPr>
          <w:rFonts w:cs="Times New Roman"/>
          <w:w w:val="99"/>
          <w:sz w:val="22"/>
          <w:szCs w:val="22"/>
          <w:rPrChange w:id="6465" w:author="Claire Kouba" w:date="2023-09-12T16:52:00Z">
            <w:rPr>
              <w:spacing w:val="-35"/>
              <w:w w:val="105"/>
            </w:rPr>
          </w:rPrChange>
        </w:rPr>
        <w:t xml:space="preserve"> </w:t>
      </w:r>
      <w:r w:rsidRPr="00D753AC">
        <w:rPr>
          <w:rFonts w:cs="Times New Roman"/>
          <w:w w:val="105"/>
          <w:sz w:val="22"/>
          <w:szCs w:val="22"/>
        </w:rPr>
        <w:t>records.</w:t>
      </w:r>
      <w:r w:rsidRPr="00D753AC">
        <w:rPr>
          <w:rFonts w:cs="Times New Roman"/>
          <w:spacing w:val="-16"/>
          <w:w w:val="105"/>
          <w:sz w:val="22"/>
          <w:szCs w:val="22"/>
          <w:rPrChange w:id="6466" w:author="Claire Kouba" w:date="2023-09-12T16:52:00Z">
            <w:rPr>
              <w:spacing w:val="-35"/>
              <w:w w:val="105"/>
            </w:rPr>
          </w:rPrChange>
        </w:rPr>
        <w:t xml:space="preserve"> </w:t>
      </w:r>
      <w:r w:rsidRPr="00D753AC">
        <w:rPr>
          <w:rFonts w:cs="Times New Roman"/>
          <w:w w:val="105"/>
          <w:sz w:val="22"/>
          <w:szCs w:val="22"/>
        </w:rPr>
        <w:t>One</w:t>
      </w:r>
      <w:r w:rsidRPr="00D753AC">
        <w:rPr>
          <w:rFonts w:cs="Times New Roman"/>
          <w:spacing w:val="-16"/>
          <w:w w:val="105"/>
          <w:sz w:val="22"/>
          <w:szCs w:val="22"/>
          <w:rPrChange w:id="6467" w:author="Claire Kouba" w:date="2023-09-12T16:52:00Z">
            <w:rPr>
              <w:spacing w:val="-35"/>
              <w:w w:val="105"/>
            </w:rPr>
          </w:rPrChange>
        </w:rPr>
        <w:t xml:space="preserve"> </w:t>
      </w:r>
      <w:r w:rsidRPr="00D753AC">
        <w:rPr>
          <w:rFonts w:cs="Times New Roman"/>
          <w:w w:val="105"/>
          <w:sz w:val="22"/>
          <w:szCs w:val="22"/>
        </w:rPr>
        <w:t>interpretation</w:t>
      </w:r>
      <w:r w:rsidRPr="00D753AC">
        <w:rPr>
          <w:rFonts w:cs="Times New Roman"/>
          <w:spacing w:val="-16"/>
          <w:w w:val="105"/>
          <w:sz w:val="22"/>
          <w:szCs w:val="22"/>
          <w:rPrChange w:id="6468" w:author="Claire Kouba" w:date="2023-09-12T16:52:00Z">
            <w:rPr>
              <w:spacing w:val="-35"/>
              <w:w w:val="105"/>
            </w:rPr>
          </w:rPrChange>
        </w:rPr>
        <w:t xml:space="preserve"> </w:t>
      </w:r>
      <w:r w:rsidRPr="00D753AC">
        <w:rPr>
          <w:rFonts w:cs="Times New Roman"/>
          <w:w w:val="105"/>
          <w:sz w:val="22"/>
          <w:szCs w:val="22"/>
        </w:rPr>
        <w:t>of</w:t>
      </w:r>
      <w:r w:rsidRPr="00D753AC">
        <w:rPr>
          <w:rFonts w:cs="Times New Roman"/>
          <w:spacing w:val="-16"/>
          <w:w w:val="105"/>
          <w:sz w:val="22"/>
          <w:szCs w:val="22"/>
          <w:rPrChange w:id="6469" w:author="Claire Kouba" w:date="2023-09-12T16:52:00Z">
            <w:rPr>
              <w:spacing w:val="-35"/>
              <w:w w:val="105"/>
            </w:rPr>
          </w:rPrChange>
        </w:rPr>
        <w:t xml:space="preserve"> </w:t>
      </w:r>
      <w:r w:rsidRPr="00D753AC">
        <w:rPr>
          <w:rFonts w:cs="Times New Roman"/>
          <w:w w:val="105"/>
          <w:sz w:val="22"/>
          <w:szCs w:val="22"/>
        </w:rPr>
        <w:t>these</w:t>
      </w:r>
      <w:r w:rsidRPr="00D753AC">
        <w:rPr>
          <w:rFonts w:cs="Times New Roman"/>
          <w:spacing w:val="-16"/>
          <w:w w:val="105"/>
          <w:sz w:val="22"/>
          <w:szCs w:val="22"/>
          <w:rPrChange w:id="6470" w:author="Claire Kouba" w:date="2023-09-12T16:52:00Z">
            <w:rPr>
              <w:spacing w:val="-35"/>
              <w:w w:val="105"/>
            </w:rPr>
          </w:rPrChange>
        </w:rPr>
        <w:t xml:space="preserve"> </w:t>
      </w:r>
      <w:r w:rsidRPr="00D753AC">
        <w:rPr>
          <w:rFonts w:cs="Times New Roman"/>
          <w:w w:val="105"/>
          <w:sz w:val="22"/>
          <w:szCs w:val="22"/>
        </w:rPr>
        <w:t>results</w:t>
      </w:r>
      <w:r w:rsidRPr="00D753AC">
        <w:rPr>
          <w:rFonts w:cs="Times New Roman"/>
          <w:spacing w:val="-16"/>
          <w:w w:val="105"/>
          <w:sz w:val="22"/>
          <w:szCs w:val="22"/>
          <w:rPrChange w:id="6471" w:author="Claire Kouba" w:date="2023-09-12T16:52:00Z">
            <w:rPr>
              <w:spacing w:val="-35"/>
              <w:w w:val="105"/>
            </w:rPr>
          </w:rPrChange>
        </w:rPr>
        <w:t xml:space="preserve"> </w:t>
      </w:r>
      <w:r w:rsidRPr="00D753AC">
        <w:rPr>
          <w:rFonts w:cs="Times New Roman"/>
          <w:w w:val="105"/>
          <w:sz w:val="22"/>
          <w:szCs w:val="22"/>
        </w:rPr>
        <w:t>is</w:t>
      </w:r>
      <w:r w:rsidRPr="00D753AC">
        <w:rPr>
          <w:rFonts w:cs="Times New Roman"/>
          <w:spacing w:val="-16"/>
          <w:w w:val="105"/>
          <w:sz w:val="22"/>
          <w:szCs w:val="22"/>
          <w:rPrChange w:id="6472" w:author="Claire Kouba" w:date="2023-09-12T16:52:00Z">
            <w:rPr>
              <w:spacing w:val="-35"/>
              <w:w w:val="105"/>
            </w:rPr>
          </w:rPrChange>
        </w:rPr>
        <w:t xml:space="preserve"> </w:t>
      </w:r>
      <w:r w:rsidRPr="00D753AC">
        <w:rPr>
          <w:rFonts w:cs="Times New Roman"/>
          <w:w w:val="105"/>
          <w:sz w:val="22"/>
          <w:szCs w:val="22"/>
        </w:rPr>
        <w:t>that</w:t>
      </w:r>
      <w:r w:rsidRPr="00D753AC">
        <w:rPr>
          <w:rFonts w:cs="Times New Roman"/>
          <w:spacing w:val="-16"/>
          <w:w w:val="105"/>
          <w:sz w:val="22"/>
          <w:szCs w:val="22"/>
          <w:rPrChange w:id="6473" w:author="Claire Kouba" w:date="2023-09-12T16:52:00Z">
            <w:rPr>
              <w:spacing w:val="-35"/>
              <w:w w:val="105"/>
            </w:rPr>
          </w:rPrChange>
        </w:rPr>
        <w:t xml:space="preserve"> </w:t>
      </w:r>
      <w:r w:rsidRPr="00D753AC">
        <w:rPr>
          <w:rFonts w:cs="Times New Roman"/>
          <w:w w:val="105"/>
          <w:sz w:val="22"/>
          <w:szCs w:val="22"/>
        </w:rPr>
        <w:t>the</w:t>
      </w:r>
      <w:r w:rsidRPr="00D753AC">
        <w:rPr>
          <w:rFonts w:cs="Times New Roman"/>
          <w:spacing w:val="-16"/>
          <w:w w:val="105"/>
          <w:sz w:val="22"/>
          <w:szCs w:val="22"/>
          <w:rPrChange w:id="6474" w:author="Claire Kouba" w:date="2023-09-12T16:52:00Z">
            <w:rPr>
              <w:spacing w:val="-35"/>
              <w:w w:val="105"/>
            </w:rPr>
          </w:rPrChange>
        </w:rPr>
        <w:t xml:space="preserve"> </w:t>
      </w:r>
      <w:r w:rsidRPr="00D753AC">
        <w:rPr>
          <w:rFonts w:cs="Times New Roman"/>
          <w:w w:val="105"/>
          <w:sz w:val="22"/>
          <w:szCs w:val="22"/>
        </w:rPr>
        <w:t>climate</w:t>
      </w:r>
      <w:r w:rsidRPr="00D753AC">
        <w:rPr>
          <w:rFonts w:cs="Times New Roman"/>
          <w:spacing w:val="-16"/>
          <w:w w:val="105"/>
          <w:sz w:val="22"/>
          <w:szCs w:val="22"/>
          <w:rPrChange w:id="6475" w:author="Claire Kouba" w:date="2023-09-12T16:52:00Z">
            <w:rPr>
              <w:spacing w:val="-35"/>
              <w:w w:val="105"/>
            </w:rPr>
          </w:rPrChange>
        </w:rPr>
        <w:t xml:space="preserve"> </w:t>
      </w:r>
      <w:r w:rsidRPr="00D753AC">
        <w:rPr>
          <w:rFonts w:cs="Times New Roman"/>
          <w:w w:val="105"/>
          <w:sz w:val="22"/>
          <w:szCs w:val="22"/>
        </w:rPr>
        <w:t>inputs</w:t>
      </w:r>
      <w:r w:rsidRPr="00D753AC">
        <w:rPr>
          <w:rFonts w:cs="Times New Roman"/>
          <w:spacing w:val="-16"/>
          <w:w w:val="105"/>
          <w:sz w:val="22"/>
          <w:szCs w:val="22"/>
          <w:rPrChange w:id="6476" w:author="Claire Kouba" w:date="2023-09-12T16:52:00Z">
            <w:rPr>
              <w:spacing w:val="-35"/>
              <w:w w:val="105"/>
            </w:rPr>
          </w:rPrChange>
        </w:rPr>
        <w:t xml:space="preserve"> </w:t>
      </w:r>
      <w:r w:rsidRPr="00D753AC">
        <w:rPr>
          <w:rFonts w:cs="Times New Roman"/>
          <w:w w:val="105"/>
          <w:sz w:val="22"/>
          <w:szCs w:val="22"/>
        </w:rPr>
        <w:t>produce</w:t>
      </w:r>
      <w:r w:rsidRPr="00D753AC">
        <w:rPr>
          <w:rFonts w:cs="Times New Roman"/>
          <w:spacing w:val="-16"/>
          <w:w w:val="105"/>
          <w:sz w:val="22"/>
          <w:szCs w:val="22"/>
          <w:rPrChange w:id="6477" w:author="Claire Kouba" w:date="2023-09-12T16:52:00Z">
            <w:rPr>
              <w:spacing w:val="-35"/>
              <w:w w:val="105"/>
            </w:rPr>
          </w:rPrChange>
        </w:rPr>
        <w:t xml:space="preserve"> </w:t>
      </w:r>
      <w:r w:rsidRPr="00D753AC">
        <w:rPr>
          <w:rFonts w:cs="Times New Roman"/>
          <w:w w:val="105"/>
          <w:sz w:val="22"/>
          <w:szCs w:val="22"/>
        </w:rPr>
        <w:t>a</w:t>
      </w:r>
      <w:r w:rsidRPr="00D753AC">
        <w:rPr>
          <w:rFonts w:cs="Times New Roman"/>
          <w:spacing w:val="-16"/>
          <w:w w:val="105"/>
          <w:sz w:val="22"/>
          <w:szCs w:val="22"/>
          <w:rPrChange w:id="6478" w:author="Claire Kouba" w:date="2023-09-12T16:52:00Z">
            <w:rPr>
              <w:spacing w:val="-35"/>
              <w:w w:val="105"/>
            </w:rPr>
          </w:rPrChange>
        </w:rPr>
        <w:t xml:space="preserve"> </w:t>
      </w:r>
      <w:r w:rsidRPr="00D753AC">
        <w:rPr>
          <w:rFonts w:cs="Times New Roman"/>
          <w:w w:val="105"/>
          <w:sz w:val="22"/>
          <w:szCs w:val="22"/>
        </w:rPr>
        <w:t>predictable</w:t>
      </w:r>
      <w:r w:rsidRPr="00D753AC">
        <w:rPr>
          <w:rFonts w:cs="Times New Roman"/>
          <w:spacing w:val="-16"/>
          <w:w w:val="105"/>
          <w:sz w:val="22"/>
          <w:szCs w:val="22"/>
          <w:rPrChange w:id="6479" w:author="Claire Kouba" w:date="2023-09-12T16:52:00Z">
            <w:rPr>
              <w:spacing w:val="-35"/>
              <w:w w:val="105"/>
            </w:rPr>
          </w:rPrChange>
        </w:rPr>
        <w:t xml:space="preserve"> </w:t>
      </w:r>
      <w:r w:rsidRPr="00D753AC">
        <w:rPr>
          <w:rFonts w:cs="Times New Roman"/>
          <w:w w:val="105"/>
          <w:sz w:val="22"/>
          <w:szCs w:val="22"/>
        </w:rPr>
        <w:t>fall</w:t>
      </w:r>
      <w:r w:rsidRPr="00D753AC">
        <w:rPr>
          <w:rFonts w:cs="Times New Roman"/>
          <w:spacing w:val="-16"/>
          <w:w w:val="105"/>
          <w:sz w:val="22"/>
          <w:szCs w:val="22"/>
          <w:rPrChange w:id="6480" w:author="Claire Kouba" w:date="2023-09-12T16:52:00Z">
            <w:rPr>
              <w:spacing w:val="-35"/>
              <w:w w:val="105"/>
            </w:rPr>
          </w:rPrChange>
        </w:rPr>
        <w:t xml:space="preserve"> </w:t>
      </w:r>
      <w:r w:rsidRPr="00D753AC">
        <w:rPr>
          <w:rFonts w:cs="Times New Roman"/>
          <w:w w:val="105"/>
          <w:sz w:val="22"/>
          <w:szCs w:val="22"/>
        </w:rPr>
        <w:t>watershed</w:t>
      </w:r>
      <w:r w:rsidRPr="00D753AC">
        <w:rPr>
          <w:rFonts w:cs="Times New Roman"/>
          <w:spacing w:val="-16"/>
          <w:w w:val="105"/>
          <w:sz w:val="22"/>
          <w:szCs w:val="22"/>
          <w:rPrChange w:id="6481" w:author="Claire Kouba" w:date="2023-09-12T16:52:00Z">
            <w:rPr>
              <w:spacing w:val="-35"/>
              <w:w w:val="105"/>
            </w:rPr>
          </w:rPrChange>
        </w:rPr>
        <w:t xml:space="preserve"> </w:t>
      </w:r>
      <w:r w:rsidRPr="00D753AC">
        <w:rPr>
          <w:rFonts w:cs="Times New Roman"/>
          <w:w w:val="105"/>
          <w:sz w:val="22"/>
          <w:szCs w:val="22"/>
        </w:rPr>
        <w:t>response,</w:t>
      </w:r>
      <w:r w:rsidRPr="00D753AC">
        <w:rPr>
          <w:rFonts w:cs="Times New Roman"/>
          <w:spacing w:val="-16"/>
          <w:w w:val="105"/>
          <w:sz w:val="22"/>
          <w:szCs w:val="22"/>
          <w:rPrChange w:id="6482" w:author="Claire Kouba" w:date="2023-09-12T16:52:00Z">
            <w:rPr>
              <w:w w:val="99"/>
            </w:rPr>
          </w:rPrChange>
        </w:rPr>
        <w:t xml:space="preserve"> </w:t>
      </w:r>
      <w:r w:rsidRPr="00D753AC">
        <w:rPr>
          <w:rFonts w:cs="Times New Roman"/>
          <w:w w:val="105"/>
          <w:sz w:val="22"/>
          <w:szCs w:val="22"/>
        </w:rPr>
        <w:t>and</w:t>
      </w:r>
      <w:r w:rsidRPr="00D753AC">
        <w:rPr>
          <w:rFonts w:cs="Times New Roman"/>
          <w:spacing w:val="-16"/>
          <w:w w:val="105"/>
          <w:sz w:val="22"/>
          <w:szCs w:val="22"/>
          <w:rPrChange w:id="6483" w:author="Claire Kouba" w:date="2023-09-12T16:52:00Z">
            <w:rPr>
              <w:spacing w:val="-32"/>
              <w:w w:val="105"/>
            </w:rPr>
          </w:rPrChange>
        </w:rPr>
        <w:t xml:space="preserve"> </w:t>
      </w:r>
      <w:r w:rsidRPr="00D753AC">
        <w:rPr>
          <w:rFonts w:cs="Times New Roman"/>
          <w:w w:val="105"/>
          <w:sz w:val="22"/>
          <w:szCs w:val="22"/>
        </w:rPr>
        <w:t>that</w:t>
      </w:r>
      <w:r w:rsidRPr="00D753AC">
        <w:rPr>
          <w:rFonts w:cs="Times New Roman"/>
          <w:w w:val="99"/>
          <w:sz w:val="22"/>
          <w:szCs w:val="22"/>
          <w:rPrChange w:id="6484" w:author="Claire Kouba" w:date="2023-09-12T16:52:00Z">
            <w:rPr>
              <w:spacing w:val="-32"/>
              <w:w w:val="105"/>
            </w:rPr>
          </w:rPrChange>
        </w:rPr>
        <w:t xml:space="preserve"> </w:t>
      </w:r>
      <w:r w:rsidRPr="00D753AC">
        <w:rPr>
          <w:rFonts w:cs="Times New Roman"/>
          <w:sz w:val="22"/>
          <w:szCs w:val="22"/>
          <w:rPrChange w:id="6485" w:author="Claire Kouba" w:date="2023-09-12T16:52:00Z">
            <w:rPr>
              <w:w w:val="105"/>
            </w:rPr>
          </w:rPrChange>
        </w:rPr>
        <w:t>human</w:t>
      </w:r>
      <w:r w:rsidRPr="00D753AC">
        <w:rPr>
          <w:rFonts w:cs="Times New Roman"/>
          <w:spacing w:val="-13"/>
          <w:sz w:val="22"/>
          <w:szCs w:val="22"/>
          <w:rPrChange w:id="6486" w:author="Claire Kouba" w:date="2023-09-12T16:52:00Z">
            <w:rPr>
              <w:spacing w:val="-32"/>
              <w:w w:val="105"/>
            </w:rPr>
          </w:rPrChange>
        </w:rPr>
        <w:t xml:space="preserve"> </w:t>
      </w:r>
      <w:r w:rsidRPr="00D753AC">
        <w:rPr>
          <w:rFonts w:cs="Times New Roman"/>
          <w:sz w:val="22"/>
          <w:szCs w:val="22"/>
          <w:rPrChange w:id="6487" w:author="Claire Kouba" w:date="2023-09-12T16:52:00Z">
            <w:rPr>
              <w:w w:val="105"/>
            </w:rPr>
          </w:rPrChange>
        </w:rPr>
        <w:t>management</w:t>
      </w:r>
      <w:r w:rsidRPr="00D753AC">
        <w:rPr>
          <w:rFonts w:cs="Times New Roman"/>
          <w:spacing w:val="-14"/>
          <w:sz w:val="22"/>
          <w:szCs w:val="22"/>
          <w:rPrChange w:id="6488" w:author="Claire Kouba" w:date="2023-09-12T16:52:00Z">
            <w:rPr>
              <w:spacing w:val="-32"/>
              <w:w w:val="105"/>
            </w:rPr>
          </w:rPrChange>
        </w:rPr>
        <w:t xml:space="preserve"> </w:t>
      </w:r>
      <w:r w:rsidRPr="00D753AC">
        <w:rPr>
          <w:rFonts w:cs="Times New Roman"/>
          <w:sz w:val="22"/>
          <w:szCs w:val="22"/>
          <w:rPrChange w:id="6489" w:author="Claire Kouba" w:date="2023-09-12T16:52:00Z">
            <w:rPr>
              <w:w w:val="105"/>
            </w:rPr>
          </w:rPrChange>
        </w:rPr>
        <w:t>decisions</w:t>
      </w:r>
      <w:r w:rsidRPr="00D753AC">
        <w:rPr>
          <w:rFonts w:cs="Times New Roman"/>
          <w:spacing w:val="-13"/>
          <w:sz w:val="22"/>
          <w:szCs w:val="22"/>
          <w:rPrChange w:id="6490" w:author="Claire Kouba" w:date="2023-09-12T16:52:00Z">
            <w:rPr>
              <w:spacing w:val="-32"/>
              <w:w w:val="105"/>
            </w:rPr>
          </w:rPrChange>
        </w:rPr>
        <w:t xml:space="preserve"> </w:t>
      </w:r>
      <w:r w:rsidRPr="00D753AC">
        <w:rPr>
          <w:rFonts w:cs="Times New Roman"/>
          <w:sz w:val="22"/>
          <w:szCs w:val="22"/>
          <w:rPrChange w:id="6491" w:author="Claire Kouba" w:date="2023-09-12T16:52:00Z">
            <w:rPr>
              <w:w w:val="105"/>
            </w:rPr>
          </w:rPrChange>
        </w:rPr>
        <w:t>have</w:t>
      </w:r>
      <w:r w:rsidRPr="00D753AC">
        <w:rPr>
          <w:rFonts w:cs="Times New Roman"/>
          <w:spacing w:val="-14"/>
          <w:sz w:val="22"/>
          <w:szCs w:val="22"/>
          <w:rPrChange w:id="6492" w:author="Claire Kouba" w:date="2023-09-12T16:52:00Z">
            <w:rPr>
              <w:spacing w:val="-32"/>
              <w:w w:val="105"/>
            </w:rPr>
          </w:rPrChange>
        </w:rPr>
        <w:t xml:space="preserve"> </w:t>
      </w:r>
      <w:r w:rsidRPr="00D753AC">
        <w:rPr>
          <w:rFonts w:cs="Times New Roman"/>
          <w:sz w:val="22"/>
          <w:szCs w:val="22"/>
          <w:rPrChange w:id="6493" w:author="Claire Kouba" w:date="2023-09-12T16:52:00Z">
            <w:rPr>
              <w:w w:val="105"/>
            </w:rPr>
          </w:rPrChange>
        </w:rPr>
        <w:t>a</w:t>
      </w:r>
      <w:r w:rsidRPr="00D753AC">
        <w:rPr>
          <w:rFonts w:cs="Times New Roman"/>
          <w:spacing w:val="-13"/>
          <w:sz w:val="22"/>
          <w:szCs w:val="22"/>
          <w:rPrChange w:id="6494" w:author="Claire Kouba" w:date="2023-09-12T16:52:00Z">
            <w:rPr>
              <w:spacing w:val="-32"/>
              <w:w w:val="105"/>
            </w:rPr>
          </w:rPrChange>
        </w:rPr>
        <w:t xml:space="preserve"> </w:t>
      </w:r>
      <w:r w:rsidRPr="00D753AC">
        <w:rPr>
          <w:rFonts w:cs="Times New Roman"/>
          <w:sz w:val="22"/>
          <w:szCs w:val="22"/>
          <w:rPrChange w:id="6495" w:author="Claire Kouba" w:date="2023-09-12T16:52:00Z">
            <w:rPr>
              <w:w w:val="105"/>
            </w:rPr>
          </w:rPrChange>
        </w:rPr>
        <w:t>negligible</w:t>
      </w:r>
      <w:r w:rsidRPr="00D753AC">
        <w:rPr>
          <w:rFonts w:cs="Times New Roman"/>
          <w:spacing w:val="-14"/>
          <w:sz w:val="22"/>
          <w:szCs w:val="22"/>
          <w:rPrChange w:id="6496" w:author="Claire Kouba" w:date="2023-09-12T16:52:00Z">
            <w:rPr>
              <w:spacing w:val="-32"/>
              <w:w w:val="105"/>
            </w:rPr>
          </w:rPrChange>
        </w:rPr>
        <w:t xml:space="preserve"> </w:t>
      </w:r>
      <w:r w:rsidRPr="00D753AC">
        <w:rPr>
          <w:rFonts w:cs="Times New Roman"/>
          <w:sz w:val="22"/>
          <w:szCs w:val="22"/>
          <w:rPrChange w:id="6497" w:author="Claire Kouba" w:date="2023-09-12T16:52:00Z">
            <w:rPr>
              <w:w w:val="105"/>
            </w:rPr>
          </w:rPrChange>
        </w:rPr>
        <w:t>influence</w:t>
      </w:r>
      <w:r w:rsidRPr="00D753AC">
        <w:rPr>
          <w:rFonts w:cs="Times New Roman"/>
          <w:spacing w:val="-13"/>
          <w:sz w:val="22"/>
          <w:szCs w:val="22"/>
          <w:rPrChange w:id="6498" w:author="Claire Kouba" w:date="2023-09-12T16:52:00Z">
            <w:rPr>
              <w:spacing w:val="-32"/>
              <w:w w:val="105"/>
            </w:rPr>
          </w:rPrChange>
        </w:rPr>
        <w:t xml:space="preserve"> </w:t>
      </w:r>
      <w:r w:rsidRPr="00D753AC">
        <w:rPr>
          <w:rFonts w:cs="Times New Roman"/>
          <w:sz w:val="22"/>
          <w:szCs w:val="22"/>
          <w:rPrChange w:id="6499" w:author="Claire Kouba" w:date="2023-09-12T16:52:00Z">
            <w:rPr>
              <w:w w:val="105"/>
            </w:rPr>
          </w:rPrChange>
        </w:rPr>
        <w:t>on</w:t>
      </w:r>
      <w:r w:rsidRPr="00D753AC">
        <w:rPr>
          <w:rFonts w:cs="Times New Roman"/>
          <w:spacing w:val="-13"/>
          <w:sz w:val="22"/>
          <w:szCs w:val="22"/>
          <w:rPrChange w:id="6500" w:author="Claire Kouba" w:date="2023-09-12T16:52:00Z">
            <w:rPr>
              <w:spacing w:val="-32"/>
              <w:w w:val="105"/>
            </w:rPr>
          </w:rPrChange>
        </w:rPr>
        <w:t xml:space="preserve"> </w:t>
      </w:r>
      <w:r w:rsidRPr="00D753AC">
        <w:rPr>
          <w:rFonts w:cs="Times New Roman"/>
          <w:sz w:val="22"/>
          <w:szCs w:val="22"/>
          <w:rPrChange w:id="6501" w:author="Claire Kouba" w:date="2023-09-12T16:52:00Z">
            <w:rPr>
              <w:w w:val="105"/>
            </w:rPr>
          </w:rPrChange>
        </w:rPr>
        <w:t>fall</w:t>
      </w:r>
      <w:r w:rsidRPr="00D753AC">
        <w:rPr>
          <w:rFonts w:cs="Times New Roman"/>
          <w:spacing w:val="-14"/>
          <w:sz w:val="22"/>
          <w:szCs w:val="22"/>
          <w:rPrChange w:id="6502" w:author="Claire Kouba" w:date="2023-09-12T16:52:00Z">
            <w:rPr>
              <w:spacing w:val="-32"/>
              <w:w w:val="105"/>
            </w:rPr>
          </w:rPrChange>
        </w:rPr>
        <w:t xml:space="preserve"> </w:t>
      </w:r>
      <w:r w:rsidRPr="00D753AC">
        <w:rPr>
          <w:rFonts w:cs="Times New Roman"/>
          <w:sz w:val="22"/>
          <w:szCs w:val="22"/>
          <w:rPrChange w:id="6503" w:author="Claire Kouba" w:date="2023-09-12T16:52:00Z">
            <w:rPr>
              <w:w w:val="105"/>
            </w:rPr>
          </w:rPrChange>
        </w:rPr>
        <w:t>river</w:t>
      </w:r>
      <w:r w:rsidRPr="00D753AC">
        <w:rPr>
          <w:rFonts w:cs="Times New Roman"/>
          <w:spacing w:val="-13"/>
          <w:sz w:val="22"/>
          <w:szCs w:val="22"/>
          <w:rPrChange w:id="6504" w:author="Claire Kouba" w:date="2023-09-12T16:52:00Z">
            <w:rPr>
              <w:spacing w:val="-32"/>
              <w:w w:val="105"/>
            </w:rPr>
          </w:rPrChange>
        </w:rPr>
        <w:t xml:space="preserve"> </w:t>
      </w:r>
      <w:r w:rsidRPr="00D753AC">
        <w:rPr>
          <w:rFonts w:cs="Times New Roman"/>
          <w:spacing w:val="-4"/>
          <w:sz w:val="22"/>
          <w:szCs w:val="22"/>
          <w:rPrChange w:id="6505" w:author="Claire Kouba" w:date="2023-09-12T16:52:00Z">
            <w:rPr>
              <w:spacing w:val="-4"/>
              <w:w w:val="105"/>
            </w:rPr>
          </w:rPrChange>
        </w:rPr>
        <w:t>flow.</w:t>
      </w:r>
      <w:r w:rsidRPr="00D753AC">
        <w:rPr>
          <w:rFonts w:cs="Times New Roman"/>
          <w:spacing w:val="-14"/>
          <w:sz w:val="22"/>
          <w:szCs w:val="22"/>
          <w:rPrChange w:id="6506" w:author="Claire Kouba" w:date="2023-09-12T16:52:00Z">
            <w:rPr>
              <w:spacing w:val="-32"/>
              <w:w w:val="105"/>
            </w:rPr>
          </w:rPrChange>
        </w:rPr>
        <w:t xml:space="preserve"> </w:t>
      </w:r>
      <w:r w:rsidRPr="00D753AC">
        <w:rPr>
          <w:rFonts w:cs="Times New Roman"/>
          <w:spacing w:val="-3"/>
          <w:sz w:val="22"/>
          <w:szCs w:val="22"/>
          <w:rPrChange w:id="6507" w:author="Claire Kouba" w:date="2023-09-12T16:52:00Z">
            <w:rPr>
              <w:spacing w:val="-3"/>
              <w:w w:val="105"/>
            </w:rPr>
          </w:rPrChange>
        </w:rPr>
        <w:t>However,</w:t>
      </w:r>
      <w:r w:rsidRPr="00D753AC">
        <w:rPr>
          <w:rFonts w:cs="Times New Roman"/>
          <w:spacing w:val="-13"/>
          <w:sz w:val="22"/>
          <w:szCs w:val="22"/>
          <w:rPrChange w:id="6508" w:author="Claire Kouba" w:date="2023-09-12T16:52:00Z">
            <w:rPr>
              <w:spacing w:val="-32"/>
              <w:w w:val="105"/>
            </w:rPr>
          </w:rPrChange>
        </w:rPr>
        <w:t xml:space="preserve"> </w:t>
      </w:r>
      <w:r w:rsidRPr="00D753AC">
        <w:rPr>
          <w:rFonts w:cs="Times New Roman"/>
          <w:sz w:val="22"/>
          <w:szCs w:val="22"/>
          <w:rPrChange w:id="6509" w:author="Claire Kouba" w:date="2023-09-12T16:52:00Z">
            <w:rPr>
              <w:w w:val="105"/>
            </w:rPr>
          </w:rPrChange>
        </w:rPr>
        <w:t>model</w:t>
      </w:r>
      <w:r w:rsidRPr="00D753AC">
        <w:rPr>
          <w:rFonts w:cs="Times New Roman"/>
          <w:spacing w:val="-14"/>
          <w:sz w:val="22"/>
          <w:szCs w:val="22"/>
          <w:rPrChange w:id="6510" w:author="Claire Kouba" w:date="2023-09-12T16:52:00Z">
            <w:rPr>
              <w:spacing w:val="-32"/>
              <w:w w:val="105"/>
            </w:rPr>
          </w:rPrChange>
        </w:rPr>
        <w:t xml:space="preserve"> </w:t>
      </w:r>
      <w:r w:rsidRPr="00D753AC">
        <w:rPr>
          <w:rFonts w:cs="Times New Roman"/>
          <w:sz w:val="22"/>
          <w:szCs w:val="22"/>
          <w:rPrChange w:id="6511" w:author="Claire Kouba" w:date="2023-09-12T16:52:00Z">
            <w:rPr>
              <w:w w:val="105"/>
            </w:rPr>
          </w:rPrChange>
        </w:rPr>
        <w:t>simulations</w:t>
      </w:r>
      <w:r w:rsidRPr="00D753AC">
        <w:rPr>
          <w:rFonts w:cs="Times New Roman"/>
          <w:spacing w:val="-13"/>
          <w:sz w:val="22"/>
          <w:szCs w:val="22"/>
          <w:rPrChange w:id="6512" w:author="Claire Kouba" w:date="2023-09-12T16:52:00Z">
            <w:rPr>
              <w:spacing w:val="-32"/>
              <w:w w:val="105"/>
            </w:rPr>
          </w:rPrChange>
        </w:rPr>
        <w:t xml:space="preserve"> </w:t>
      </w:r>
      <w:r w:rsidRPr="00D753AC">
        <w:rPr>
          <w:rFonts w:cs="Times New Roman"/>
          <w:sz w:val="22"/>
          <w:szCs w:val="22"/>
          <w:rPrChange w:id="6513" w:author="Claire Kouba" w:date="2023-09-12T16:52:00Z">
            <w:rPr>
              <w:w w:val="105"/>
            </w:rPr>
          </w:rPrChange>
        </w:rPr>
        <w:t>suggest</w:t>
      </w:r>
      <w:r w:rsidRPr="00D753AC">
        <w:rPr>
          <w:rFonts w:cs="Times New Roman"/>
          <w:spacing w:val="-13"/>
          <w:sz w:val="22"/>
          <w:szCs w:val="22"/>
          <w:rPrChange w:id="6514" w:author="Claire Kouba" w:date="2023-09-12T16:52:00Z">
            <w:rPr>
              <w:spacing w:val="-32"/>
              <w:w w:val="105"/>
            </w:rPr>
          </w:rPrChange>
        </w:rPr>
        <w:t xml:space="preserve"> </w:t>
      </w:r>
      <w:r w:rsidRPr="00D753AC">
        <w:rPr>
          <w:rFonts w:cs="Times New Roman"/>
          <w:sz w:val="22"/>
          <w:szCs w:val="22"/>
          <w:rPrChange w:id="6515" w:author="Claire Kouba" w:date="2023-09-12T16:52:00Z">
            <w:rPr>
              <w:w w:val="105"/>
            </w:rPr>
          </w:rPrChange>
        </w:rPr>
        <w:t>that</w:t>
      </w:r>
      <w:r w:rsidRPr="00D753AC">
        <w:rPr>
          <w:rFonts w:cs="Times New Roman"/>
          <w:spacing w:val="-13"/>
          <w:sz w:val="22"/>
          <w:szCs w:val="22"/>
          <w:rPrChange w:id="6516" w:author="Claire Kouba" w:date="2023-09-12T16:52:00Z">
            <w:rPr>
              <w:w w:val="99"/>
            </w:rPr>
          </w:rPrChange>
        </w:rPr>
        <w:t xml:space="preserve"> </w:t>
      </w:r>
      <w:r w:rsidRPr="00D753AC">
        <w:rPr>
          <w:rFonts w:cs="Times New Roman"/>
          <w:sz w:val="22"/>
          <w:szCs w:val="22"/>
          <w:rPrChange w:id="6517" w:author="Claire Kouba" w:date="2023-09-12T16:52:00Z">
            <w:rPr>
              <w:w w:val="105"/>
            </w:rPr>
          </w:rPrChange>
        </w:rPr>
        <w:t>the</w:t>
      </w:r>
      <w:r w:rsidRPr="00D753AC">
        <w:rPr>
          <w:rFonts w:cs="Times New Roman"/>
          <w:spacing w:val="-13"/>
          <w:sz w:val="22"/>
          <w:szCs w:val="22"/>
          <w:rPrChange w:id="6518" w:author="Claire Kouba" w:date="2023-09-12T16:52:00Z">
            <w:rPr>
              <w:spacing w:val="-9"/>
              <w:w w:val="105"/>
            </w:rPr>
          </w:rPrChange>
        </w:rPr>
        <w:t xml:space="preserve"> </w:t>
      </w:r>
      <w:r w:rsidRPr="00D753AC">
        <w:rPr>
          <w:rFonts w:cs="Times New Roman"/>
          <w:sz w:val="22"/>
          <w:szCs w:val="22"/>
          <w:rPrChange w:id="6519" w:author="Claire Kouba" w:date="2023-09-12T16:52:00Z">
            <w:rPr>
              <w:w w:val="105"/>
            </w:rPr>
          </w:rPrChange>
        </w:rPr>
        <w:t>timing</w:t>
      </w:r>
      <w:r w:rsidRPr="00D753AC">
        <w:rPr>
          <w:rFonts w:cs="Times New Roman"/>
          <w:w w:val="99"/>
          <w:sz w:val="22"/>
          <w:szCs w:val="22"/>
          <w:rPrChange w:id="6520" w:author="Claire Kouba" w:date="2023-09-12T16:52:00Z">
            <w:rPr>
              <w:spacing w:val="-9"/>
              <w:w w:val="105"/>
            </w:rPr>
          </w:rPrChange>
        </w:rPr>
        <w:t xml:space="preserve"> </w:t>
      </w:r>
      <w:r w:rsidRPr="00D753AC">
        <w:rPr>
          <w:rFonts w:cs="Times New Roman"/>
          <w:w w:val="105"/>
          <w:sz w:val="22"/>
          <w:szCs w:val="22"/>
        </w:rPr>
        <w:t>and</w:t>
      </w:r>
      <w:r w:rsidRPr="00D753AC">
        <w:rPr>
          <w:rFonts w:cs="Times New Roman"/>
          <w:spacing w:val="-39"/>
          <w:w w:val="105"/>
          <w:sz w:val="22"/>
          <w:szCs w:val="22"/>
          <w:rPrChange w:id="6521" w:author="Claire Kouba" w:date="2023-09-12T16:52:00Z">
            <w:rPr>
              <w:spacing w:val="-9"/>
              <w:w w:val="105"/>
            </w:rPr>
          </w:rPrChange>
        </w:rPr>
        <w:t xml:space="preserve"> </w:t>
      </w:r>
      <w:r w:rsidRPr="00D753AC">
        <w:rPr>
          <w:rFonts w:cs="Times New Roman"/>
          <w:w w:val="105"/>
          <w:sz w:val="22"/>
          <w:szCs w:val="22"/>
        </w:rPr>
        <w:t>magnitude</w:t>
      </w:r>
      <w:r w:rsidRPr="00D753AC">
        <w:rPr>
          <w:rFonts w:cs="Times New Roman"/>
          <w:spacing w:val="-39"/>
          <w:w w:val="105"/>
          <w:sz w:val="22"/>
          <w:szCs w:val="22"/>
          <w:rPrChange w:id="6522" w:author="Claire Kouba" w:date="2023-09-12T16:52:00Z">
            <w:rPr>
              <w:spacing w:val="-9"/>
              <w:w w:val="105"/>
            </w:rPr>
          </w:rPrChange>
        </w:rPr>
        <w:t xml:space="preserve"> </w:t>
      </w:r>
      <w:r w:rsidRPr="00D753AC">
        <w:rPr>
          <w:rFonts w:cs="Times New Roman"/>
          <w:w w:val="105"/>
          <w:sz w:val="22"/>
          <w:szCs w:val="22"/>
        </w:rPr>
        <w:t>of</w:t>
      </w:r>
      <w:r w:rsidRPr="00D753AC">
        <w:rPr>
          <w:rFonts w:cs="Times New Roman"/>
          <w:spacing w:val="-39"/>
          <w:w w:val="105"/>
          <w:sz w:val="22"/>
          <w:szCs w:val="22"/>
          <w:rPrChange w:id="6523" w:author="Claire Kouba" w:date="2023-09-12T16:52:00Z">
            <w:rPr>
              <w:spacing w:val="-9"/>
              <w:w w:val="105"/>
            </w:rPr>
          </w:rPrChange>
        </w:rPr>
        <w:t xml:space="preserve"> </w:t>
      </w:r>
      <w:r w:rsidRPr="00D753AC">
        <w:rPr>
          <w:rFonts w:cs="Times New Roman"/>
          <w:w w:val="105"/>
          <w:sz w:val="22"/>
          <w:szCs w:val="22"/>
        </w:rPr>
        <w:t>fall</w:t>
      </w:r>
      <w:r w:rsidRPr="00D753AC">
        <w:rPr>
          <w:rFonts w:cs="Times New Roman"/>
          <w:spacing w:val="-39"/>
          <w:w w:val="105"/>
          <w:sz w:val="22"/>
          <w:szCs w:val="22"/>
          <w:rPrChange w:id="6524" w:author="Claire Kouba" w:date="2023-09-12T16:52:00Z">
            <w:rPr>
              <w:spacing w:val="-9"/>
              <w:w w:val="105"/>
            </w:rPr>
          </w:rPrChange>
        </w:rPr>
        <w:t xml:space="preserve"> </w:t>
      </w:r>
      <w:r w:rsidRPr="00D753AC">
        <w:rPr>
          <w:rFonts w:cs="Times New Roman"/>
          <w:w w:val="105"/>
          <w:sz w:val="22"/>
          <w:szCs w:val="22"/>
        </w:rPr>
        <w:t>flow</w:t>
      </w:r>
      <w:r w:rsidRPr="00D753AC">
        <w:rPr>
          <w:rFonts w:cs="Times New Roman"/>
          <w:spacing w:val="-39"/>
          <w:w w:val="105"/>
          <w:sz w:val="22"/>
          <w:szCs w:val="22"/>
          <w:rPrChange w:id="6525" w:author="Claire Kouba" w:date="2023-09-12T16:52:00Z">
            <w:rPr>
              <w:spacing w:val="-9"/>
              <w:w w:val="105"/>
            </w:rPr>
          </w:rPrChange>
        </w:rPr>
        <w:t xml:space="preserve"> </w:t>
      </w:r>
      <w:r w:rsidRPr="00D753AC">
        <w:rPr>
          <w:rFonts w:cs="Times New Roman"/>
          <w:w w:val="105"/>
          <w:sz w:val="22"/>
          <w:szCs w:val="22"/>
        </w:rPr>
        <w:t>increases</w:t>
      </w:r>
      <w:r w:rsidRPr="00D753AC">
        <w:rPr>
          <w:rFonts w:cs="Times New Roman"/>
          <w:spacing w:val="-39"/>
          <w:w w:val="105"/>
          <w:sz w:val="22"/>
          <w:szCs w:val="22"/>
          <w:rPrChange w:id="6526" w:author="Claire Kouba" w:date="2023-09-12T16:52:00Z">
            <w:rPr>
              <w:spacing w:val="-9"/>
              <w:w w:val="105"/>
            </w:rPr>
          </w:rPrChange>
        </w:rPr>
        <w:t xml:space="preserve"> </w:t>
      </w:r>
      <w:r w:rsidRPr="00D753AC">
        <w:rPr>
          <w:rFonts w:cs="Times New Roman"/>
          <w:w w:val="105"/>
          <w:sz w:val="22"/>
          <w:szCs w:val="22"/>
        </w:rPr>
        <w:t>can</w:t>
      </w:r>
      <w:r w:rsidRPr="00D753AC">
        <w:rPr>
          <w:rFonts w:cs="Times New Roman"/>
          <w:spacing w:val="-39"/>
          <w:w w:val="105"/>
          <w:sz w:val="22"/>
          <w:szCs w:val="22"/>
          <w:rPrChange w:id="6527" w:author="Claire Kouba" w:date="2023-09-12T16:52:00Z">
            <w:rPr>
              <w:spacing w:val="-9"/>
              <w:w w:val="105"/>
            </w:rPr>
          </w:rPrChange>
        </w:rPr>
        <w:t xml:space="preserve"> </w:t>
      </w:r>
      <w:r w:rsidRPr="00D753AC">
        <w:rPr>
          <w:rFonts w:cs="Times New Roman"/>
          <w:w w:val="105"/>
          <w:sz w:val="22"/>
          <w:szCs w:val="22"/>
        </w:rPr>
        <w:t>be</w:t>
      </w:r>
      <w:r w:rsidRPr="00D753AC">
        <w:rPr>
          <w:rFonts w:cs="Times New Roman"/>
          <w:spacing w:val="-39"/>
          <w:w w:val="105"/>
          <w:sz w:val="22"/>
          <w:szCs w:val="22"/>
          <w:rPrChange w:id="6528" w:author="Claire Kouba" w:date="2023-09-12T16:52:00Z">
            <w:rPr>
              <w:spacing w:val="-9"/>
              <w:w w:val="105"/>
            </w:rPr>
          </w:rPrChange>
        </w:rPr>
        <w:t xml:space="preserve"> </w:t>
      </w:r>
      <w:ins w:id="6529" w:author="Claire Kouba" w:date="2023-09-12T16:52:00Z">
        <w:r w:rsidRPr="00D753AC">
          <w:rPr>
            <w:rFonts w:cs="Times New Roman"/>
            <w:w w:val="105"/>
            <w:sz w:val="22"/>
            <w:szCs w:val="22"/>
          </w:rPr>
          <w:t>meaningfully</w:t>
        </w:r>
        <w:r w:rsidRPr="00D753AC">
          <w:rPr>
            <w:rFonts w:cs="Times New Roman"/>
            <w:spacing w:val="-39"/>
            <w:w w:val="105"/>
            <w:sz w:val="22"/>
            <w:szCs w:val="22"/>
          </w:rPr>
          <w:t xml:space="preserve"> </w:t>
        </w:r>
      </w:ins>
      <w:r w:rsidRPr="00D753AC">
        <w:rPr>
          <w:rFonts w:cs="Times New Roman"/>
          <w:w w:val="105"/>
          <w:sz w:val="22"/>
          <w:szCs w:val="22"/>
        </w:rPr>
        <w:t>influenced</w:t>
      </w:r>
      <w:r w:rsidRPr="00D753AC">
        <w:rPr>
          <w:rFonts w:cs="Times New Roman"/>
          <w:spacing w:val="-39"/>
          <w:w w:val="105"/>
          <w:sz w:val="22"/>
          <w:szCs w:val="22"/>
          <w:rPrChange w:id="6530" w:author="Claire Kouba" w:date="2023-09-12T16:52:00Z">
            <w:rPr>
              <w:spacing w:val="-9"/>
              <w:w w:val="105"/>
            </w:rPr>
          </w:rPrChange>
        </w:rPr>
        <w:t xml:space="preserve"> </w:t>
      </w:r>
      <w:r w:rsidRPr="00D753AC">
        <w:rPr>
          <w:rFonts w:cs="Times New Roman"/>
          <w:w w:val="105"/>
          <w:sz w:val="22"/>
          <w:szCs w:val="22"/>
        </w:rPr>
        <w:t>by</w:t>
      </w:r>
      <w:r w:rsidRPr="00D753AC">
        <w:rPr>
          <w:rFonts w:cs="Times New Roman"/>
          <w:spacing w:val="-39"/>
          <w:w w:val="105"/>
          <w:sz w:val="22"/>
          <w:szCs w:val="22"/>
          <w:rPrChange w:id="6531" w:author="Claire Kouba" w:date="2023-09-12T16:52:00Z">
            <w:rPr>
              <w:spacing w:val="-9"/>
              <w:w w:val="105"/>
            </w:rPr>
          </w:rPrChange>
        </w:rPr>
        <w:t xml:space="preserve"> </w:t>
      </w:r>
      <w:r w:rsidRPr="00D753AC">
        <w:rPr>
          <w:rFonts w:cs="Times New Roman"/>
          <w:w w:val="105"/>
          <w:sz w:val="22"/>
          <w:szCs w:val="22"/>
        </w:rPr>
        <w:t>human</w:t>
      </w:r>
      <w:r w:rsidRPr="00D753AC">
        <w:rPr>
          <w:rFonts w:cs="Times New Roman"/>
          <w:spacing w:val="-39"/>
          <w:w w:val="105"/>
          <w:sz w:val="22"/>
          <w:szCs w:val="22"/>
          <w:rPrChange w:id="6532" w:author="Claire Kouba" w:date="2023-09-12T16:52:00Z">
            <w:rPr>
              <w:spacing w:val="-9"/>
              <w:w w:val="105"/>
            </w:rPr>
          </w:rPrChange>
        </w:rPr>
        <w:t xml:space="preserve"> </w:t>
      </w:r>
      <w:r w:rsidRPr="00D753AC">
        <w:rPr>
          <w:rFonts w:cs="Times New Roman"/>
          <w:w w:val="105"/>
          <w:sz w:val="22"/>
          <w:szCs w:val="22"/>
        </w:rPr>
        <w:t>water</w:t>
      </w:r>
      <w:r w:rsidRPr="00D753AC">
        <w:rPr>
          <w:rFonts w:cs="Times New Roman"/>
          <w:spacing w:val="-39"/>
          <w:w w:val="105"/>
          <w:sz w:val="22"/>
          <w:szCs w:val="22"/>
          <w:rPrChange w:id="6533" w:author="Claire Kouba" w:date="2023-09-12T16:52:00Z">
            <w:rPr>
              <w:spacing w:val="-9"/>
              <w:w w:val="105"/>
            </w:rPr>
          </w:rPrChange>
        </w:rPr>
        <w:t xml:space="preserve"> </w:t>
      </w:r>
      <w:r w:rsidRPr="00D753AC">
        <w:rPr>
          <w:rFonts w:cs="Times New Roman"/>
          <w:w w:val="105"/>
          <w:sz w:val="22"/>
          <w:szCs w:val="22"/>
        </w:rPr>
        <w:t>use</w:t>
      </w:r>
      <w:r w:rsidRPr="00D753AC">
        <w:rPr>
          <w:rFonts w:cs="Times New Roman"/>
          <w:spacing w:val="-39"/>
          <w:w w:val="105"/>
          <w:sz w:val="22"/>
          <w:szCs w:val="22"/>
          <w:rPrChange w:id="6534" w:author="Claire Kouba" w:date="2023-09-12T16:52:00Z">
            <w:rPr>
              <w:spacing w:val="-9"/>
              <w:w w:val="105"/>
            </w:rPr>
          </w:rPrChange>
        </w:rPr>
        <w:t xml:space="preserve"> </w:t>
      </w:r>
      <w:del w:id="6535" w:author="Claire Kouba" w:date="2023-09-12T16:52:00Z">
        <w:r w:rsidR="00505335" w:rsidRPr="00D753AC">
          <w:rPr>
            <w:rFonts w:cs="Times New Roman"/>
            <w:w w:val="105"/>
            <w:sz w:val="22"/>
            <w:szCs w:val="22"/>
          </w:rPr>
          <w:delText>[</w:delText>
        </w:r>
      </w:del>
      <w:ins w:id="6536" w:author="Claire Kouba" w:date="2023-09-12T16:52:00Z">
        <w:r w:rsidRPr="00D753AC">
          <w:rPr>
            <w:rFonts w:cs="Times New Roman"/>
            <w:w w:val="105"/>
            <w:sz w:val="22"/>
            <w:szCs w:val="22"/>
          </w:rPr>
          <w:t>(</w:t>
        </w:r>
      </w:ins>
      <w:r w:rsidRPr="00D753AC">
        <w:rPr>
          <w:rFonts w:cs="Times New Roman"/>
          <w:w w:val="105"/>
          <w:sz w:val="22"/>
          <w:szCs w:val="22"/>
        </w:rPr>
        <w:t>e.g.,</w:t>
      </w:r>
      <w:r w:rsidRPr="00D753AC">
        <w:rPr>
          <w:rFonts w:cs="Times New Roman"/>
          <w:spacing w:val="-39"/>
          <w:w w:val="105"/>
          <w:sz w:val="22"/>
          <w:szCs w:val="22"/>
          <w:rPrChange w:id="6537" w:author="Claire Kouba" w:date="2023-09-12T16:52:00Z">
            <w:rPr>
              <w:spacing w:val="-9"/>
              <w:w w:val="105"/>
            </w:rPr>
          </w:rPrChange>
        </w:rPr>
        <w:t xml:space="preserve"> </w:t>
      </w:r>
      <w:r w:rsidRPr="00D753AC">
        <w:rPr>
          <w:rFonts w:cs="Times New Roman"/>
          <w:w w:val="105"/>
          <w:sz w:val="22"/>
          <w:szCs w:val="22"/>
        </w:rPr>
        <w:t>scenarios</w:t>
      </w:r>
      <w:r w:rsidRPr="00D753AC">
        <w:rPr>
          <w:rFonts w:cs="Times New Roman"/>
          <w:spacing w:val="-39"/>
          <w:w w:val="105"/>
          <w:sz w:val="22"/>
          <w:szCs w:val="22"/>
          <w:rPrChange w:id="6538" w:author="Claire Kouba" w:date="2023-09-12T16:52:00Z">
            <w:rPr>
              <w:spacing w:val="-9"/>
              <w:w w:val="105"/>
            </w:rPr>
          </w:rPrChange>
        </w:rPr>
        <w:t xml:space="preserve"> </w:t>
      </w:r>
      <w:r w:rsidRPr="00D753AC">
        <w:rPr>
          <w:rFonts w:cs="Times New Roman"/>
          <w:w w:val="105"/>
          <w:sz w:val="22"/>
          <w:szCs w:val="22"/>
        </w:rPr>
        <w:t>in</w:t>
      </w:r>
      <w:r w:rsidRPr="00D753AC">
        <w:rPr>
          <w:rFonts w:cs="Times New Roman"/>
          <w:spacing w:val="-39"/>
          <w:w w:val="105"/>
          <w:sz w:val="22"/>
          <w:szCs w:val="22"/>
          <w:rPrChange w:id="6539" w:author="Claire Kouba" w:date="2023-09-12T16:52:00Z">
            <w:rPr>
              <w:spacing w:val="-9"/>
              <w:w w:val="105"/>
            </w:rPr>
          </w:rPrChange>
        </w:rPr>
        <w:t xml:space="preserve"> </w:t>
      </w:r>
      <w:del w:id="6540" w:author="Claire Kouba" w:date="2023-09-12T16:52:00Z">
        <w:r w:rsidR="00505335" w:rsidRPr="00D753AC">
          <w:rPr>
            <w:rFonts w:cs="Times New Roman"/>
            <w:w w:val="105"/>
            <w:sz w:val="22"/>
            <w:szCs w:val="22"/>
          </w:rPr>
          <w:delText>Chapter</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2</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of</w:delText>
        </w:r>
        <w:r w:rsidR="00505335" w:rsidRPr="00D753AC">
          <w:rPr>
            <w:rFonts w:cs="Times New Roman"/>
            <w:spacing w:val="-9"/>
            <w:w w:val="105"/>
            <w:sz w:val="22"/>
            <w:szCs w:val="22"/>
          </w:rPr>
          <w:delText xml:space="preserve"> </w:delText>
        </w:r>
        <w:r w:rsidR="00505335" w:rsidRPr="00D753AC">
          <w:rPr>
            <w:rFonts w:cs="Times New Roman"/>
            <w:w w:val="105"/>
            <w:sz w:val="22"/>
            <w:szCs w:val="22"/>
          </w:rPr>
          <w:delText>this</w:delText>
        </w:r>
        <w:r w:rsidR="00505335" w:rsidRPr="00D753AC">
          <w:rPr>
            <w:rFonts w:cs="Times New Roman"/>
            <w:w w:val="99"/>
            <w:sz w:val="22"/>
            <w:szCs w:val="22"/>
          </w:rPr>
          <w:delText xml:space="preserve"> </w:delText>
        </w:r>
        <w:r w:rsidR="00505335" w:rsidRPr="00D753AC">
          <w:rPr>
            <w:rFonts w:cs="Times New Roman"/>
            <w:sz w:val="22"/>
            <w:szCs w:val="22"/>
          </w:rPr>
          <w:delText>dissertation;</w:delText>
        </w:r>
      </w:del>
      <w:ins w:id="6541" w:author="Claire Kouba" w:date="2023-09-12T16:52:00Z">
        <w:r w:rsidRPr="00D753AC">
          <w:rPr>
            <w:rFonts w:cs="Times New Roman"/>
            <w:w w:val="105"/>
            <w:sz w:val="22"/>
            <w:szCs w:val="22"/>
          </w:rPr>
          <w:t>the</w:t>
        </w:r>
      </w:ins>
      <w:r w:rsidRPr="00D753AC">
        <w:rPr>
          <w:rFonts w:cs="Times New Roman"/>
          <w:spacing w:val="-39"/>
          <w:w w:val="105"/>
          <w:sz w:val="22"/>
          <w:szCs w:val="22"/>
          <w:rPrChange w:id="6542" w:author="Claire Kouba" w:date="2023-09-12T16:52:00Z">
            <w:rPr>
              <w:spacing w:val="-4"/>
            </w:rPr>
          </w:rPrChange>
        </w:rPr>
        <w:t xml:space="preserve"> </w:t>
      </w:r>
      <w:r w:rsidRPr="00D753AC">
        <w:rPr>
          <w:rFonts w:cs="Times New Roman"/>
          <w:w w:val="105"/>
          <w:sz w:val="22"/>
          <w:szCs w:val="22"/>
          <w:rPrChange w:id="6543" w:author="Claire Kouba" w:date="2023-09-12T16:52:00Z">
            <w:rPr/>
          </w:rPrChange>
        </w:rPr>
        <w:t>Siskiyou</w:t>
      </w:r>
      <w:r w:rsidRPr="00D753AC">
        <w:rPr>
          <w:rFonts w:cs="Times New Roman"/>
          <w:spacing w:val="-39"/>
          <w:w w:val="105"/>
          <w:sz w:val="22"/>
          <w:szCs w:val="22"/>
          <w:rPrChange w:id="6544" w:author="Claire Kouba" w:date="2023-09-12T16:52:00Z">
            <w:rPr>
              <w:spacing w:val="-4"/>
            </w:rPr>
          </w:rPrChange>
        </w:rPr>
        <w:t xml:space="preserve"> </w:t>
      </w:r>
      <w:r w:rsidRPr="00D753AC">
        <w:rPr>
          <w:rFonts w:cs="Times New Roman"/>
          <w:w w:val="105"/>
          <w:sz w:val="22"/>
          <w:szCs w:val="22"/>
          <w:rPrChange w:id="6545" w:author="Claire Kouba" w:date="2023-09-12T16:52:00Z">
            <w:rPr/>
          </w:rPrChange>
        </w:rPr>
        <w:t>County</w:t>
      </w:r>
      <w:r w:rsidRPr="00D753AC">
        <w:rPr>
          <w:rFonts w:cs="Times New Roman"/>
          <w:w w:val="99"/>
          <w:sz w:val="22"/>
          <w:szCs w:val="22"/>
          <w:rPrChange w:id="6546" w:author="Claire Kouba" w:date="2023-09-12T16:52:00Z">
            <w:rPr>
              <w:spacing w:val="-4"/>
            </w:rPr>
          </w:rPrChange>
        </w:rPr>
        <w:t xml:space="preserve"> </w:t>
      </w:r>
      <w:del w:id="6547"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sz w:val="22"/>
            <w:szCs w:val="22"/>
          </w:rPr>
          <w:delText>-Siskiyou</w:delText>
        </w:r>
        <w:r w:rsidR="00505335" w:rsidRPr="00D753AC">
          <w:rPr>
            <w:rFonts w:cs="Times New Roman"/>
            <w:spacing w:val="-4"/>
            <w:sz w:val="22"/>
            <w:szCs w:val="22"/>
          </w:rPr>
          <w:delText xml:space="preserve"> </w:delText>
        </w:r>
        <w:r w:rsidR="00505335" w:rsidRPr="00D753AC">
          <w:rPr>
            <w:rFonts w:cs="Times New Roman"/>
            <w:sz w:val="22"/>
            <w:szCs w:val="22"/>
          </w:rPr>
          <w:delText>County</w:delText>
        </w:r>
        <w:r w:rsidR="00505335" w:rsidRPr="00D753AC">
          <w:rPr>
            <w:rFonts w:cs="Times New Roman"/>
            <w:spacing w:val="-4"/>
            <w:sz w:val="22"/>
            <w:szCs w:val="22"/>
          </w:rPr>
          <w:delText xml:space="preserve"> </w:delText>
        </w:r>
        <w:r w:rsidR="00505335" w:rsidRPr="00D753AC">
          <w:rPr>
            <w:rFonts w:cs="Times New Roman"/>
            <w:sz w:val="22"/>
            <w:szCs w:val="22"/>
          </w:rPr>
          <w:delText>Flood</w:delText>
        </w:r>
        <w:r w:rsidR="00505335" w:rsidRPr="00D753AC">
          <w:rPr>
            <w:rFonts w:cs="Times New Roman"/>
            <w:spacing w:val="-4"/>
            <w:sz w:val="22"/>
            <w:szCs w:val="22"/>
          </w:rPr>
          <w:delText xml:space="preserve"> </w:delText>
        </w:r>
        <w:r w:rsidR="00505335" w:rsidRPr="00D753AC">
          <w:rPr>
            <w:rFonts w:cs="Times New Roman"/>
            <w:sz w:val="22"/>
            <w:szCs w:val="22"/>
          </w:rPr>
          <w:delText>Control</w:delText>
        </w:r>
        <w:r w:rsidR="00505335" w:rsidRPr="00D753AC">
          <w:rPr>
            <w:rFonts w:cs="Times New Roman"/>
            <w:spacing w:val="-4"/>
            <w:sz w:val="22"/>
            <w:szCs w:val="22"/>
          </w:rPr>
          <w:delText xml:space="preserve"> </w:delText>
        </w:r>
        <w:r w:rsidR="00505335" w:rsidRPr="00D753AC">
          <w:rPr>
            <w:rFonts w:cs="Times New Roman"/>
            <w:sz w:val="22"/>
            <w:szCs w:val="22"/>
          </w:rPr>
          <w:delText>and</w:delText>
        </w:r>
        <w:r w:rsidR="00505335" w:rsidRPr="00D753AC">
          <w:rPr>
            <w:rFonts w:cs="Times New Roman"/>
            <w:spacing w:val="-4"/>
            <w:sz w:val="22"/>
            <w:szCs w:val="22"/>
          </w:rPr>
          <w:delText xml:space="preserve"> Water </w:delText>
        </w:r>
        <w:r w:rsidR="00505335" w:rsidRPr="00D753AC">
          <w:rPr>
            <w:rFonts w:cs="Times New Roman"/>
            <w:sz w:val="22"/>
            <w:szCs w:val="22"/>
          </w:rPr>
          <w:delText>Conservation</w:delText>
        </w:r>
        <w:r w:rsidR="00505335" w:rsidRPr="00D753AC">
          <w:rPr>
            <w:rFonts w:cs="Times New Roman"/>
            <w:spacing w:val="-4"/>
            <w:sz w:val="22"/>
            <w:szCs w:val="22"/>
          </w:rPr>
          <w:delText xml:space="preserve"> </w:delText>
        </w:r>
        <w:r w:rsidR="00505335" w:rsidRPr="00D753AC">
          <w:rPr>
            <w:rFonts w:cs="Times New Roman"/>
            <w:sz w:val="22"/>
            <w:szCs w:val="22"/>
          </w:rPr>
          <w:delText>District</w:delText>
        </w:r>
        <w:r w:rsidR="00505335" w:rsidRPr="00D753AC">
          <w:rPr>
            <w:rFonts w:cs="Times New Roman"/>
            <w:sz w:val="22"/>
            <w:szCs w:val="22"/>
          </w:rPr>
          <w:fldChar w:fldCharType="end"/>
        </w:r>
        <w:r w:rsidR="00505335" w:rsidRPr="00D753AC">
          <w:rPr>
            <w:rFonts w:cs="Times New Roman"/>
            <w:spacing w:val="-4"/>
            <w:sz w:val="22"/>
            <w:szCs w:val="22"/>
          </w:rPr>
          <w:delText xml:space="preserve"> </w:delText>
        </w:r>
        <w:r w:rsidR="00505335" w:rsidRPr="00D753AC">
          <w:rPr>
            <w:rFonts w:cs="Times New Roman"/>
            <w:sz w:val="22"/>
            <w:szCs w:val="22"/>
          </w:rPr>
          <w:fldChar w:fldCharType="begin"/>
        </w:r>
        <w:r w:rsidR="00505335" w:rsidRPr="00D753AC">
          <w:rPr>
            <w:rFonts w:cs="Times New Roman"/>
            <w:sz w:val="22"/>
            <w:szCs w:val="22"/>
          </w:rPr>
          <w:delInstrText xml:space="preserve"> HYPERLINK \l "_bookmark33" </w:delInstrText>
        </w:r>
        <w:r w:rsidR="00505335" w:rsidRPr="00D753AC">
          <w:rPr>
            <w:rFonts w:cs="Times New Roman"/>
            <w:sz w:val="22"/>
            <w:szCs w:val="22"/>
          </w:rPr>
          <w:fldChar w:fldCharType="separate"/>
        </w:r>
        <w:r w:rsidR="00505335" w:rsidRPr="00D753AC">
          <w:rPr>
            <w:rFonts w:cs="Times New Roman"/>
            <w:sz w:val="22"/>
            <w:szCs w:val="22"/>
          </w:rPr>
          <w:delText>(2021)].</w:delText>
        </w:r>
        <w:r w:rsidR="00505335" w:rsidRPr="00D753AC">
          <w:rPr>
            <w:rFonts w:cs="Times New Roman"/>
            <w:sz w:val="22"/>
            <w:szCs w:val="22"/>
          </w:rPr>
          <w:fldChar w:fldCharType="end"/>
        </w:r>
      </w:del>
      <w:ins w:id="6548" w:author="Claire Kouba" w:date="2023-09-12T16:52:00Z">
        <w:r w:rsidRPr="00D753AC">
          <w:rPr>
            <w:rFonts w:cs="Times New Roman"/>
            <w:sz w:val="22"/>
            <w:szCs w:val="22"/>
          </w:rPr>
          <w:t>GSP) (Siskiyou County</w:t>
        </w:r>
        <w:r w:rsidRPr="00D753AC">
          <w:rPr>
            <w:rFonts w:cs="Times New Roman"/>
            <w:spacing w:val="-12"/>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"_bookmark51" </w:instrText>
        </w:r>
        <w:r w:rsidRPr="00D753AC">
          <w:rPr>
            <w:rFonts w:cs="Times New Roman"/>
            <w:sz w:val="22"/>
            <w:szCs w:val="22"/>
          </w:rPr>
          <w:fldChar w:fldCharType="separate"/>
        </w:r>
        <w:r w:rsidRPr="00D753AC">
          <w:rPr>
            <w:rFonts w:cs="Times New Roman"/>
            <w:sz w:val="22"/>
            <w:szCs w:val="22"/>
          </w:rPr>
          <w:t>2021).</w:t>
        </w:r>
        <w:r w:rsidRPr="00D753AC">
          <w:rPr>
            <w:rFonts w:cs="Times New Roman"/>
            <w:sz w:val="22"/>
            <w:szCs w:val="22"/>
          </w:rPr>
          <w:fldChar w:fldCharType="end"/>
        </w:r>
      </w:ins>
    </w:p>
    <w:p w:rsidR="002153D1" w:rsidRPr="00D753AC" w:rsidRDefault="002573FA">
      <w:pPr>
        <w:pStyle w:val="BodyText"/>
        <w:ind w:left="173" w:right="144" w:firstLine="236"/>
        <w:rPr>
          <w:rFonts w:cs="Times New Roman"/>
          <w:sz w:val="22"/>
          <w:szCs w:val="22"/>
        </w:rPr>
        <w:pPrChange w:id="6549" w:author="Claire Kouba" w:date="2023-09-12T16:52:00Z">
          <w:pPr>
            <w:pStyle w:val="BodyText"/>
            <w:spacing w:before="9" w:line="350" w:lineRule="auto"/>
            <w:ind w:left="173" w:right="164" w:firstLine="231"/>
          </w:pPr>
        </w:pPrChange>
      </w:pPr>
      <w:r w:rsidRPr="00D753AC">
        <w:rPr>
          <w:rFonts w:cs="Times New Roman"/>
          <w:sz w:val="22"/>
          <w:szCs w:val="22"/>
        </w:rPr>
        <w:t>Multiple</w:t>
      </w:r>
      <w:r w:rsidRPr="00D753AC">
        <w:rPr>
          <w:rFonts w:cs="Times New Roman"/>
          <w:spacing w:val="-16"/>
          <w:sz w:val="22"/>
          <w:szCs w:val="22"/>
          <w:rPrChange w:id="6550" w:author="Claire Kouba" w:date="2023-09-12T16:52:00Z">
            <w:rPr>
              <w:spacing w:val="-17"/>
            </w:rPr>
          </w:rPrChange>
        </w:rPr>
        <w:t xml:space="preserve"> </w:t>
      </w:r>
      <w:r w:rsidRPr="00D753AC">
        <w:rPr>
          <w:rFonts w:cs="Times New Roman"/>
          <w:sz w:val="22"/>
          <w:szCs w:val="22"/>
        </w:rPr>
        <w:t>possible</w:t>
      </w:r>
      <w:r w:rsidRPr="00D753AC">
        <w:rPr>
          <w:rFonts w:cs="Times New Roman"/>
          <w:spacing w:val="-16"/>
          <w:sz w:val="22"/>
          <w:szCs w:val="22"/>
          <w:rPrChange w:id="6551" w:author="Claire Kouba" w:date="2023-09-12T16:52:00Z">
            <w:rPr>
              <w:spacing w:val="-17"/>
            </w:rPr>
          </w:rPrChange>
        </w:rPr>
        <w:t xml:space="preserve"> </w:t>
      </w:r>
      <w:r w:rsidRPr="00D753AC">
        <w:rPr>
          <w:rFonts w:cs="Times New Roman"/>
          <w:sz w:val="22"/>
          <w:szCs w:val="22"/>
        </w:rPr>
        <w:t>explanations</w:t>
      </w:r>
      <w:r w:rsidRPr="00D753AC">
        <w:rPr>
          <w:rFonts w:cs="Times New Roman"/>
          <w:spacing w:val="-16"/>
          <w:sz w:val="22"/>
          <w:szCs w:val="22"/>
          <w:rPrChange w:id="6552" w:author="Claire Kouba" w:date="2023-09-12T16:52:00Z">
            <w:rPr>
              <w:spacing w:val="-17"/>
            </w:rPr>
          </w:rPrChange>
        </w:rPr>
        <w:t xml:space="preserve"> </w:t>
      </w:r>
      <w:r w:rsidRPr="00D753AC">
        <w:rPr>
          <w:rFonts w:cs="Times New Roman"/>
          <w:sz w:val="22"/>
          <w:szCs w:val="22"/>
        </w:rPr>
        <w:t>could</w:t>
      </w:r>
      <w:r w:rsidRPr="00D753AC">
        <w:rPr>
          <w:rFonts w:cs="Times New Roman"/>
          <w:spacing w:val="-16"/>
          <w:sz w:val="22"/>
          <w:szCs w:val="22"/>
          <w:rPrChange w:id="6553" w:author="Claire Kouba" w:date="2023-09-12T16:52:00Z">
            <w:rPr>
              <w:spacing w:val="-17"/>
            </w:rPr>
          </w:rPrChange>
        </w:rPr>
        <w:t xml:space="preserve"> </w:t>
      </w:r>
      <w:r w:rsidRPr="00D753AC">
        <w:rPr>
          <w:rFonts w:cs="Times New Roman"/>
          <w:sz w:val="22"/>
          <w:szCs w:val="22"/>
        </w:rPr>
        <w:t>reconcile</w:t>
      </w:r>
      <w:r w:rsidRPr="00D753AC">
        <w:rPr>
          <w:rFonts w:cs="Times New Roman"/>
          <w:spacing w:val="-16"/>
          <w:sz w:val="22"/>
          <w:szCs w:val="22"/>
          <w:rPrChange w:id="6554" w:author="Claire Kouba" w:date="2023-09-12T16:52:00Z">
            <w:rPr>
              <w:spacing w:val="-17"/>
            </w:rPr>
          </w:rPrChange>
        </w:rPr>
        <w:t xml:space="preserve"> </w:t>
      </w:r>
      <w:r w:rsidRPr="00D753AC">
        <w:rPr>
          <w:rFonts w:cs="Times New Roman"/>
          <w:sz w:val="22"/>
          <w:szCs w:val="22"/>
        </w:rPr>
        <w:t>these</w:t>
      </w:r>
      <w:r w:rsidRPr="00D753AC">
        <w:rPr>
          <w:rFonts w:cs="Times New Roman"/>
          <w:spacing w:val="-16"/>
          <w:sz w:val="22"/>
          <w:szCs w:val="22"/>
          <w:rPrChange w:id="6555" w:author="Claire Kouba" w:date="2023-09-12T16:52:00Z">
            <w:rPr>
              <w:spacing w:val="-17"/>
            </w:rPr>
          </w:rPrChange>
        </w:rPr>
        <w:t xml:space="preserve"> </w:t>
      </w:r>
      <w:r w:rsidRPr="00D753AC">
        <w:rPr>
          <w:rFonts w:cs="Times New Roman"/>
          <w:sz w:val="22"/>
          <w:szCs w:val="22"/>
        </w:rPr>
        <w:t>two</w:t>
      </w:r>
      <w:r w:rsidRPr="00D753AC">
        <w:rPr>
          <w:rFonts w:cs="Times New Roman"/>
          <w:spacing w:val="-16"/>
          <w:sz w:val="22"/>
          <w:szCs w:val="22"/>
          <w:rPrChange w:id="6556" w:author="Claire Kouba" w:date="2023-09-12T16:52:00Z">
            <w:rPr>
              <w:spacing w:val="-17"/>
            </w:rPr>
          </w:rPrChange>
        </w:rPr>
        <w:t xml:space="preserve"> </w:t>
      </w:r>
      <w:r w:rsidRPr="00D753AC">
        <w:rPr>
          <w:rFonts w:cs="Times New Roman"/>
          <w:sz w:val="22"/>
          <w:szCs w:val="22"/>
        </w:rPr>
        <w:t>pieces</w:t>
      </w:r>
      <w:r w:rsidRPr="00D753AC">
        <w:rPr>
          <w:rFonts w:cs="Times New Roman"/>
          <w:spacing w:val="-16"/>
          <w:sz w:val="22"/>
          <w:szCs w:val="22"/>
          <w:rPrChange w:id="6557" w:author="Claire Kouba" w:date="2023-09-12T16:52:00Z">
            <w:rPr>
              <w:spacing w:val="-17"/>
            </w:rPr>
          </w:rPrChange>
        </w:rPr>
        <w:t xml:space="preserve"> </w:t>
      </w:r>
      <w:r w:rsidRPr="00D753AC">
        <w:rPr>
          <w:rFonts w:cs="Times New Roman"/>
          <w:sz w:val="22"/>
          <w:szCs w:val="22"/>
        </w:rPr>
        <w:t>of</w:t>
      </w:r>
      <w:r w:rsidRPr="00D753AC">
        <w:rPr>
          <w:rFonts w:cs="Times New Roman"/>
          <w:spacing w:val="-16"/>
          <w:sz w:val="22"/>
          <w:szCs w:val="22"/>
          <w:rPrChange w:id="6558" w:author="Claire Kouba" w:date="2023-09-12T16:52:00Z">
            <w:rPr>
              <w:spacing w:val="-17"/>
            </w:rPr>
          </w:rPrChange>
        </w:rPr>
        <w:t xml:space="preserve"> </w:t>
      </w:r>
      <w:r w:rsidRPr="00D753AC">
        <w:rPr>
          <w:rFonts w:cs="Times New Roman"/>
          <w:sz w:val="22"/>
          <w:szCs w:val="22"/>
        </w:rPr>
        <w:t>seemingly</w:t>
      </w:r>
      <w:r w:rsidRPr="00D753AC">
        <w:rPr>
          <w:rFonts w:cs="Times New Roman"/>
          <w:spacing w:val="-16"/>
          <w:sz w:val="22"/>
          <w:szCs w:val="22"/>
          <w:rPrChange w:id="6559" w:author="Claire Kouba" w:date="2023-09-12T16:52:00Z">
            <w:rPr>
              <w:spacing w:val="-17"/>
            </w:rPr>
          </w:rPrChange>
        </w:rPr>
        <w:t xml:space="preserve"> </w:t>
      </w:r>
      <w:r w:rsidRPr="00D753AC">
        <w:rPr>
          <w:rFonts w:cs="Times New Roman"/>
          <w:sz w:val="22"/>
          <w:szCs w:val="22"/>
        </w:rPr>
        <w:t>contradictory</w:t>
      </w:r>
      <w:r w:rsidRPr="00D753AC">
        <w:rPr>
          <w:rFonts w:cs="Times New Roman"/>
          <w:spacing w:val="-16"/>
          <w:sz w:val="22"/>
          <w:szCs w:val="22"/>
          <w:rPrChange w:id="6560" w:author="Claire Kouba" w:date="2023-09-12T16:52:00Z">
            <w:rPr>
              <w:spacing w:val="-17"/>
            </w:rPr>
          </w:rPrChange>
        </w:rPr>
        <w:t xml:space="preserve"> </w:t>
      </w:r>
      <w:r w:rsidRPr="00D753AC">
        <w:rPr>
          <w:rFonts w:cs="Times New Roman"/>
          <w:sz w:val="22"/>
          <w:szCs w:val="22"/>
        </w:rPr>
        <w:t>evidence.</w:t>
      </w:r>
      <w:r w:rsidRPr="00D753AC">
        <w:rPr>
          <w:rFonts w:cs="Times New Roman"/>
          <w:spacing w:val="-16"/>
          <w:sz w:val="22"/>
          <w:szCs w:val="22"/>
          <w:rPrChange w:id="6561" w:author="Claire Kouba" w:date="2023-09-12T16:52:00Z">
            <w:rPr>
              <w:spacing w:val="-17"/>
            </w:rPr>
          </w:rPrChange>
        </w:rPr>
        <w:t xml:space="preserve"> </w:t>
      </w:r>
      <w:r w:rsidRPr="00D753AC">
        <w:rPr>
          <w:rFonts w:cs="Times New Roman"/>
          <w:sz w:val="22"/>
          <w:szCs w:val="22"/>
        </w:rPr>
        <w:t>First,</w:t>
      </w:r>
      <w:r w:rsidRPr="00D753AC">
        <w:rPr>
          <w:rFonts w:cs="Times New Roman"/>
          <w:spacing w:val="-16"/>
          <w:sz w:val="22"/>
          <w:szCs w:val="22"/>
          <w:rPrChange w:id="6562" w:author="Claire Kouba" w:date="2023-09-12T16:52:00Z">
            <w:rPr>
              <w:spacing w:val="-17"/>
            </w:rPr>
          </w:rPrChange>
        </w:rPr>
        <w:t xml:space="preserve"> </w:t>
      </w:r>
      <w:r w:rsidRPr="00D753AC">
        <w:rPr>
          <w:rFonts w:cs="Times New Roman"/>
          <w:sz w:val="22"/>
          <w:szCs w:val="22"/>
        </w:rPr>
        <w:t>random</w:t>
      </w:r>
      <w:r w:rsidRPr="00D753AC">
        <w:rPr>
          <w:rFonts w:cs="Times New Roman"/>
          <w:spacing w:val="-16"/>
          <w:sz w:val="22"/>
          <w:szCs w:val="22"/>
          <w:rPrChange w:id="6563" w:author="Claire Kouba" w:date="2023-09-12T16:52:00Z">
            <w:rPr>
              <w:spacing w:val="-17"/>
            </w:rPr>
          </w:rPrChange>
        </w:rPr>
        <w:t xml:space="preserve"> </w:t>
      </w:r>
      <w:r w:rsidRPr="00D753AC">
        <w:rPr>
          <w:rFonts w:cs="Times New Roman"/>
          <w:sz w:val="22"/>
          <w:szCs w:val="22"/>
        </w:rPr>
        <w:t>variability</w:t>
      </w:r>
      <w:r w:rsidRPr="00D753AC">
        <w:rPr>
          <w:rFonts w:cs="Times New Roman"/>
          <w:w w:val="99"/>
          <w:sz w:val="22"/>
          <w:szCs w:val="22"/>
        </w:rPr>
        <w:t xml:space="preserve"> </w:t>
      </w:r>
      <w:r w:rsidRPr="00D753AC">
        <w:rPr>
          <w:rFonts w:cs="Times New Roman"/>
          <w:sz w:val="22"/>
          <w:szCs w:val="22"/>
        </w:rPr>
        <w:t>in</w:t>
      </w:r>
      <w:r w:rsidRPr="00D753AC">
        <w:rPr>
          <w:rFonts w:cs="Times New Roman"/>
          <w:spacing w:val="16"/>
          <w:sz w:val="22"/>
          <w:szCs w:val="22"/>
          <w:rPrChange w:id="6564" w:author="Claire Kouba" w:date="2023-09-12T16:52:00Z">
            <w:rPr>
              <w:spacing w:val="14"/>
            </w:rPr>
          </w:rPrChange>
        </w:rPr>
        <w:t xml:space="preserve"> </w:t>
      </w:r>
      <w:r w:rsidRPr="00D753AC">
        <w:rPr>
          <w:rFonts w:cs="Times New Roman"/>
          <w:sz w:val="22"/>
          <w:szCs w:val="22"/>
        </w:rPr>
        <w:t>human</w:t>
      </w:r>
      <w:r w:rsidRPr="00D753AC">
        <w:rPr>
          <w:rFonts w:cs="Times New Roman"/>
          <w:spacing w:val="16"/>
          <w:sz w:val="22"/>
          <w:szCs w:val="22"/>
          <w:rPrChange w:id="6565" w:author="Claire Kouba" w:date="2023-09-12T16:52:00Z">
            <w:rPr>
              <w:spacing w:val="14"/>
            </w:rPr>
          </w:rPrChange>
        </w:rPr>
        <w:t xml:space="preserve"> </w:t>
      </w:r>
      <w:r w:rsidRPr="00D753AC">
        <w:rPr>
          <w:rFonts w:cs="Times New Roman"/>
          <w:sz w:val="22"/>
          <w:szCs w:val="22"/>
        </w:rPr>
        <w:t>water</w:t>
      </w:r>
      <w:r w:rsidRPr="00D753AC">
        <w:rPr>
          <w:rFonts w:cs="Times New Roman"/>
          <w:spacing w:val="16"/>
          <w:sz w:val="22"/>
          <w:szCs w:val="22"/>
          <w:rPrChange w:id="6566" w:author="Claire Kouba" w:date="2023-09-12T16:52:00Z">
            <w:rPr>
              <w:spacing w:val="14"/>
            </w:rPr>
          </w:rPrChange>
        </w:rPr>
        <w:t xml:space="preserve"> </w:t>
      </w:r>
      <w:r w:rsidRPr="00D753AC">
        <w:rPr>
          <w:rFonts w:cs="Times New Roman"/>
          <w:sz w:val="22"/>
          <w:szCs w:val="22"/>
        </w:rPr>
        <w:t>use</w:t>
      </w:r>
      <w:r w:rsidRPr="00D753AC">
        <w:rPr>
          <w:rFonts w:cs="Times New Roman"/>
          <w:spacing w:val="16"/>
          <w:sz w:val="22"/>
          <w:szCs w:val="22"/>
          <w:rPrChange w:id="6567" w:author="Claire Kouba" w:date="2023-09-12T16:52:00Z">
            <w:rPr>
              <w:spacing w:val="14"/>
            </w:rPr>
          </w:rPrChange>
        </w:rPr>
        <w:t xml:space="preserve"> </w:t>
      </w:r>
      <w:r w:rsidRPr="00D753AC">
        <w:rPr>
          <w:rFonts w:cs="Times New Roman"/>
          <w:sz w:val="22"/>
          <w:szCs w:val="22"/>
        </w:rPr>
        <w:t>could</w:t>
      </w:r>
      <w:r w:rsidRPr="00D753AC">
        <w:rPr>
          <w:rFonts w:cs="Times New Roman"/>
          <w:spacing w:val="16"/>
          <w:sz w:val="22"/>
          <w:szCs w:val="22"/>
          <w:rPrChange w:id="6568" w:author="Claire Kouba" w:date="2023-09-12T16:52:00Z">
            <w:rPr>
              <w:spacing w:val="14"/>
            </w:rPr>
          </w:rPrChange>
        </w:rPr>
        <w:t xml:space="preserve"> </w:t>
      </w:r>
      <w:r w:rsidRPr="00D753AC">
        <w:rPr>
          <w:rFonts w:cs="Times New Roman"/>
          <w:sz w:val="22"/>
          <w:szCs w:val="22"/>
        </w:rPr>
        <w:t>be</w:t>
      </w:r>
      <w:r w:rsidRPr="00D753AC">
        <w:rPr>
          <w:rFonts w:cs="Times New Roman"/>
          <w:spacing w:val="16"/>
          <w:sz w:val="22"/>
          <w:szCs w:val="22"/>
          <w:rPrChange w:id="6569" w:author="Claire Kouba" w:date="2023-09-12T16:52:00Z">
            <w:rPr>
              <w:spacing w:val="14"/>
            </w:rPr>
          </w:rPrChange>
        </w:rPr>
        <w:t xml:space="preserve"> </w:t>
      </w:r>
      <w:r w:rsidRPr="00D753AC">
        <w:rPr>
          <w:rFonts w:cs="Times New Roman"/>
          <w:sz w:val="22"/>
          <w:szCs w:val="22"/>
        </w:rPr>
        <w:t>a</w:t>
      </w:r>
      <w:r w:rsidRPr="00D753AC">
        <w:rPr>
          <w:rFonts w:cs="Times New Roman"/>
          <w:spacing w:val="16"/>
          <w:sz w:val="22"/>
          <w:szCs w:val="22"/>
          <w:rPrChange w:id="6570" w:author="Claire Kouba" w:date="2023-09-12T16:52:00Z">
            <w:rPr>
              <w:spacing w:val="14"/>
            </w:rPr>
          </w:rPrChange>
        </w:rPr>
        <w:t xml:space="preserve"> </w:t>
      </w:r>
      <w:r w:rsidRPr="00D753AC">
        <w:rPr>
          <w:rFonts w:cs="Times New Roman"/>
          <w:sz w:val="22"/>
          <w:szCs w:val="22"/>
        </w:rPr>
        <w:t>contributing</w:t>
      </w:r>
      <w:r w:rsidRPr="00D753AC">
        <w:rPr>
          <w:rFonts w:cs="Times New Roman"/>
          <w:spacing w:val="16"/>
          <w:sz w:val="22"/>
          <w:szCs w:val="22"/>
          <w:rPrChange w:id="6571" w:author="Claire Kouba" w:date="2023-09-12T16:52:00Z">
            <w:rPr>
              <w:spacing w:val="14"/>
            </w:rPr>
          </w:rPrChange>
        </w:rPr>
        <w:t xml:space="preserve"> </w:t>
      </w:r>
      <w:r w:rsidRPr="00D753AC">
        <w:rPr>
          <w:rFonts w:cs="Times New Roman"/>
          <w:sz w:val="22"/>
          <w:szCs w:val="22"/>
        </w:rPr>
        <w:t>factor</w:t>
      </w:r>
      <w:r w:rsidRPr="00D753AC">
        <w:rPr>
          <w:rFonts w:cs="Times New Roman"/>
          <w:spacing w:val="16"/>
          <w:sz w:val="22"/>
          <w:szCs w:val="22"/>
          <w:rPrChange w:id="6572" w:author="Claire Kouba" w:date="2023-09-12T16:52:00Z">
            <w:rPr>
              <w:spacing w:val="14"/>
            </w:rPr>
          </w:rPrChange>
        </w:rPr>
        <w:t xml:space="preserve"> </w:t>
      </w:r>
      <w:r w:rsidRPr="00D753AC">
        <w:rPr>
          <w:rFonts w:cs="Times New Roman"/>
          <w:sz w:val="22"/>
          <w:szCs w:val="22"/>
        </w:rPr>
        <w:t>to</w:t>
      </w:r>
      <w:r w:rsidRPr="00D753AC">
        <w:rPr>
          <w:rFonts w:cs="Times New Roman"/>
          <w:spacing w:val="16"/>
          <w:sz w:val="22"/>
          <w:szCs w:val="22"/>
          <w:rPrChange w:id="6573" w:author="Claire Kouba" w:date="2023-09-12T16:52:00Z">
            <w:rPr>
              <w:spacing w:val="14"/>
            </w:rPr>
          </w:rPrChange>
        </w:rPr>
        <w:t xml:space="preserve"> </w:t>
      </w:r>
      <w:r w:rsidRPr="00D753AC">
        <w:rPr>
          <w:rFonts w:cs="Times New Roman"/>
          <w:sz w:val="22"/>
          <w:szCs w:val="22"/>
        </w:rPr>
        <w:t>the</w:t>
      </w:r>
      <w:r w:rsidRPr="00D753AC">
        <w:rPr>
          <w:rFonts w:cs="Times New Roman"/>
          <w:spacing w:val="16"/>
          <w:sz w:val="22"/>
          <w:szCs w:val="22"/>
          <w:rPrChange w:id="6574" w:author="Claire Kouba" w:date="2023-09-12T16:52:00Z">
            <w:rPr>
              <w:spacing w:val="14"/>
            </w:rPr>
          </w:rPrChange>
        </w:rPr>
        <w:t xml:space="preserve"> </w:t>
      </w:r>
      <w:r w:rsidRPr="00D753AC">
        <w:rPr>
          <w:rFonts w:cs="Times New Roman"/>
          <w:sz w:val="22"/>
          <w:szCs w:val="22"/>
        </w:rPr>
        <w:t>error</w:t>
      </w:r>
      <w:r w:rsidRPr="00D753AC">
        <w:rPr>
          <w:rFonts w:cs="Times New Roman"/>
          <w:spacing w:val="16"/>
          <w:sz w:val="22"/>
          <w:szCs w:val="22"/>
          <w:rPrChange w:id="6575" w:author="Claire Kouba" w:date="2023-09-12T16:52:00Z">
            <w:rPr>
              <w:spacing w:val="14"/>
            </w:rPr>
          </w:rPrChange>
        </w:rPr>
        <w:t xml:space="preserve"> </w:t>
      </w:r>
      <w:r w:rsidRPr="00D753AC">
        <w:rPr>
          <w:rFonts w:cs="Times New Roman"/>
          <w:sz w:val="22"/>
          <w:szCs w:val="22"/>
        </w:rPr>
        <w:t>of</w:t>
      </w:r>
      <w:r w:rsidRPr="00D753AC">
        <w:rPr>
          <w:rFonts w:cs="Times New Roman"/>
          <w:spacing w:val="16"/>
          <w:sz w:val="22"/>
          <w:szCs w:val="22"/>
          <w:rPrChange w:id="6576" w:author="Claire Kouba" w:date="2023-09-12T16:52:00Z">
            <w:rPr>
              <w:spacing w:val="14"/>
            </w:rPr>
          </w:rPrChange>
        </w:rPr>
        <w:t xml:space="preserve"> </w:t>
      </w:r>
      <w:r w:rsidRPr="00D753AC">
        <w:rPr>
          <w:rFonts w:cs="Times New Roman"/>
          <w:sz w:val="22"/>
          <w:szCs w:val="22"/>
        </w:rPr>
        <w:t>the</w:t>
      </w:r>
      <w:r w:rsidRPr="00D753AC">
        <w:rPr>
          <w:rFonts w:cs="Times New Roman"/>
          <w:spacing w:val="16"/>
          <w:sz w:val="22"/>
          <w:szCs w:val="22"/>
          <w:rPrChange w:id="6577" w:author="Claire Kouba" w:date="2023-09-12T16:52:00Z">
            <w:rPr>
              <w:spacing w:val="14"/>
            </w:rPr>
          </w:rPrChange>
        </w:rPr>
        <w:t xml:space="preserve"> </w:t>
      </w:r>
      <w:r w:rsidRPr="00D753AC">
        <w:rPr>
          <w:rFonts w:cs="Times New Roman"/>
          <w:sz w:val="22"/>
          <w:szCs w:val="22"/>
        </w:rPr>
        <w:t>predictive</w:t>
      </w:r>
      <w:r w:rsidRPr="00D753AC">
        <w:rPr>
          <w:rFonts w:cs="Times New Roman"/>
          <w:spacing w:val="16"/>
          <w:sz w:val="22"/>
          <w:szCs w:val="22"/>
          <w:rPrChange w:id="6578" w:author="Claire Kouba" w:date="2023-09-12T16:52:00Z">
            <w:rPr>
              <w:spacing w:val="14"/>
            </w:rPr>
          </w:rPrChange>
        </w:rPr>
        <w:t xml:space="preserve"> </w:t>
      </w:r>
      <w:r w:rsidRPr="00D753AC">
        <w:rPr>
          <w:rFonts w:cs="Times New Roman"/>
          <w:sz w:val="22"/>
          <w:szCs w:val="22"/>
        </w:rPr>
        <w:t>models</w:t>
      </w:r>
      <w:r w:rsidRPr="00D753AC">
        <w:rPr>
          <w:rFonts w:cs="Times New Roman"/>
          <w:spacing w:val="16"/>
          <w:sz w:val="22"/>
          <w:szCs w:val="22"/>
          <w:rPrChange w:id="6579" w:author="Claire Kouba" w:date="2023-09-12T16:52:00Z">
            <w:rPr>
              <w:spacing w:val="14"/>
            </w:rPr>
          </w:rPrChange>
        </w:rPr>
        <w:t xml:space="preserve"> </w:t>
      </w:r>
      <w:r w:rsidRPr="00D753AC">
        <w:rPr>
          <w:rFonts w:cs="Times New Roman"/>
          <w:sz w:val="22"/>
          <w:szCs w:val="22"/>
        </w:rPr>
        <w:t>of</w:t>
      </w:r>
      <w:r w:rsidRPr="00D753AC">
        <w:rPr>
          <w:rFonts w:cs="Times New Roman"/>
          <w:spacing w:val="16"/>
          <w:sz w:val="22"/>
          <w:szCs w:val="22"/>
          <w:rPrChange w:id="6580" w:author="Claire Kouba" w:date="2023-09-12T16:52:00Z">
            <w:rPr>
              <w:spacing w:val="14"/>
            </w:rPr>
          </w:rPrChange>
        </w:rPr>
        <w:t xml:space="preserve"> </w:t>
      </w:r>
      <w:r w:rsidRPr="00D753AC">
        <w:rPr>
          <w:rFonts w:cs="Times New Roman"/>
          <w:sz w:val="22"/>
          <w:szCs w:val="22"/>
        </w:rPr>
        <w:t>fall-season</w:t>
      </w:r>
      <w:r w:rsidRPr="00D753AC">
        <w:rPr>
          <w:rFonts w:cs="Times New Roman"/>
          <w:spacing w:val="16"/>
          <w:sz w:val="22"/>
          <w:szCs w:val="22"/>
          <w:rPrChange w:id="6581" w:author="Claire Kouba" w:date="2023-09-12T16:52:00Z">
            <w:rPr>
              <w:spacing w:val="14"/>
            </w:rPr>
          </w:rPrChange>
        </w:rPr>
        <w:t xml:space="preserve"> </w:t>
      </w:r>
      <w:r w:rsidRPr="00D753AC">
        <w:rPr>
          <w:rFonts w:cs="Times New Roman"/>
          <w:sz w:val="22"/>
          <w:szCs w:val="22"/>
        </w:rPr>
        <w:t>hydrologic</w:t>
      </w:r>
      <w:r w:rsidRPr="00D753AC">
        <w:rPr>
          <w:rFonts w:cs="Times New Roman"/>
          <w:spacing w:val="16"/>
          <w:sz w:val="22"/>
          <w:szCs w:val="22"/>
          <w:rPrChange w:id="6582" w:author="Claire Kouba" w:date="2023-09-12T16:52:00Z">
            <w:rPr>
              <w:spacing w:val="14"/>
            </w:rPr>
          </w:rPrChange>
        </w:rPr>
        <w:t xml:space="preserve"> </w:t>
      </w:r>
      <w:r w:rsidRPr="00D753AC">
        <w:rPr>
          <w:rFonts w:cs="Times New Roman"/>
          <w:sz w:val="22"/>
          <w:szCs w:val="22"/>
        </w:rPr>
        <w:t>behavior.</w:t>
      </w:r>
      <w:r w:rsidRPr="00D753AC">
        <w:rPr>
          <w:rFonts w:cs="Times New Roman"/>
          <w:w w:val="99"/>
          <w:sz w:val="22"/>
          <w:szCs w:val="22"/>
        </w:rPr>
        <w:t xml:space="preserve"> </w:t>
      </w:r>
      <w:r w:rsidRPr="00D753AC">
        <w:rPr>
          <w:rFonts w:cs="Times New Roman"/>
          <w:sz w:val="22"/>
          <w:szCs w:val="22"/>
        </w:rPr>
        <w:t>Alternatively,</w:t>
      </w:r>
      <w:r w:rsidRPr="00D753AC">
        <w:rPr>
          <w:rFonts w:cs="Times New Roman"/>
          <w:spacing w:val="-3"/>
          <w:sz w:val="22"/>
          <w:szCs w:val="22"/>
          <w:rPrChange w:id="6583" w:author="Claire Kouba" w:date="2023-09-12T16:52:00Z">
            <w:rPr/>
          </w:rPrChange>
        </w:rPr>
        <w:t xml:space="preserve"> </w:t>
      </w:r>
      <w:r w:rsidRPr="00D753AC">
        <w:rPr>
          <w:rFonts w:cs="Times New Roman"/>
          <w:sz w:val="22"/>
          <w:szCs w:val="22"/>
        </w:rPr>
        <w:t>human</w:t>
      </w:r>
      <w:r w:rsidRPr="00D753AC">
        <w:rPr>
          <w:rFonts w:cs="Times New Roman"/>
          <w:spacing w:val="-3"/>
          <w:sz w:val="22"/>
          <w:szCs w:val="22"/>
          <w:rPrChange w:id="6584" w:author="Claire Kouba" w:date="2023-09-12T16:52:00Z">
            <w:rPr/>
          </w:rPrChange>
        </w:rPr>
        <w:t xml:space="preserve"> </w:t>
      </w:r>
      <w:r w:rsidRPr="00D753AC">
        <w:rPr>
          <w:rFonts w:cs="Times New Roman"/>
          <w:sz w:val="22"/>
          <w:szCs w:val="22"/>
        </w:rPr>
        <w:t>water</w:t>
      </w:r>
      <w:r w:rsidRPr="00D753AC">
        <w:rPr>
          <w:rFonts w:cs="Times New Roman"/>
          <w:spacing w:val="-3"/>
          <w:sz w:val="22"/>
          <w:szCs w:val="22"/>
          <w:rPrChange w:id="6585" w:author="Claire Kouba" w:date="2023-09-12T16:52:00Z">
            <w:rPr/>
          </w:rPrChange>
        </w:rPr>
        <w:t xml:space="preserve"> </w:t>
      </w:r>
      <w:r w:rsidRPr="00D753AC">
        <w:rPr>
          <w:rFonts w:cs="Times New Roman"/>
          <w:sz w:val="22"/>
          <w:szCs w:val="22"/>
        </w:rPr>
        <w:t>uses</w:t>
      </w:r>
      <w:r w:rsidRPr="00D753AC">
        <w:rPr>
          <w:rFonts w:cs="Times New Roman"/>
          <w:spacing w:val="-3"/>
          <w:sz w:val="22"/>
          <w:szCs w:val="22"/>
          <w:rPrChange w:id="6586" w:author="Claire Kouba" w:date="2023-09-12T16:52:00Z">
            <w:rPr/>
          </w:rPrChange>
        </w:rPr>
        <w:t xml:space="preserve"> </w:t>
      </w:r>
      <w:r w:rsidRPr="00D753AC">
        <w:rPr>
          <w:rFonts w:cs="Times New Roman"/>
          <w:sz w:val="22"/>
          <w:szCs w:val="22"/>
        </w:rPr>
        <w:t>could</w:t>
      </w:r>
      <w:r w:rsidRPr="00D753AC">
        <w:rPr>
          <w:rFonts w:cs="Times New Roman"/>
          <w:spacing w:val="-3"/>
          <w:sz w:val="22"/>
          <w:szCs w:val="22"/>
          <w:rPrChange w:id="6587" w:author="Claire Kouba" w:date="2023-09-12T16:52:00Z">
            <w:rPr/>
          </w:rPrChange>
        </w:rPr>
        <w:t xml:space="preserve"> </w:t>
      </w:r>
      <w:r w:rsidRPr="00D753AC">
        <w:rPr>
          <w:rFonts w:cs="Times New Roman"/>
          <w:sz w:val="22"/>
          <w:szCs w:val="22"/>
        </w:rPr>
        <w:t>be</w:t>
      </w:r>
      <w:r w:rsidRPr="00D753AC">
        <w:rPr>
          <w:rFonts w:cs="Times New Roman"/>
          <w:spacing w:val="-3"/>
          <w:sz w:val="22"/>
          <w:szCs w:val="22"/>
          <w:rPrChange w:id="6588" w:author="Claire Kouba" w:date="2023-09-12T16:52:00Z">
            <w:rPr/>
          </w:rPrChange>
        </w:rPr>
        <w:t xml:space="preserve"> </w:t>
      </w:r>
      <w:r w:rsidRPr="00D753AC">
        <w:rPr>
          <w:rFonts w:cs="Times New Roman"/>
          <w:sz w:val="22"/>
          <w:szCs w:val="22"/>
        </w:rPr>
        <w:t>so</w:t>
      </w:r>
      <w:r w:rsidRPr="00D753AC">
        <w:rPr>
          <w:rFonts w:cs="Times New Roman"/>
          <w:spacing w:val="-3"/>
          <w:sz w:val="22"/>
          <w:szCs w:val="22"/>
          <w:rPrChange w:id="6589" w:author="Claire Kouba" w:date="2023-09-12T16:52:00Z">
            <w:rPr/>
          </w:rPrChange>
        </w:rPr>
        <w:t xml:space="preserve"> </w:t>
      </w:r>
      <w:r w:rsidRPr="00D753AC">
        <w:rPr>
          <w:rFonts w:cs="Times New Roman"/>
          <w:sz w:val="22"/>
          <w:szCs w:val="22"/>
        </w:rPr>
        <w:t>consistent</w:t>
      </w:r>
      <w:r w:rsidRPr="00D753AC">
        <w:rPr>
          <w:rFonts w:cs="Times New Roman"/>
          <w:spacing w:val="-3"/>
          <w:sz w:val="22"/>
          <w:szCs w:val="22"/>
          <w:rPrChange w:id="6590" w:author="Claire Kouba" w:date="2023-09-12T16:52:00Z">
            <w:rPr/>
          </w:rPrChange>
        </w:rPr>
        <w:t xml:space="preserve"> </w:t>
      </w:r>
      <w:r w:rsidRPr="00D753AC">
        <w:rPr>
          <w:rFonts w:cs="Times New Roman"/>
          <w:sz w:val="22"/>
          <w:szCs w:val="22"/>
        </w:rPr>
        <w:t>in</w:t>
      </w:r>
      <w:r w:rsidRPr="00D753AC">
        <w:rPr>
          <w:rFonts w:cs="Times New Roman"/>
          <w:spacing w:val="-3"/>
          <w:sz w:val="22"/>
          <w:szCs w:val="22"/>
          <w:rPrChange w:id="6591" w:author="Claire Kouba" w:date="2023-09-12T16:52:00Z">
            <w:rPr/>
          </w:rPrChange>
        </w:rPr>
        <w:t xml:space="preserve"> </w:t>
      </w:r>
      <w:r w:rsidRPr="00D753AC">
        <w:rPr>
          <w:rFonts w:cs="Times New Roman"/>
          <w:sz w:val="22"/>
          <w:szCs w:val="22"/>
        </w:rPr>
        <w:t>response</w:t>
      </w:r>
      <w:r w:rsidRPr="00D753AC">
        <w:rPr>
          <w:rFonts w:cs="Times New Roman"/>
          <w:spacing w:val="-3"/>
          <w:sz w:val="22"/>
          <w:szCs w:val="22"/>
          <w:rPrChange w:id="6592" w:author="Claire Kouba" w:date="2023-09-12T16:52:00Z">
            <w:rPr/>
          </w:rPrChange>
        </w:rPr>
        <w:t xml:space="preserve"> </w:t>
      </w:r>
      <w:r w:rsidRPr="00D753AC">
        <w:rPr>
          <w:rFonts w:cs="Times New Roman"/>
          <w:sz w:val="22"/>
          <w:szCs w:val="22"/>
        </w:rPr>
        <w:t>to</w:t>
      </w:r>
      <w:r w:rsidRPr="00D753AC">
        <w:rPr>
          <w:rFonts w:cs="Times New Roman"/>
          <w:spacing w:val="-3"/>
          <w:sz w:val="22"/>
          <w:szCs w:val="22"/>
          <w:rPrChange w:id="6593" w:author="Claire Kouba" w:date="2023-09-12T16:52:00Z">
            <w:rPr/>
          </w:rPrChange>
        </w:rPr>
        <w:t xml:space="preserve"> </w:t>
      </w:r>
      <w:r w:rsidRPr="00D753AC">
        <w:rPr>
          <w:rFonts w:cs="Times New Roman"/>
          <w:sz w:val="22"/>
          <w:szCs w:val="22"/>
        </w:rPr>
        <w:t>wet</w:t>
      </w:r>
      <w:r w:rsidRPr="00D753AC">
        <w:rPr>
          <w:rFonts w:cs="Times New Roman"/>
          <w:spacing w:val="-3"/>
          <w:sz w:val="22"/>
          <w:szCs w:val="22"/>
          <w:rPrChange w:id="6594" w:author="Claire Kouba" w:date="2023-09-12T16:52:00Z">
            <w:rPr/>
          </w:rPrChange>
        </w:rPr>
        <w:t xml:space="preserve"> </w:t>
      </w:r>
      <w:r w:rsidRPr="00D753AC">
        <w:rPr>
          <w:rFonts w:cs="Times New Roman"/>
          <w:sz w:val="22"/>
          <w:szCs w:val="22"/>
        </w:rPr>
        <w:t>or</w:t>
      </w:r>
      <w:r w:rsidRPr="00D753AC">
        <w:rPr>
          <w:rFonts w:cs="Times New Roman"/>
          <w:spacing w:val="-3"/>
          <w:sz w:val="22"/>
          <w:szCs w:val="22"/>
          <w:rPrChange w:id="6595" w:author="Claire Kouba" w:date="2023-09-12T16:52:00Z">
            <w:rPr/>
          </w:rPrChange>
        </w:rPr>
        <w:t xml:space="preserve"> </w:t>
      </w:r>
      <w:r w:rsidRPr="00D753AC">
        <w:rPr>
          <w:rFonts w:cs="Times New Roman"/>
          <w:sz w:val="22"/>
          <w:szCs w:val="22"/>
        </w:rPr>
        <w:t>dry</w:t>
      </w:r>
      <w:r w:rsidRPr="00D753AC">
        <w:rPr>
          <w:rFonts w:cs="Times New Roman"/>
          <w:spacing w:val="-3"/>
          <w:sz w:val="22"/>
          <w:szCs w:val="22"/>
          <w:rPrChange w:id="6596" w:author="Claire Kouba" w:date="2023-09-12T16:52:00Z">
            <w:rPr/>
          </w:rPrChange>
        </w:rPr>
        <w:t xml:space="preserve"> </w:t>
      </w:r>
      <w:r w:rsidRPr="00D753AC">
        <w:rPr>
          <w:rFonts w:cs="Times New Roman"/>
          <w:sz w:val="22"/>
          <w:szCs w:val="22"/>
        </w:rPr>
        <w:t>season</w:t>
      </w:r>
      <w:r w:rsidRPr="00D753AC">
        <w:rPr>
          <w:rFonts w:cs="Times New Roman"/>
          <w:spacing w:val="-3"/>
          <w:sz w:val="22"/>
          <w:szCs w:val="22"/>
          <w:rPrChange w:id="6597" w:author="Claire Kouba" w:date="2023-09-12T16:52:00Z">
            <w:rPr/>
          </w:rPrChange>
        </w:rPr>
        <w:t xml:space="preserve"> </w:t>
      </w:r>
      <w:r w:rsidRPr="00D753AC">
        <w:rPr>
          <w:rFonts w:cs="Times New Roman"/>
          <w:sz w:val="22"/>
          <w:szCs w:val="22"/>
        </w:rPr>
        <w:t>conditions</w:t>
      </w:r>
      <w:r w:rsidRPr="00D753AC">
        <w:rPr>
          <w:rFonts w:cs="Times New Roman"/>
          <w:spacing w:val="-3"/>
          <w:sz w:val="22"/>
          <w:szCs w:val="22"/>
          <w:rPrChange w:id="6598" w:author="Claire Kouba" w:date="2023-09-12T16:52:00Z">
            <w:rPr/>
          </w:rPrChange>
        </w:rPr>
        <w:t xml:space="preserve"> </w:t>
      </w:r>
      <w:r w:rsidRPr="00D753AC">
        <w:rPr>
          <w:rFonts w:cs="Times New Roman"/>
          <w:sz w:val="22"/>
          <w:szCs w:val="22"/>
        </w:rPr>
        <w:t>that</w:t>
      </w:r>
      <w:r w:rsidRPr="00D753AC">
        <w:rPr>
          <w:rFonts w:cs="Times New Roman"/>
          <w:spacing w:val="-3"/>
          <w:sz w:val="22"/>
          <w:szCs w:val="22"/>
          <w:rPrChange w:id="6599" w:author="Claire Kouba" w:date="2023-09-12T16:52:00Z">
            <w:rPr/>
          </w:rPrChange>
        </w:rPr>
        <w:t xml:space="preserve"> </w:t>
      </w:r>
      <w:r w:rsidRPr="00D753AC">
        <w:rPr>
          <w:rFonts w:cs="Times New Roman"/>
          <w:sz w:val="22"/>
          <w:szCs w:val="22"/>
        </w:rPr>
        <w:t>these</w:t>
      </w:r>
      <w:r w:rsidRPr="00D753AC">
        <w:rPr>
          <w:rFonts w:cs="Times New Roman"/>
          <w:spacing w:val="-3"/>
          <w:sz w:val="22"/>
          <w:szCs w:val="22"/>
          <w:rPrChange w:id="6600" w:author="Claire Kouba" w:date="2023-09-12T16:52:00Z">
            <w:rPr/>
          </w:rPrChange>
        </w:rPr>
        <w:t xml:space="preserve"> </w:t>
      </w:r>
      <w:r w:rsidRPr="00D753AC">
        <w:rPr>
          <w:rFonts w:cs="Times New Roman"/>
          <w:sz w:val="22"/>
          <w:szCs w:val="22"/>
        </w:rPr>
        <w:t>water</w:t>
      </w:r>
      <w:r w:rsidRPr="00D753AC">
        <w:rPr>
          <w:rFonts w:cs="Times New Roman"/>
          <w:spacing w:val="-3"/>
          <w:sz w:val="22"/>
          <w:szCs w:val="22"/>
          <w:rPrChange w:id="6601" w:author="Claire Kouba" w:date="2023-09-12T16:52:00Z">
            <w:rPr/>
          </w:rPrChange>
        </w:rPr>
        <w:t xml:space="preserve"> </w:t>
      </w:r>
      <w:r w:rsidRPr="00D753AC">
        <w:rPr>
          <w:rFonts w:cs="Times New Roman"/>
          <w:sz w:val="22"/>
          <w:szCs w:val="22"/>
        </w:rPr>
        <w:t>uses</w:t>
      </w:r>
      <w:r w:rsidRPr="00D753AC">
        <w:rPr>
          <w:rFonts w:cs="Times New Roman"/>
          <w:spacing w:val="-3"/>
          <w:sz w:val="22"/>
          <w:szCs w:val="22"/>
          <w:rPrChange w:id="6602" w:author="Claire Kouba" w:date="2023-09-12T16:52:00Z">
            <w:rPr>
              <w:spacing w:val="-32"/>
            </w:rPr>
          </w:rPrChange>
        </w:rPr>
        <w:t xml:space="preserve"> </w:t>
      </w:r>
      <w:r w:rsidRPr="00D753AC">
        <w:rPr>
          <w:rFonts w:cs="Times New Roman"/>
          <w:sz w:val="22"/>
          <w:szCs w:val="22"/>
        </w:rPr>
        <w:t>could</w:t>
      </w:r>
      <w:r w:rsidRPr="00D753AC">
        <w:rPr>
          <w:rFonts w:cs="Times New Roman"/>
          <w:w w:val="99"/>
          <w:sz w:val="22"/>
          <w:szCs w:val="22"/>
        </w:rPr>
        <w:t xml:space="preserve"> </w:t>
      </w:r>
      <w:r w:rsidRPr="00D753AC">
        <w:rPr>
          <w:rFonts w:cs="Times New Roman"/>
          <w:sz w:val="22"/>
          <w:szCs w:val="22"/>
        </w:rPr>
        <w:t>be implicitly incorporated into the predictive models. If adaptive management actions (potentially including events as</w:t>
      </w:r>
      <w:r w:rsidRPr="00D753AC">
        <w:rPr>
          <w:rFonts w:cs="Times New Roman"/>
          <w:spacing w:val="-7"/>
          <w:sz w:val="22"/>
          <w:szCs w:val="22"/>
          <w:rPrChange w:id="6603" w:author="Claire Kouba" w:date="2023-09-12T16:52:00Z">
            <w:rPr>
              <w:spacing w:val="16"/>
            </w:rPr>
          </w:rPrChange>
        </w:rPr>
        <w:t xml:space="preserve"> </w:t>
      </w:r>
      <w:r w:rsidRPr="00D753AC">
        <w:rPr>
          <w:rFonts w:cs="Times New Roman"/>
          <w:sz w:val="22"/>
          <w:szCs w:val="22"/>
        </w:rPr>
        <w:t>diverse</w:t>
      </w:r>
      <w:r w:rsidRPr="00D753AC">
        <w:rPr>
          <w:rFonts w:cs="Times New Roman"/>
          <w:w w:val="99"/>
          <w:sz w:val="22"/>
          <w:szCs w:val="22"/>
        </w:rPr>
        <w:t xml:space="preserve"> </w:t>
      </w:r>
      <w:r w:rsidRPr="00D753AC">
        <w:rPr>
          <w:rFonts w:cs="Times New Roman"/>
          <w:sz w:val="22"/>
          <w:szCs w:val="22"/>
        </w:rPr>
        <w:t>as</w:t>
      </w:r>
      <w:r w:rsidRPr="00D753AC">
        <w:rPr>
          <w:rFonts w:cs="Times New Roman"/>
          <w:spacing w:val="20"/>
          <w:sz w:val="22"/>
          <w:szCs w:val="22"/>
        </w:rPr>
        <w:t xml:space="preserve"> </w:t>
      </w:r>
      <w:r w:rsidRPr="00D753AC">
        <w:rPr>
          <w:rFonts w:cs="Times New Roman"/>
          <w:sz w:val="22"/>
          <w:szCs w:val="22"/>
        </w:rPr>
        <w:t>regulatory</w:t>
      </w:r>
      <w:r w:rsidRPr="00D753AC">
        <w:rPr>
          <w:rFonts w:cs="Times New Roman"/>
          <w:spacing w:val="19"/>
          <w:sz w:val="22"/>
          <w:szCs w:val="22"/>
        </w:rPr>
        <w:t xml:space="preserve"> </w:t>
      </w:r>
      <w:r w:rsidRPr="00D753AC">
        <w:rPr>
          <w:rFonts w:cs="Times New Roman"/>
          <w:sz w:val="22"/>
          <w:szCs w:val="22"/>
        </w:rPr>
        <w:t>curtailments</w:t>
      </w:r>
      <w:r w:rsidRPr="00D753AC">
        <w:rPr>
          <w:rFonts w:cs="Times New Roman"/>
          <w:spacing w:val="20"/>
          <w:sz w:val="22"/>
          <w:szCs w:val="22"/>
        </w:rPr>
        <w:t xml:space="preserve"> </w:t>
      </w:r>
      <w:r w:rsidRPr="00D753AC">
        <w:rPr>
          <w:rFonts w:cs="Times New Roman"/>
          <w:sz w:val="22"/>
          <w:szCs w:val="22"/>
        </w:rPr>
        <w:t>or</w:t>
      </w:r>
      <w:r w:rsidRPr="00D753AC">
        <w:rPr>
          <w:rFonts w:cs="Times New Roman"/>
          <w:spacing w:val="20"/>
          <w:sz w:val="22"/>
          <w:szCs w:val="22"/>
        </w:rPr>
        <w:t xml:space="preserve"> </w:t>
      </w:r>
      <w:r w:rsidRPr="00D753AC">
        <w:rPr>
          <w:rFonts w:cs="Times New Roman"/>
          <w:sz w:val="22"/>
          <w:szCs w:val="22"/>
        </w:rPr>
        <w:t>individual</w:t>
      </w:r>
      <w:r w:rsidRPr="00D753AC">
        <w:rPr>
          <w:rFonts w:cs="Times New Roman"/>
          <w:spacing w:val="19"/>
          <w:sz w:val="22"/>
          <w:szCs w:val="22"/>
        </w:rPr>
        <w:t xml:space="preserve"> </w:t>
      </w:r>
      <w:r w:rsidRPr="00D753AC">
        <w:rPr>
          <w:rFonts w:cs="Times New Roman"/>
          <w:sz w:val="22"/>
          <w:szCs w:val="22"/>
        </w:rPr>
        <w:t>cropping</w:t>
      </w:r>
      <w:r w:rsidRPr="00D753AC">
        <w:rPr>
          <w:rFonts w:cs="Times New Roman"/>
          <w:spacing w:val="20"/>
          <w:sz w:val="22"/>
          <w:szCs w:val="22"/>
        </w:rPr>
        <w:t xml:space="preserve"> </w:t>
      </w:r>
      <w:r w:rsidRPr="00D753AC">
        <w:rPr>
          <w:rFonts w:cs="Times New Roman"/>
          <w:sz w:val="22"/>
          <w:szCs w:val="22"/>
        </w:rPr>
        <w:t>choices)</w:t>
      </w:r>
      <w:r w:rsidRPr="00D753AC">
        <w:rPr>
          <w:rFonts w:cs="Times New Roman"/>
          <w:spacing w:val="20"/>
          <w:sz w:val="22"/>
          <w:szCs w:val="22"/>
        </w:rPr>
        <w:t xml:space="preserve"> </w:t>
      </w:r>
      <w:r w:rsidRPr="00D753AC">
        <w:rPr>
          <w:rFonts w:cs="Times New Roman"/>
          <w:sz w:val="22"/>
          <w:szCs w:val="22"/>
        </w:rPr>
        <w:t>are</w:t>
      </w:r>
      <w:r w:rsidRPr="00D753AC">
        <w:rPr>
          <w:rFonts w:cs="Times New Roman"/>
          <w:spacing w:val="19"/>
          <w:sz w:val="22"/>
          <w:szCs w:val="22"/>
        </w:rPr>
        <w:t xml:space="preserve"> </w:t>
      </w:r>
      <w:r w:rsidRPr="00D753AC">
        <w:rPr>
          <w:rFonts w:cs="Times New Roman"/>
          <w:sz w:val="22"/>
          <w:szCs w:val="22"/>
        </w:rPr>
        <w:t>carefully</w:t>
      </w:r>
      <w:r w:rsidRPr="00D753AC">
        <w:rPr>
          <w:rFonts w:cs="Times New Roman"/>
          <w:spacing w:val="20"/>
          <w:sz w:val="22"/>
          <w:szCs w:val="22"/>
        </w:rPr>
        <w:t xml:space="preserve"> </w:t>
      </w:r>
      <w:r w:rsidRPr="00D753AC">
        <w:rPr>
          <w:rFonts w:cs="Times New Roman"/>
          <w:sz w:val="22"/>
          <w:szCs w:val="22"/>
        </w:rPr>
        <w:t>recorded</w:t>
      </w:r>
      <w:r w:rsidRPr="00D753AC">
        <w:rPr>
          <w:rFonts w:cs="Times New Roman"/>
          <w:spacing w:val="20"/>
          <w:sz w:val="22"/>
          <w:szCs w:val="22"/>
        </w:rPr>
        <w:t xml:space="preserve"> </w:t>
      </w:r>
      <w:r w:rsidRPr="00D753AC">
        <w:rPr>
          <w:rFonts w:cs="Times New Roman"/>
          <w:sz w:val="22"/>
          <w:szCs w:val="22"/>
        </w:rPr>
        <w:t>in</w:t>
      </w:r>
      <w:r w:rsidRPr="00D753AC">
        <w:rPr>
          <w:rFonts w:cs="Times New Roman"/>
          <w:spacing w:val="19"/>
          <w:sz w:val="22"/>
          <w:szCs w:val="22"/>
        </w:rPr>
        <w:t xml:space="preserve"> </w:t>
      </w:r>
      <w:r w:rsidRPr="00D753AC">
        <w:rPr>
          <w:rFonts w:cs="Times New Roman"/>
          <w:sz w:val="22"/>
          <w:szCs w:val="22"/>
        </w:rPr>
        <w:t>the</w:t>
      </w:r>
      <w:r w:rsidRPr="00D753AC">
        <w:rPr>
          <w:rFonts w:cs="Times New Roman"/>
          <w:spacing w:val="20"/>
          <w:sz w:val="22"/>
          <w:szCs w:val="22"/>
        </w:rPr>
        <w:t xml:space="preserve"> </w:t>
      </w:r>
      <w:r w:rsidRPr="00D753AC">
        <w:rPr>
          <w:rFonts w:cs="Times New Roman"/>
          <w:sz w:val="22"/>
          <w:szCs w:val="22"/>
        </w:rPr>
        <w:t>future,</w:t>
      </w:r>
      <w:r w:rsidRPr="00D753AC">
        <w:rPr>
          <w:rFonts w:cs="Times New Roman"/>
          <w:spacing w:val="20"/>
          <w:sz w:val="22"/>
          <w:szCs w:val="22"/>
        </w:rPr>
        <w:t xml:space="preserve"> </w:t>
      </w:r>
      <w:r w:rsidRPr="00D753AC">
        <w:rPr>
          <w:rFonts w:cs="Times New Roman"/>
          <w:sz w:val="22"/>
          <w:szCs w:val="22"/>
        </w:rPr>
        <w:t>they</w:t>
      </w:r>
      <w:r w:rsidRPr="00D753AC">
        <w:rPr>
          <w:rFonts w:cs="Times New Roman"/>
          <w:spacing w:val="20"/>
          <w:sz w:val="22"/>
          <w:szCs w:val="22"/>
        </w:rPr>
        <w:t xml:space="preserve"> </w:t>
      </w:r>
      <w:r w:rsidRPr="00D753AC">
        <w:rPr>
          <w:rFonts w:cs="Times New Roman"/>
          <w:sz w:val="22"/>
          <w:szCs w:val="22"/>
        </w:rPr>
        <w:t>could</w:t>
      </w:r>
      <w:r w:rsidRPr="00D753AC">
        <w:rPr>
          <w:rFonts w:cs="Times New Roman"/>
          <w:spacing w:val="19"/>
          <w:sz w:val="22"/>
          <w:szCs w:val="22"/>
        </w:rPr>
        <w:t xml:space="preserve"> </w:t>
      </w:r>
      <w:r w:rsidRPr="00D753AC">
        <w:rPr>
          <w:rFonts w:cs="Times New Roman"/>
          <w:sz w:val="22"/>
          <w:szCs w:val="22"/>
        </w:rPr>
        <w:t>be</w:t>
      </w:r>
      <w:r w:rsidRPr="00D753AC">
        <w:rPr>
          <w:rFonts w:cs="Times New Roman"/>
          <w:spacing w:val="20"/>
          <w:sz w:val="22"/>
          <w:szCs w:val="22"/>
        </w:rPr>
        <w:t xml:space="preserve"> </w:t>
      </w:r>
      <w:r w:rsidRPr="00D753AC">
        <w:rPr>
          <w:rFonts w:cs="Times New Roman"/>
          <w:sz w:val="22"/>
          <w:szCs w:val="22"/>
        </w:rPr>
        <w:t>compared</w:t>
      </w:r>
      <w:r w:rsidRPr="00D753AC">
        <w:rPr>
          <w:rFonts w:cs="Times New Roman"/>
          <w:spacing w:val="20"/>
          <w:sz w:val="22"/>
          <w:szCs w:val="22"/>
        </w:rPr>
        <w:t xml:space="preserve"> </w:t>
      </w:r>
      <w:r w:rsidRPr="00D753AC">
        <w:rPr>
          <w:rFonts w:cs="Times New Roman"/>
          <w:sz w:val="22"/>
          <w:szCs w:val="22"/>
        </w:rPr>
        <w:t>to</w:t>
      </w:r>
      <w:r w:rsidRPr="00D753AC">
        <w:rPr>
          <w:rFonts w:cs="Times New Roman"/>
          <w:w w:val="99"/>
          <w:sz w:val="22"/>
          <w:szCs w:val="22"/>
        </w:rPr>
        <w:t xml:space="preserve"> </w:t>
      </w:r>
      <w:r w:rsidRPr="00D753AC">
        <w:rPr>
          <w:rFonts w:cs="Times New Roman"/>
          <w:sz w:val="22"/>
          <w:szCs w:val="22"/>
        </w:rPr>
        <w:t>residuals of the climate-based predictive models to evaluate whether any signal of a response to human interventions can</w:t>
      </w:r>
      <w:r w:rsidRPr="00D753AC">
        <w:rPr>
          <w:rFonts w:cs="Times New Roman"/>
          <w:spacing w:val="28"/>
          <w:sz w:val="22"/>
          <w:szCs w:val="22"/>
          <w:rPrChange w:id="6604" w:author="Claire Kouba" w:date="2023-09-12T16:52:00Z">
            <w:rPr>
              <w:spacing w:val="27"/>
            </w:rPr>
          </w:rPrChange>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observed.</w:t>
      </w:r>
    </w:p>
    <w:p w:rsidR="002153D1" w:rsidRPr="00D753AC" w:rsidRDefault="002573FA" w:rsidP="00D753AC">
      <w:pPr>
        <w:pStyle w:val="BodyText"/>
        <w:spacing w:before="3"/>
        <w:ind w:left="173" w:right="198" w:firstLine="199"/>
        <w:rPr>
          <w:ins w:id="6605" w:author="Claire Kouba" w:date="2023-09-12T16:52:00Z"/>
          <w:rFonts w:cs="Times New Roman"/>
          <w:sz w:val="22"/>
          <w:szCs w:val="22"/>
        </w:rPr>
      </w:pPr>
      <w:ins w:id="6606" w:author="Claire Kouba" w:date="2023-09-12T16:52:00Z">
        <w:r w:rsidRPr="00D753AC">
          <w:rPr>
            <w:rFonts w:cs="Times New Roman"/>
            <w:sz w:val="22"/>
            <w:szCs w:val="22"/>
          </w:rPr>
          <w:t>Potentially,</w:t>
        </w:r>
        <w:r w:rsidRPr="00D753AC">
          <w:rPr>
            <w:rFonts w:cs="Times New Roman"/>
            <w:spacing w:val="24"/>
            <w:sz w:val="22"/>
            <w:szCs w:val="22"/>
          </w:rPr>
          <w:t xml:space="preserve"> </w:t>
        </w:r>
        <w:r w:rsidRPr="00D753AC">
          <w:rPr>
            <w:rFonts w:cs="Times New Roman"/>
            <w:sz w:val="22"/>
            <w:szCs w:val="22"/>
          </w:rPr>
          <w:t>these</w:t>
        </w:r>
        <w:r w:rsidRPr="00D753AC">
          <w:rPr>
            <w:rFonts w:cs="Times New Roman"/>
            <w:spacing w:val="24"/>
            <w:sz w:val="22"/>
            <w:szCs w:val="22"/>
          </w:rPr>
          <w:t xml:space="preserve"> </w:t>
        </w:r>
        <w:r w:rsidRPr="00D753AC">
          <w:rPr>
            <w:rFonts w:cs="Times New Roman"/>
            <w:sz w:val="22"/>
            <w:szCs w:val="22"/>
          </w:rPr>
          <w:t>seasonal</w:t>
        </w:r>
        <w:r w:rsidRPr="00D753AC">
          <w:rPr>
            <w:rFonts w:cs="Times New Roman"/>
            <w:spacing w:val="24"/>
            <w:sz w:val="22"/>
            <w:szCs w:val="22"/>
          </w:rPr>
          <w:t xml:space="preserve"> </w:t>
        </w:r>
        <w:r w:rsidRPr="00D753AC">
          <w:rPr>
            <w:rFonts w:cs="Times New Roman"/>
            <w:sz w:val="22"/>
            <w:szCs w:val="22"/>
          </w:rPr>
          <w:t>predictions</w:t>
        </w:r>
        <w:r w:rsidRPr="00D753AC">
          <w:rPr>
            <w:rFonts w:cs="Times New Roman"/>
            <w:spacing w:val="24"/>
            <w:sz w:val="22"/>
            <w:szCs w:val="22"/>
          </w:rPr>
          <w:t xml:space="preserve"> </w:t>
        </w:r>
        <w:r w:rsidRPr="00D753AC">
          <w:rPr>
            <w:rFonts w:cs="Times New Roman"/>
            <w:sz w:val="22"/>
            <w:szCs w:val="22"/>
          </w:rPr>
          <w:t>could</w:t>
        </w:r>
        <w:r w:rsidRPr="00D753AC">
          <w:rPr>
            <w:rFonts w:cs="Times New Roman"/>
            <w:spacing w:val="24"/>
            <w:sz w:val="22"/>
            <w:szCs w:val="22"/>
          </w:rPr>
          <w:t xml:space="preserve"> </w:t>
        </w:r>
        <w:r w:rsidRPr="00D753AC">
          <w:rPr>
            <w:rFonts w:cs="Times New Roman"/>
            <w:sz w:val="22"/>
            <w:szCs w:val="22"/>
          </w:rPr>
          <w:t>be</w:t>
        </w:r>
        <w:r w:rsidRPr="00D753AC">
          <w:rPr>
            <w:rFonts w:cs="Times New Roman"/>
            <w:spacing w:val="24"/>
            <w:sz w:val="22"/>
            <w:szCs w:val="22"/>
          </w:rPr>
          <w:t xml:space="preserve"> </w:t>
        </w:r>
        <w:r w:rsidRPr="00D753AC">
          <w:rPr>
            <w:rFonts w:cs="Times New Roman"/>
            <w:sz w:val="22"/>
            <w:szCs w:val="22"/>
          </w:rPr>
          <w:t>extended</w:t>
        </w:r>
        <w:r w:rsidRPr="00D753AC">
          <w:rPr>
            <w:rFonts w:cs="Times New Roman"/>
            <w:spacing w:val="24"/>
            <w:sz w:val="22"/>
            <w:szCs w:val="22"/>
          </w:rPr>
          <w:t xml:space="preserve"> </w:t>
        </w:r>
        <w:r w:rsidRPr="00D753AC">
          <w:rPr>
            <w:rFonts w:cs="Times New Roman"/>
            <w:sz w:val="22"/>
            <w:szCs w:val="22"/>
          </w:rPr>
          <w:t>to</w:t>
        </w:r>
        <w:r w:rsidRPr="00D753AC">
          <w:rPr>
            <w:rFonts w:cs="Times New Roman"/>
            <w:spacing w:val="24"/>
            <w:sz w:val="22"/>
            <w:szCs w:val="22"/>
          </w:rPr>
          <w:t xml:space="preserve"> </w:t>
        </w:r>
        <w:r w:rsidRPr="00D753AC">
          <w:rPr>
            <w:rFonts w:cs="Times New Roman"/>
            <w:sz w:val="22"/>
            <w:szCs w:val="22"/>
          </w:rPr>
          <w:t>additional</w:t>
        </w:r>
        <w:r w:rsidRPr="00D753AC">
          <w:rPr>
            <w:rFonts w:cs="Times New Roman"/>
            <w:spacing w:val="24"/>
            <w:sz w:val="22"/>
            <w:szCs w:val="22"/>
          </w:rPr>
          <w:t xml:space="preserve"> </w:t>
        </w:r>
        <w:r w:rsidRPr="00D753AC">
          <w:rPr>
            <w:rFonts w:cs="Times New Roman"/>
            <w:sz w:val="22"/>
            <w:szCs w:val="22"/>
          </w:rPr>
          <w:t>watersheds</w:t>
        </w:r>
        <w:r w:rsidRPr="00D753AC">
          <w:rPr>
            <w:rFonts w:cs="Times New Roman"/>
            <w:spacing w:val="24"/>
            <w:sz w:val="22"/>
            <w:szCs w:val="22"/>
          </w:rPr>
          <w:t xml:space="preserve"> </w:t>
        </w:r>
        <w:r w:rsidRPr="00D753AC">
          <w:rPr>
            <w:rFonts w:cs="Times New Roman"/>
            <w:sz w:val="22"/>
            <w:szCs w:val="22"/>
          </w:rPr>
          <w:t>(albeit</w:t>
        </w:r>
        <w:r w:rsidRPr="00D753AC">
          <w:rPr>
            <w:rFonts w:cs="Times New Roman"/>
            <w:spacing w:val="24"/>
            <w:sz w:val="22"/>
            <w:szCs w:val="22"/>
          </w:rPr>
          <w:t xml:space="preserve"> </w:t>
        </w:r>
        <w:r w:rsidRPr="00D753AC">
          <w:rPr>
            <w:rFonts w:cs="Times New Roman"/>
            <w:sz w:val="22"/>
            <w:szCs w:val="22"/>
          </w:rPr>
          <w:t>ones</w:t>
        </w:r>
        <w:r w:rsidRPr="00D753AC">
          <w:rPr>
            <w:rFonts w:cs="Times New Roman"/>
            <w:spacing w:val="24"/>
            <w:sz w:val="22"/>
            <w:szCs w:val="22"/>
          </w:rPr>
          <w:t xml:space="preserve"> </w:t>
        </w:r>
        <w:r w:rsidRPr="00D753AC">
          <w:rPr>
            <w:rFonts w:cs="Times New Roman"/>
            <w:sz w:val="22"/>
            <w:szCs w:val="22"/>
          </w:rPr>
          <w:t>with</w:t>
        </w:r>
        <w:r w:rsidRPr="00D753AC">
          <w:rPr>
            <w:rFonts w:cs="Times New Roman"/>
            <w:spacing w:val="24"/>
            <w:sz w:val="22"/>
            <w:szCs w:val="22"/>
          </w:rPr>
          <w:t xml:space="preserve"> </w:t>
        </w:r>
        <w:r w:rsidRPr="00D753AC">
          <w:rPr>
            <w:rFonts w:cs="Times New Roman"/>
            <w:sz w:val="22"/>
            <w:szCs w:val="22"/>
          </w:rPr>
          <w:t>abundant</w:t>
        </w:r>
        <w:r w:rsidRPr="00D753AC">
          <w:rPr>
            <w:rFonts w:cs="Times New Roman"/>
            <w:spacing w:val="24"/>
            <w:sz w:val="22"/>
            <w:szCs w:val="22"/>
          </w:rPr>
          <w:t xml:space="preserve"> </w:t>
        </w:r>
        <w:r w:rsidRPr="00D753AC">
          <w:rPr>
            <w:rFonts w:cs="Times New Roman"/>
            <w:sz w:val="22"/>
            <w:szCs w:val="22"/>
          </w:rPr>
          <w:t>available</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15"/>
            <w:sz w:val="22"/>
            <w:szCs w:val="22"/>
          </w:rPr>
          <w:t xml:space="preserve"> </w:t>
        </w:r>
        <w:r w:rsidRPr="00D753AC">
          <w:rPr>
            <w:rFonts w:cs="Times New Roman"/>
            <w:sz w:val="22"/>
            <w:szCs w:val="22"/>
          </w:rPr>
          <w:t>data).</w:t>
        </w:r>
        <w:r w:rsidRPr="00D753AC">
          <w:rPr>
            <w:rFonts w:cs="Times New Roman"/>
            <w:spacing w:val="15"/>
            <w:sz w:val="22"/>
            <w:szCs w:val="22"/>
          </w:rPr>
          <w:t xml:space="preserve"> </w:t>
        </w:r>
        <w:r w:rsidRPr="00D753AC">
          <w:rPr>
            <w:rFonts w:cs="Times New Roman"/>
            <w:spacing w:val="-3"/>
            <w:sz w:val="22"/>
            <w:szCs w:val="22"/>
          </w:rPr>
          <w:t>However,</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feasibility</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this</w:t>
        </w:r>
        <w:r w:rsidRPr="00D753AC">
          <w:rPr>
            <w:rFonts w:cs="Times New Roman"/>
            <w:spacing w:val="15"/>
            <w:sz w:val="22"/>
            <w:szCs w:val="22"/>
          </w:rPr>
          <w:t xml:space="preserve"> </w:t>
        </w:r>
        <w:r w:rsidRPr="00D753AC">
          <w:rPr>
            <w:rFonts w:cs="Times New Roman"/>
            <w:sz w:val="22"/>
            <w:szCs w:val="22"/>
          </w:rPr>
          <w:t>geographic</w:t>
        </w:r>
        <w:r w:rsidRPr="00D753AC">
          <w:rPr>
            <w:rFonts w:cs="Times New Roman"/>
            <w:spacing w:val="15"/>
            <w:sz w:val="22"/>
            <w:szCs w:val="22"/>
          </w:rPr>
          <w:t xml:space="preserve"> </w:t>
        </w:r>
        <w:r w:rsidRPr="00D753AC">
          <w:rPr>
            <w:rFonts w:cs="Times New Roman"/>
            <w:sz w:val="22"/>
            <w:szCs w:val="22"/>
          </w:rPr>
          <w:t>generalization</w:t>
        </w:r>
        <w:r w:rsidRPr="00D753AC">
          <w:rPr>
            <w:rFonts w:cs="Times New Roman"/>
            <w:spacing w:val="15"/>
            <w:sz w:val="22"/>
            <w:szCs w:val="22"/>
          </w:rPr>
          <w:t xml:space="preserve"> </w:t>
        </w:r>
        <w:r w:rsidRPr="00D753AC">
          <w:rPr>
            <w:rFonts w:cs="Times New Roman"/>
            <w:sz w:val="22"/>
            <w:szCs w:val="22"/>
          </w:rPr>
          <w:t>is</w:t>
        </w:r>
        <w:r w:rsidRPr="00D753AC">
          <w:rPr>
            <w:rFonts w:cs="Times New Roman"/>
            <w:spacing w:val="15"/>
            <w:sz w:val="22"/>
            <w:szCs w:val="22"/>
          </w:rPr>
          <w:t xml:space="preserve"> </w:t>
        </w:r>
        <w:r w:rsidRPr="00D753AC">
          <w:rPr>
            <w:rFonts w:cs="Times New Roman"/>
            <w:sz w:val="22"/>
            <w:szCs w:val="22"/>
          </w:rPr>
          <w:t>beyond</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scope</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this</w:t>
        </w:r>
        <w:r w:rsidRPr="00D753AC">
          <w:rPr>
            <w:rFonts w:cs="Times New Roman"/>
            <w:spacing w:val="15"/>
            <w:sz w:val="22"/>
            <w:szCs w:val="22"/>
          </w:rPr>
          <w:t xml:space="preserve"> </w:t>
        </w:r>
        <w:r w:rsidRPr="00D753AC">
          <w:rPr>
            <w:rFonts w:cs="Times New Roman"/>
            <w:sz w:val="22"/>
            <w:szCs w:val="22"/>
          </w:rPr>
          <w:t>study</w:t>
        </w:r>
        <w:r w:rsidRPr="00D753AC">
          <w:rPr>
            <w:rFonts w:cs="Times New Roman"/>
            <w:spacing w:val="15"/>
            <w:sz w:val="22"/>
            <w:szCs w:val="22"/>
          </w:rPr>
          <w:t xml:space="preserve"> </w:t>
        </w:r>
        <w:r w:rsidRPr="00D753AC">
          <w:rPr>
            <w:rFonts w:cs="Times New Roman"/>
            <w:sz w:val="22"/>
            <w:szCs w:val="22"/>
          </w:rPr>
          <w:t>and</w:t>
        </w:r>
        <w:r w:rsidRPr="00D753AC">
          <w:rPr>
            <w:rFonts w:cs="Times New Roman"/>
            <w:spacing w:val="15"/>
            <w:sz w:val="22"/>
            <w:szCs w:val="22"/>
          </w:rPr>
          <w:t xml:space="preserve"> </w:t>
        </w:r>
        <w:r w:rsidRPr="00D753AC">
          <w:rPr>
            <w:rFonts w:cs="Times New Roman"/>
            <w:sz w:val="22"/>
            <w:szCs w:val="22"/>
          </w:rPr>
          <w:t>should</w:t>
        </w:r>
        <w:r w:rsidRPr="00D753AC">
          <w:rPr>
            <w:rFonts w:cs="Times New Roman"/>
            <w:w w:val="99"/>
            <w:sz w:val="22"/>
            <w:szCs w:val="22"/>
          </w:rPr>
          <w:t xml:space="preserve"> </w:t>
        </w:r>
        <w:r w:rsidRPr="00D753AC">
          <w:rPr>
            <w:rFonts w:cs="Times New Roman"/>
            <w:sz w:val="22"/>
            <w:szCs w:val="22"/>
          </w:rPr>
          <w:t>be investigated in future</w:t>
        </w:r>
        <w:r w:rsidRPr="00D753AC">
          <w:rPr>
            <w:rFonts w:cs="Times New Roman"/>
            <w:spacing w:val="-27"/>
            <w:sz w:val="22"/>
            <w:szCs w:val="22"/>
          </w:rPr>
          <w:t xml:space="preserve"> </w:t>
        </w:r>
        <w:r w:rsidRPr="00D753AC">
          <w:rPr>
            <w:rFonts w:cs="Times New Roman"/>
            <w:sz w:val="22"/>
            <w:szCs w:val="22"/>
          </w:rPr>
          <w:t>work.</w:t>
        </w:r>
      </w:ins>
    </w:p>
    <w:p w:rsidR="002153D1" w:rsidRPr="00D753AC" w:rsidRDefault="002153D1">
      <w:pPr>
        <w:spacing w:before="7"/>
        <w:ind w:left="173"/>
        <w:rPr>
          <w:rFonts w:ascii="Times New Roman" w:eastAsia="Times New Roman" w:hAnsi="Times New Roman" w:cs="Times New Roman"/>
        </w:rPr>
      </w:pPr>
    </w:p>
    <w:p w:rsidR="002153D1" w:rsidRPr="00D753AC" w:rsidRDefault="002573FA">
      <w:pPr>
        <w:pStyle w:val="Heading2"/>
        <w:numPr>
          <w:ilvl w:val="1"/>
          <w:numId w:val="2"/>
        </w:numPr>
        <w:tabs>
          <w:tab w:val="left" w:pos="619"/>
        </w:tabs>
        <w:ind w:left="173" w:right="61"/>
        <w:rPr>
          <w:rFonts w:cs="Times New Roman"/>
          <w:sz w:val="22"/>
          <w:szCs w:val="22"/>
        </w:rPr>
        <w:pPrChange w:id="6607" w:author="Claire Kouba" w:date="2023-09-12T16:52:00Z">
          <w:pPr>
            <w:pStyle w:val="Heading1"/>
            <w:numPr>
              <w:ilvl w:val="1"/>
              <w:numId w:val="10"/>
            </w:numPr>
            <w:tabs>
              <w:tab w:val="left" w:pos="619"/>
            </w:tabs>
            <w:ind w:left="173" w:hanging="449"/>
            <w:jc w:val="right"/>
          </w:pPr>
        </w:pPrChange>
      </w:pPr>
      <w:r w:rsidRPr="00D753AC">
        <w:rPr>
          <w:rFonts w:cs="Times New Roman"/>
          <w:sz w:val="22"/>
          <w:szCs w:val="22"/>
        </w:rPr>
        <w:t>Influences of climate change on predictive</w:t>
      </w:r>
      <w:r w:rsidRPr="00D753AC">
        <w:rPr>
          <w:rFonts w:cs="Times New Roman"/>
          <w:spacing w:val="-8"/>
          <w:sz w:val="22"/>
          <w:szCs w:val="22"/>
        </w:rPr>
        <w:t xml:space="preserve"> </w:t>
      </w:r>
      <w:r w:rsidRPr="00D753AC">
        <w:rPr>
          <w:rFonts w:cs="Times New Roman"/>
          <w:sz w:val="22"/>
          <w:szCs w:val="22"/>
        </w:rPr>
        <w:t>indices</w:t>
      </w:r>
    </w:p>
    <w:p w:rsidR="002153D1" w:rsidRPr="00D753AC" w:rsidRDefault="002153D1">
      <w:pPr>
        <w:spacing w:before="5"/>
        <w:ind w:left="173"/>
        <w:rPr>
          <w:rFonts w:ascii="Times New Roman" w:eastAsia="Times New Roman" w:hAnsi="Times New Roman" w:cs="Times New Roman"/>
          <w:b/>
          <w:bCs/>
        </w:rPr>
      </w:pPr>
    </w:p>
    <w:p w:rsidR="002153D1" w:rsidRPr="00D753AC" w:rsidRDefault="002573FA">
      <w:pPr>
        <w:pStyle w:val="BodyText"/>
        <w:ind w:left="173" w:right="61" w:firstLine="77"/>
        <w:rPr>
          <w:rFonts w:cs="Times New Roman"/>
          <w:sz w:val="22"/>
          <w:szCs w:val="22"/>
        </w:rPr>
        <w:pPrChange w:id="6608" w:author="Claire Kouba" w:date="2023-09-12T16:52:00Z">
          <w:pPr>
            <w:pStyle w:val="BodyText"/>
            <w:spacing w:line="340" w:lineRule="auto"/>
            <w:ind w:left="173" w:right="218" w:hanging="39"/>
          </w:pPr>
        </w:pPrChange>
      </w:pPr>
      <w:r w:rsidRPr="00D753AC">
        <w:rPr>
          <w:rFonts w:cs="Times New Roman"/>
          <w:sz w:val="22"/>
          <w:szCs w:val="22"/>
        </w:rPr>
        <w:t>Both</w:t>
      </w:r>
      <w:r w:rsidRPr="00D753AC">
        <w:rPr>
          <w:rFonts w:cs="Times New Roman"/>
          <w:spacing w:val="15"/>
          <w:sz w:val="22"/>
          <w:szCs w:val="22"/>
        </w:rPr>
        <w:t xml:space="preserve"> </w:t>
      </w:r>
      <w:r w:rsidRPr="00D753AC">
        <w:rPr>
          <w:rFonts w:cs="Times New Roman"/>
          <w:sz w:val="22"/>
          <w:szCs w:val="22"/>
        </w:rPr>
        <w:t>predictions</w:t>
      </w:r>
      <w:r w:rsidRPr="00D753AC">
        <w:rPr>
          <w:rFonts w:cs="Times New Roman"/>
          <w:spacing w:val="15"/>
          <w:sz w:val="22"/>
          <w:szCs w:val="22"/>
        </w:rPr>
        <w:t xml:space="preserve"> </w:t>
      </w:r>
      <w:r w:rsidRPr="00D753AC">
        <w:rPr>
          <w:rFonts w:cs="Times New Roman"/>
          <w:sz w:val="22"/>
          <w:szCs w:val="22"/>
        </w:rPr>
        <w:t>(using</w:t>
      </w:r>
      <w:r w:rsidRPr="00D753AC">
        <w:rPr>
          <w:rFonts w:cs="Times New Roman"/>
          <w:spacing w:val="15"/>
          <w:sz w:val="22"/>
          <w:szCs w:val="22"/>
        </w:rPr>
        <w:t xml:space="preserve"> </w:t>
      </w:r>
      <w:r w:rsidRPr="00D753AC">
        <w:rPr>
          <w:rFonts w:cs="Times New Roman"/>
          <w:sz w:val="22"/>
          <w:szCs w:val="22"/>
        </w:rPr>
        <w:t>the</w:t>
      </w:r>
      <w:r w:rsidRPr="00D753AC">
        <w:rPr>
          <w:rFonts w:cs="Times New Roman"/>
          <w:spacing w:val="15"/>
          <w:sz w:val="22"/>
          <w:szCs w:val="22"/>
        </w:rPr>
        <w:t xml:space="preserve"> </w:t>
      </w:r>
      <w:r w:rsidRPr="00D753AC">
        <w:rPr>
          <w:rFonts w:cs="Times New Roman"/>
          <w:sz w:val="22"/>
          <w:szCs w:val="22"/>
        </w:rPr>
        <w:t>full</w:t>
      </w:r>
      <w:r w:rsidRPr="00D753AC">
        <w:rPr>
          <w:rFonts w:cs="Times New Roman"/>
          <w:spacing w:val="15"/>
          <w:sz w:val="22"/>
          <w:szCs w:val="22"/>
        </w:rPr>
        <w:t xml:space="preserve"> </w:t>
      </w:r>
      <w:r w:rsidRPr="00D753AC">
        <w:rPr>
          <w:rFonts w:cs="Times New Roman"/>
          <w:sz w:val="22"/>
          <w:szCs w:val="22"/>
        </w:rPr>
        <w:t>record</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hydrologic</w:t>
      </w:r>
      <w:r w:rsidRPr="00D753AC">
        <w:rPr>
          <w:rFonts w:cs="Times New Roman"/>
          <w:spacing w:val="15"/>
          <w:sz w:val="22"/>
          <w:szCs w:val="22"/>
        </w:rPr>
        <w:t xml:space="preserve"> </w:t>
      </w:r>
      <w:r w:rsidRPr="00D753AC">
        <w:rPr>
          <w:rFonts w:cs="Times New Roman"/>
          <w:sz w:val="22"/>
          <w:szCs w:val="22"/>
        </w:rPr>
        <w:t>data)</w:t>
      </w:r>
      <w:r w:rsidRPr="00D753AC">
        <w:rPr>
          <w:rFonts w:cs="Times New Roman"/>
          <w:spacing w:val="15"/>
          <w:sz w:val="22"/>
          <w:szCs w:val="22"/>
        </w:rPr>
        <w:t xml:space="preserve"> </w:t>
      </w:r>
      <w:r w:rsidRPr="00D753AC">
        <w:rPr>
          <w:rFonts w:cs="Times New Roman"/>
          <w:sz w:val="22"/>
          <w:szCs w:val="22"/>
        </w:rPr>
        <w:t>assume</w:t>
      </w:r>
      <w:r w:rsidRPr="00D753AC">
        <w:rPr>
          <w:rFonts w:cs="Times New Roman"/>
          <w:spacing w:val="15"/>
          <w:sz w:val="22"/>
          <w:szCs w:val="22"/>
        </w:rPr>
        <w:t xml:space="preserve"> </w:t>
      </w:r>
      <w:r w:rsidRPr="00D753AC">
        <w:rPr>
          <w:rFonts w:cs="Times New Roman"/>
          <w:sz w:val="22"/>
          <w:szCs w:val="22"/>
        </w:rPr>
        <w:t>some</w:t>
      </w:r>
      <w:r w:rsidRPr="00D753AC">
        <w:rPr>
          <w:rFonts w:cs="Times New Roman"/>
          <w:spacing w:val="15"/>
          <w:sz w:val="22"/>
          <w:szCs w:val="22"/>
        </w:rPr>
        <w:t xml:space="preserve"> </w:t>
      </w:r>
      <w:r w:rsidRPr="00D753AC">
        <w:rPr>
          <w:rFonts w:cs="Times New Roman"/>
          <w:sz w:val="22"/>
          <w:szCs w:val="22"/>
        </w:rPr>
        <w:t>degree</w:t>
      </w:r>
      <w:r w:rsidRPr="00D753AC">
        <w:rPr>
          <w:rFonts w:cs="Times New Roman"/>
          <w:spacing w:val="15"/>
          <w:sz w:val="22"/>
          <w:szCs w:val="22"/>
        </w:rPr>
        <w:t xml:space="preserve"> </w:t>
      </w:r>
      <w:r w:rsidRPr="00D753AC">
        <w:rPr>
          <w:rFonts w:cs="Times New Roman"/>
          <w:sz w:val="22"/>
          <w:szCs w:val="22"/>
        </w:rPr>
        <w:t>of</w:t>
      </w:r>
      <w:r w:rsidRPr="00D753AC">
        <w:rPr>
          <w:rFonts w:cs="Times New Roman"/>
          <w:spacing w:val="15"/>
          <w:sz w:val="22"/>
          <w:szCs w:val="22"/>
        </w:rPr>
        <w:t xml:space="preserve"> </w:t>
      </w:r>
      <w:r w:rsidRPr="00D753AC">
        <w:rPr>
          <w:rFonts w:cs="Times New Roman"/>
          <w:sz w:val="22"/>
          <w:szCs w:val="22"/>
        </w:rPr>
        <w:t>hydroclimate</w:t>
      </w:r>
      <w:r w:rsidRPr="00D753AC">
        <w:rPr>
          <w:rFonts w:cs="Times New Roman"/>
          <w:spacing w:val="15"/>
          <w:sz w:val="22"/>
          <w:szCs w:val="22"/>
        </w:rPr>
        <w:t xml:space="preserve"> </w:t>
      </w:r>
      <w:r w:rsidRPr="00D753AC">
        <w:rPr>
          <w:rFonts w:cs="Times New Roman"/>
          <w:sz w:val="22"/>
          <w:szCs w:val="22"/>
        </w:rPr>
        <w:t>stationarity,</w:t>
      </w:r>
      <w:r w:rsidRPr="00D753AC">
        <w:rPr>
          <w:rFonts w:cs="Times New Roman"/>
          <w:spacing w:val="15"/>
          <w:sz w:val="22"/>
          <w:szCs w:val="22"/>
        </w:rPr>
        <w:t xml:space="preserve"> </w:t>
      </w:r>
      <w:r w:rsidRPr="00D753AC">
        <w:rPr>
          <w:rFonts w:cs="Times New Roman"/>
          <w:sz w:val="22"/>
          <w:szCs w:val="22"/>
        </w:rPr>
        <w:t>in</w:t>
      </w:r>
      <w:r w:rsidRPr="00D753AC">
        <w:rPr>
          <w:rFonts w:cs="Times New Roman"/>
          <w:spacing w:val="15"/>
          <w:sz w:val="22"/>
          <w:szCs w:val="22"/>
        </w:rPr>
        <w:t xml:space="preserve"> </w:t>
      </w:r>
      <w:r w:rsidRPr="00D753AC">
        <w:rPr>
          <w:rFonts w:cs="Times New Roman"/>
          <w:sz w:val="22"/>
          <w:szCs w:val="22"/>
        </w:rPr>
        <w:t>that</w:t>
      </w:r>
      <w:r w:rsidRPr="00D753AC">
        <w:rPr>
          <w:rFonts w:cs="Times New Roman"/>
          <w:spacing w:val="15"/>
          <w:sz w:val="22"/>
          <w:szCs w:val="22"/>
        </w:rPr>
        <w:t xml:space="preserve"> </w:t>
      </w:r>
      <w:del w:id="6609" w:author="Claire Kouba" w:date="2023-09-18T10:06:00Z">
        <w:r w:rsidRPr="00D753AC" w:rsidDel="00884DA4">
          <w:rPr>
            <w:rFonts w:cs="Times New Roman"/>
            <w:sz w:val="22"/>
            <w:szCs w:val="22"/>
          </w:rPr>
          <w:delText>it</w:delText>
        </w:r>
        <w:r w:rsidRPr="00D753AC" w:rsidDel="00884DA4">
          <w:rPr>
            <w:rFonts w:cs="Times New Roman"/>
            <w:spacing w:val="15"/>
            <w:sz w:val="22"/>
            <w:szCs w:val="22"/>
          </w:rPr>
          <w:delText xml:space="preserve"> </w:delText>
        </w:r>
        <w:r w:rsidRPr="00D753AC" w:rsidDel="00884DA4">
          <w:rPr>
            <w:rFonts w:cs="Times New Roman"/>
            <w:sz w:val="22"/>
            <w:szCs w:val="22"/>
          </w:rPr>
          <w:delText>uses</w:delText>
        </w:r>
      </w:del>
      <w:ins w:id="6610" w:author="Claire Kouba" w:date="2023-09-18T10:06:00Z">
        <w:r w:rsidR="00884DA4" w:rsidRPr="00D753AC">
          <w:rPr>
            <w:rFonts w:cs="Times New Roman"/>
            <w:sz w:val="22"/>
            <w:szCs w:val="22"/>
          </w:rPr>
          <w:t>they use</w:t>
        </w:r>
      </w:ins>
      <w:r w:rsidRPr="00D753AC">
        <w:rPr>
          <w:rFonts w:cs="Times New Roman"/>
          <w:w w:val="99"/>
          <w:sz w:val="22"/>
          <w:szCs w:val="22"/>
        </w:rPr>
        <w:t xml:space="preserve"> </w:t>
      </w:r>
      <w:r w:rsidRPr="00D753AC">
        <w:rPr>
          <w:rFonts w:cs="Times New Roman"/>
          <w:sz w:val="22"/>
          <w:szCs w:val="22"/>
        </w:rPr>
        <w:t>historical</w:t>
      </w:r>
      <w:r w:rsidRPr="00D753AC">
        <w:rPr>
          <w:rFonts w:cs="Times New Roman"/>
          <w:spacing w:val="-5"/>
          <w:sz w:val="22"/>
          <w:szCs w:val="22"/>
          <w:rPrChange w:id="6611" w:author="Claire Kouba" w:date="2023-09-12T16:52:00Z">
            <w:rPr>
              <w:spacing w:val="-6"/>
            </w:rPr>
          </w:rPrChange>
        </w:rPr>
        <w:t xml:space="preserve"> </w:t>
      </w:r>
      <w:r w:rsidRPr="00D753AC">
        <w:rPr>
          <w:rFonts w:cs="Times New Roman"/>
          <w:sz w:val="22"/>
          <w:szCs w:val="22"/>
        </w:rPr>
        <w:t>snowpack-</w:t>
      </w:r>
      <w:r w:rsidRPr="00D753AC">
        <w:rPr>
          <w:rFonts w:cs="Times New Roman"/>
          <w:spacing w:val="-5"/>
          <w:sz w:val="22"/>
          <w:szCs w:val="22"/>
          <w:rPrChange w:id="6612" w:author="Claire Kouba" w:date="2023-09-12T16:52:00Z">
            <w:rPr>
              <w:spacing w:val="-6"/>
            </w:rPr>
          </w:rPrChange>
        </w:rPr>
        <w:t xml:space="preserve"> </w:t>
      </w:r>
      <w:r w:rsidRPr="00D753AC">
        <w:rPr>
          <w:rFonts w:cs="Times New Roman"/>
          <w:sz w:val="22"/>
          <w:szCs w:val="22"/>
        </w:rPr>
        <w:t>and</w:t>
      </w:r>
      <w:r w:rsidRPr="00D753AC">
        <w:rPr>
          <w:rFonts w:cs="Times New Roman"/>
          <w:spacing w:val="-5"/>
          <w:sz w:val="22"/>
          <w:szCs w:val="22"/>
          <w:rPrChange w:id="6613" w:author="Claire Kouba" w:date="2023-09-12T16:52:00Z">
            <w:rPr>
              <w:spacing w:val="-6"/>
            </w:rPr>
          </w:rPrChange>
        </w:rPr>
        <w:t xml:space="preserve"> </w:t>
      </w:r>
      <w:r w:rsidRPr="00D753AC">
        <w:rPr>
          <w:rFonts w:cs="Times New Roman"/>
          <w:sz w:val="22"/>
          <w:szCs w:val="22"/>
        </w:rPr>
        <w:t>precipitation-runoff</w:t>
      </w:r>
      <w:r w:rsidRPr="00D753AC">
        <w:rPr>
          <w:rFonts w:cs="Times New Roman"/>
          <w:spacing w:val="-5"/>
          <w:sz w:val="22"/>
          <w:szCs w:val="22"/>
          <w:rPrChange w:id="6614" w:author="Claire Kouba" w:date="2023-09-12T16:52:00Z">
            <w:rPr>
              <w:spacing w:val="-6"/>
            </w:rPr>
          </w:rPrChange>
        </w:rPr>
        <w:t xml:space="preserve"> </w:t>
      </w:r>
      <w:r w:rsidRPr="00D753AC">
        <w:rPr>
          <w:rFonts w:cs="Times New Roman"/>
          <w:sz w:val="22"/>
          <w:szCs w:val="22"/>
        </w:rPr>
        <w:t>relationships</w:t>
      </w:r>
      <w:r w:rsidRPr="00D753AC">
        <w:rPr>
          <w:rFonts w:cs="Times New Roman"/>
          <w:spacing w:val="-5"/>
          <w:sz w:val="22"/>
          <w:szCs w:val="22"/>
          <w:rPrChange w:id="6615" w:author="Claire Kouba" w:date="2023-09-12T16:52:00Z">
            <w:rPr>
              <w:spacing w:val="-6"/>
            </w:rPr>
          </w:rPrChange>
        </w:rPr>
        <w:t xml:space="preserve"> </w:t>
      </w:r>
      <w:r w:rsidRPr="00D753AC">
        <w:rPr>
          <w:rFonts w:cs="Times New Roman"/>
          <w:sz w:val="22"/>
          <w:szCs w:val="22"/>
        </w:rPr>
        <w:t>to</w:t>
      </w:r>
      <w:r w:rsidRPr="00D753AC">
        <w:rPr>
          <w:rFonts w:cs="Times New Roman"/>
          <w:spacing w:val="-5"/>
          <w:sz w:val="22"/>
          <w:szCs w:val="22"/>
          <w:rPrChange w:id="6616" w:author="Claire Kouba" w:date="2023-09-12T16:52:00Z">
            <w:rPr>
              <w:spacing w:val="-6"/>
            </w:rPr>
          </w:rPrChange>
        </w:rPr>
        <w:t xml:space="preserve"> </w:t>
      </w:r>
      <w:r w:rsidRPr="00D753AC">
        <w:rPr>
          <w:rFonts w:cs="Times New Roman"/>
          <w:sz w:val="22"/>
          <w:szCs w:val="22"/>
        </w:rPr>
        <w:t>predict</w:t>
      </w:r>
      <w:r w:rsidRPr="00D753AC">
        <w:rPr>
          <w:rFonts w:cs="Times New Roman"/>
          <w:spacing w:val="-5"/>
          <w:sz w:val="22"/>
          <w:szCs w:val="22"/>
          <w:rPrChange w:id="6617" w:author="Claire Kouba" w:date="2023-09-12T16:52:00Z">
            <w:rPr>
              <w:spacing w:val="-6"/>
            </w:rPr>
          </w:rPrChange>
        </w:rPr>
        <w:t xml:space="preserve"> </w:t>
      </w:r>
      <w:r w:rsidRPr="00D753AC">
        <w:rPr>
          <w:rFonts w:cs="Times New Roman"/>
          <w:sz w:val="22"/>
          <w:szCs w:val="22"/>
        </w:rPr>
        <w:t>modern</w:t>
      </w:r>
      <w:r w:rsidRPr="00D753AC">
        <w:rPr>
          <w:rFonts w:cs="Times New Roman"/>
          <w:spacing w:val="-5"/>
          <w:sz w:val="22"/>
          <w:szCs w:val="22"/>
          <w:rPrChange w:id="6618" w:author="Claire Kouba" w:date="2023-09-12T16:52:00Z">
            <w:rPr>
              <w:spacing w:val="-6"/>
            </w:rPr>
          </w:rPrChange>
        </w:rPr>
        <w:t xml:space="preserve"> </w:t>
      </w:r>
      <w:r w:rsidRPr="00D753AC">
        <w:rPr>
          <w:rFonts w:cs="Times New Roman"/>
          <w:sz w:val="22"/>
          <w:szCs w:val="22"/>
        </w:rPr>
        <w:t>runoff.</w:t>
      </w:r>
      <w:r w:rsidRPr="00D753AC">
        <w:rPr>
          <w:rFonts w:cs="Times New Roman"/>
          <w:spacing w:val="-5"/>
          <w:sz w:val="22"/>
          <w:szCs w:val="22"/>
          <w:rPrChange w:id="6619" w:author="Claire Kouba" w:date="2023-09-12T16:52:00Z">
            <w:rPr>
              <w:spacing w:val="-6"/>
            </w:rPr>
          </w:rPrChange>
        </w:rPr>
        <w:t xml:space="preserve"> </w:t>
      </w:r>
      <w:r w:rsidRPr="00D753AC">
        <w:rPr>
          <w:rFonts w:cs="Times New Roman"/>
          <w:sz w:val="22"/>
          <w:szCs w:val="22"/>
        </w:rPr>
        <w:t>In</w:t>
      </w:r>
      <w:r w:rsidRPr="00D753AC">
        <w:rPr>
          <w:rFonts w:cs="Times New Roman"/>
          <w:spacing w:val="-5"/>
          <w:sz w:val="22"/>
          <w:szCs w:val="22"/>
          <w:rPrChange w:id="6620" w:author="Claire Kouba" w:date="2023-09-12T16:52:00Z">
            <w:rPr>
              <w:spacing w:val="-6"/>
            </w:rPr>
          </w:rPrChange>
        </w:rPr>
        <w:t xml:space="preserve"> </w:t>
      </w:r>
      <w:r w:rsidRPr="00D753AC">
        <w:rPr>
          <w:rFonts w:cs="Times New Roman"/>
          <w:sz w:val="22"/>
          <w:szCs w:val="22"/>
        </w:rPr>
        <w:t>one</w:t>
      </w:r>
      <w:r w:rsidRPr="00D753AC">
        <w:rPr>
          <w:rFonts w:cs="Times New Roman"/>
          <w:spacing w:val="-5"/>
          <w:sz w:val="22"/>
          <w:szCs w:val="22"/>
          <w:rPrChange w:id="6621" w:author="Claire Kouba" w:date="2023-09-12T16:52:00Z">
            <w:rPr>
              <w:spacing w:val="-6"/>
            </w:rPr>
          </w:rPrChange>
        </w:rPr>
        <w:t xml:space="preserve"> </w:t>
      </w:r>
      <w:r w:rsidRPr="00D753AC">
        <w:rPr>
          <w:rFonts w:cs="Times New Roman"/>
          <w:sz w:val="22"/>
          <w:szCs w:val="22"/>
        </w:rPr>
        <w:t>sense,</w:t>
      </w:r>
      <w:r w:rsidRPr="00D753AC">
        <w:rPr>
          <w:rFonts w:cs="Times New Roman"/>
          <w:spacing w:val="-5"/>
          <w:sz w:val="22"/>
          <w:szCs w:val="22"/>
          <w:rPrChange w:id="6622" w:author="Claire Kouba" w:date="2023-09-12T16:52:00Z">
            <w:rPr>
              <w:spacing w:val="-6"/>
            </w:rPr>
          </w:rPrChange>
        </w:rPr>
        <w:t xml:space="preserve"> </w:t>
      </w:r>
      <w:r w:rsidRPr="00D753AC">
        <w:rPr>
          <w:rFonts w:cs="Times New Roman"/>
          <w:sz w:val="22"/>
          <w:szCs w:val="22"/>
        </w:rPr>
        <w:t>a</w:t>
      </w:r>
      <w:r w:rsidRPr="00D753AC">
        <w:rPr>
          <w:rFonts w:cs="Times New Roman"/>
          <w:spacing w:val="-5"/>
          <w:sz w:val="22"/>
          <w:szCs w:val="22"/>
          <w:rPrChange w:id="6623" w:author="Claire Kouba" w:date="2023-09-12T16:52:00Z">
            <w:rPr>
              <w:spacing w:val="-6"/>
            </w:rPr>
          </w:rPrChange>
        </w:rPr>
        <w:t xml:space="preserve"> </w:t>
      </w:r>
      <w:r w:rsidRPr="00D753AC">
        <w:rPr>
          <w:rFonts w:cs="Times New Roman"/>
          <w:sz w:val="22"/>
          <w:szCs w:val="22"/>
        </w:rPr>
        <w:t>longer-term</w:t>
      </w:r>
      <w:r w:rsidRPr="00D753AC">
        <w:rPr>
          <w:rFonts w:cs="Times New Roman"/>
          <w:spacing w:val="-5"/>
          <w:sz w:val="22"/>
          <w:szCs w:val="22"/>
          <w:rPrChange w:id="6624" w:author="Claire Kouba" w:date="2023-09-12T16:52:00Z">
            <w:rPr>
              <w:spacing w:val="-6"/>
            </w:rPr>
          </w:rPrChange>
        </w:rPr>
        <w:t xml:space="preserve"> </w:t>
      </w:r>
      <w:r w:rsidRPr="00D753AC">
        <w:rPr>
          <w:rFonts w:cs="Times New Roman"/>
          <w:sz w:val="22"/>
          <w:szCs w:val="22"/>
        </w:rPr>
        <w:t>record</w:t>
      </w:r>
      <w:r w:rsidRPr="00D753AC">
        <w:rPr>
          <w:rFonts w:cs="Times New Roman"/>
          <w:spacing w:val="-5"/>
          <w:sz w:val="22"/>
          <w:szCs w:val="22"/>
          <w:rPrChange w:id="6625" w:author="Claire Kouba" w:date="2023-09-12T16:52:00Z">
            <w:rPr>
              <w:spacing w:val="-6"/>
            </w:rPr>
          </w:rPrChange>
        </w:rPr>
        <w:t xml:space="preserve"> </w:t>
      </w:r>
      <w:r w:rsidRPr="00D753AC">
        <w:rPr>
          <w:rFonts w:cs="Times New Roman"/>
          <w:sz w:val="22"/>
          <w:szCs w:val="22"/>
        </w:rPr>
        <w:t>can</w:t>
      </w:r>
      <w:r w:rsidRPr="00D753AC">
        <w:rPr>
          <w:rFonts w:cs="Times New Roman"/>
          <w:spacing w:val="-5"/>
          <w:sz w:val="22"/>
          <w:szCs w:val="22"/>
          <w:rPrChange w:id="6626" w:author="Claire Kouba" w:date="2023-09-12T16:52:00Z">
            <w:rPr>
              <w:spacing w:val="-6"/>
            </w:rPr>
          </w:rPrChange>
        </w:rPr>
        <w:t xml:space="preserve"> </w:t>
      </w:r>
      <w:r w:rsidRPr="00D753AC">
        <w:rPr>
          <w:rFonts w:cs="Times New Roman"/>
          <w:sz w:val="22"/>
          <w:szCs w:val="22"/>
        </w:rPr>
        <w:t>be</w:t>
      </w:r>
      <w:r w:rsidRPr="00D753AC">
        <w:rPr>
          <w:rFonts w:cs="Times New Roman"/>
          <w:w w:val="99"/>
          <w:sz w:val="22"/>
          <w:szCs w:val="22"/>
        </w:rPr>
        <w:t xml:space="preserve"> </w:t>
      </w:r>
      <w:r w:rsidRPr="00D753AC">
        <w:rPr>
          <w:rFonts w:cs="Times New Roman"/>
          <w:sz w:val="22"/>
          <w:szCs w:val="22"/>
        </w:rPr>
        <w:t>an asset, in that it provides context for the severity of the dry periods of the past two decades. In another sense it is a</w:t>
      </w:r>
      <w:r w:rsidRPr="00D753AC">
        <w:rPr>
          <w:rFonts w:cs="Times New Roman"/>
          <w:spacing w:val="4"/>
          <w:sz w:val="22"/>
          <w:szCs w:val="22"/>
          <w:rPrChange w:id="6627" w:author="Claire Kouba" w:date="2023-09-12T16:52:00Z">
            <w:rPr>
              <w:spacing w:val="1"/>
            </w:rPr>
          </w:rPrChange>
        </w:rPr>
        <w:t xml:space="preserve"> </w:t>
      </w:r>
      <w:r w:rsidRPr="00D753AC">
        <w:rPr>
          <w:rFonts w:cs="Times New Roman"/>
          <w:sz w:val="22"/>
          <w:szCs w:val="22"/>
        </w:rPr>
        <w:t>liability</w:t>
      </w:r>
      <w:r w:rsidRPr="00D753AC">
        <w:rPr>
          <w:rFonts w:cs="Times New Roman"/>
          <w:w w:val="99"/>
          <w:sz w:val="22"/>
          <w:szCs w:val="22"/>
        </w:rPr>
        <w:t xml:space="preserve"> </w:t>
      </w:r>
      <w:r w:rsidRPr="00D753AC">
        <w:rPr>
          <w:rFonts w:cs="Times New Roman"/>
          <w:sz w:val="22"/>
          <w:szCs w:val="22"/>
        </w:rPr>
        <w:t>for</w:t>
      </w:r>
      <w:r w:rsidRPr="00D753AC">
        <w:rPr>
          <w:rFonts w:cs="Times New Roman"/>
          <w:sz w:val="22"/>
          <w:szCs w:val="22"/>
          <w:rPrChange w:id="6628" w:author="Claire Kouba" w:date="2023-09-12T16:52:00Z">
            <w:rPr>
              <w:spacing w:val="29"/>
            </w:rPr>
          </w:rPrChange>
        </w:rPr>
        <w:t xml:space="preserve"> </w:t>
      </w:r>
      <w:r w:rsidRPr="00D753AC">
        <w:rPr>
          <w:rFonts w:cs="Times New Roman"/>
          <w:sz w:val="22"/>
          <w:szCs w:val="22"/>
        </w:rPr>
        <w:t>prediction</w:t>
      </w:r>
      <w:r w:rsidRPr="00D753AC">
        <w:rPr>
          <w:rFonts w:cs="Times New Roman"/>
          <w:sz w:val="22"/>
          <w:szCs w:val="22"/>
          <w:rPrChange w:id="6629" w:author="Claire Kouba" w:date="2023-09-12T16:52:00Z">
            <w:rPr>
              <w:spacing w:val="29"/>
            </w:rPr>
          </w:rPrChange>
        </w:rPr>
        <w:t xml:space="preserve"> </w:t>
      </w:r>
      <w:r w:rsidRPr="00D753AC">
        <w:rPr>
          <w:rFonts w:cs="Times New Roman"/>
          <w:sz w:val="22"/>
          <w:szCs w:val="22"/>
        </w:rPr>
        <w:t>accuracy:</w:t>
      </w:r>
      <w:r w:rsidRPr="00D753AC">
        <w:rPr>
          <w:rFonts w:cs="Times New Roman"/>
          <w:sz w:val="22"/>
          <w:szCs w:val="22"/>
          <w:rPrChange w:id="6630" w:author="Claire Kouba" w:date="2023-09-12T16:52:00Z">
            <w:rPr>
              <w:spacing w:val="29"/>
            </w:rPr>
          </w:rPrChange>
        </w:rPr>
        <w:t xml:space="preserve"> </w:t>
      </w:r>
      <w:r w:rsidRPr="00D753AC">
        <w:rPr>
          <w:rFonts w:cs="Times New Roman"/>
          <w:sz w:val="22"/>
          <w:szCs w:val="22"/>
        </w:rPr>
        <w:t>for</w:t>
      </w:r>
      <w:r w:rsidRPr="00D753AC">
        <w:rPr>
          <w:rFonts w:cs="Times New Roman"/>
          <w:sz w:val="22"/>
          <w:szCs w:val="22"/>
          <w:rPrChange w:id="6631" w:author="Claire Kouba" w:date="2023-09-12T16:52:00Z">
            <w:rPr>
              <w:spacing w:val="29"/>
            </w:rPr>
          </w:rPrChange>
        </w:rPr>
        <w:t xml:space="preserve"> </w:t>
      </w:r>
      <w:r w:rsidRPr="00D753AC">
        <w:rPr>
          <w:rFonts w:cs="Times New Roman"/>
          <w:sz w:val="22"/>
          <w:szCs w:val="22"/>
        </w:rPr>
        <w:t>example,</w:t>
      </w:r>
      <w:r w:rsidRPr="00D753AC">
        <w:rPr>
          <w:rFonts w:cs="Times New Roman"/>
          <w:sz w:val="22"/>
          <w:szCs w:val="22"/>
          <w:rPrChange w:id="6632" w:author="Claire Kouba" w:date="2023-09-12T16:52:00Z">
            <w:rPr>
              <w:spacing w:val="29"/>
            </w:rPr>
          </w:rPrChange>
        </w:rPr>
        <w:t xml:space="preserve"> </w:t>
      </w:r>
      <w:r w:rsidRPr="00D753AC">
        <w:rPr>
          <w:rFonts w:cs="Times New Roman"/>
          <w:sz w:val="22"/>
          <w:szCs w:val="22"/>
        </w:rPr>
        <w:t>the</w:t>
      </w:r>
      <w:r w:rsidRPr="00D753AC">
        <w:rPr>
          <w:rFonts w:cs="Times New Roman"/>
          <w:sz w:val="22"/>
          <w:szCs w:val="22"/>
          <w:rPrChange w:id="6633" w:author="Claire Kouba" w:date="2023-09-12T16:52:00Z">
            <w:rPr>
              <w:spacing w:val="29"/>
            </w:rPr>
          </w:rPrChange>
        </w:rPr>
        <w:t xml:space="preserve"> </w:t>
      </w:r>
      <w:r w:rsidRPr="00D753AC">
        <w:rPr>
          <w:rFonts w:cs="Times New Roman"/>
          <w:sz w:val="22"/>
          <w:szCs w:val="22"/>
        </w:rPr>
        <w:t>predicted</w:t>
      </w:r>
      <w:r w:rsidRPr="00D753AC">
        <w:rPr>
          <w:rFonts w:cs="Times New Roman"/>
          <w:sz w:val="22"/>
          <w:szCs w:val="22"/>
          <w:rPrChange w:id="6634" w:author="Claire Kouba" w:date="2023-09-12T16:52:00Z">
            <w:rPr>
              <w:spacing w:val="29"/>
            </w:rPr>
          </w:rPrChange>
        </w:rPr>
        <w:t xml:space="preserve"> </w:t>
      </w:r>
      <w:r w:rsidRPr="00D753AC">
        <w:rPr>
          <w:rFonts w:cs="Times New Roman"/>
          <w:i/>
          <w:sz w:val="22"/>
          <w:szCs w:val="22"/>
        </w:rPr>
        <w:t>V</w:t>
      </w:r>
      <w:r w:rsidRPr="00D753AC">
        <w:rPr>
          <w:rFonts w:cs="Times New Roman"/>
          <w:i/>
          <w:position w:val="-2"/>
          <w:sz w:val="22"/>
          <w:szCs w:val="22"/>
        </w:rPr>
        <w:t>min</w:t>
      </w:r>
      <w:del w:id="6635" w:author="Claire Kouba" w:date="2023-09-12T16:52:00Z">
        <w:r w:rsidR="00505335" w:rsidRPr="00D753AC">
          <w:rPr>
            <w:rFonts w:cs="Times New Roman"/>
            <w:i/>
            <w:position w:val="-2"/>
            <w:sz w:val="22"/>
            <w:szCs w:val="22"/>
          </w:rPr>
          <w:delText>.</w:delText>
        </w:r>
        <w:r w:rsidR="00505335" w:rsidRPr="00D753AC">
          <w:rPr>
            <w:rFonts w:cs="Times New Roman"/>
            <w:i/>
            <w:spacing w:val="12"/>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6"/>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position w:val="-2"/>
          <w:sz w:val="22"/>
          <w:szCs w:val="22"/>
          <w:rPrChange w:id="6636" w:author="Claire Kouba" w:date="2023-09-12T16:52:00Z">
            <w:rPr>
              <w:i/>
              <w:spacing w:val="11"/>
              <w:position w:val="-2"/>
            </w:rPr>
          </w:rPrChange>
        </w:rPr>
        <w:t xml:space="preserve"> </w:t>
      </w:r>
      <w:r w:rsidRPr="00D753AC">
        <w:rPr>
          <w:rFonts w:cs="Times New Roman"/>
          <w:sz w:val="22"/>
          <w:szCs w:val="22"/>
        </w:rPr>
        <w:t>values</w:t>
      </w:r>
      <w:r w:rsidRPr="00D753AC">
        <w:rPr>
          <w:rFonts w:cs="Times New Roman"/>
          <w:sz w:val="22"/>
          <w:szCs w:val="22"/>
          <w:rPrChange w:id="6637" w:author="Claire Kouba" w:date="2023-09-12T16:52:00Z">
            <w:rPr>
              <w:spacing w:val="29"/>
            </w:rPr>
          </w:rPrChange>
        </w:rPr>
        <w:t xml:space="preserve"> </w:t>
      </w:r>
      <w:r w:rsidRPr="00D753AC">
        <w:rPr>
          <w:rFonts w:cs="Times New Roman"/>
          <w:sz w:val="22"/>
          <w:szCs w:val="22"/>
        </w:rPr>
        <w:t>based</w:t>
      </w:r>
      <w:r w:rsidRPr="00D753AC">
        <w:rPr>
          <w:rFonts w:cs="Times New Roman"/>
          <w:sz w:val="22"/>
          <w:szCs w:val="22"/>
          <w:rPrChange w:id="6638" w:author="Claire Kouba" w:date="2023-09-12T16:52:00Z">
            <w:rPr>
              <w:spacing w:val="29"/>
            </w:rPr>
          </w:rPrChange>
        </w:rPr>
        <w:t xml:space="preserve"> </w:t>
      </w:r>
      <w:r w:rsidRPr="00D753AC">
        <w:rPr>
          <w:rFonts w:cs="Times New Roman"/>
          <w:sz w:val="22"/>
          <w:szCs w:val="22"/>
        </w:rPr>
        <w:t>on</w:t>
      </w:r>
      <w:r w:rsidRPr="00D753AC">
        <w:rPr>
          <w:rFonts w:cs="Times New Roman"/>
          <w:sz w:val="22"/>
          <w:szCs w:val="22"/>
          <w:rPrChange w:id="6639" w:author="Claire Kouba" w:date="2023-09-12T16:52:00Z">
            <w:rPr>
              <w:spacing w:val="29"/>
            </w:rPr>
          </w:rPrChange>
        </w:rPr>
        <w:t xml:space="preserve"> </w:t>
      </w:r>
      <w:r w:rsidRPr="00D753AC">
        <w:rPr>
          <w:rFonts w:cs="Times New Roman"/>
          <w:sz w:val="22"/>
          <w:szCs w:val="22"/>
        </w:rPr>
        <w:t>the</w:t>
      </w:r>
      <w:r w:rsidRPr="00D753AC">
        <w:rPr>
          <w:rFonts w:cs="Times New Roman"/>
          <w:sz w:val="22"/>
          <w:szCs w:val="22"/>
          <w:rPrChange w:id="6640" w:author="Claire Kouba" w:date="2023-09-12T16:52:00Z">
            <w:rPr>
              <w:spacing w:val="29"/>
            </w:rPr>
          </w:rPrChange>
        </w:rPr>
        <w:t xml:space="preserve"> </w:t>
      </w:r>
      <w:r w:rsidRPr="00D753AC">
        <w:rPr>
          <w:rFonts w:cs="Times New Roman"/>
          <w:sz w:val="22"/>
          <w:szCs w:val="22"/>
        </w:rPr>
        <w:t>full</w:t>
      </w:r>
      <w:r w:rsidRPr="00D753AC">
        <w:rPr>
          <w:rFonts w:cs="Times New Roman"/>
          <w:sz w:val="22"/>
          <w:szCs w:val="22"/>
          <w:rPrChange w:id="6641" w:author="Claire Kouba" w:date="2023-09-12T16:52:00Z">
            <w:rPr>
              <w:spacing w:val="29"/>
            </w:rPr>
          </w:rPrChange>
        </w:rPr>
        <w:t xml:space="preserve"> </w:t>
      </w:r>
      <w:r w:rsidRPr="00D753AC">
        <w:rPr>
          <w:rFonts w:cs="Times New Roman"/>
          <w:sz w:val="22"/>
          <w:szCs w:val="22"/>
        </w:rPr>
        <w:t>record</w:t>
      </w:r>
      <w:r w:rsidRPr="00D753AC">
        <w:rPr>
          <w:rFonts w:cs="Times New Roman"/>
          <w:sz w:val="22"/>
          <w:szCs w:val="22"/>
          <w:rPrChange w:id="6642" w:author="Claire Kouba" w:date="2023-09-12T16:52:00Z">
            <w:rPr>
              <w:spacing w:val="29"/>
            </w:rPr>
          </w:rPrChange>
        </w:rPr>
        <w:t xml:space="preserve"> </w:t>
      </w:r>
      <w:r w:rsidRPr="00D753AC">
        <w:rPr>
          <w:rFonts w:cs="Times New Roman"/>
          <w:sz w:val="22"/>
          <w:szCs w:val="22"/>
        </w:rPr>
        <w:t>appear</w:t>
      </w:r>
      <w:r w:rsidRPr="00D753AC">
        <w:rPr>
          <w:rFonts w:cs="Times New Roman"/>
          <w:sz w:val="22"/>
          <w:szCs w:val="22"/>
          <w:rPrChange w:id="6643" w:author="Claire Kouba" w:date="2023-09-12T16:52:00Z">
            <w:rPr>
              <w:spacing w:val="29"/>
            </w:rPr>
          </w:rPrChange>
        </w:rPr>
        <w:t xml:space="preserve"> </w:t>
      </w:r>
      <w:r w:rsidRPr="00D753AC">
        <w:rPr>
          <w:rFonts w:cs="Times New Roman"/>
          <w:sz w:val="22"/>
          <w:szCs w:val="22"/>
        </w:rPr>
        <w:t>to</w:t>
      </w:r>
      <w:r w:rsidRPr="00D753AC">
        <w:rPr>
          <w:rFonts w:cs="Times New Roman"/>
          <w:sz w:val="22"/>
          <w:szCs w:val="22"/>
          <w:rPrChange w:id="6644" w:author="Claire Kouba" w:date="2023-09-12T16:52:00Z">
            <w:rPr>
              <w:spacing w:val="29"/>
            </w:rPr>
          </w:rPrChange>
        </w:rPr>
        <w:t xml:space="preserve"> </w:t>
      </w:r>
      <w:r w:rsidRPr="00D753AC">
        <w:rPr>
          <w:rFonts w:cs="Times New Roman"/>
          <w:sz w:val="22"/>
          <w:szCs w:val="22"/>
        </w:rPr>
        <w:t>systematically</w:t>
      </w:r>
      <w:r w:rsidRPr="00D753AC">
        <w:rPr>
          <w:rFonts w:cs="Times New Roman"/>
          <w:spacing w:val="37"/>
          <w:sz w:val="22"/>
          <w:szCs w:val="22"/>
          <w:rPrChange w:id="6645" w:author="Claire Kouba" w:date="2023-09-12T16:52:00Z">
            <w:rPr>
              <w:w w:val="99"/>
            </w:rPr>
          </w:rPrChange>
        </w:rPr>
        <w:t xml:space="preserve"> </w:t>
      </w:r>
      <w:r w:rsidRPr="00D753AC">
        <w:rPr>
          <w:rFonts w:cs="Times New Roman"/>
          <w:sz w:val="22"/>
          <w:szCs w:val="22"/>
        </w:rPr>
        <w:t>overpredict</w:t>
      </w:r>
      <w:r w:rsidRPr="00D753AC">
        <w:rPr>
          <w:rFonts w:cs="Times New Roman"/>
          <w:w w:val="99"/>
          <w:sz w:val="22"/>
          <w:szCs w:val="22"/>
          <w:rPrChange w:id="6646" w:author="Claire Kouba" w:date="2023-09-12T16:52:00Z">
            <w:rPr>
              <w:spacing w:val="24"/>
            </w:rPr>
          </w:rPrChange>
        </w:rPr>
        <w:t xml:space="preserve"> </w:t>
      </w:r>
      <w:r w:rsidRPr="00D753AC">
        <w:rPr>
          <w:rFonts w:cs="Times New Roman"/>
          <w:i/>
          <w:sz w:val="22"/>
          <w:szCs w:val="22"/>
        </w:rPr>
        <w:t>V</w:t>
      </w:r>
      <w:r w:rsidRPr="00D753AC">
        <w:rPr>
          <w:rFonts w:cs="Times New Roman"/>
          <w:i/>
          <w:position w:val="-2"/>
          <w:sz w:val="22"/>
          <w:szCs w:val="22"/>
        </w:rPr>
        <w:t>min</w:t>
      </w:r>
      <w:del w:id="6647" w:author="Claire Kouba" w:date="2023-09-12T16:52:00Z">
        <w:r w:rsidR="00505335" w:rsidRPr="00D753AC">
          <w:rPr>
            <w:rFonts w:cs="Times New Roman"/>
            <w:i/>
            <w:position w:val="-2"/>
            <w:sz w:val="22"/>
            <w:szCs w:val="22"/>
          </w:rPr>
          <w:delText>.</w:delText>
        </w:r>
        <w:r w:rsidR="00505335" w:rsidRPr="00D753AC">
          <w:rPr>
            <w:rFonts w:cs="Times New Roman"/>
            <w:i/>
            <w:spacing w:val="12"/>
            <w:position w:val="-2"/>
            <w:sz w:val="22"/>
            <w:szCs w:val="22"/>
          </w:rPr>
          <w:delText xml:space="preserve"> </w:delText>
        </w:r>
        <w:r w:rsidR="00505335" w:rsidRPr="00D753AC">
          <w:rPr>
            <w:rFonts w:cs="Times New Roman"/>
            <w:position w:val="-2"/>
            <w:sz w:val="22"/>
            <w:szCs w:val="22"/>
          </w:rPr>
          <w:delText>30</w:delText>
        </w:r>
        <w:r w:rsidR="00505335" w:rsidRPr="00D753AC">
          <w:rPr>
            <w:rFonts w:cs="Times New Roman"/>
            <w:spacing w:val="16"/>
            <w:position w:val="-2"/>
            <w:sz w:val="22"/>
            <w:szCs w:val="22"/>
          </w:rPr>
          <w:delText xml:space="preserve"> </w:delText>
        </w:r>
        <w:r w:rsidR="00505335" w:rsidRPr="00D753AC">
          <w:rPr>
            <w:rFonts w:cs="Times New Roman"/>
            <w:i/>
            <w:position w:val="-2"/>
            <w:sz w:val="22"/>
            <w:szCs w:val="22"/>
          </w:rPr>
          <w:delText>days</w:delText>
        </w:r>
      </w:del>
      <w:r w:rsidRPr="00D753AC">
        <w:rPr>
          <w:rFonts w:cs="Times New Roman"/>
          <w:i/>
          <w:spacing w:val="18"/>
          <w:position w:val="-2"/>
          <w:sz w:val="22"/>
          <w:szCs w:val="22"/>
          <w:rPrChange w:id="6648" w:author="Claire Kouba" w:date="2023-09-12T16:52:00Z">
            <w:rPr>
              <w:i/>
              <w:spacing w:val="6"/>
              <w:position w:val="-2"/>
            </w:rPr>
          </w:rPrChange>
        </w:rPr>
        <w:t xml:space="preserve"> </w:t>
      </w:r>
      <w:r w:rsidRPr="00D753AC">
        <w:rPr>
          <w:rFonts w:cs="Times New Roman"/>
          <w:sz w:val="22"/>
          <w:szCs w:val="22"/>
        </w:rPr>
        <w:t>in</w:t>
      </w:r>
      <w:r w:rsidRPr="00D753AC">
        <w:rPr>
          <w:rFonts w:cs="Times New Roman"/>
          <w:spacing w:val="-4"/>
          <w:sz w:val="22"/>
          <w:szCs w:val="22"/>
          <w:rPrChange w:id="6649" w:author="Claire Kouba" w:date="2023-09-12T16:52:00Z">
            <w:rPr>
              <w:spacing w:val="24"/>
            </w:rPr>
          </w:rPrChange>
        </w:rPr>
        <w:t xml:space="preserve"> </w:t>
      </w:r>
      <w:r w:rsidRPr="00D753AC">
        <w:rPr>
          <w:rFonts w:cs="Times New Roman"/>
          <w:sz w:val="22"/>
          <w:szCs w:val="22"/>
        </w:rPr>
        <w:t>the</w:t>
      </w:r>
      <w:r w:rsidRPr="00D753AC">
        <w:rPr>
          <w:rFonts w:cs="Times New Roman"/>
          <w:spacing w:val="-4"/>
          <w:sz w:val="22"/>
          <w:szCs w:val="22"/>
          <w:rPrChange w:id="6650" w:author="Claire Kouba" w:date="2023-09-12T16:52:00Z">
            <w:rPr>
              <w:spacing w:val="24"/>
            </w:rPr>
          </w:rPrChange>
        </w:rPr>
        <w:t xml:space="preserve"> </w:t>
      </w:r>
      <w:r w:rsidRPr="00D753AC">
        <w:rPr>
          <w:rFonts w:cs="Times New Roman"/>
          <w:sz w:val="22"/>
          <w:szCs w:val="22"/>
        </w:rPr>
        <w:t>most</w:t>
      </w:r>
      <w:r w:rsidRPr="00D753AC">
        <w:rPr>
          <w:rFonts w:cs="Times New Roman"/>
          <w:spacing w:val="-4"/>
          <w:sz w:val="22"/>
          <w:szCs w:val="22"/>
          <w:rPrChange w:id="6651" w:author="Claire Kouba" w:date="2023-09-12T16:52:00Z">
            <w:rPr>
              <w:spacing w:val="24"/>
            </w:rPr>
          </w:rPrChange>
        </w:rPr>
        <w:t xml:space="preserve"> </w:t>
      </w:r>
      <w:r w:rsidRPr="00D753AC">
        <w:rPr>
          <w:rFonts w:cs="Times New Roman"/>
          <w:sz w:val="22"/>
          <w:szCs w:val="22"/>
        </w:rPr>
        <w:t>recent</w:t>
      </w:r>
      <w:r w:rsidRPr="00D753AC">
        <w:rPr>
          <w:rFonts w:cs="Times New Roman"/>
          <w:spacing w:val="-4"/>
          <w:sz w:val="22"/>
          <w:szCs w:val="22"/>
          <w:rPrChange w:id="6652" w:author="Claire Kouba" w:date="2023-09-12T16:52:00Z">
            <w:rPr>
              <w:spacing w:val="24"/>
            </w:rPr>
          </w:rPrChange>
        </w:rPr>
        <w:t xml:space="preserve"> </w:t>
      </w:r>
      <w:r w:rsidRPr="00D753AC">
        <w:rPr>
          <w:rFonts w:cs="Times New Roman"/>
          <w:sz w:val="22"/>
          <w:szCs w:val="22"/>
        </w:rPr>
        <w:t>era</w:t>
      </w:r>
      <w:r w:rsidRPr="00D753AC">
        <w:rPr>
          <w:rFonts w:cs="Times New Roman"/>
          <w:spacing w:val="-4"/>
          <w:sz w:val="22"/>
          <w:szCs w:val="22"/>
          <w:rPrChange w:id="6653" w:author="Claire Kouba" w:date="2023-09-12T16:52:00Z">
            <w:rPr>
              <w:spacing w:val="24"/>
            </w:rPr>
          </w:rPrChange>
        </w:rPr>
        <w:t xml:space="preserve"> </w:t>
      </w:r>
      <w:r w:rsidRPr="00D753AC">
        <w:rPr>
          <w:rFonts w:cs="Times New Roman"/>
          <w:sz w:val="22"/>
          <w:szCs w:val="22"/>
        </w:rPr>
        <w:t>(2001-2021;</w:t>
      </w:r>
      <w:r w:rsidRPr="00D753AC">
        <w:rPr>
          <w:rFonts w:cs="Times New Roman"/>
          <w:spacing w:val="-4"/>
          <w:sz w:val="22"/>
          <w:szCs w:val="22"/>
          <w:rPrChange w:id="6654" w:author="Claire Kouba" w:date="2023-09-12T16:52:00Z">
            <w:rPr>
              <w:spacing w:val="24"/>
            </w:rPr>
          </w:rPrChange>
        </w:rPr>
        <w:t xml:space="preserve"> </w:t>
      </w:r>
      <w:del w:id="6655"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"_bookmark10"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4"/>
            <w:sz w:val="22"/>
            <w:szCs w:val="22"/>
          </w:rPr>
          <w:delText xml:space="preserve"> </w:delText>
        </w:r>
        <w:r w:rsidR="00505335" w:rsidRPr="00D753AC">
          <w:rPr>
            <w:rFonts w:cs="Times New Roman"/>
            <w:sz w:val="22"/>
            <w:szCs w:val="22"/>
          </w:rPr>
          <w:delText>10,</w:delText>
        </w:r>
        <w:r w:rsidR="00505335" w:rsidRPr="00D753AC">
          <w:rPr>
            <w:rFonts w:cs="Times New Roman"/>
            <w:sz w:val="22"/>
            <w:szCs w:val="22"/>
          </w:rPr>
          <w:fldChar w:fldCharType="end"/>
        </w:r>
      </w:del>
      <w:ins w:id="6656"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"_bookmark15"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A4,</w:t>
        </w:r>
        <w:r w:rsidRPr="00D753AC">
          <w:rPr>
            <w:rFonts w:cs="Times New Roman"/>
            <w:sz w:val="22"/>
            <w:szCs w:val="22"/>
          </w:rPr>
          <w:fldChar w:fldCharType="end"/>
        </w:r>
      </w:ins>
      <w:r w:rsidRPr="00D753AC">
        <w:rPr>
          <w:rFonts w:cs="Times New Roman"/>
          <w:spacing w:val="-4"/>
          <w:sz w:val="22"/>
          <w:szCs w:val="22"/>
          <w:rPrChange w:id="6657" w:author="Claire Kouba" w:date="2023-09-12T16:52:00Z">
            <w:rPr>
              <w:spacing w:val="24"/>
            </w:rPr>
          </w:rPrChange>
        </w:rPr>
        <w:t xml:space="preserve"> </w:t>
      </w:r>
      <w:r w:rsidRPr="00D753AC">
        <w:rPr>
          <w:rFonts w:cs="Times New Roman"/>
          <w:sz w:val="22"/>
          <w:szCs w:val="22"/>
        </w:rPr>
        <w:t>top</w:t>
      </w:r>
      <w:r w:rsidRPr="00D753AC">
        <w:rPr>
          <w:rFonts w:cs="Times New Roman"/>
          <w:spacing w:val="-4"/>
          <w:sz w:val="22"/>
          <w:szCs w:val="22"/>
          <w:rPrChange w:id="6658" w:author="Claire Kouba" w:date="2023-09-12T16:52:00Z">
            <w:rPr>
              <w:spacing w:val="24"/>
            </w:rPr>
          </w:rPrChange>
        </w:rPr>
        <w:t xml:space="preserve"> </w:t>
      </w:r>
      <w:r w:rsidRPr="00D753AC">
        <w:rPr>
          <w:rFonts w:cs="Times New Roman"/>
          <w:sz w:val="22"/>
          <w:szCs w:val="22"/>
        </w:rPr>
        <w:t>left</w:t>
      </w:r>
      <w:r w:rsidRPr="00D753AC">
        <w:rPr>
          <w:rFonts w:cs="Times New Roman"/>
          <w:spacing w:val="-4"/>
          <w:sz w:val="22"/>
          <w:szCs w:val="22"/>
          <w:rPrChange w:id="6659" w:author="Claire Kouba" w:date="2023-09-12T16:52:00Z">
            <w:rPr>
              <w:spacing w:val="24"/>
            </w:rPr>
          </w:rPrChange>
        </w:rPr>
        <w:t xml:space="preserve"> </w:t>
      </w:r>
      <w:r w:rsidRPr="00D753AC">
        <w:rPr>
          <w:rFonts w:cs="Times New Roman"/>
          <w:sz w:val="22"/>
          <w:szCs w:val="22"/>
        </w:rPr>
        <w:t>panel,</w:t>
      </w:r>
      <w:r w:rsidRPr="00D753AC">
        <w:rPr>
          <w:rFonts w:cs="Times New Roman"/>
          <w:spacing w:val="-4"/>
          <w:sz w:val="22"/>
          <w:szCs w:val="22"/>
          <w:rPrChange w:id="6660" w:author="Claire Kouba" w:date="2023-09-12T16:52:00Z">
            <w:rPr>
              <w:spacing w:val="24"/>
            </w:rPr>
          </w:rPrChange>
        </w:rPr>
        <w:t xml:space="preserve"> </w:t>
      </w:r>
      <w:r w:rsidRPr="00D753AC">
        <w:rPr>
          <w:rFonts w:cs="Times New Roman"/>
          <w:sz w:val="22"/>
          <w:szCs w:val="22"/>
        </w:rPr>
        <w:t>and</w:t>
      </w:r>
      <w:r w:rsidRPr="00D753AC">
        <w:rPr>
          <w:rFonts w:cs="Times New Roman"/>
          <w:spacing w:val="-4"/>
          <w:sz w:val="22"/>
          <w:szCs w:val="22"/>
          <w:rPrChange w:id="6661" w:author="Claire Kouba" w:date="2023-09-12T16:52:00Z">
            <w:rPr>
              <w:spacing w:val="24"/>
            </w:rPr>
          </w:rPrChange>
        </w:rPr>
        <w:t xml:space="preserve"> </w:t>
      </w:r>
      <w:del w:id="6662" w:author="Claire Kouba" w:date="2023-09-12T16:52:00Z">
        <w:r w:rsidR="00505335" w:rsidRPr="00D753AC">
          <w:rPr>
            <w:rFonts w:cs="Times New Roman"/>
            <w:sz w:val="22"/>
            <w:szCs w:val="22"/>
          </w:rPr>
          <w:fldChar w:fldCharType="begin"/>
        </w:r>
        <w:r w:rsidR="00505335" w:rsidRPr="00D753AC">
          <w:rPr>
            <w:rFonts w:cs="Times New Roman"/>
            <w:sz w:val="22"/>
            <w:szCs w:val="22"/>
          </w:rPr>
          <w:delInstrText xml:space="preserve"> HYPERLINK \l "_bookmark11" </w:delInstrText>
        </w:r>
        <w:r w:rsidR="00505335" w:rsidRPr="00D753AC">
          <w:rPr>
            <w:rFonts w:cs="Times New Roman"/>
            <w:sz w:val="22"/>
            <w:szCs w:val="22"/>
          </w:rPr>
          <w:fldChar w:fldCharType="separate"/>
        </w:r>
        <w:r w:rsidR="00505335" w:rsidRPr="00D753AC">
          <w:rPr>
            <w:rFonts w:cs="Times New Roman"/>
            <w:sz w:val="22"/>
            <w:szCs w:val="22"/>
          </w:rPr>
          <w:delText>Figure</w:delText>
        </w:r>
        <w:r w:rsidR="00505335" w:rsidRPr="00D753AC">
          <w:rPr>
            <w:rFonts w:cs="Times New Roman"/>
            <w:spacing w:val="24"/>
            <w:sz w:val="22"/>
            <w:szCs w:val="22"/>
          </w:rPr>
          <w:delText xml:space="preserve"> </w:delText>
        </w:r>
        <w:r w:rsidR="00505335" w:rsidRPr="00D753AC">
          <w:rPr>
            <w:rFonts w:cs="Times New Roman"/>
            <w:sz w:val="22"/>
            <w:szCs w:val="22"/>
          </w:rPr>
          <w:delText>11,</w:delText>
        </w:r>
        <w:r w:rsidR="00505335" w:rsidRPr="00D753AC">
          <w:rPr>
            <w:rFonts w:cs="Times New Roman"/>
            <w:sz w:val="22"/>
            <w:szCs w:val="22"/>
          </w:rPr>
          <w:fldChar w:fldCharType="end"/>
        </w:r>
      </w:del>
      <w:ins w:id="6663" w:author="Claire Kouba" w:date="2023-09-12T16:52:00Z">
        <w:r w:rsidRPr="00D753AC">
          <w:rPr>
            <w:rFonts w:cs="Times New Roman"/>
            <w:sz w:val="22"/>
            <w:szCs w:val="22"/>
          </w:rPr>
          <w:fldChar w:fldCharType="begin"/>
        </w:r>
        <w:r w:rsidRPr="00D753AC">
          <w:rPr>
            <w:rFonts w:cs="Times New Roman"/>
            <w:sz w:val="22"/>
            <w:szCs w:val="22"/>
          </w:rPr>
          <w:instrText xml:space="preserve"> HYPERLINK \l "_bookmark16" </w:instrText>
        </w:r>
        <w:r w:rsidRPr="00D753AC">
          <w:rPr>
            <w:rFonts w:cs="Times New Roman"/>
            <w:sz w:val="22"/>
            <w:szCs w:val="22"/>
          </w:rPr>
          <w:fldChar w:fldCharType="separate"/>
        </w:r>
        <w:r w:rsidRPr="00D753AC">
          <w:rPr>
            <w:rFonts w:cs="Times New Roman"/>
            <w:sz w:val="22"/>
            <w:szCs w:val="22"/>
          </w:rPr>
          <w:t>Figure</w:t>
        </w:r>
        <w:r w:rsidRPr="00D753AC">
          <w:rPr>
            <w:rFonts w:cs="Times New Roman"/>
            <w:spacing w:val="-4"/>
            <w:sz w:val="22"/>
            <w:szCs w:val="22"/>
          </w:rPr>
          <w:t xml:space="preserve"> </w:t>
        </w:r>
        <w:r w:rsidRPr="00D753AC">
          <w:rPr>
            <w:rFonts w:cs="Times New Roman"/>
            <w:sz w:val="22"/>
            <w:szCs w:val="22"/>
          </w:rPr>
          <w:t>A5,</w:t>
        </w:r>
        <w:r w:rsidRPr="00D753AC">
          <w:rPr>
            <w:rFonts w:cs="Times New Roman"/>
            <w:sz w:val="22"/>
            <w:szCs w:val="22"/>
          </w:rPr>
          <w:fldChar w:fldCharType="end"/>
        </w:r>
      </w:ins>
      <w:r w:rsidRPr="00D753AC">
        <w:rPr>
          <w:rFonts w:cs="Times New Roman"/>
          <w:spacing w:val="-4"/>
          <w:sz w:val="22"/>
          <w:szCs w:val="22"/>
          <w:rPrChange w:id="6664" w:author="Claire Kouba" w:date="2023-09-12T16:52:00Z">
            <w:rPr>
              <w:spacing w:val="24"/>
            </w:rPr>
          </w:rPrChange>
        </w:rPr>
        <w:t xml:space="preserve"> </w:t>
      </w:r>
      <w:r w:rsidRPr="00D753AC">
        <w:rPr>
          <w:rFonts w:cs="Times New Roman"/>
          <w:sz w:val="22"/>
          <w:szCs w:val="22"/>
        </w:rPr>
        <w:t>middle</w:t>
      </w:r>
      <w:r w:rsidRPr="00D753AC">
        <w:rPr>
          <w:rFonts w:cs="Times New Roman"/>
          <w:spacing w:val="-4"/>
          <w:sz w:val="22"/>
          <w:szCs w:val="22"/>
          <w:rPrChange w:id="6665" w:author="Claire Kouba" w:date="2023-09-12T16:52:00Z">
            <w:rPr>
              <w:spacing w:val="24"/>
            </w:rPr>
          </w:rPrChange>
        </w:rPr>
        <w:t xml:space="preserve"> </w:t>
      </w:r>
      <w:r w:rsidRPr="00D753AC">
        <w:rPr>
          <w:rFonts w:cs="Times New Roman"/>
          <w:sz w:val="22"/>
          <w:szCs w:val="22"/>
        </w:rPr>
        <w:t>panel).</w:t>
      </w:r>
      <w:r w:rsidRPr="00D753AC">
        <w:rPr>
          <w:rFonts w:cs="Times New Roman"/>
          <w:spacing w:val="-4"/>
          <w:sz w:val="22"/>
          <w:szCs w:val="22"/>
          <w:rPrChange w:id="6666" w:author="Claire Kouba" w:date="2023-09-12T16:52:00Z">
            <w:rPr>
              <w:spacing w:val="24"/>
            </w:rPr>
          </w:rPrChange>
        </w:rPr>
        <w:t xml:space="preserve"> </w:t>
      </w:r>
      <w:r w:rsidRPr="00D753AC">
        <w:rPr>
          <w:rFonts w:cs="Times New Roman"/>
          <w:sz w:val="22"/>
          <w:szCs w:val="22"/>
        </w:rPr>
        <w:t>This</w:t>
      </w:r>
      <w:r w:rsidRPr="00D753AC">
        <w:rPr>
          <w:rFonts w:cs="Times New Roman"/>
          <w:spacing w:val="-4"/>
          <w:sz w:val="22"/>
          <w:szCs w:val="22"/>
          <w:rPrChange w:id="6667" w:author="Claire Kouba" w:date="2023-09-12T16:52:00Z">
            <w:rPr>
              <w:w w:val="99"/>
            </w:rPr>
          </w:rPrChange>
        </w:rPr>
        <w:t xml:space="preserve"> </w:t>
      </w:r>
      <w:r w:rsidRPr="00D753AC">
        <w:rPr>
          <w:rFonts w:cs="Times New Roman"/>
          <w:sz w:val="22"/>
          <w:szCs w:val="22"/>
        </w:rPr>
        <w:t>suggests</w:t>
      </w:r>
      <w:r w:rsidRPr="00D753AC">
        <w:rPr>
          <w:rFonts w:cs="Times New Roman"/>
          <w:spacing w:val="-4"/>
          <w:sz w:val="22"/>
          <w:szCs w:val="22"/>
          <w:rPrChange w:id="6668" w:author="Claire Kouba" w:date="2023-09-12T16:52:00Z">
            <w:rPr>
              <w:spacing w:val="20"/>
            </w:rPr>
          </w:rPrChange>
        </w:rPr>
        <w:t xml:space="preserve"> </w:t>
      </w:r>
      <w:r w:rsidRPr="00D753AC">
        <w:rPr>
          <w:rFonts w:cs="Times New Roman"/>
          <w:sz w:val="22"/>
          <w:szCs w:val="22"/>
        </w:rPr>
        <w:t>that</w:t>
      </w:r>
      <w:r w:rsidRPr="00D753AC">
        <w:rPr>
          <w:rFonts w:cs="Times New Roman"/>
          <w:spacing w:val="-4"/>
          <w:sz w:val="22"/>
          <w:szCs w:val="22"/>
          <w:rPrChange w:id="6669" w:author="Claire Kouba" w:date="2023-09-12T16:52:00Z">
            <w:rPr>
              <w:spacing w:val="20"/>
            </w:rPr>
          </w:rPrChange>
        </w:rPr>
        <w:t xml:space="preserve"> </w:t>
      </w:r>
      <w:r w:rsidRPr="00D753AC">
        <w:rPr>
          <w:rFonts w:cs="Times New Roman"/>
          <w:sz w:val="22"/>
          <w:szCs w:val="22"/>
        </w:rPr>
        <w:t>factors</w:t>
      </w:r>
      <w:r w:rsidRPr="00D753AC">
        <w:rPr>
          <w:rFonts w:cs="Times New Roman"/>
          <w:spacing w:val="-4"/>
          <w:sz w:val="22"/>
          <w:szCs w:val="22"/>
          <w:rPrChange w:id="6670" w:author="Claire Kouba" w:date="2023-09-12T16:52:00Z">
            <w:rPr>
              <w:spacing w:val="20"/>
            </w:rPr>
          </w:rPrChange>
        </w:rPr>
        <w:t xml:space="preserve"> </w:t>
      </w:r>
      <w:r w:rsidRPr="00D753AC">
        <w:rPr>
          <w:rFonts w:cs="Times New Roman"/>
          <w:sz w:val="22"/>
          <w:szCs w:val="22"/>
        </w:rPr>
        <w:t>not</w:t>
      </w:r>
      <w:r w:rsidRPr="00D753AC">
        <w:rPr>
          <w:rFonts w:cs="Times New Roman"/>
          <w:w w:val="99"/>
          <w:sz w:val="22"/>
          <w:szCs w:val="22"/>
          <w:rPrChange w:id="6671" w:author="Claire Kouba" w:date="2023-09-12T16:52:00Z">
            <w:rPr>
              <w:spacing w:val="20"/>
            </w:rPr>
          </w:rPrChange>
        </w:rPr>
        <w:t xml:space="preserve"> </w:t>
      </w:r>
      <w:r w:rsidRPr="00D753AC">
        <w:rPr>
          <w:rFonts w:cs="Times New Roman"/>
          <w:sz w:val="22"/>
          <w:szCs w:val="22"/>
        </w:rPr>
        <w:t>captured</w:t>
      </w:r>
      <w:r w:rsidRPr="00D753AC">
        <w:rPr>
          <w:rFonts w:cs="Times New Roman"/>
          <w:spacing w:val="-5"/>
          <w:sz w:val="22"/>
          <w:szCs w:val="22"/>
          <w:rPrChange w:id="6672" w:author="Claire Kouba" w:date="2023-09-12T16:52:00Z">
            <w:rPr>
              <w:spacing w:val="20"/>
            </w:rPr>
          </w:rPrChange>
        </w:rPr>
        <w:t xml:space="preserve"> </w:t>
      </w:r>
      <w:r w:rsidRPr="00D753AC">
        <w:rPr>
          <w:rFonts w:cs="Times New Roman"/>
          <w:sz w:val="22"/>
          <w:szCs w:val="22"/>
        </w:rPr>
        <w:t>in</w:t>
      </w:r>
      <w:r w:rsidRPr="00D753AC">
        <w:rPr>
          <w:rFonts w:cs="Times New Roman"/>
          <w:spacing w:val="-5"/>
          <w:sz w:val="22"/>
          <w:szCs w:val="22"/>
          <w:rPrChange w:id="6673" w:author="Claire Kouba" w:date="2023-09-12T16:52:00Z">
            <w:rPr>
              <w:spacing w:val="20"/>
            </w:rPr>
          </w:rPrChange>
        </w:rPr>
        <w:t xml:space="preserve"> </w:t>
      </w:r>
      <w:r w:rsidRPr="00D753AC">
        <w:rPr>
          <w:rFonts w:cs="Times New Roman"/>
          <w:sz w:val="22"/>
          <w:szCs w:val="22"/>
        </w:rPr>
        <w:t>these</w:t>
      </w:r>
      <w:r w:rsidRPr="00D753AC">
        <w:rPr>
          <w:rFonts w:cs="Times New Roman"/>
          <w:spacing w:val="-5"/>
          <w:sz w:val="22"/>
          <w:szCs w:val="22"/>
          <w:rPrChange w:id="6674" w:author="Claire Kouba" w:date="2023-09-12T16:52:00Z">
            <w:rPr>
              <w:spacing w:val="20"/>
            </w:rPr>
          </w:rPrChange>
        </w:rPr>
        <w:t xml:space="preserve"> </w:t>
      </w:r>
      <w:r w:rsidRPr="00D753AC">
        <w:rPr>
          <w:rFonts w:cs="Times New Roman"/>
          <w:sz w:val="22"/>
          <w:szCs w:val="22"/>
        </w:rPr>
        <w:t>climate</w:t>
      </w:r>
      <w:r w:rsidRPr="00D753AC">
        <w:rPr>
          <w:rFonts w:cs="Times New Roman"/>
          <w:spacing w:val="-5"/>
          <w:sz w:val="22"/>
          <w:szCs w:val="22"/>
          <w:rPrChange w:id="6675" w:author="Claire Kouba" w:date="2023-09-12T16:52:00Z">
            <w:rPr>
              <w:spacing w:val="20"/>
            </w:rPr>
          </w:rPrChange>
        </w:rPr>
        <w:t xml:space="preserve"> </w:t>
      </w:r>
      <w:r w:rsidRPr="00D753AC">
        <w:rPr>
          <w:rFonts w:cs="Times New Roman"/>
          <w:sz w:val="22"/>
          <w:szCs w:val="22"/>
        </w:rPr>
        <w:t>data,</w:t>
      </w:r>
      <w:r w:rsidRPr="00D753AC">
        <w:rPr>
          <w:rFonts w:cs="Times New Roman"/>
          <w:spacing w:val="-5"/>
          <w:sz w:val="22"/>
          <w:szCs w:val="22"/>
          <w:rPrChange w:id="6676" w:author="Claire Kouba" w:date="2023-09-12T16:52:00Z">
            <w:rPr>
              <w:spacing w:val="20"/>
            </w:rPr>
          </w:rPrChange>
        </w:rPr>
        <w:t xml:space="preserve"> </w:t>
      </w:r>
      <w:r w:rsidRPr="00D753AC">
        <w:rPr>
          <w:rFonts w:cs="Times New Roman"/>
          <w:sz w:val="22"/>
          <w:szCs w:val="22"/>
        </w:rPr>
        <w:t>such</w:t>
      </w:r>
      <w:r w:rsidRPr="00D753AC">
        <w:rPr>
          <w:rFonts w:cs="Times New Roman"/>
          <w:spacing w:val="-5"/>
          <w:sz w:val="22"/>
          <w:szCs w:val="22"/>
          <w:rPrChange w:id="6677" w:author="Claire Kouba" w:date="2023-09-12T16:52:00Z">
            <w:rPr>
              <w:spacing w:val="20"/>
            </w:rPr>
          </w:rPrChange>
        </w:rPr>
        <w:t xml:space="preserve"> </w:t>
      </w:r>
      <w:r w:rsidRPr="00D753AC">
        <w:rPr>
          <w:rFonts w:cs="Times New Roman"/>
          <w:sz w:val="22"/>
          <w:szCs w:val="22"/>
        </w:rPr>
        <w:t>as</w:t>
      </w:r>
      <w:r w:rsidRPr="00D753AC">
        <w:rPr>
          <w:rFonts w:cs="Times New Roman"/>
          <w:spacing w:val="-5"/>
          <w:sz w:val="22"/>
          <w:szCs w:val="22"/>
          <w:rPrChange w:id="6678" w:author="Claire Kouba" w:date="2023-09-12T16:52:00Z">
            <w:rPr>
              <w:spacing w:val="20"/>
            </w:rPr>
          </w:rPrChange>
        </w:rPr>
        <w:t xml:space="preserve"> </w:t>
      </w:r>
      <w:r w:rsidRPr="00D753AC">
        <w:rPr>
          <w:rFonts w:cs="Times New Roman"/>
          <w:sz w:val="22"/>
          <w:szCs w:val="22"/>
        </w:rPr>
        <w:t>warmer</w:t>
      </w:r>
      <w:r w:rsidRPr="00D753AC">
        <w:rPr>
          <w:rFonts w:cs="Times New Roman"/>
          <w:spacing w:val="-5"/>
          <w:sz w:val="22"/>
          <w:szCs w:val="22"/>
          <w:rPrChange w:id="6679" w:author="Claire Kouba" w:date="2023-09-12T16:52:00Z">
            <w:rPr>
              <w:spacing w:val="20"/>
            </w:rPr>
          </w:rPrChange>
        </w:rPr>
        <w:t xml:space="preserve"> </w:t>
      </w:r>
      <w:r w:rsidRPr="00D753AC">
        <w:rPr>
          <w:rFonts w:cs="Times New Roman"/>
          <w:sz w:val="22"/>
          <w:szCs w:val="22"/>
        </w:rPr>
        <w:t>air</w:t>
      </w:r>
      <w:r w:rsidRPr="00D753AC">
        <w:rPr>
          <w:rFonts w:cs="Times New Roman"/>
          <w:spacing w:val="-5"/>
          <w:sz w:val="22"/>
          <w:szCs w:val="22"/>
          <w:rPrChange w:id="6680" w:author="Claire Kouba" w:date="2023-09-12T16:52:00Z">
            <w:rPr>
              <w:spacing w:val="20"/>
            </w:rPr>
          </w:rPrChange>
        </w:rPr>
        <w:t xml:space="preserve"> </w:t>
      </w:r>
      <w:r w:rsidRPr="00D753AC">
        <w:rPr>
          <w:rFonts w:cs="Times New Roman"/>
          <w:sz w:val="22"/>
          <w:szCs w:val="22"/>
        </w:rPr>
        <w:t>temperatures,</w:t>
      </w:r>
      <w:r w:rsidRPr="00D753AC">
        <w:rPr>
          <w:rFonts w:cs="Times New Roman"/>
          <w:spacing w:val="-5"/>
          <w:sz w:val="22"/>
          <w:szCs w:val="22"/>
          <w:rPrChange w:id="6681" w:author="Claire Kouba" w:date="2023-09-12T16:52:00Z">
            <w:rPr>
              <w:spacing w:val="20"/>
            </w:rPr>
          </w:rPrChange>
        </w:rPr>
        <w:t xml:space="preserve"> </w:t>
      </w:r>
      <w:r w:rsidRPr="00D753AC">
        <w:rPr>
          <w:rFonts w:cs="Times New Roman"/>
          <w:sz w:val="22"/>
          <w:szCs w:val="22"/>
        </w:rPr>
        <w:t>changing</w:t>
      </w:r>
      <w:r w:rsidRPr="00D753AC">
        <w:rPr>
          <w:rFonts w:cs="Times New Roman"/>
          <w:spacing w:val="-5"/>
          <w:sz w:val="22"/>
          <w:szCs w:val="22"/>
          <w:rPrChange w:id="6682" w:author="Claire Kouba" w:date="2023-09-12T16:52:00Z">
            <w:rPr>
              <w:spacing w:val="20"/>
            </w:rPr>
          </w:rPrChange>
        </w:rPr>
        <w:t xml:space="preserve"> </w:t>
      </w:r>
      <w:r w:rsidRPr="00D753AC">
        <w:rPr>
          <w:rFonts w:cs="Times New Roman"/>
          <w:sz w:val="22"/>
          <w:szCs w:val="22"/>
        </w:rPr>
        <w:t>upland</w:t>
      </w:r>
      <w:r w:rsidRPr="00D753AC">
        <w:rPr>
          <w:rFonts w:cs="Times New Roman"/>
          <w:spacing w:val="-5"/>
          <w:sz w:val="22"/>
          <w:szCs w:val="22"/>
          <w:rPrChange w:id="6683" w:author="Claire Kouba" w:date="2023-09-12T16:52:00Z">
            <w:rPr>
              <w:spacing w:val="20"/>
            </w:rPr>
          </w:rPrChange>
        </w:rPr>
        <w:t xml:space="preserve"> </w:t>
      </w:r>
      <w:r w:rsidRPr="00D753AC">
        <w:rPr>
          <w:rFonts w:cs="Times New Roman"/>
          <w:sz w:val="22"/>
          <w:szCs w:val="22"/>
        </w:rPr>
        <w:t>vegetation</w:t>
      </w:r>
      <w:r w:rsidRPr="00D753AC">
        <w:rPr>
          <w:rFonts w:cs="Times New Roman"/>
          <w:spacing w:val="-5"/>
          <w:sz w:val="22"/>
          <w:szCs w:val="22"/>
          <w:rPrChange w:id="6684" w:author="Claire Kouba" w:date="2023-09-12T16:52:00Z">
            <w:rPr>
              <w:spacing w:val="20"/>
            </w:rPr>
          </w:rPrChange>
        </w:rPr>
        <w:t xml:space="preserve"> </w:t>
      </w:r>
      <w:r w:rsidRPr="00D753AC">
        <w:rPr>
          <w:rFonts w:cs="Times New Roman"/>
          <w:sz w:val="22"/>
          <w:szCs w:val="22"/>
        </w:rPr>
        <w:t>and</w:t>
      </w:r>
      <w:r w:rsidRPr="00D753AC">
        <w:rPr>
          <w:rFonts w:cs="Times New Roman"/>
          <w:spacing w:val="-5"/>
          <w:sz w:val="22"/>
          <w:szCs w:val="22"/>
          <w:rPrChange w:id="6685" w:author="Claire Kouba" w:date="2023-09-12T16:52:00Z">
            <w:rPr>
              <w:w w:val="99"/>
            </w:rPr>
          </w:rPrChange>
        </w:rPr>
        <w:t xml:space="preserve"> </w:t>
      </w:r>
      <w:r w:rsidRPr="00D753AC">
        <w:rPr>
          <w:rFonts w:cs="Times New Roman"/>
          <w:sz w:val="22"/>
          <w:szCs w:val="22"/>
        </w:rPr>
        <w:t>evapotranspiration</w:t>
      </w:r>
      <w:r w:rsidRPr="00D753AC">
        <w:rPr>
          <w:rFonts w:cs="Times New Roman"/>
          <w:spacing w:val="-5"/>
          <w:sz w:val="22"/>
          <w:szCs w:val="22"/>
          <w:rPrChange w:id="6686" w:author="Claire Kouba" w:date="2023-09-12T16:52:00Z">
            <w:rPr>
              <w:spacing w:val="-6"/>
            </w:rPr>
          </w:rPrChange>
        </w:rPr>
        <w:t xml:space="preserve"> </w:t>
      </w:r>
      <w:r w:rsidRPr="00D753AC">
        <w:rPr>
          <w:rFonts w:cs="Times New Roman"/>
          <w:sz w:val="22"/>
          <w:szCs w:val="22"/>
        </w:rPr>
        <w:t>dynamics,</w:t>
      </w:r>
      <w:r w:rsidRPr="00D753AC">
        <w:rPr>
          <w:rFonts w:cs="Times New Roman"/>
          <w:w w:val="99"/>
          <w:sz w:val="22"/>
          <w:szCs w:val="22"/>
          <w:rPrChange w:id="6687"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6688" w:author="Claire Kouba" w:date="2023-09-12T16:52:00Z">
            <w:rPr>
              <w:spacing w:val="-6"/>
            </w:rPr>
          </w:rPrChange>
        </w:rPr>
        <w:t xml:space="preserve"> </w:t>
      </w:r>
      <w:r w:rsidRPr="00D753AC">
        <w:rPr>
          <w:rFonts w:cs="Times New Roman"/>
          <w:sz w:val="22"/>
          <w:szCs w:val="22"/>
        </w:rPr>
        <w:t>possibly</w:t>
      </w:r>
      <w:r w:rsidRPr="00D753AC">
        <w:rPr>
          <w:rFonts w:cs="Times New Roman"/>
          <w:sz w:val="22"/>
          <w:szCs w:val="22"/>
          <w:rPrChange w:id="6689" w:author="Claire Kouba" w:date="2023-09-12T16:52:00Z">
            <w:rPr>
              <w:spacing w:val="-6"/>
            </w:rPr>
          </w:rPrChange>
        </w:rPr>
        <w:t xml:space="preserve"> </w:t>
      </w:r>
      <w:r w:rsidRPr="00D753AC">
        <w:rPr>
          <w:rFonts w:cs="Times New Roman"/>
          <w:sz w:val="22"/>
          <w:szCs w:val="22"/>
        </w:rPr>
        <w:t>unknown</w:t>
      </w:r>
      <w:r w:rsidRPr="00D753AC">
        <w:rPr>
          <w:rFonts w:cs="Times New Roman"/>
          <w:sz w:val="22"/>
          <w:szCs w:val="22"/>
          <w:rPrChange w:id="6690" w:author="Claire Kouba" w:date="2023-09-12T16:52:00Z">
            <w:rPr>
              <w:spacing w:val="-6"/>
            </w:rPr>
          </w:rPrChange>
        </w:rPr>
        <w:t xml:space="preserve"> </w:t>
      </w:r>
      <w:r w:rsidRPr="00D753AC">
        <w:rPr>
          <w:rFonts w:cs="Times New Roman"/>
          <w:sz w:val="22"/>
          <w:szCs w:val="22"/>
        </w:rPr>
        <w:t>changes</w:t>
      </w:r>
      <w:r w:rsidRPr="00D753AC">
        <w:rPr>
          <w:rFonts w:cs="Times New Roman"/>
          <w:sz w:val="22"/>
          <w:szCs w:val="22"/>
          <w:rPrChange w:id="6691" w:author="Claire Kouba" w:date="2023-09-12T16:52:00Z">
            <w:rPr>
              <w:spacing w:val="-6"/>
            </w:rPr>
          </w:rPrChange>
        </w:rPr>
        <w:t xml:space="preserve"> </w:t>
      </w:r>
      <w:r w:rsidRPr="00D753AC">
        <w:rPr>
          <w:rFonts w:cs="Times New Roman"/>
          <w:sz w:val="22"/>
          <w:szCs w:val="22"/>
        </w:rPr>
        <w:t>in</w:t>
      </w:r>
      <w:r w:rsidRPr="00D753AC">
        <w:rPr>
          <w:rFonts w:cs="Times New Roman"/>
          <w:sz w:val="22"/>
          <w:szCs w:val="22"/>
          <w:rPrChange w:id="6692" w:author="Claire Kouba" w:date="2023-09-12T16:52:00Z">
            <w:rPr>
              <w:spacing w:val="-6"/>
            </w:rPr>
          </w:rPrChange>
        </w:rPr>
        <w:t xml:space="preserve"> </w:t>
      </w:r>
      <w:r w:rsidRPr="00D753AC">
        <w:rPr>
          <w:rFonts w:cs="Times New Roman"/>
          <w:sz w:val="22"/>
          <w:szCs w:val="22"/>
        </w:rPr>
        <w:t>water</w:t>
      </w:r>
      <w:r w:rsidRPr="00D753AC">
        <w:rPr>
          <w:rFonts w:cs="Times New Roman"/>
          <w:sz w:val="22"/>
          <w:szCs w:val="22"/>
          <w:rPrChange w:id="6693" w:author="Claire Kouba" w:date="2023-09-12T16:52:00Z">
            <w:rPr>
              <w:spacing w:val="-6"/>
            </w:rPr>
          </w:rPrChange>
        </w:rPr>
        <w:t xml:space="preserve"> </w:t>
      </w:r>
      <w:r w:rsidRPr="00D753AC">
        <w:rPr>
          <w:rFonts w:cs="Times New Roman"/>
          <w:sz w:val="22"/>
          <w:szCs w:val="22"/>
        </w:rPr>
        <w:t>use,</w:t>
      </w:r>
      <w:r w:rsidRPr="00D753AC">
        <w:rPr>
          <w:rFonts w:cs="Times New Roman"/>
          <w:sz w:val="22"/>
          <w:szCs w:val="22"/>
          <w:rPrChange w:id="6694" w:author="Claire Kouba" w:date="2023-09-12T16:52:00Z">
            <w:rPr>
              <w:spacing w:val="-6"/>
            </w:rPr>
          </w:rPrChange>
        </w:rPr>
        <w:t xml:space="preserve"> </w:t>
      </w:r>
      <w:r w:rsidRPr="00D753AC">
        <w:rPr>
          <w:rFonts w:cs="Times New Roman"/>
          <w:sz w:val="22"/>
          <w:szCs w:val="22"/>
        </w:rPr>
        <w:t>may</w:t>
      </w:r>
      <w:r w:rsidRPr="00D753AC">
        <w:rPr>
          <w:rFonts w:cs="Times New Roman"/>
          <w:sz w:val="22"/>
          <w:szCs w:val="22"/>
          <w:rPrChange w:id="6695" w:author="Claire Kouba" w:date="2023-09-12T16:52:00Z">
            <w:rPr>
              <w:spacing w:val="-6"/>
            </w:rPr>
          </w:rPrChange>
        </w:rPr>
        <w:t xml:space="preserve"> </w:t>
      </w:r>
      <w:r w:rsidRPr="00D753AC">
        <w:rPr>
          <w:rFonts w:cs="Times New Roman"/>
          <w:sz w:val="22"/>
          <w:szCs w:val="22"/>
        </w:rPr>
        <w:t>be</w:t>
      </w:r>
      <w:r w:rsidRPr="00D753AC">
        <w:rPr>
          <w:rFonts w:cs="Times New Roman"/>
          <w:sz w:val="22"/>
          <w:szCs w:val="22"/>
          <w:rPrChange w:id="6696" w:author="Claire Kouba" w:date="2023-09-12T16:52:00Z">
            <w:rPr>
              <w:spacing w:val="-6"/>
            </w:rPr>
          </w:rPrChange>
        </w:rPr>
        <w:t xml:space="preserve"> </w:t>
      </w:r>
      <w:r w:rsidRPr="00D753AC">
        <w:rPr>
          <w:rFonts w:cs="Times New Roman"/>
          <w:sz w:val="22"/>
          <w:szCs w:val="22"/>
        </w:rPr>
        <w:t>altering</w:t>
      </w:r>
      <w:r w:rsidRPr="00D753AC">
        <w:rPr>
          <w:rFonts w:cs="Times New Roman"/>
          <w:sz w:val="22"/>
          <w:szCs w:val="22"/>
          <w:rPrChange w:id="6697"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6698" w:author="Claire Kouba" w:date="2023-09-12T16:52:00Z">
            <w:rPr>
              <w:spacing w:val="-6"/>
            </w:rPr>
          </w:rPrChange>
        </w:rPr>
        <w:t xml:space="preserve"> </w:t>
      </w:r>
      <w:r w:rsidRPr="00D753AC">
        <w:rPr>
          <w:rFonts w:cs="Times New Roman"/>
          <w:sz w:val="22"/>
          <w:szCs w:val="22"/>
        </w:rPr>
        <w:t>relationship</w:t>
      </w:r>
      <w:r w:rsidRPr="00D753AC">
        <w:rPr>
          <w:rFonts w:cs="Times New Roman"/>
          <w:sz w:val="22"/>
          <w:szCs w:val="22"/>
          <w:rPrChange w:id="6699" w:author="Claire Kouba" w:date="2023-09-12T16:52:00Z">
            <w:rPr>
              <w:spacing w:val="-6"/>
            </w:rPr>
          </w:rPrChange>
        </w:rPr>
        <w:t xml:space="preserve"> </w:t>
      </w:r>
      <w:r w:rsidRPr="00D753AC">
        <w:rPr>
          <w:rFonts w:cs="Times New Roman"/>
          <w:sz w:val="22"/>
          <w:szCs w:val="22"/>
        </w:rPr>
        <w:t>between</w:t>
      </w:r>
      <w:r w:rsidRPr="00D753AC">
        <w:rPr>
          <w:rFonts w:cs="Times New Roman"/>
          <w:sz w:val="22"/>
          <w:szCs w:val="22"/>
          <w:rPrChange w:id="6700" w:author="Claire Kouba" w:date="2023-09-12T16:52:00Z">
            <w:rPr>
              <w:spacing w:val="-6"/>
            </w:rPr>
          </w:rPrChange>
        </w:rPr>
        <w:t xml:space="preserve"> </w:t>
      </w:r>
      <w:r w:rsidRPr="00D753AC">
        <w:rPr>
          <w:rFonts w:cs="Times New Roman"/>
          <w:sz w:val="22"/>
          <w:szCs w:val="22"/>
        </w:rPr>
        <w:t>the</w:t>
      </w:r>
      <w:r w:rsidRPr="00D753AC">
        <w:rPr>
          <w:rFonts w:cs="Times New Roman"/>
          <w:sz w:val="22"/>
          <w:szCs w:val="22"/>
          <w:rPrChange w:id="6701" w:author="Claire Kouba" w:date="2023-09-12T16:52:00Z">
            <w:rPr>
              <w:spacing w:val="-6"/>
            </w:rPr>
          </w:rPrChange>
        </w:rPr>
        <w:t xml:space="preserve"> </w:t>
      </w:r>
      <w:r w:rsidRPr="00D753AC">
        <w:rPr>
          <w:rFonts w:cs="Times New Roman"/>
          <w:sz w:val="22"/>
          <w:szCs w:val="22"/>
        </w:rPr>
        <w:t>spring</w:t>
      </w:r>
      <w:r w:rsidRPr="00D753AC">
        <w:rPr>
          <w:rFonts w:cs="Times New Roman"/>
          <w:sz w:val="22"/>
          <w:szCs w:val="22"/>
          <w:rPrChange w:id="6702" w:author="Claire Kouba" w:date="2023-09-12T16:52:00Z">
            <w:rPr>
              <w:w w:val="99"/>
            </w:rPr>
          </w:rPrChange>
        </w:rPr>
        <w:t xml:space="preserve"> </w:t>
      </w:r>
      <w:r w:rsidRPr="00D753AC">
        <w:rPr>
          <w:rFonts w:cs="Times New Roman"/>
          <w:sz w:val="22"/>
          <w:szCs w:val="22"/>
        </w:rPr>
        <w:t>water</w:t>
      </w:r>
      <w:r w:rsidRPr="00D753AC">
        <w:rPr>
          <w:rFonts w:cs="Times New Roman"/>
          <w:sz w:val="22"/>
          <w:szCs w:val="22"/>
          <w:rPrChange w:id="6703" w:author="Claire Kouba" w:date="2023-09-12T16:52:00Z">
            <w:rPr>
              <w:spacing w:val="-6"/>
            </w:rPr>
          </w:rPrChange>
        </w:rPr>
        <w:t xml:space="preserve"> </w:t>
      </w:r>
      <w:r w:rsidRPr="00D753AC">
        <w:rPr>
          <w:rFonts w:cs="Times New Roman"/>
          <w:sz w:val="22"/>
          <w:szCs w:val="22"/>
        </w:rPr>
        <w:t>supply</w:t>
      </w:r>
      <w:r w:rsidRPr="00D753AC">
        <w:rPr>
          <w:rFonts w:cs="Times New Roman"/>
          <w:sz w:val="22"/>
          <w:szCs w:val="22"/>
          <w:rPrChange w:id="6704" w:author="Claire Kouba" w:date="2023-09-12T16:52:00Z">
            <w:rPr>
              <w:spacing w:val="-6"/>
            </w:rPr>
          </w:rPrChange>
        </w:rPr>
        <w:t xml:space="preserve"> </w:t>
      </w:r>
      <w:r w:rsidRPr="00D753AC">
        <w:rPr>
          <w:rFonts w:cs="Times New Roman"/>
          <w:sz w:val="22"/>
          <w:szCs w:val="22"/>
        </w:rPr>
        <w:t>and</w:t>
      </w:r>
      <w:r w:rsidRPr="00D753AC">
        <w:rPr>
          <w:rFonts w:cs="Times New Roman"/>
          <w:sz w:val="22"/>
          <w:szCs w:val="22"/>
          <w:rPrChange w:id="6705" w:author="Claire Kouba" w:date="2023-09-12T16:52:00Z">
            <w:rPr>
              <w:spacing w:val="-6"/>
            </w:rPr>
          </w:rPrChange>
        </w:rPr>
        <w:t xml:space="preserve"> </w:t>
      </w:r>
      <w:r w:rsidRPr="00D753AC">
        <w:rPr>
          <w:rFonts w:cs="Times New Roman"/>
          <w:sz w:val="22"/>
          <w:szCs w:val="22"/>
        </w:rPr>
        <w:t>dry</w:t>
      </w:r>
      <w:r w:rsidRPr="00D753AC">
        <w:rPr>
          <w:rFonts w:cs="Times New Roman"/>
          <w:spacing w:val="18"/>
          <w:sz w:val="22"/>
          <w:szCs w:val="22"/>
          <w:rPrChange w:id="6706" w:author="Claire Kouba" w:date="2023-09-12T16:52:00Z">
            <w:rPr>
              <w:spacing w:val="-6"/>
            </w:rPr>
          </w:rPrChange>
        </w:rPr>
        <w:t xml:space="preserve"> </w:t>
      </w:r>
      <w:r w:rsidRPr="00D753AC">
        <w:rPr>
          <w:rFonts w:cs="Times New Roman"/>
          <w:sz w:val="22"/>
          <w:szCs w:val="22"/>
        </w:rPr>
        <w:t>season</w:t>
      </w:r>
      <w:r w:rsidRPr="00D753AC">
        <w:rPr>
          <w:rFonts w:cs="Times New Roman"/>
          <w:w w:val="99"/>
          <w:sz w:val="22"/>
          <w:szCs w:val="22"/>
          <w:rPrChange w:id="6707" w:author="Claire Kouba" w:date="2023-09-12T16:52:00Z">
            <w:rPr>
              <w:spacing w:val="-6"/>
            </w:rPr>
          </w:rPrChange>
        </w:rPr>
        <w:t xml:space="preserve"> </w:t>
      </w:r>
      <w:r w:rsidRPr="00D753AC">
        <w:rPr>
          <w:rFonts w:cs="Times New Roman"/>
          <w:sz w:val="22"/>
          <w:szCs w:val="22"/>
        </w:rPr>
        <w:t>baseflow</w:t>
      </w:r>
      <w:r w:rsidRPr="00D753AC">
        <w:rPr>
          <w:rFonts w:cs="Times New Roman"/>
          <w:spacing w:val="16"/>
          <w:sz w:val="22"/>
          <w:szCs w:val="22"/>
          <w:rPrChange w:id="6708" w:author="Claire Kouba" w:date="2023-09-12T16:52:00Z">
            <w:rPr>
              <w:spacing w:val="-6"/>
            </w:rPr>
          </w:rPrChange>
        </w:rPr>
        <w:t xml:space="preserve"> </w:t>
      </w:r>
      <w:r w:rsidRPr="00D753AC">
        <w:rPr>
          <w:rFonts w:cs="Times New Roman"/>
          <w:sz w:val="22"/>
          <w:szCs w:val="22"/>
        </w:rPr>
        <w:t>rates.</w:t>
      </w:r>
      <w:ins w:id="6709" w:author="Claire Kouba" w:date="2023-09-12T16:52:00Z">
        <w:r w:rsidRPr="00D753AC">
          <w:rPr>
            <w:rFonts w:cs="Times New Roman"/>
            <w:spacing w:val="16"/>
            <w:sz w:val="22"/>
            <w:szCs w:val="22"/>
          </w:rPr>
          <w:t xml:space="preserve"> </w:t>
        </w:r>
        <w:r w:rsidRPr="00D753AC">
          <w:rPr>
            <w:rFonts w:cs="Times New Roman"/>
            <w:spacing w:val="-3"/>
            <w:sz w:val="22"/>
            <w:szCs w:val="22"/>
          </w:rPr>
          <w:t>However,</w:t>
        </w:r>
        <w:r w:rsidRPr="00D753AC">
          <w:rPr>
            <w:rFonts w:cs="Times New Roman"/>
            <w:spacing w:val="16"/>
            <w:sz w:val="22"/>
            <w:szCs w:val="22"/>
          </w:rPr>
          <w:t xml:space="preserve"> </w:t>
        </w:r>
        <w:r w:rsidRPr="00D753AC">
          <w:rPr>
            <w:rFonts w:cs="Times New Roman"/>
            <w:sz w:val="22"/>
            <w:szCs w:val="22"/>
          </w:rPr>
          <w:t>even</w:t>
        </w:r>
        <w:r w:rsidRPr="00D753AC">
          <w:rPr>
            <w:rFonts w:cs="Times New Roman"/>
            <w:spacing w:val="16"/>
            <w:sz w:val="22"/>
            <w:szCs w:val="22"/>
          </w:rPr>
          <w:t xml:space="preserve"> </w:t>
        </w:r>
        <w:r w:rsidRPr="00D753AC">
          <w:rPr>
            <w:rFonts w:cs="Times New Roman"/>
            <w:sz w:val="22"/>
            <w:szCs w:val="22"/>
          </w:rPr>
          <w:t>with</w:t>
        </w:r>
        <w:r w:rsidRPr="00D753AC">
          <w:rPr>
            <w:rFonts w:cs="Times New Roman"/>
            <w:spacing w:val="16"/>
            <w:sz w:val="22"/>
            <w:szCs w:val="22"/>
          </w:rPr>
          <w:t xml:space="preserve"> </w:t>
        </w:r>
        <w:r w:rsidRPr="00D753AC">
          <w:rPr>
            <w:rFonts w:cs="Times New Roman"/>
            <w:sz w:val="22"/>
            <w:szCs w:val="22"/>
          </w:rPr>
          <w:t>detailed</w:t>
        </w:r>
        <w:r w:rsidRPr="00D753AC">
          <w:rPr>
            <w:rFonts w:cs="Times New Roman"/>
            <w:spacing w:val="16"/>
            <w:sz w:val="22"/>
            <w:szCs w:val="22"/>
          </w:rPr>
          <w:t xml:space="preserve"> </w:t>
        </w:r>
        <w:r w:rsidRPr="00D753AC">
          <w:rPr>
            <w:rFonts w:cs="Times New Roman"/>
            <w:sz w:val="22"/>
            <w:szCs w:val="22"/>
          </w:rPr>
          <w:t>records</w:t>
        </w:r>
        <w:r w:rsidRPr="00D753AC">
          <w:rPr>
            <w:rFonts w:cs="Times New Roman"/>
            <w:spacing w:val="16"/>
            <w:sz w:val="22"/>
            <w:szCs w:val="22"/>
          </w:rPr>
          <w:t xml:space="preserve"> </w:t>
        </w:r>
        <w:r w:rsidRPr="00D753AC">
          <w:rPr>
            <w:rFonts w:cs="Times New Roman"/>
            <w:sz w:val="22"/>
            <w:szCs w:val="22"/>
          </w:rPr>
          <w:t>of</w:t>
        </w:r>
        <w:r w:rsidRPr="00D753AC">
          <w:rPr>
            <w:rFonts w:cs="Times New Roman"/>
            <w:spacing w:val="16"/>
            <w:sz w:val="22"/>
            <w:szCs w:val="22"/>
          </w:rPr>
          <w:t xml:space="preserve"> </w:t>
        </w:r>
        <w:r w:rsidRPr="00D753AC">
          <w:rPr>
            <w:rFonts w:cs="Times New Roman"/>
            <w:sz w:val="22"/>
            <w:szCs w:val="22"/>
          </w:rPr>
          <w:t>water</w:t>
        </w:r>
        <w:r w:rsidRPr="00D753AC">
          <w:rPr>
            <w:rFonts w:cs="Times New Roman"/>
            <w:spacing w:val="16"/>
            <w:sz w:val="22"/>
            <w:szCs w:val="22"/>
          </w:rPr>
          <w:t xml:space="preserve"> </w:t>
        </w:r>
        <w:r w:rsidRPr="00D753AC">
          <w:rPr>
            <w:rFonts w:cs="Times New Roman"/>
            <w:sz w:val="22"/>
            <w:szCs w:val="22"/>
          </w:rPr>
          <w:t>use</w:t>
        </w:r>
        <w:r w:rsidRPr="00D753AC">
          <w:rPr>
            <w:rFonts w:cs="Times New Roman"/>
            <w:spacing w:val="16"/>
            <w:sz w:val="22"/>
            <w:szCs w:val="22"/>
          </w:rPr>
          <w:t xml:space="preserve"> </w:t>
        </w:r>
        <w:r w:rsidRPr="00D753AC">
          <w:rPr>
            <w:rFonts w:cs="Times New Roman"/>
            <w:sz w:val="22"/>
            <w:szCs w:val="22"/>
          </w:rPr>
          <w:t>and</w:t>
        </w:r>
        <w:r w:rsidRPr="00D753AC">
          <w:rPr>
            <w:rFonts w:cs="Times New Roman"/>
            <w:spacing w:val="16"/>
            <w:sz w:val="22"/>
            <w:szCs w:val="22"/>
          </w:rPr>
          <w:t xml:space="preserve"> </w:t>
        </w:r>
        <w:r w:rsidRPr="00D753AC">
          <w:rPr>
            <w:rFonts w:cs="Times New Roman"/>
            <w:sz w:val="22"/>
            <w:szCs w:val="22"/>
          </w:rPr>
          <w:t>management</w:t>
        </w:r>
        <w:r w:rsidRPr="00D753AC">
          <w:rPr>
            <w:rFonts w:cs="Times New Roman"/>
            <w:spacing w:val="16"/>
            <w:sz w:val="22"/>
            <w:szCs w:val="22"/>
          </w:rPr>
          <w:t xml:space="preserve"> </w:t>
        </w:r>
        <w:r w:rsidRPr="00D753AC">
          <w:rPr>
            <w:rFonts w:cs="Times New Roman"/>
            <w:sz w:val="22"/>
            <w:szCs w:val="22"/>
          </w:rPr>
          <w:t>actions,</w:t>
        </w:r>
        <w:r w:rsidRPr="00D753AC">
          <w:rPr>
            <w:rFonts w:cs="Times New Roman"/>
            <w:spacing w:val="16"/>
            <w:sz w:val="22"/>
            <w:szCs w:val="22"/>
          </w:rPr>
          <w:t xml:space="preserve"> </w:t>
        </w:r>
        <w:r w:rsidRPr="00D753AC">
          <w:rPr>
            <w:rFonts w:cs="Times New Roman"/>
            <w:sz w:val="22"/>
            <w:szCs w:val="22"/>
          </w:rPr>
          <w:t>disentangling</w:t>
        </w:r>
        <w:r w:rsidRPr="00D753AC">
          <w:rPr>
            <w:rFonts w:cs="Times New Roman"/>
            <w:spacing w:val="16"/>
            <w:sz w:val="22"/>
            <w:szCs w:val="22"/>
          </w:rPr>
          <w:t xml:space="preserve"> </w:t>
        </w:r>
        <w:r w:rsidRPr="00D753AC">
          <w:rPr>
            <w:rFonts w:cs="Times New Roman"/>
            <w:sz w:val="22"/>
            <w:szCs w:val="22"/>
          </w:rPr>
          <w:t>the</w:t>
        </w:r>
        <w:r w:rsidRPr="00D753AC">
          <w:rPr>
            <w:rFonts w:cs="Times New Roman"/>
            <w:spacing w:val="16"/>
            <w:sz w:val="22"/>
            <w:szCs w:val="22"/>
          </w:rPr>
          <w:t xml:space="preserve"> </w:t>
        </w:r>
        <w:r w:rsidRPr="00D753AC">
          <w:rPr>
            <w:rFonts w:cs="Times New Roman"/>
            <w:sz w:val="22"/>
            <w:szCs w:val="22"/>
          </w:rPr>
          <w:t>influences</w:t>
        </w:r>
        <w:r w:rsidRPr="00D753AC">
          <w:rPr>
            <w:rFonts w:cs="Times New Roman"/>
            <w:spacing w:val="16"/>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hydroclimate</w:t>
        </w:r>
        <w:r w:rsidRPr="00D753AC">
          <w:rPr>
            <w:rFonts w:cs="Times New Roman"/>
            <w:spacing w:val="-6"/>
            <w:sz w:val="22"/>
            <w:szCs w:val="22"/>
          </w:rPr>
          <w:t xml:space="preserve"> </w:t>
        </w:r>
        <w:r w:rsidRPr="00D753AC">
          <w:rPr>
            <w:rFonts w:cs="Times New Roman"/>
            <w:sz w:val="22"/>
            <w:szCs w:val="22"/>
          </w:rPr>
          <w:t>and</w:t>
        </w:r>
        <w:r w:rsidRPr="00D753AC">
          <w:rPr>
            <w:rFonts w:cs="Times New Roman"/>
            <w:spacing w:val="-6"/>
            <w:sz w:val="22"/>
            <w:szCs w:val="22"/>
          </w:rPr>
          <w:t xml:space="preserve"> </w:t>
        </w:r>
        <w:r w:rsidRPr="00D753AC">
          <w:rPr>
            <w:rFonts w:cs="Times New Roman"/>
            <w:sz w:val="22"/>
            <w:szCs w:val="22"/>
          </w:rPr>
          <w:t>human</w:t>
        </w:r>
        <w:r w:rsidRPr="00D753AC">
          <w:rPr>
            <w:rFonts w:cs="Times New Roman"/>
            <w:spacing w:val="-6"/>
            <w:sz w:val="22"/>
            <w:szCs w:val="22"/>
          </w:rPr>
          <w:t xml:space="preserve"> </w:t>
        </w:r>
        <w:r w:rsidRPr="00D753AC">
          <w:rPr>
            <w:rFonts w:cs="Times New Roman"/>
            <w:sz w:val="22"/>
            <w:szCs w:val="22"/>
          </w:rPr>
          <w:t>management</w:t>
        </w:r>
        <w:r w:rsidRPr="00D753AC">
          <w:rPr>
            <w:rFonts w:cs="Times New Roman"/>
            <w:spacing w:val="-6"/>
            <w:sz w:val="22"/>
            <w:szCs w:val="22"/>
          </w:rPr>
          <w:t xml:space="preserve"> </w:t>
        </w:r>
        <w:r w:rsidRPr="00D753AC">
          <w:rPr>
            <w:rFonts w:cs="Times New Roman"/>
            <w:sz w:val="22"/>
            <w:szCs w:val="22"/>
          </w:rPr>
          <w:t>on</w:t>
        </w:r>
        <w:r w:rsidRPr="00D753AC">
          <w:rPr>
            <w:rFonts w:cs="Times New Roman"/>
            <w:spacing w:val="-6"/>
            <w:sz w:val="22"/>
            <w:szCs w:val="22"/>
          </w:rPr>
          <w:t xml:space="preserve"> </w:t>
        </w:r>
        <w:r w:rsidRPr="00D753AC">
          <w:rPr>
            <w:rFonts w:cs="Times New Roman"/>
            <w:sz w:val="22"/>
            <w:szCs w:val="22"/>
          </w:rPr>
          <w:t>streamflow</w:t>
        </w:r>
        <w:r w:rsidRPr="00D753AC">
          <w:rPr>
            <w:rFonts w:cs="Times New Roman"/>
            <w:spacing w:val="-6"/>
            <w:sz w:val="22"/>
            <w:szCs w:val="22"/>
          </w:rPr>
          <w:t xml:space="preserve"> </w:t>
        </w:r>
        <w:r w:rsidRPr="00D753AC">
          <w:rPr>
            <w:rFonts w:cs="Times New Roman"/>
            <w:sz w:val="22"/>
            <w:szCs w:val="22"/>
          </w:rPr>
          <w:t>conditions</w:t>
        </w:r>
        <w:r w:rsidRPr="00D753AC">
          <w:rPr>
            <w:rFonts w:cs="Times New Roman"/>
            <w:spacing w:val="-6"/>
            <w:sz w:val="22"/>
            <w:szCs w:val="22"/>
          </w:rPr>
          <w:t xml:space="preserve"> </w:t>
        </w:r>
        <w:r w:rsidRPr="00D753AC">
          <w:rPr>
            <w:rFonts w:cs="Times New Roman"/>
            <w:sz w:val="22"/>
            <w:szCs w:val="22"/>
          </w:rPr>
          <w:t>remains</w:t>
        </w:r>
        <w:r w:rsidRPr="00D753AC">
          <w:rPr>
            <w:rFonts w:cs="Times New Roman"/>
            <w:spacing w:val="-6"/>
            <w:sz w:val="22"/>
            <w:szCs w:val="22"/>
          </w:rPr>
          <w:t xml:space="preserve"> </w:t>
        </w:r>
        <w:r w:rsidRPr="00D753AC">
          <w:rPr>
            <w:rFonts w:cs="Times New Roman"/>
            <w:sz w:val="22"/>
            <w:szCs w:val="22"/>
          </w:rPr>
          <w:t>a</w:t>
        </w:r>
        <w:r w:rsidRPr="00D753AC">
          <w:rPr>
            <w:rFonts w:cs="Times New Roman"/>
            <w:spacing w:val="-6"/>
            <w:sz w:val="22"/>
            <w:szCs w:val="22"/>
          </w:rPr>
          <w:t xml:space="preserve"> </w:t>
        </w:r>
        <w:r w:rsidRPr="00D753AC">
          <w:rPr>
            <w:rFonts w:cs="Times New Roman"/>
            <w:sz w:val="22"/>
            <w:szCs w:val="22"/>
          </w:rPr>
          <w:t>complex</w:t>
        </w:r>
        <w:r w:rsidRPr="00D753AC">
          <w:rPr>
            <w:rFonts w:cs="Times New Roman"/>
            <w:spacing w:val="-6"/>
            <w:sz w:val="22"/>
            <w:szCs w:val="22"/>
          </w:rPr>
          <w:t xml:space="preserve"> </w:t>
        </w:r>
        <w:r w:rsidRPr="00D753AC">
          <w:rPr>
            <w:rFonts w:cs="Times New Roman"/>
            <w:sz w:val="22"/>
            <w:szCs w:val="22"/>
          </w:rPr>
          <w:t>challenge.</w:t>
        </w:r>
      </w:ins>
    </w:p>
    <w:p w:rsidR="00A7616E" w:rsidRPr="00D753AC" w:rsidRDefault="00A7616E" w:rsidP="00D753AC">
      <w:pPr>
        <w:ind w:left="173"/>
        <w:rPr>
          <w:del w:id="6710" w:author="Claire Kouba" w:date="2023-09-12T16:52:00Z"/>
          <w:rFonts w:ascii="Times New Roman" w:eastAsia="Times New Roman" w:hAnsi="Times New Roman" w:cs="Times New Roman"/>
        </w:rPr>
      </w:pPr>
    </w:p>
    <w:p w:rsidR="00A7616E" w:rsidRPr="00D753AC" w:rsidRDefault="00A7616E" w:rsidP="00D753AC">
      <w:pPr>
        <w:spacing w:before="8"/>
        <w:ind w:left="173"/>
        <w:rPr>
          <w:del w:id="6711" w:author="Claire Kouba" w:date="2023-09-12T16:52:00Z"/>
          <w:rFonts w:ascii="Times New Roman" w:eastAsia="Times New Roman" w:hAnsi="Times New Roman" w:cs="Times New Roman"/>
        </w:rPr>
      </w:pPr>
    </w:p>
    <w:p w:rsidR="002153D1" w:rsidRPr="00D753AC" w:rsidRDefault="002153D1" w:rsidP="00D753AC">
      <w:pPr>
        <w:ind w:left="173"/>
        <w:rPr>
          <w:ins w:id="6712" w:author="Claire Kouba" w:date="2023-09-12T16:52:00Z"/>
          <w:rFonts w:ascii="Times New Roman" w:hAnsi="Times New Roman" w:cs="Times New Roman"/>
        </w:rPr>
        <w:sectPr w:rsidR="002153D1" w:rsidRPr="00D753AC">
          <w:pgSz w:w="11910" w:h="13610"/>
          <w:pgMar w:top="520" w:right="740" w:bottom="880" w:left="760" w:header="0" w:footer="689" w:gutter="0"/>
          <w:cols w:space="720"/>
        </w:sectPr>
      </w:pPr>
    </w:p>
    <w:p w:rsidR="002153D1" w:rsidRPr="00D753AC" w:rsidRDefault="002573FA">
      <w:pPr>
        <w:pStyle w:val="Heading2"/>
        <w:numPr>
          <w:ilvl w:val="0"/>
          <w:numId w:val="2"/>
        </w:numPr>
        <w:tabs>
          <w:tab w:val="left" w:pos="429"/>
        </w:tabs>
        <w:spacing w:before="43"/>
        <w:ind w:left="173" w:right="110"/>
        <w:jc w:val="left"/>
        <w:rPr>
          <w:rFonts w:cs="Times New Roman"/>
          <w:sz w:val="22"/>
          <w:szCs w:val="22"/>
        </w:rPr>
        <w:pPrChange w:id="6713" w:author="Claire Kouba" w:date="2023-09-12T16:52:00Z">
          <w:pPr>
            <w:pStyle w:val="Heading1"/>
            <w:numPr>
              <w:numId w:val="10"/>
            </w:numPr>
            <w:tabs>
              <w:tab w:val="left" w:pos="469"/>
            </w:tabs>
            <w:ind w:left="173" w:hanging="299"/>
          </w:pPr>
        </w:pPrChange>
      </w:pPr>
      <w:r w:rsidRPr="00D753AC">
        <w:rPr>
          <w:rFonts w:cs="Times New Roman"/>
          <w:sz w:val="22"/>
          <w:szCs w:val="22"/>
        </w:rPr>
        <w:t>Conclusions</w:t>
      </w:r>
    </w:p>
    <w:p w:rsidR="002153D1" w:rsidRPr="00D753AC" w:rsidRDefault="002153D1">
      <w:pPr>
        <w:spacing w:before="8"/>
        <w:ind w:left="173"/>
        <w:rPr>
          <w:rFonts w:ascii="Times New Roman" w:eastAsia="Times New Roman" w:hAnsi="Times New Roman" w:cs="Times New Roman"/>
          <w:b/>
          <w:bCs/>
        </w:rPr>
        <w:pPrChange w:id="6714" w:author="Claire Kouba" w:date="2023-09-12T16:52:00Z">
          <w:pPr>
            <w:spacing w:before="4"/>
            <w:ind w:left="173"/>
          </w:pPr>
        </w:pPrChange>
      </w:pPr>
    </w:p>
    <w:p w:rsidR="002153D1" w:rsidRPr="00D753AC" w:rsidRDefault="002573FA">
      <w:pPr>
        <w:pStyle w:val="BodyText"/>
        <w:ind w:left="173" w:right="99" w:hanging="6"/>
        <w:rPr>
          <w:rFonts w:cs="Times New Roman"/>
          <w:sz w:val="22"/>
          <w:szCs w:val="22"/>
        </w:rPr>
        <w:pPrChange w:id="6715" w:author="Claire Kouba" w:date="2023-09-12T16:52:00Z">
          <w:pPr>
            <w:pStyle w:val="BodyText"/>
            <w:spacing w:line="343" w:lineRule="auto"/>
            <w:ind w:left="173"/>
          </w:pPr>
        </w:pPrChange>
      </w:pPr>
      <w:r w:rsidRPr="00D753AC">
        <w:rPr>
          <w:rFonts w:eastAsia="Palatino Linotype" w:cs="Times New Roman"/>
          <w:sz w:val="22"/>
          <w:szCs w:val="22"/>
        </w:rPr>
        <w:t>This</w:t>
      </w:r>
      <w:r w:rsidRPr="00D753AC">
        <w:rPr>
          <w:rFonts w:eastAsia="Palatino Linotype" w:cs="Times New Roman"/>
          <w:spacing w:val="-18"/>
          <w:sz w:val="22"/>
          <w:szCs w:val="22"/>
          <w:rPrChange w:id="6716" w:author="Claire Kouba" w:date="2023-09-12T16:52:00Z">
            <w:rPr>
              <w:rFonts w:eastAsia="Palatino Linotype"/>
              <w:spacing w:val="-16"/>
            </w:rPr>
          </w:rPrChange>
        </w:rPr>
        <w:t xml:space="preserve"> </w:t>
      </w:r>
      <w:r w:rsidRPr="00D753AC">
        <w:rPr>
          <w:rFonts w:eastAsia="Palatino Linotype" w:cs="Times New Roman"/>
          <w:sz w:val="22"/>
          <w:szCs w:val="22"/>
        </w:rPr>
        <w:t>s</w:t>
      </w:r>
      <w:r w:rsidRPr="00D753AC">
        <w:rPr>
          <w:rFonts w:cs="Times New Roman"/>
          <w:sz w:val="22"/>
          <w:szCs w:val="22"/>
        </w:rPr>
        <w:t>tudy</w:t>
      </w:r>
      <w:r w:rsidRPr="00D753AC">
        <w:rPr>
          <w:rFonts w:cs="Times New Roman"/>
          <w:spacing w:val="-18"/>
          <w:sz w:val="22"/>
          <w:szCs w:val="22"/>
          <w:rPrChange w:id="6717" w:author="Claire Kouba" w:date="2023-09-12T16:52:00Z">
            <w:rPr>
              <w:spacing w:val="-16"/>
            </w:rPr>
          </w:rPrChange>
        </w:rPr>
        <w:t xml:space="preserve"> </w:t>
      </w:r>
      <w:r w:rsidRPr="00D753AC">
        <w:rPr>
          <w:rFonts w:cs="Times New Roman"/>
          <w:sz w:val="22"/>
          <w:szCs w:val="22"/>
        </w:rPr>
        <w:t>proposed</w:t>
      </w:r>
      <w:r w:rsidRPr="00D753AC">
        <w:rPr>
          <w:rFonts w:cs="Times New Roman"/>
          <w:spacing w:val="-18"/>
          <w:sz w:val="22"/>
          <w:szCs w:val="22"/>
          <w:rPrChange w:id="6718" w:author="Claire Kouba" w:date="2023-09-12T16:52:00Z">
            <w:rPr>
              <w:spacing w:val="-16"/>
            </w:rPr>
          </w:rPrChange>
        </w:rPr>
        <w:t xml:space="preserve"> </w:t>
      </w:r>
      <w:r w:rsidRPr="00D753AC">
        <w:rPr>
          <w:rFonts w:cs="Times New Roman"/>
          <w:sz w:val="22"/>
          <w:szCs w:val="22"/>
        </w:rPr>
        <w:t>two</w:t>
      </w:r>
      <w:r w:rsidRPr="00D753AC">
        <w:rPr>
          <w:rFonts w:cs="Times New Roman"/>
          <w:spacing w:val="-18"/>
          <w:sz w:val="22"/>
          <w:szCs w:val="22"/>
          <w:rPrChange w:id="6719" w:author="Claire Kouba" w:date="2023-09-12T16:52:00Z">
            <w:rPr>
              <w:spacing w:val="-16"/>
            </w:rPr>
          </w:rPrChange>
        </w:rPr>
        <w:t xml:space="preserve"> </w:t>
      </w:r>
      <w:r w:rsidRPr="00D753AC">
        <w:rPr>
          <w:rFonts w:cs="Times New Roman"/>
          <w:sz w:val="22"/>
          <w:szCs w:val="22"/>
        </w:rPr>
        <w:t>locally-tailored</w:t>
      </w:r>
      <w:r w:rsidRPr="00D753AC">
        <w:rPr>
          <w:rFonts w:cs="Times New Roman"/>
          <w:spacing w:val="-18"/>
          <w:sz w:val="22"/>
          <w:szCs w:val="22"/>
          <w:rPrChange w:id="6720" w:author="Claire Kouba" w:date="2023-09-12T16:52:00Z">
            <w:rPr>
              <w:spacing w:val="-16"/>
            </w:rPr>
          </w:rPrChange>
        </w:rPr>
        <w:t xml:space="preserve"> </w:t>
      </w:r>
      <w:r w:rsidRPr="00D753AC">
        <w:rPr>
          <w:rFonts w:cs="Times New Roman"/>
          <w:sz w:val="22"/>
          <w:szCs w:val="22"/>
        </w:rPr>
        <w:t>hydrologic</w:t>
      </w:r>
      <w:r w:rsidRPr="00D753AC">
        <w:rPr>
          <w:rFonts w:cs="Times New Roman"/>
          <w:spacing w:val="-18"/>
          <w:sz w:val="22"/>
          <w:szCs w:val="22"/>
          <w:rPrChange w:id="6721" w:author="Claire Kouba" w:date="2023-09-12T16:52:00Z">
            <w:rPr>
              <w:spacing w:val="-16"/>
            </w:rPr>
          </w:rPrChange>
        </w:rPr>
        <w:t xml:space="preserve"> </w:t>
      </w:r>
      <w:r w:rsidRPr="00D753AC">
        <w:rPr>
          <w:rFonts w:cs="Times New Roman"/>
          <w:sz w:val="22"/>
          <w:szCs w:val="22"/>
        </w:rPr>
        <w:t>decision-support</w:t>
      </w:r>
      <w:r w:rsidRPr="00D753AC">
        <w:rPr>
          <w:rFonts w:cs="Times New Roman"/>
          <w:spacing w:val="-18"/>
          <w:sz w:val="22"/>
          <w:szCs w:val="22"/>
          <w:rPrChange w:id="6722" w:author="Claire Kouba" w:date="2023-09-12T16:52:00Z">
            <w:rPr>
              <w:spacing w:val="-16"/>
            </w:rPr>
          </w:rPrChange>
        </w:rPr>
        <w:t xml:space="preserve"> </w:t>
      </w:r>
      <w:r w:rsidRPr="00D753AC">
        <w:rPr>
          <w:rFonts w:cs="Times New Roman"/>
          <w:sz w:val="22"/>
          <w:szCs w:val="22"/>
        </w:rPr>
        <w:t>metrics</w:t>
      </w:r>
      <w:r w:rsidRPr="00D753AC">
        <w:rPr>
          <w:rFonts w:cs="Times New Roman"/>
          <w:spacing w:val="-18"/>
          <w:sz w:val="22"/>
          <w:szCs w:val="22"/>
          <w:rPrChange w:id="6723" w:author="Claire Kouba" w:date="2023-09-12T16:52:00Z">
            <w:rPr>
              <w:spacing w:val="-16"/>
            </w:rPr>
          </w:rPrChange>
        </w:rPr>
        <w:t xml:space="preserve"> </w:t>
      </w:r>
      <w:r w:rsidRPr="00D753AC">
        <w:rPr>
          <w:rFonts w:cs="Times New Roman"/>
          <w:sz w:val="22"/>
          <w:szCs w:val="22"/>
        </w:rPr>
        <w:t>for</w:t>
      </w:r>
      <w:r w:rsidRPr="00D753AC">
        <w:rPr>
          <w:rFonts w:cs="Times New Roman"/>
          <w:spacing w:val="-18"/>
          <w:sz w:val="22"/>
          <w:szCs w:val="22"/>
          <w:rPrChange w:id="6724" w:author="Claire Kouba" w:date="2023-09-12T16:52:00Z">
            <w:rPr>
              <w:spacing w:val="-16"/>
            </w:rPr>
          </w:rPrChange>
        </w:rPr>
        <w:t xml:space="preserve"> </w:t>
      </w:r>
      <w:r w:rsidRPr="00D753AC">
        <w:rPr>
          <w:rFonts w:cs="Times New Roman"/>
          <w:sz w:val="22"/>
          <w:szCs w:val="22"/>
        </w:rPr>
        <w:t>the</w:t>
      </w:r>
      <w:r w:rsidRPr="00D753AC">
        <w:rPr>
          <w:rFonts w:cs="Times New Roman"/>
          <w:spacing w:val="-18"/>
          <w:sz w:val="22"/>
          <w:szCs w:val="22"/>
          <w:rPrChange w:id="6725" w:author="Claire Kouba" w:date="2023-09-12T16:52:00Z">
            <w:rPr>
              <w:spacing w:val="-16"/>
            </w:rPr>
          </w:rPrChange>
        </w:rPr>
        <w:t xml:space="preserve"> </w:t>
      </w:r>
      <w:r w:rsidRPr="00D753AC">
        <w:rPr>
          <w:rFonts w:cs="Times New Roman"/>
          <w:sz w:val="22"/>
          <w:szCs w:val="22"/>
        </w:rPr>
        <w:t>Scott</w:t>
      </w:r>
      <w:r w:rsidRPr="00D753AC">
        <w:rPr>
          <w:rFonts w:cs="Times New Roman"/>
          <w:spacing w:val="-18"/>
          <w:sz w:val="22"/>
          <w:szCs w:val="22"/>
          <w:rPrChange w:id="6726" w:author="Claire Kouba" w:date="2023-09-12T16:52:00Z">
            <w:rPr>
              <w:spacing w:val="-16"/>
            </w:rPr>
          </w:rPrChange>
        </w:rPr>
        <w:t xml:space="preserve"> </w:t>
      </w:r>
      <w:r w:rsidRPr="00D753AC">
        <w:rPr>
          <w:rFonts w:cs="Times New Roman"/>
          <w:sz w:val="22"/>
          <w:szCs w:val="22"/>
        </w:rPr>
        <w:t>River</w:t>
      </w:r>
      <w:r w:rsidRPr="00D753AC">
        <w:rPr>
          <w:rFonts w:cs="Times New Roman"/>
          <w:spacing w:val="-18"/>
          <w:sz w:val="22"/>
          <w:szCs w:val="22"/>
          <w:rPrChange w:id="6727" w:author="Claire Kouba" w:date="2023-09-12T16:52:00Z">
            <w:rPr>
              <w:spacing w:val="-16"/>
            </w:rPr>
          </w:rPrChange>
        </w:rPr>
        <w:t xml:space="preserve"> </w:t>
      </w:r>
      <w:r w:rsidRPr="00D753AC">
        <w:rPr>
          <w:rFonts w:cs="Times New Roman"/>
          <w:sz w:val="22"/>
          <w:szCs w:val="22"/>
        </w:rPr>
        <w:t>watershed</w:t>
      </w:r>
      <w:r w:rsidRPr="00D753AC">
        <w:rPr>
          <w:rFonts w:cs="Times New Roman"/>
          <w:spacing w:val="-18"/>
          <w:sz w:val="22"/>
          <w:szCs w:val="22"/>
          <w:rPrChange w:id="6728" w:author="Claire Kouba" w:date="2023-09-12T16:52:00Z">
            <w:rPr>
              <w:spacing w:val="-16"/>
            </w:rPr>
          </w:rPrChange>
        </w:rPr>
        <w:t xml:space="preserve"> </w:t>
      </w:r>
      <w:r w:rsidRPr="00D753AC">
        <w:rPr>
          <w:rFonts w:cs="Times New Roman"/>
          <w:sz w:val="22"/>
          <w:szCs w:val="22"/>
        </w:rPr>
        <w:t>in</w:t>
      </w:r>
      <w:r w:rsidRPr="00D753AC">
        <w:rPr>
          <w:rFonts w:cs="Times New Roman"/>
          <w:spacing w:val="-18"/>
          <w:sz w:val="22"/>
          <w:szCs w:val="22"/>
          <w:rPrChange w:id="6729" w:author="Claire Kouba" w:date="2023-09-12T16:52:00Z">
            <w:rPr>
              <w:spacing w:val="-16"/>
            </w:rPr>
          </w:rPrChange>
        </w:rPr>
        <w:t xml:space="preserve"> </w:t>
      </w:r>
      <w:r w:rsidRPr="00D753AC">
        <w:rPr>
          <w:rFonts w:cs="Times New Roman"/>
          <w:sz w:val="22"/>
          <w:szCs w:val="22"/>
        </w:rPr>
        <w:t>northern</w:t>
      </w:r>
      <w:r w:rsidRPr="00D753AC">
        <w:rPr>
          <w:rFonts w:cs="Times New Roman"/>
          <w:spacing w:val="-18"/>
          <w:sz w:val="22"/>
          <w:szCs w:val="22"/>
          <w:rPrChange w:id="6730" w:author="Claire Kouba" w:date="2023-09-12T16:52:00Z">
            <w:rPr>
              <w:spacing w:val="-16"/>
            </w:rPr>
          </w:rPrChange>
        </w:rPr>
        <w:t xml:space="preserve"> </w:t>
      </w:r>
      <w:r w:rsidRPr="00D753AC">
        <w:rPr>
          <w:rFonts w:cs="Times New Roman"/>
          <w:sz w:val="22"/>
          <w:szCs w:val="22"/>
        </w:rPr>
        <w:t>California.</w:t>
      </w:r>
      <w:r w:rsidRPr="00D753AC">
        <w:rPr>
          <w:rFonts w:cs="Times New Roman"/>
          <w:w w:val="99"/>
          <w:sz w:val="22"/>
          <w:szCs w:val="22"/>
        </w:rPr>
        <w:t xml:space="preserve"> </w:t>
      </w:r>
      <w:r w:rsidRPr="00D753AC">
        <w:rPr>
          <w:rFonts w:cs="Times New Roman"/>
          <w:sz w:val="22"/>
          <w:szCs w:val="22"/>
        </w:rPr>
        <w:t>Both</w:t>
      </w:r>
      <w:r w:rsidRPr="00D753AC">
        <w:rPr>
          <w:rFonts w:cs="Times New Roman"/>
          <w:spacing w:val="14"/>
          <w:sz w:val="22"/>
          <w:szCs w:val="22"/>
          <w:rPrChange w:id="6731" w:author="Claire Kouba" w:date="2023-09-12T16:52:00Z">
            <w:rPr>
              <w:spacing w:val="16"/>
            </w:rPr>
          </w:rPrChange>
        </w:rPr>
        <w:t xml:space="preserve"> </w:t>
      </w:r>
      <w:r w:rsidRPr="00D753AC">
        <w:rPr>
          <w:rFonts w:cs="Times New Roman"/>
          <w:sz w:val="22"/>
          <w:szCs w:val="22"/>
        </w:rPr>
        <w:t>use</w:t>
      </w:r>
      <w:r w:rsidRPr="00D753AC">
        <w:rPr>
          <w:rFonts w:cs="Times New Roman"/>
          <w:spacing w:val="14"/>
          <w:sz w:val="22"/>
          <w:szCs w:val="22"/>
          <w:rPrChange w:id="6732" w:author="Claire Kouba" w:date="2023-09-12T16:52:00Z">
            <w:rPr>
              <w:spacing w:val="16"/>
            </w:rPr>
          </w:rPrChange>
        </w:rPr>
        <w:t xml:space="preserve"> </w:t>
      </w:r>
      <w:r w:rsidRPr="00D753AC">
        <w:rPr>
          <w:rFonts w:cs="Times New Roman"/>
          <w:sz w:val="22"/>
          <w:szCs w:val="22"/>
        </w:rPr>
        <w:t>snowpack</w:t>
      </w:r>
      <w:r w:rsidRPr="00D753AC">
        <w:rPr>
          <w:rFonts w:cs="Times New Roman"/>
          <w:spacing w:val="14"/>
          <w:sz w:val="22"/>
          <w:szCs w:val="22"/>
          <w:rPrChange w:id="6733" w:author="Claire Kouba" w:date="2023-09-12T16:52:00Z">
            <w:rPr>
              <w:spacing w:val="16"/>
            </w:rPr>
          </w:rPrChange>
        </w:rPr>
        <w:t xml:space="preserve"> </w:t>
      </w:r>
      <w:r w:rsidRPr="00D753AC">
        <w:rPr>
          <w:rFonts w:cs="Times New Roman"/>
          <w:sz w:val="22"/>
          <w:szCs w:val="22"/>
        </w:rPr>
        <w:t>and</w:t>
      </w:r>
      <w:r w:rsidRPr="00D753AC">
        <w:rPr>
          <w:rFonts w:cs="Times New Roman"/>
          <w:spacing w:val="14"/>
          <w:sz w:val="22"/>
          <w:szCs w:val="22"/>
          <w:rPrChange w:id="6734" w:author="Claire Kouba" w:date="2023-09-12T16:52:00Z">
            <w:rPr>
              <w:spacing w:val="16"/>
            </w:rPr>
          </w:rPrChange>
        </w:rPr>
        <w:t xml:space="preserve"> </w:t>
      </w:r>
      <w:r w:rsidRPr="00D753AC">
        <w:rPr>
          <w:rFonts w:cs="Times New Roman"/>
          <w:sz w:val="22"/>
          <w:szCs w:val="22"/>
        </w:rPr>
        <w:t>cumulative</w:t>
      </w:r>
      <w:r w:rsidRPr="00D753AC">
        <w:rPr>
          <w:rFonts w:cs="Times New Roman"/>
          <w:spacing w:val="14"/>
          <w:sz w:val="22"/>
          <w:szCs w:val="22"/>
          <w:rPrChange w:id="6735" w:author="Claire Kouba" w:date="2023-09-12T16:52:00Z">
            <w:rPr>
              <w:spacing w:val="16"/>
            </w:rPr>
          </w:rPrChange>
        </w:rPr>
        <w:t xml:space="preserve"> </w:t>
      </w:r>
      <w:r w:rsidRPr="00D753AC">
        <w:rPr>
          <w:rFonts w:cs="Times New Roman"/>
          <w:sz w:val="22"/>
          <w:szCs w:val="22"/>
        </w:rPr>
        <w:t>precipitation</w:t>
      </w:r>
      <w:r w:rsidRPr="00D753AC">
        <w:rPr>
          <w:rFonts w:cs="Times New Roman"/>
          <w:spacing w:val="14"/>
          <w:sz w:val="22"/>
          <w:szCs w:val="22"/>
          <w:rPrChange w:id="6736" w:author="Claire Kouba" w:date="2023-09-12T16:52:00Z">
            <w:rPr>
              <w:spacing w:val="16"/>
            </w:rPr>
          </w:rPrChange>
        </w:rPr>
        <w:t xml:space="preserve"> </w:t>
      </w:r>
      <w:r w:rsidRPr="00D753AC">
        <w:rPr>
          <w:rFonts w:cs="Times New Roman"/>
          <w:sz w:val="22"/>
          <w:szCs w:val="22"/>
        </w:rPr>
        <w:t>data</w:t>
      </w:r>
      <w:r w:rsidRPr="00D753AC">
        <w:rPr>
          <w:rFonts w:cs="Times New Roman"/>
          <w:spacing w:val="14"/>
          <w:sz w:val="22"/>
          <w:szCs w:val="22"/>
          <w:rPrChange w:id="6737" w:author="Claire Kouba" w:date="2023-09-12T16:52:00Z">
            <w:rPr>
              <w:spacing w:val="16"/>
            </w:rPr>
          </w:rPrChange>
        </w:rPr>
        <w:t xml:space="preserve"> </w:t>
      </w:r>
      <w:r w:rsidRPr="00D753AC">
        <w:rPr>
          <w:rFonts w:cs="Times New Roman"/>
          <w:sz w:val="22"/>
          <w:szCs w:val="22"/>
        </w:rPr>
        <w:t>from</w:t>
      </w:r>
      <w:r w:rsidRPr="00D753AC">
        <w:rPr>
          <w:rFonts w:cs="Times New Roman"/>
          <w:spacing w:val="14"/>
          <w:sz w:val="22"/>
          <w:szCs w:val="22"/>
          <w:rPrChange w:id="6738" w:author="Claire Kouba" w:date="2023-09-12T16:52:00Z">
            <w:rPr>
              <w:spacing w:val="16"/>
            </w:rPr>
          </w:rPrChange>
        </w:rPr>
        <w:t xml:space="preserve"> </w:t>
      </w:r>
      <w:r w:rsidRPr="00D753AC">
        <w:rPr>
          <w:rFonts w:cs="Times New Roman"/>
          <w:sz w:val="22"/>
          <w:szCs w:val="22"/>
        </w:rPr>
        <w:t>October-April</w:t>
      </w:r>
      <w:r w:rsidRPr="00D753AC">
        <w:rPr>
          <w:rFonts w:cs="Times New Roman"/>
          <w:spacing w:val="14"/>
          <w:sz w:val="22"/>
          <w:szCs w:val="22"/>
          <w:rPrChange w:id="6739" w:author="Claire Kouba" w:date="2023-09-12T16:52:00Z">
            <w:rPr>
              <w:spacing w:val="16"/>
            </w:rPr>
          </w:rPrChange>
        </w:rPr>
        <w:t xml:space="preserve"> </w:t>
      </w:r>
      <w:r w:rsidRPr="00D753AC">
        <w:rPr>
          <w:rFonts w:cs="Times New Roman"/>
          <w:sz w:val="22"/>
          <w:szCs w:val="22"/>
        </w:rPr>
        <w:t>to</w:t>
      </w:r>
      <w:r w:rsidRPr="00D753AC">
        <w:rPr>
          <w:rFonts w:cs="Times New Roman"/>
          <w:spacing w:val="14"/>
          <w:sz w:val="22"/>
          <w:szCs w:val="22"/>
          <w:rPrChange w:id="6740" w:author="Claire Kouba" w:date="2023-09-12T16:52:00Z">
            <w:rPr>
              <w:spacing w:val="16"/>
            </w:rPr>
          </w:rPrChange>
        </w:rPr>
        <w:t xml:space="preserve"> </w:t>
      </w:r>
      <w:r w:rsidRPr="00D753AC">
        <w:rPr>
          <w:rFonts w:cs="Times New Roman"/>
          <w:sz w:val="22"/>
          <w:szCs w:val="22"/>
        </w:rPr>
        <w:t>predict</w:t>
      </w:r>
      <w:r w:rsidRPr="00D753AC">
        <w:rPr>
          <w:rFonts w:cs="Times New Roman"/>
          <w:spacing w:val="14"/>
          <w:sz w:val="22"/>
          <w:szCs w:val="22"/>
          <w:rPrChange w:id="6741" w:author="Claire Kouba" w:date="2023-09-12T16:52:00Z">
            <w:rPr>
              <w:spacing w:val="16"/>
            </w:rPr>
          </w:rPrChange>
        </w:rPr>
        <w:t xml:space="preserve"> </w:t>
      </w:r>
      <w:r w:rsidRPr="00D753AC">
        <w:rPr>
          <w:rFonts w:cs="Times New Roman"/>
          <w:sz w:val="22"/>
          <w:szCs w:val="22"/>
        </w:rPr>
        <w:t>the</w:t>
      </w:r>
      <w:r w:rsidRPr="00D753AC">
        <w:rPr>
          <w:rFonts w:cs="Times New Roman"/>
          <w:spacing w:val="14"/>
          <w:sz w:val="22"/>
          <w:szCs w:val="22"/>
          <w:rPrChange w:id="6742" w:author="Claire Kouba" w:date="2023-09-12T16:52:00Z">
            <w:rPr>
              <w:spacing w:val="16"/>
            </w:rPr>
          </w:rPrChange>
        </w:rPr>
        <w:t xml:space="preserve"> </w:t>
      </w:r>
      <w:r w:rsidRPr="00D753AC">
        <w:rPr>
          <w:rFonts w:cs="Times New Roman"/>
          <w:sz w:val="22"/>
          <w:szCs w:val="22"/>
        </w:rPr>
        <w:t>quantity</w:t>
      </w:r>
      <w:r w:rsidRPr="00D753AC">
        <w:rPr>
          <w:rFonts w:cs="Times New Roman"/>
          <w:spacing w:val="14"/>
          <w:sz w:val="22"/>
          <w:szCs w:val="22"/>
          <w:rPrChange w:id="6743" w:author="Claire Kouba" w:date="2023-09-12T16:52:00Z">
            <w:rPr>
              <w:spacing w:val="16"/>
            </w:rPr>
          </w:rPrChange>
        </w:rPr>
        <w:t xml:space="preserve"> </w:t>
      </w:r>
      <w:r w:rsidRPr="00D753AC">
        <w:rPr>
          <w:rFonts w:cs="Times New Roman"/>
          <w:sz w:val="22"/>
          <w:szCs w:val="22"/>
        </w:rPr>
        <w:t>of</w:t>
      </w:r>
      <w:r w:rsidRPr="00D753AC">
        <w:rPr>
          <w:rFonts w:cs="Times New Roman"/>
          <w:spacing w:val="14"/>
          <w:sz w:val="22"/>
          <w:szCs w:val="22"/>
          <w:rPrChange w:id="6744" w:author="Claire Kouba" w:date="2023-09-12T16:52:00Z">
            <w:rPr>
              <w:spacing w:val="16"/>
            </w:rPr>
          </w:rPrChange>
        </w:rPr>
        <w:t xml:space="preserve"> </w:t>
      </w:r>
      <w:r w:rsidRPr="00D753AC">
        <w:rPr>
          <w:rFonts w:cs="Times New Roman"/>
          <w:sz w:val="22"/>
          <w:szCs w:val="22"/>
        </w:rPr>
        <w:t>interest:</w:t>
      </w:r>
      <w:r w:rsidRPr="00D753AC">
        <w:rPr>
          <w:rFonts w:cs="Times New Roman"/>
          <w:spacing w:val="14"/>
          <w:sz w:val="22"/>
          <w:szCs w:val="22"/>
          <w:rPrChange w:id="6745" w:author="Claire Kouba" w:date="2023-09-12T16:52:00Z">
            <w:rPr>
              <w:spacing w:val="16"/>
            </w:rPr>
          </w:rPrChange>
        </w:rPr>
        <w:t xml:space="preserve"> </w:t>
      </w:r>
      <w:r w:rsidRPr="00D753AC">
        <w:rPr>
          <w:rFonts w:cs="Times New Roman"/>
          <w:sz w:val="22"/>
          <w:szCs w:val="22"/>
        </w:rPr>
        <w:t>the</w:t>
      </w:r>
      <w:r w:rsidRPr="00D753AC">
        <w:rPr>
          <w:rFonts w:cs="Times New Roman"/>
          <w:spacing w:val="14"/>
          <w:sz w:val="22"/>
          <w:szCs w:val="22"/>
          <w:rPrChange w:id="6746" w:author="Claire Kouba" w:date="2023-09-12T16:52:00Z">
            <w:rPr>
              <w:spacing w:val="16"/>
            </w:rPr>
          </w:rPrChange>
        </w:rPr>
        <w:t xml:space="preserve"> </w:t>
      </w:r>
      <w:r w:rsidRPr="00D753AC">
        <w:rPr>
          <w:rFonts w:cs="Times New Roman"/>
          <w:sz w:val="22"/>
          <w:szCs w:val="22"/>
        </w:rPr>
        <w:t>first</w:t>
      </w:r>
      <w:r w:rsidRPr="00D753AC">
        <w:rPr>
          <w:rFonts w:cs="Times New Roman"/>
          <w:spacing w:val="14"/>
          <w:sz w:val="22"/>
          <w:szCs w:val="22"/>
          <w:rPrChange w:id="6747" w:author="Claire Kouba" w:date="2023-09-12T16:52:00Z">
            <w:rPr>
              <w:spacing w:val="16"/>
            </w:rPr>
          </w:rPrChange>
        </w:rPr>
        <w:t xml:space="preserve"> </w:t>
      </w:r>
      <w:r w:rsidRPr="00D753AC">
        <w:rPr>
          <w:rFonts w:cs="Times New Roman"/>
          <w:sz w:val="22"/>
          <w:szCs w:val="22"/>
        </w:rPr>
        <w:t>is</w:t>
      </w:r>
      <w:r w:rsidRPr="00D753AC">
        <w:rPr>
          <w:rFonts w:cs="Times New Roman"/>
          <w:spacing w:val="14"/>
          <w:sz w:val="22"/>
          <w:szCs w:val="22"/>
          <w:rPrChange w:id="6748" w:author="Claire Kouba" w:date="2023-09-12T16:52:00Z">
            <w:rPr>
              <w:spacing w:val="16"/>
            </w:rPr>
          </w:rPrChange>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minimum</w:t>
      </w:r>
      <w:r w:rsidRPr="00D753AC">
        <w:rPr>
          <w:rFonts w:cs="Times New Roman"/>
          <w:spacing w:val="-3"/>
          <w:sz w:val="22"/>
          <w:szCs w:val="22"/>
          <w:rPrChange w:id="6749" w:author="Claire Kouba" w:date="2023-09-12T16:52:00Z">
            <w:rPr>
              <w:spacing w:val="24"/>
            </w:rPr>
          </w:rPrChange>
        </w:rPr>
        <w:t xml:space="preserve"> </w:t>
      </w:r>
      <w:r w:rsidRPr="00D753AC">
        <w:rPr>
          <w:rFonts w:cs="Times New Roman"/>
          <w:sz w:val="22"/>
          <w:szCs w:val="22"/>
        </w:rPr>
        <w:t>30-day</w:t>
      </w:r>
      <w:r w:rsidRPr="00D753AC">
        <w:rPr>
          <w:rFonts w:cs="Times New Roman"/>
          <w:spacing w:val="-3"/>
          <w:sz w:val="22"/>
          <w:szCs w:val="22"/>
          <w:rPrChange w:id="6750" w:author="Claire Kouba" w:date="2023-09-12T16:52:00Z">
            <w:rPr>
              <w:spacing w:val="24"/>
            </w:rPr>
          </w:rPrChange>
        </w:rPr>
        <w:t xml:space="preserve"> </w:t>
      </w:r>
      <w:r w:rsidRPr="00D753AC">
        <w:rPr>
          <w:rFonts w:cs="Times New Roman"/>
          <w:sz w:val="22"/>
          <w:szCs w:val="22"/>
        </w:rPr>
        <w:t>flow</w:t>
      </w:r>
      <w:r w:rsidRPr="00D753AC">
        <w:rPr>
          <w:rFonts w:cs="Times New Roman"/>
          <w:spacing w:val="-3"/>
          <w:sz w:val="22"/>
          <w:szCs w:val="22"/>
          <w:rPrChange w:id="6751" w:author="Claire Kouba" w:date="2023-09-12T16:52:00Z">
            <w:rPr>
              <w:spacing w:val="24"/>
            </w:rPr>
          </w:rPrChange>
        </w:rPr>
        <w:t xml:space="preserve"> </w:t>
      </w:r>
      <w:r w:rsidRPr="00D753AC">
        <w:rPr>
          <w:rFonts w:cs="Times New Roman"/>
          <w:sz w:val="22"/>
          <w:szCs w:val="22"/>
        </w:rPr>
        <w:t>volume</w:t>
      </w:r>
      <w:r w:rsidRPr="00D753AC">
        <w:rPr>
          <w:rFonts w:cs="Times New Roman"/>
          <w:spacing w:val="-3"/>
          <w:sz w:val="22"/>
          <w:szCs w:val="22"/>
          <w:rPrChange w:id="6752" w:author="Claire Kouba" w:date="2023-09-12T16:52:00Z">
            <w:rPr>
              <w:spacing w:val="24"/>
            </w:rPr>
          </w:rPrChange>
        </w:rPr>
        <w:t xml:space="preserve"> </w:t>
      </w:r>
      <w:r w:rsidRPr="00D753AC">
        <w:rPr>
          <w:rFonts w:cs="Times New Roman"/>
          <w:sz w:val="22"/>
          <w:szCs w:val="22"/>
        </w:rPr>
        <w:t>in</w:t>
      </w:r>
      <w:r w:rsidRPr="00D753AC">
        <w:rPr>
          <w:rFonts w:cs="Times New Roman"/>
          <w:spacing w:val="-3"/>
          <w:sz w:val="22"/>
          <w:szCs w:val="22"/>
          <w:rPrChange w:id="6753" w:author="Claire Kouba" w:date="2023-09-12T16:52:00Z">
            <w:rPr>
              <w:spacing w:val="24"/>
            </w:rPr>
          </w:rPrChange>
        </w:rPr>
        <w:t xml:space="preserve"> </w:t>
      </w:r>
      <w:r w:rsidRPr="00D753AC">
        <w:rPr>
          <w:rFonts w:cs="Times New Roman"/>
          <w:sz w:val="22"/>
          <w:szCs w:val="22"/>
        </w:rPr>
        <w:t>a</w:t>
      </w:r>
      <w:r w:rsidRPr="00D753AC">
        <w:rPr>
          <w:rFonts w:cs="Times New Roman"/>
          <w:spacing w:val="-3"/>
          <w:sz w:val="22"/>
          <w:szCs w:val="22"/>
          <w:rPrChange w:id="6754" w:author="Claire Kouba" w:date="2023-09-12T16:52:00Z">
            <w:rPr>
              <w:spacing w:val="24"/>
            </w:rPr>
          </w:rPrChange>
        </w:rPr>
        <w:t xml:space="preserve"> </w:t>
      </w:r>
      <w:r w:rsidRPr="00D753AC">
        <w:rPr>
          <w:rFonts w:cs="Times New Roman"/>
          <w:sz w:val="22"/>
          <w:szCs w:val="22"/>
        </w:rPr>
        <w:t>given</w:t>
      </w:r>
      <w:r w:rsidRPr="00D753AC">
        <w:rPr>
          <w:rFonts w:cs="Times New Roman"/>
          <w:spacing w:val="-3"/>
          <w:sz w:val="22"/>
          <w:szCs w:val="22"/>
          <w:rPrChange w:id="6755" w:author="Claire Kouba" w:date="2023-09-12T16:52:00Z">
            <w:rPr>
              <w:spacing w:val="24"/>
            </w:rPr>
          </w:rPrChange>
        </w:rPr>
        <w:t xml:space="preserve"> </w:t>
      </w:r>
      <w:r w:rsidRPr="00D753AC">
        <w:rPr>
          <w:rFonts w:cs="Times New Roman"/>
          <w:sz w:val="22"/>
          <w:szCs w:val="22"/>
        </w:rPr>
        <w:t>water</w:t>
      </w:r>
      <w:r w:rsidRPr="00D753AC">
        <w:rPr>
          <w:rFonts w:cs="Times New Roman"/>
          <w:spacing w:val="-3"/>
          <w:sz w:val="22"/>
          <w:szCs w:val="22"/>
          <w:rPrChange w:id="6756" w:author="Claire Kouba" w:date="2023-09-12T16:52:00Z">
            <w:rPr>
              <w:spacing w:val="24"/>
            </w:rPr>
          </w:rPrChange>
        </w:rPr>
        <w:t xml:space="preserve"> </w:t>
      </w:r>
      <w:r w:rsidRPr="00D753AC">
        <w:rPr>
          <w:rFonts w:cs="Times New Roman"/>
          <w:sz w:val="22"/>
          <w:szCs w:val="22"/>
        </w:rPr>
        <w:t>year,</w:t>
      </w:r>
      <w:r w:rsidRPr="00D753AC">
        <w:rPr>
          <w:rFonts w:cs="Times New Roman"/>
          <w:spacing w:val="-3"/>
          <w:sz w:val="22"/>
          <w:szCs w:val="22"/>
          <w:rPrChange w:id="6757" w:author="Claire Kouba" w:date="2023-09-12T16:52:00Z">
            <w:rPr>
              <w:spacing w:val="24"/>
            </w:rPr>
          </w:rPrChange>
        </w:rPr>
        <w:t xml:space="preserve"> </w:t>
      </w:r>
      <w:r w:rsidRPr="00D753AC">
        <w:rPr>
          <w:rFonts w:cs="Times New Roman"/>
          <w:sz w:val="22"/>
          <w:szCs w:val="22"/>
        </w:rPr>
        <w:t>referred</w:t>
      </w:r>
      <w:r w:rsidRPr="00D753AC">
        <w:rPr>
          <w:rFonts w:cs="Times New Roman"/>
          <w:spacing w:val="-3"/>
          <w:sz w:val="22"/>
          <w:szCs w:val="22"/>
          <w:rPrChange w:id="6758" w:author="Claire Kouba" w:date="2023-09-12T16:52:00Z">
            <w:rPr>
              <w:spacing w:val="24"/>
            </w:rPr>
          </w:rPrChange>
        </w:rPr>
        <w:t xml:space="preserve"> </w:t>
      </w:r>
      <w:r w:rsidRPr="00D753AC">
        <w:rPr>
          <w:rFonts w:cs="Times New Roman"/>
          <w:sz w:val="22"/>
          <w:szCs w:val="22"/>
        </w:rPr>
        <w:t>to</w:t>
      </w:r>
      <w:r w:rsidRPr="00D753AC">
        <w:rPr>
          <w:rFonts w:cs="Times New Roman"/>
          <w:spacing w:val="-3"/>
          <w:sz w:val="22"/>
          <w:szCs w:val="22"/>
          <w:rPrChange w:id="6759" w:author="Claire Kouba" w:date="2023-09-12T16:52:00Z">
            <w:rPr>
              <w:spacing w:val="24"/>
            </w:rPr>
          </w:rPrChange>
        </w:rPr>
        <w:t xml:space="preserve"> </w:t>
      </w:r>
      <w:r w:rsidRPr="00D753AC">
        <w:rPr>
          <w:rFonts w:cs="Times New Roman"/>
          <w:sz w:val="22"/>
          <w:szCs w:val="22"/>
        </w:rPr>
        <w:t>as</w:t>
      </w:r>
      <w:r w:rsidRPr="00D753AC">
        <w:rPr>
          <w:rFonts w:cs="Times New Roman"/>
          <w:spacing w:val="-3"/>
          <w:sz w:val="22"/>
          <w:szCs w:val="22"/>
          <w:rPrChange w:id="6760" w:author="Claire Kouba" w:date="2023-09-12T16:52:00Z">
            <w:rPr>
              <w:spacing w:val="24"/>
            </w:rPr>
          </w:rPrChange>
        </w:rPr>
        <w:t xml:space="preserve"> </w:t>
      </w:r>
      <w:r w:rsidRPr="00D753AC">
        <w:rPr>
          <w:rFonts w:eastAsia="Arial" w:cs="Times New Roman"/>
          <w:i/>
          <w:sz w:val="22"/>
          <w:szCs w:val="22"/>
        </w:rPr>
        <w:t>V</w:t>
      </w:r>
      <w:r w:rsidRPr="00D753AC">
        <w:rPr>
          <w:rFonts w:eastAsia="Arial" w:cs="Times New Roman"/>
          <w:i/>
          <w:position w:val="-2"/>
          <w:sz w:val="22"/>
          <w:szCs w:val="22"/>
        </w:rPr>
        <w:t>min</w:t>
      </w:r>
      <w:r w:rsidRPr="00D753AC">
        <w:rPr>
          <w:rFonts w:cs="Times New Roman"/>
          <w:sz w:val="22"/>
          <w:szCs w:val="22"/>
          <w:rPrChange w:id="6761" w:author="Claire Kouba" w:date="2023-09-12T16:52:00Z">
            <w:rPr>
              <w:i/>
              <w:position w:val="-2"/>
            </w:rPr>
          </w:rPrChange>
        </w:rPr>
        <w:t>,</w:t>
      </w:r>
      <w:r w:rsidRPr="00D753AC">
        <w:rPr>
          <w:rFonts w:cs="Times New Roman"/>
          <w:spacing w:val="-3"/>
          <w:sz w:val="22"/>
          <w:szCs w:val="22"/>
          <w:rPrChange w:id="6762" w:author="Claire Kouba" w:date="2023-09-12T16:52:00Z">
            <w:rPr>
              <w:i/>
              <w:spacing w:val="10"/>
              <w:position w:val="-2"/>
            </w:rPr>
          </w:rPrChange>
        </w:rPr>
        <w:t xml:space="preserve"> </w:t>
      </w:r>
      <w:del w:id="6763" w:author="Claire Kouba" w:date="2023-09-12T16:52:00Z">
        <w:r w:rsidR="00505335" w:rsidRPr="00D753AC">
          <w:rPr>
            <w:rFonts w:eastAsia="Bauhaus 93" w:cs="Times New Roman"/>
            <w:position w:val="-2"/>
            <w:sz w:val="22"/>
            <w:szCs w:val="22"/>
          </w:rPr>
          <w:delText>30</w:delText>
        </w:r>
        <w:r w:rsidR="00505335" w:rsidRPr="00D753AC">
          <w:rPr>
            <w:rFonts w:eastAsia="Bauhaus 93" w:cs="Times New Roman"/>
            <w:spacing w:val="14"/>
            <w:position w:val="-2"/>
            <w:sz w:val="22"/>
            <w:szCs w:val="22"/>
          </w:rPr>
          <w:delText xml:space="preserve"> </w:delText>
        </w:r>
        <w:r w:rsidR="00505335" w:rsidRPr="00D753AC">
          <w:rPr>
            <w:rFonts w:eastAsia="Arial" w:cs="Times New Roman"/>
            <w:i/>
            <w:spacing w:val="2"/>
            <w:position w:val="-2"/>
            <w:sz w:val="22"/>
            <w:szCs w:val="22"/>
          </w:rPr>
          <w:delText>days</w:delText>
        </w:r>
        <w:r w:rsidR="00505335" w:rsidRPr="00D753AC">
          <w:rPr>
            <w:rFonts w:cs="Times New Roman"/>
            <w:spacing w:val="2"/>
            <w:sz w:val="22"/>
            <w:szCs w:val="22"/>
          </w:rPr>
          <w:delText>,</w:delText>
        </w:r>
        <w:r w:rsidR="00505335" w:rsidRPr="00D753AC">
          <w:rPr>
            <w:rFonts w:cs="Times New Roman"/>
            <w:spacing w:val="24"/>
            <w:sz w:val="22"/>
            <w:szCs w:val="22"/>
          </w:rPr>
          <w:delText xml:space="preserve"> </w:delText>
        </w:r>
      </w:del>
      <w:r w:rsidRPr="00D753AC">
        <w:rPr>
          <w:rFonts w:cs="Times New Roman"/>
          <w:sz w:val="22"/>
          <w:szCs w:val="22"/>
        </w:rPr>
        <w:t>which</w:t>
      </w:r>
      <w:r w:rsidRPr="00D753AC">
        <w:rPr>
          <w:rFonts w:cs="Times New Roman"/>
          <w:spacing w:val="-3"/>
          <w:sz w:val="22"/>
          <w:szCs w:val="22"/>
          <w:rPrChange w:id="6764" w:author="Claire Kouba" w:date="2023-09-12T16:52:00Z">
            <w:rPr>
              <w:spacing w:val="24"/>
            </w:rPr>
          </w:rPrChange>
        </w:rPr>
        <w:t xml:space="preserve"> </w:t>
      </w:r>
      <w:r w:rsidRPr="00D753AC">
        <w:rPr>
          <w:rFonts w:cs="Times New Roman"/>
          <w:sz w:val="22"/>
          <w:szCs w:val="22"/>
        </w:rPr>
        <w:t>typically</w:t>
      </w:r>
      <w:r w:rsidRPr="00D753AC">
        <w:rPr>
          <w:rFonts w:cs="Times New Roman"/>
          <w:spacing w:val="-3"/>
          <w:sz w:val="22"/>
          <w:szCs w:val="22"/>
          <w:rPrChange w:id="6765" w:author="Claire Kouba" w:date="2023-09-12T16:52:00Z">
            <w:rPr>
              <w:spacing w:val="24"/>
            </w:rPr>
          </w:rPrChange>
        </w:rPr>
        <w:t xml:space="preserve"> </w:t>
      </w:r>
      <w:r w:rsidRPr="00D753AC">
        <w:rPr>
          <w:rFonts w:cs="Times New Roman"/>
          <w:sz w:val="22"/>
          <w:szCs w:val="22"/>
        </w:rPr>
        <w:t>occurs</w:t>
      </w:r>
      <w:r w:rsidRPr="00D753AC">
        <w:rPr>
          <w:rFonts w:cs="Times New Roman"/>
          <w:spacing w:val="-3"/>
          <w:sz w:val="22"/>
          <w:szCs w:val="22"/>
          <w:rPrChange w:id="6766" w:author="Claire Kouba" w:date="2023-09-12T16:52:00Z">
            <w:rPr>
              <w:spacing w:val="24"/>
            </w:rPr>
          </w:rPrChange>
        </w:rPr>
        <w:t xml:space="preserve"> </w:t>
      </w:r>
      <w:r w:rsidRPr="00D753AC">
        <w:rPr>
          <w:rFonts w:cs="Times New Roman"/>
          <w:sz w:val="22"/>
          <w:szCs w:val="22"/>
        </w:rPr>
        <w:t>in</w:t>
      </w:r>
      <w:r w:rsidRPr="00D753AC">
        <w:rPr>
          <w:rFonts w:cs="Times New Roman"/>
          <w:spacing w:val="-3"/>
          <w:sz w:val="22"/>
          <w:szCs w:val="22"/>
          <w:rPrChange w:id="6767" w:author="Claire Kouba" w:date="2023-09-12T16:52:00Z">
            <w:rPr>
              <w:spacing w:val="24"/>
            </w:rPr>
          </w:rPrChange>
        </w:rPr>
        <w:t xml:space="preserve"> </w:t>
      </w:r>
      <w:r w:rsidRPr="00D753AC">
        <w:rPr>
          <w:rFonts w:cs="Times New Roman"/>
          <w:sz w:val="22"/>
          <w:szCs w:val="22"/>
        </w:rPr>
        <w:t>September</w:t>
      </w:r>
      <w:r w:rsidRPr="00D753AC">
        <w:rPr>
          <w:rFonts w:cs="Times New Roman"/>
          <w:spacing w:val="-3"/>
          <w:sz w:val="22"/>
          <w:szCs w:val="22"/>
          <w:rPrChange w:id="6768" w:author="Claire Kouba" w:date="2023-09-12T16:52:00Z">
            <w:rPr>
              <w:spacing w:val="24"/>
            </w:rPr>
          </w:rPrChange>
        </w:rPr>
        <w:t xml:space="preserve"> </w:t>
      </w:r>
      <w:r w:rsidRPr="00D753AC">
        <w:rPr>
          <w:rFonts w:cs="Times New Roman"/>
          <w:sz w:val="22"/>
          <w:szCs w:val="22"/>
        </w:rPr>
        <w:t>or</w:t>
      </w:r>
      <w:r w:rsidRPr="00D753AC">
        <w:rPr>
          <w:rFonts w:cs="Times New Roman"/>
          <w:spacing w:val="-3"/>
          <w:sz w:val="22"/>
          <w:szCs w:val="22"/>
          <w:rPrChange w:id="6769" w:author="Claire Kouba" w:date="2023-09-12T16:52:00Z">
            <w:rPr>
              <w:spacing w:val="-47"/>
            </w:rPr>
          </w:rPrChange>
        </w:rPr>
        <w:t xml:space="preserve"> </w:t>
      </w:r>
      <w:r w:rsidRPr="00D753AC">
        <w:rPr>
          <w:rFonts w:cs="Times New Roman"/>
          <w:sz w:val="22"/>
          <w:szCs w:val="22"/>
        </w:rPr>
        <w:t>October.</w:t>
      </w:r>
      <w:r w:rsidRPr="00D753AC">
        <w:rPr>
          <w:rFonts w:cs="Times New Roman"/>
          <w:spacing w:val="-3"/>
          <w:sz w:val="22"/>
          <w:szCs w:val="22"/>
          <w:rPrChange w:id="6770" w:author="Claire Kouba" w:date="2023-09-12T16:52:00Z">
            <w:rPr>
              <w:spacing w:val="-11"/>
            </w:rPr>
          </w:rPrChange>
        </w:rPr>
        <w:t xml:space="preserve"> </w:t>
      </w:r>
      <w:r w:rsidRPr="00D753AC">
        <w:rPr>
          <w:rFonts w:cs="Times New Roman"/>
          <w:sz w:val="22"/>
          <w:szCs w:val="22"/>
        </w:rPr>
        <w:t>The</w:t>
      </w:r>
      <w:r w:rsidRPr="00D753AC">
        <w:rPr>
          <w:rFonts w:cs="Times New Roman"/>
          <w:w w:val="99"/>
          <w:sz w:val="22"/>
          <w:szCs w:val="22"/>
          <w:rPrChange w:id="6771" w:author="Claire Kouba" w:date="2023-09-12T16:52:00Z">
            <w:rPr>
              <w:spacing w:val="-11"/>
            </w:rPr>
          </w:rPrChange>
        </w:rPr>
        <w:t xml:space="preserve"> </w:t>
      </w:r>
      <w:r w:rsidRPr="00D753AC">
        <w:rPr>
          <w:rFonts w:cs="Times New Roman"/>
          <w:sz w:val="22"/>
          <w:szCs w:val="22"/>
        </w:rPr>
        <w:t>second</w:t>
      </w:r>
      <w:r w:rsidRPr="00D753AC">
        <w:rPr>
          <w:rFonts w:cs="Times New Roman"/>
          <w:sz w:val="22"/>
          <w:szCs w:val="22"/>
          <w:rPrChange w:id="6772" w:author="Claire Kouba" w:date="2023-09-12T16:52:00Z">
            <w:rPr>
              <w:spacing w:val="-11"/>
            </w:rPr>
          </w:rPrChange>
        </w:rPr>
        <w:t xml:space="preserve"> </w:t>
      </w:r>
      <w:r w:rsidRPr="00D753AC">
        <w:rPr>
          <w:rFonts w:cs="Times New Roman"/>
          <w:sz w:val="22"/>
          <w:szCs w:val="22"/>
        </w:rPr>
        <w:t>index</w:t>
      </w:r>
      <w:r w:rsidRPr="00D753AC">
        <w:rPr>
          <w:rFonts w:cs="Times New Roman"/>
          <w:sz w:val="22"/>
          <w:szCs w:val="22"/>
          <w:rPrChange w:id="6773" w:author="Claire Kouba" w:date="2023-09-12T16:52:00Z">
            <w:rPr>
              <w:spacing w:val="-11"/>
            </w:rPr>
          </w:rPrChange>
        </w:rPr>
        <w:t xml:space="preserve"> </w:t>
      </w:r>
      <w:r w:rsidRPr="00D753AC">
        <w:rPr>
          <w:rFonts w:cs="Times New Roman"/>
          <w:sz w:val="22"/>
          <w:szCs w:val="22"/>
        </w:rPr>
        <w:t>is</w:t>
      </w:r>
      <w:r w:rsidRPr="00D753AC">
        <w:rPr>
          <w:rFonts w:cs="Times New Roman"/>
          <w:sz w:val="22"/>
          <w:szCs w:val="22"/>
          <w:rPrChange w:id="6774"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6775" w:author="Claire Kouba" w:date="2023-09-12T16:52:00Z">
            <w:rPr>
              <w:spacing w:val="-11"/>
            </w:rPr>
          </w:rPrChange>
        </w:rPr>
        <w:t xml:space="preserve"> </w:t>
      </w:r>
      <w:r w:rsidRPr="00D753AC">
        <w:rPr>
          <w:rFonts w:cs="Times New Roman"/>
          <w:sz w:val="22"/>
          <w:szCs w:val="22"/>
        </w:rPr>
        <w:t>cumulative</w:t>
      </w:r>
      <w:r w:rsidRPr="00D753AC">
        <w:rPr>
          <w:rFonts w:cs="Times New Roman"/>
          <w:sz w:val="22"/>
          <w:szCs w:val="22"/>
          <w:rPrChange w:id="6776" w:author="Claire Kouba" w:date="2023-09-12T16:52:00Z">
            <w:rPr>
              <w:spacing w:val="-11"/>
            </w:rPr>
          </w:rPrChange>
        </w:rPr>
        <w:t xml:space="preserve"> </w:t>
      </w:r>
      <w:r w:rsidRPr="00D753AC">
        <w:rPr>
          <w:rFonts w:cs="Times New Roman"/>
          <w:sz w:val="22"/>
          <w:szCs w:val="22"/>
        </w:rPr>
        <w:t>rainfall</w:t>
      </w:r>
      <w:r w:rsidRPr="00D753AC">
        <w:rPr>
          <w:rFonts w:cs="Times New Roman"/>
          <w:sz w:val="22"/>
          <w:szCs w:val="22"/>
          <w:rPrChange w:id="6777" w:author="Claire Kouba" w:date="2023-09-12T16:52:00Z">
            <w:rPr>
              <w:spacing w:val="-11"/>
            </w:rPr>
          </w:rPrChange>
        </w:rPr>
        <w:t xml:space="preserve"> </w:t>
      </w:r>
      <w:r w:rsidRPr="00D753AC">
        <w:rPr>
          <w:rFonts w:cs="Times New Roman"/>
          <w:sz w:val="22"/>
          <w:szCs w:val="22"/>
        </w:rPr>
        <w:t>needed</w:t>
      </w:r>
      <w:r w:rsidRPr="00D753AC">
        <w:rPr>
          <w:rFonts w:cs="Times New Roman"/>
          <w:sz w:val="22"/>
          <w:szCs w:val="22"/>
          <w:rPrChange w:id="6778" w:author="Claire Kouba" w:date="2023-09-12T16:52:00Z">
            <w:rPr>
              <w:spacing w:val="-11"/>
            </w:rPr>
          </w:rPrChange>
        </w:rPr>
        <w:t xml:space="preserve"> </w:t>
      </w:r>
      <w:r w:rsidRPr="00D753AC">
        <w:rPr>
          <w:rFonts w:cs="Times New Roman"/>
          <w:sz w:val="22"/>
          <w:szCs w:val="22"/>
        </w:rPr>
        <w:t>to</w:t>
      </w:r>
      <w:r w:rsidRPr="00D753AC">
        <w:rPr>
          <w:rFonts w:cs="Times New Roman"/>
          <w:sz w:val="22"/>
          <w:szCs w:val="22"/>
          <w:rPrChange w:id="6779" w:author="Claire Kouba" w:date="2023-09-12T16:52:00Z">
            <w:rPr>
              <w:spacing w:val="-11"/>
            </w:rPr>
          </w:rPrChange>
        </w:rPr>
        <w:t xml:space="preserve"> </w:t>
      </w:r>
      <w:r w:rsidRPr="00D753AC">
        <w:rPr>
          <w:rFonts w:cs="Times New Roman"/>
          <w:sz w:val="22"/>
          <w:szCs w:val="22"/>
        </w:rPr>
        <w:t>“fill”</w:t>
      </w:r>
      <w:r w:rsidRPr="00D753AC">
        <w:rPr>
          <w:rFonts w:cs="Times New Roman"/>
          <w:sz w:val="22"/>
          <w:szCs w:val="22"/>
          <w:rPrChange w:id="6780"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6781" w:author="Claire Kouba" w:date="2023-09-12T16:52:00Z">
            <w:rPr>
              <w:spacing w:val="-11"/>
            </w:rPr>
          </w:rPrChange>
        </w:rPr>
        <w:t xml:space="preserve"> </w:t>
      </w:r>
      <w:r w:rsidRPr="00D753AC">
        <w:rPr>
          <w:rFonts w:cs="Times New Roman"/>
          <w:sz w:val="22"/>
          <w:szCs w:val="22"/>
        </w:rPr>
        <w:t>watershed</w:t>
      </w:r>
      <w:r w:rsidRPr="00D753AC">
        <w:rPr>
          <w:rFonts w:cs="Times New Roman"/>
          <w:sz w:val="22"/>
          <w:szCs w:val="22"/>
          <w:rPrChange w:id="6782" w:author="Claire Kouba" w:date="2023-09-12T16:52:00Z">
            <w:rPr>
              <w:spacing w:val="-11"/>
            </w:rPr>
          </w:rPrChange>
        </w:rPr>
        <w:t xml:space="preserve"> </w:t>
      </w:r>
      <w:r w:rsidRPr="00D753AC">
        <w:rPr>
          <w:rFonts w:cs="Times New Roman"/>
          <w:sz w:val="22"/>
          <w:szCs w:val="22"/>
        </w:rPr>
        <w:t>after</w:t>
      </w:r>
      <w:r w:rsidRPr="00D753AC">
        <w:rPr>
          <w:rFonts w:cs="Times New Roman"/>
          <w:sz w:val="22"/>
          <w:szCs w:val="22"/>
          <w:rPrChange w:id="6783"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6784" w:author="Claire Kouba" w:date="2023-09-12T16:52:00Z">
            <w:rPr>
              <w:spacing w:val="-11"/>
            </w:rPr>
          </w:rPrChange>
        </w:rPr>
        <w:t xml:space="preserve"> </w:t>
      </w:r>
      <w:r w:rsidRPr="00D753AC">
        <w:rPr>
          <w:rFonts w:cs="Times New Roman"/>
          <w:sz w:val="22"/>
          <w:szCs w:val="22"/>
        </w:rPr>
        <w:t>end</w:t>
      </w:r>
      <w:r w:rsidRPr="00D753AC">
        <w:rPr>
          <w:rFonts w:cs="Times New Roman"/>
          <w:sz w:val="22"/>
          <w:szCs w:val="22"/>
          <w:rPrChange w:id="6785" w:author="Claire Kouba" w:date="2023-09-12T16:52:00Z">
            <w:rPr>
              <w:spacing w:val="-11"/>
            </w:rPr>
          </w:rPrChange>
        </w:rPr>
        <w:t xml:space="preserve"> </w:t>
      </w:r>
      <w:r w:rsidRPr="00D753AC">
        <w:rPr>
          <w:rFonts w:cs="Times New Roman"/>
          <w:sz w:val="22"/>
          <w:szCs w:val="22"/>
        </w:rPr>
        <w:t>of</w:t>
      </w:r>
      <w:r w:rsidRPr="00D753AC">
        <w:rPr>
          <w:rFonts w:cs="Times New Roman"/>
          <w:sz w:val="22"/>
          <w:szCs w:val="22"/>
          <w:rPrChange w:id="6786" w:author="Claire Kouba" w:date="2023-09-12T16:52:00Z">
            <w:rPr>
              <w:spacing w:val="-11"/>
            </w:rPr>
          </w:rPrChange>
        </w:rPr>
        <w:t xml:space="preserve"> </w:t>
      </w:r>
      <w:r w:rsidRPr="00D753AC">
        <w:rPr>
          <w:rFonts w:cs="Times New Roman"/>
          <w:sz w:val="22"/>
          <w:szCs w:val="22"/>
        </w:rPr>
        <w:t>the</w:t>
      </w:r>
      <w:r w:rsidRPr="00D753AC">
        <w:rPr>
          <w:rFonts w:cs="Times New Roman"/>
          <w:sz w:val="22"/>
          <w:szCs w:val="22"/>
          <w:rPrChange w:id="6787" w:author="Claire Kouba" w:date="2023-09-12T16:52:00Z">
            <w:rPr>
              <w:spacing w:val="-11"/>
            </w:rPr>
          </w:rPrChange>
        </w:rPr>
        <w:t xml:space="preserve"> </w:t>
      </w:r>
      <w:r w:rsidRPr="00D753AC">
        <w:rPr>
          <w:rFonts w:cs="Times New Roman"/>
          <w:sz w:val="22"/>
          <w:szCs w:val="22"/>
        </w:rPr>
        <w:t>dry</w:t>
      </w:r>
      <w:r w:rsidRPr="00D753AC">
        <w:rPr>
          <w:rFonts w:cs="Times New Roman"/>
          <w:sz w:val="22"/>
          <w:szCs w:val="22"/>
          <w:rPrChange w:id="6788" w:author="Claire Kouba" w:date="2023-09-12T16:52:00Z">
            <w:rPr>
              <w:spacing w:val="-11"/>
            </w:rPr>
          </w:rPrChange>
        </w:rPr>
        <w:t xml:space="preserve"> </w:t>
      </w:r>
      <w:r w:rsidRPr="00D753AC">
        <w:rPr>
          <w:rFonts w:cs="Times New Roman"/>
          <w:sz w:val="22"/>
          <w:szCs w:val="22"/>
        </w:rPr>
        <w:t>season</w:t>
      </w:r>
      <w:r w:rsidRPr="00D753AC">
        <w:rPr>
          <w:rFonts w:cs="Times New Roman"/>
          <w:sz w:val="22"/>
          <w:szCs w:val="22"/>
          <w:rPrChange w:id="6789" w:author="Claire Kouba" w:date="2023-09-12T16:52:00Z">
            <w:rPr>
              <w:spacing w:val="-11"/>
            </w:rPr>
          </w:rPrChange>
        </w:rPr>
        <w:t xml:space="preserve"> </w:t>
      </w:r>
      <w:r w:rsidRPr="00D753AC">
        <w:rPr>
          <w:rFonts w:cs="Times New Roman"/>
          <w:sz w:val="22"/>
          <w:szCs w:val="22"/>
        </w:rPr>
        <w:t>to</w:t>
      </w:r>
      <w:r w:rsidRPr="00D753AC">
        <w:rPr>
          <w:rFonts w:cs="Times New Roman"/>
          <w:sz w:val="22"/>
          <w:szCs w:val="22"/>
          <w:rPrChange w:id="6790" w:author="Claire Kouba" w:date="2023-09-12T16:52:00Z">
            <w:rPr>
              <w:spacing w:val="-11"/>
            </w:rPr>
          </w:rPrChange>
        </w:rPr>
        <w:t xml:space="preserve"> </w:t>
      </w:r>
      <w:r w:rsidRPr="00D753AC">
        <w:rPr>
          <w:rFonts w:cs="Times New Roman"/>
          <w:sz w:val="22"/>
          <w:szCs w:val="22"/>
        </w:rPr>
        <w:t>a</w:t>
      </w:r>
      <w:r w:rsidRPr="00D753AC">
        <w:rPr>
          <w:rFonts w:cs="Times New Roman"/>
          <w:sz w:val="22"/>
          <w:szCs w:val="22"/>
          <w:rPrChange w:id="6791" w:author="Claire Kouba" w:date="2023-09-12T16:52:00Z">
            <w:rPr>
              <w:spacing w:val="-11"/>
            </w:rPr>
          </w:rPrChange>
        </w:rPr>
        <w:t xml:space="preserve"> </w:t>
      </w:r>
      <w:r w:rsidRPr="00D753AC">
        <w:rPr>
          <w:rFonts w:cs="Times New Roman"/>
          <w:sz w:val="22"/>
          <w:szCs w:val="22"/>
        </w:rPr>
        <w:t>“spilling”</w:t>
      </w:r>
      <w:r w:rsidRPr="00D753AC">
        <w:rPr>
          <w:rFonts w:cs="Times New Roman"/>
          <w:spacing w:val="13"/>
          <w:sz w:val="22"/>
          <w:szCs w:val="22"/>
          <w:rPrChange w:id="6792" w:author="Claire Kouba" w:date="2023-09-12T16:52:00Z">
            <w:rPr>
              <w:w w:val="99"/>
            </w:rPr>
          </w:rPrChange>
        </w:rPr>
        <w:t xml:space="preserve"> </w:t>
      </w:r>
      <w:r w:rsidRPr="00D753AC">
        <w:rPr>
          <w:rFonts w:cs="Times New Roman"/>
          <w:sz w:val="22"/>
          <w:szCs w:val="22"/>
        </w:rPr>
        <w:t>condition</w:t>
      </w:r>
      <w:r w:rsidRPr="00D753AC">
        <w:rPr>
          <w:rFonts w:cs="Times New Roman"/>
          <w:w w:val="99"/>
          <w:sz w:val="22"/>
          <w:szCs w:val="22"/>
          <w:rPrChange w:id="6793" w:author="Claire Kouba" w:date="2023-09-12T16:52:00Z">
            <w:rPr/>
          </w:rPrChange>
        </w:rPr>
        <w:t xml:space="preserve"> </w:t>
      </w:r>
      <w:r w:rsidRPr="00D753AC">
        <w:rPr>
          <w:rFonts w:cs="Times New Roman"/>
          <w:sz w:val="22"/>
          <w:szCs w:val="22"/>
        </w:rPr>
        <w:t xml:space="preserve">that responds quickly to precipitation events, referred to as </w:t>
      </w:r>
      <w:r w:rsidRPr="00D753AC">
        <w:rPr>
          <w:rFonts w:eastAsia="Arial" w:cs="Times New Roman"/>
          <w:i/>
          <w:sz w:val="22"/>
          <w:szCs w:val="22"/>
        </w:rPr>
        <w:t>P</w:t>
      </w:r>
      <w:r w:rsidRPr="00D753AC">
        <w:rPr>
          <w:rFonts w:eastAsia="Arial" w:cs="Times New Roman"/>
          <w:i/>
          <w:position w:val="-2"/>
          <w:sz w:val="22"/>
          <w:szCs w:val="22"/>
        </w:rPr>
        <w:t>spill</w:t>
      </w:r>
      <w:r w:rsidRPr="00D753AC">
        <w:rPr>
          <w:rFonts w:cs="Times New Roman"/>
          <w:sz w:val="22"/>
          <w:szCs w:val="22"/>
        </w:rPr>
        <w:t>. Both indices can be calculated at the end of</w:t>
      </w:r>
      <w:r w:rsidRPr="00D753AC">
        <w:rPr>
          <w:rFonts w:cs="Times New Roman"/>
          <w:sz w:val="22"/>
          <w:szCs w:val="22"/>
          <w:rPrChange w:id="6794" w:author="Claire Kouba" w:date="2023-09-12T16:52:00Z">
            <w:rPr>
              <w:spacing w:val="6"/>
            </w:rPr>
          </w:rPrChange>
        </w:rPr>
        <w:t xml:space="preserve"> </w:t>
      </w:r>
      <w:r w:rsidRPr="00D753AC">
        <w:rPr>
          <w:rFonts w:cs="Times New Roman"/>
          <w:sz w:val="22"/>
          <w:szCs w:val="22"/>
        </w:rPr>
        <w:t>April to</w:t>
      </w:r>
      <w:r w:rsidRPr="00D753AC">
        <w:rPr>
          <w:rFonts w:cs="Times New Roman"/>
          <w:spacing w:val="-10"/>
          <w:sz w:val="22"/>
          <w:szCs w:val="22"/>
          <w:rPrChange w:id="6795" w:author="Claire Kouba" w:date="2023-09-12T16:52:00Z">
            <w:rPr/>
          </w:rPrChange>
        </w:rPr>
        <w:t xml:space="preserve"> </w:t>
      </w:r>
      <w:r w:rsidRPr="00D753AC">
        <w:rPr>
          <w:rFonts w:cs="Times New Roman"/>
          <w:sz w:val="22"/>
          <w:szCs w:val="22"/>
        </w:rPr>
        <w:t>support</w:t>
      </w:r>
      <w:r w:rsidRPr="00D753AC">
        <w:rPr>
          <w:rFonts w:cs="Times New Roman"/>
          <w:w w:val="99"/>
          <w:sz w:val="22"/>
          <w:szCs w:val="22"/>
          <w:rPrChange w:id="6796" w:author="Claire Kouba" w:date="2023-09-12T16:52:00Z">
            <w:rPr/>
          </w:rPrChange>
        </w:rPr>
        <w:t xml:space="preserve"> </w:t>
      </w:r>
      <w:r w:rsidRPr="00D753AC">
        <w:rPr>
          <w:rFonts w:cs="Times New Roman"/>
          <w:sz w:val="22"/>
          <w:szCs w:val="22"/>
        </w:rPr>
        <w:t>near-term (seasonal) adaptive management regarding the growing season or the fall, similar to the SVI and SJI</w:t>
      </w:r>
      <w:r w:rsidRPr="00D753AC">
        <w:rPr>
          <w:rFonts w:cs="Times New Roman"/>
          <w:sz w:val="22"/>
          <w:szCs w:val="22"/>
          <w:rPrChange w:id="6797" w:author="Claire Kouba" w:date="2023-09-12T16:52:00Z">
            <w:rPr>
              <w:spacing w:val="38"/>
            </w:rPr>
          </w:rPrChange>
        </w:rPr>
        <w:t xml:space="preserve"> </w:t>
      </w:r>
      <w:r w:rsidRPr="00D753AC">
        <w:rPr>
          <w:rFonts w:cs="Times New Roman"/>
          <w:sz w:val="22"/>
          <w:szCs w:val="22"/>
        </w:rPr>
        <w:t>in</w:t>
      </w:r>
      <w:r w:rsidRPr="00D753AC">
        <w:rPr>
          <w:rFonts w:cs="Times New Roman"/>
          <w:spacing w:val="6"/>
          <w:sz w:val="22"/>
          <w:szCs w:val="22"/>
          <w:rPrChange w:id="6798" w:author="Claire Kouba" w:date="2023-09-12T16:52:00Z">
            <w:rPr>
              <w:w w:val="99"/>
            </w:rPr>
          </w:rPrChange>
        </w:rPr>
        <w:t xml:space="preserve"> </w:t>
      </w:r>
      <w:r w:rsidRPr="00D753AC">
        <w:rPr>
          <w:rFonts w:cs="Times New Roman"/>
          <w:sz w:val="22"/>
          <w:szCs w:val="22"/>
        </w:rPr>
        <w:t>California’s</w:t>
      </w:r>
      <w:r w:rsidRPr="00D753AC">
        <w:rPr>
          <w:rFonts w:cs="Times New Roman"/>
          <w:w w:val="99"/>
          <w:sz w:val="22"/>
          <w:szCs w:val="22"/>
          <w:rPrChange w:id="6799" w:author="Claire Kouba" w:date="2023-09-12T16:52:00Z">
            <w:rPr/>
          </w:rPrChange>
        </w:rPr>
        <w:t xml:space="preserve"> </w:t>
      </w:r>
      <w:r w:rsidRPr="00D753AC">
        <w:rPr>
          <w:rFonts w:cs="Times New Roman"/>
          <w:sz w:val="22"/>
          <w:szCs w:val="22"/>
        </w:rPr>
        <w:t>Central</w:t>
      </w:r>
      <w:r w:rsidRPr="00D753AC">
        <w:rPr>
          <w:rFonts w:cs="Times New Roman"/>
          <w:spacing w:val="-12"/>
          <w:sz w:val="22"/>
          <w:szCs w:val="22"/>
          <w:rPrChange w:id="6800" w:author="Claire Kouba" w:date="2023-09-12T16:52:00Z">
            <w:rPr/>
          </w:rPrChange>
        </w:rPr>
        <w:t xml:space="preserve"> </w:t>
      </w:r>
      <w:r w:rsidRPr="00D753AC">
        <w:rPr>
          <w:rFonts w:cs="Times New Roman"/>
          <w:spacing w:val="-5"/>
          <w:sz w:val="22"/>
          <w:szCs w:val="22"/>
          <w:rPrChange w:id="6801" w:author="Claire Kouba" w:date="2023-09-12T16:52:00Z">
            <w:rPr>
              <w:spacing w:val="-4"/>
            </w:rPr>
          </w:rPrChange>
        </w:rPr>
        <w:t>Valley</w:t>
      </w:r>
      <w:del w:id="6802" w:author="Claire Kouba" w:date="2023-09-12T16:52:00Z">
        <w:r w:rsidR="00505335" w:rsidRPr="00D753AC">
          <w:rPr>
            <w:rFonts w:cs="Times New Roman"/>
            <w:spacing w:val="-4"/>
            <w:sz w:val="22"/>
            <w:szCs w:val="22"/>
          </w:rPr>
          <w:delText>.</w:delText>
        </w:r>
      </w:del>
      <w:ins w:id="6803" w:author="Claire Kouba" w:date="2023-09-12T16:52:00Z">
        <w:r w:rsidRPr="00D753AC">
          <w:rPr>
            <w:rFonts w:cs="Times New Roman"/>
            <w:spacing w:val="-12"/>
            <w:sz w:val="22"/>
            <w:szCs w:val="22"/>
          </w:rPr>
          <w:t xml:space="preserve"> </w:t>
        </w:r>
        <w:r w:rsidRPr="00D753AC">
          <w:rPr>
            <w:rFonts w:cs="Times New Roman"/>
            <w:sz w:val="22"/>
            <w:szCs w:val="22"/>
          </w:rPr>
          <w:t>and</w:t>
        </w:r>
        <w:r w:rsidRPr="00D753AC">
          <w:rPr>
            <w:rFonts w:cs="Times New Roman"/>
            <w:spacing w:val="-12"/>
            <w:sz w:val="22"/>
            <w:szCs w:val="22"/>
          </w:rPr>
          <w:t xml:space="preserve"> </w:t>
        </w:r>
        <w:r w:rsidRPr="00D753AC">
          <w:rPr>
            <w:rFonts w:cs="Times New Roman"/>
            <w:sz w:val="22"/>
            <w:szCs w:val="22"/>
          </w:rPr>
          <w:t>other</w:t>
        </w:r>
        <w:r w:rsidRPr="00D753AC">
          <w:rPr>
            <w:rFonts w:cs="Times New Roman"/>
            <w:spacing w:val="-12"/>
            <w:sz w:val="22"/>
            <w:szCs w:val="22"/>
          </w:rPr>
          <w:t xml:space="preserve"> </w:t>
        </w:r>
        <w:r w:rsidRPr="00D753AC">
          <w:rPr>
            <w:rFonts w:cs="Times New Roman"/>
            <w:sz w:val="22"/>
            <w:szCs w:val="22"/>
          </w:rPr>
          <w:t>indices</w:t>
        </w:r>
        <w:r w:rsidRPr="00D753AC">
          <w:rPr>
            <w:rFonts w:cs="Times New Roman"/>
            <w:spacing w:val="-12"/>
            <w:sz w:val="22"/>
            <w:szCs w:val="22"/>
          </w:rPr>
          <w:t xml:space="preserve"> </w:t>
        </w:r>
        <w:r w:rsidRPr="00D753AC">
          <w:rPr>
            <w:rFonts w:cs="Times New Roman"/>
            <w:sz w:val="22"/>
            <w:szCs w:val="22"/>
          </w:rPr>
          <w:t>used</w:t>
        </w:r>
        <w:r w:rsidRPr="00D753AC">
          <w:rPr>
            <w:rFonts w:cs="Times New Roman"/>
            <w:spacing w:val="-12"/>
            <w:sz w:val="22"/>
            <w:szCs w:val="22"/>
          </w:rPr>
          <w:t xml:space="preserve"> </w:t>
        </w:r>
        <w:r w:rsidRPr="00D753AC">
          <w:rPr>
            <w:rFonts w:cs="Times New Roman"/>
            <w:sz w:val="22"/>
            <w:szCs w:val="22"/>
          </w:rPr>
          <w:t>throughout</w:t>
        </w:r>
        <w:r w:rsidRPr="00D753AC">
          <w:rPr>
            <w:rFonts w:cs="Times New Roman"/>
            <w:spacing w:val="-12"/>
            <w:sz w:val="22"/>
            <w:szCs w:val="22"/>
          </w:rPr>
          <w:t xml:space="preserve"> </w:t>
        </w:r>
        <w:r w:rsidRPr="00D753AC">
          <w:rPr>
            <w:rFonts w:cs="Times New Roman"/>
            <w:sz w:val="22"/>
            <w:szCs w:val="22"/>
          </w:rPr>
          <w:t>the</w:t>
        </w:r>
        <w:r w:rsidRPr="00D753AC">
          <w:rPr>
            <w:rFonts w:cs="Times New Roman"/>
            <w:spacing w:val="-12"/>
            <w:sz w:val="22"/>
            <w:szCs w:val="22"/>
          </w:rPr>
          <w:t xml:space="preserve"> </w:t>
        </w:r>
        <w:r w:rsidRPr="00D753AC">
          <w:rPr>
            <w:rFonts w:cs="Times New Roman"/>
            <w:sz w:val="22"/>
            <w:szCs w:val="22"/>
          </w:rPr>
          <w:t>western</w:t>
        </w:r>
        <w:r w:rsidRPr="00D753AC">
          <w:rPr>
            <w:rFonts w:cs="Times New Roman"/>
            <w:spacing w:val="-12"/>
            <w:sz w:val="22"/>
            <w:szCs w:val="22"/>
          </w:rPr>
          <w:t xml:space="preserve"> </w:t>
        </w:r>
        <w:r w:rsidRPr="00D753AC">
          <w:rPr>
            <w:rFonts w:cs="Times New Roman"/>
            <w:sz w:val="22"/>
            <w:szCs w:val="22"/>
          </w:rPr>
          <w:t>United</w:t>
        </w:r>
        <w:r w:rsidRPr="00D753AC">
          <w:rPr>
            <w:rFonts w:cs="Times New Roman"/>
            <w:spacing w:val="-12"/>
            <w:sz w:val="22"/>
            <w:szCs w:val="22"/>
          </w:rPr>
          <w:t xml:space="preserve"> </w:t>
        </w:r>
        <w:r w:rsidRPr="00D753AC">
          <w:rPr>
            <w:rFonts w:cs="Times New Roman"/>
            <w:sz w:val="22"/>
            <w:szCs w:val="22"/>
          </w:rPr>
          <w:t>States.</w:t>
        </w:r>
      </w:ins>
      <w:r w:rsidRPr="00D753AC">
        <w:rPr>
          <w:rFonts w:cs="Times New Roman"/>
          <w:spacing w:val="-12"/>
          <w:sz w:val="22"/>
          <w:szCs w:val="22"/>
          <w:rPrChange w:id="6804" w:author="Claire Kouba" w:date="2023-09-12T16:52:00Z">
            <w:rPr>
              <w:spacing w:val="-4"/>
            </w:rPr>
          </w:rPrChange>
        </w:rPr>
        <w:t xml:space="preserve"> </w:t>
      </w:r>
      <w:r w:rsidRPr="00D753AC">
        <w:rPr>
          <w:rFonts w:cs="Times New Roman"/>
          <w:spacing w:val="-3"/>
          <w:sz w:val="22"/>
          <w:szCs w:val="22"/>
          <w:rPrChange w:id="6805" w:author="Claire Kouba" w:date="2023-09-12T16:52:00Z">
            <w:rPr/>
          </w:rPrChange>
        </w:rPr>
        <w:t>However,</w:t>
      </w:r>
      <w:r w:rsidRPr="00D753AC">
        <w:rPr>
          <w:rFonts w:cs="Times New Roman"/>
          <w:spacing w:val="-12"/>
          <w:sz w:val="22"/>
          <w:szCs w:val="22"/>
          <w:rPrChange w:id="6806" w:author="Claire Kouba" w:date="2023-09-12T16:52:00Z">
            <w:rPr/>
          </w:rPrChange>
        </w:rPr>
        <w:t xml:space="preserve"> </w:t>
      </w:r>
      <w:r w:rsidRPr="00D753AC">
        <w:rPr>
          <w:rFonts w:cs="Times New Roman"/>
          <w:sz w:val="22"/>
          <w:szCs w:val="22"/>
        </w:rPr>
        <w:t>climate</w:t>
      </w:r>
      <w:r w:rsidRPr="00D753AC">
        <w:rPr>
          <w:rFonts w:cs="Times New Roman"/>
          <w:spacing w:val="-12"/>
          <w:sz w:val="22"/>
          <w:szCs w:val="22"/>
          <w:rPrChange w:id="6807" w:author="Claire Kouba" w:date="2023-09-12T16:52:00Z">
            <w:rPr/>
          </w:rPrChange>
        </w:rPr>
        <w:t xml:space="preserve"> </w:t>
      </w:r>
      <w:r w:rsidRPr="00D753AC">
        <w:rPr>
          <w:rFonts w:cs="Times New Roman"/>
          <w:sz w:val="22"/>
          <w:szCs w:val="22"/>
        </w:rPr>
        <w:t>change</w:t>
      </w:r>
      <w:r w:rsidRPr="00D753AC">
        <w:rPr>
          <w:rFonts w:cs="Times New Roman"/>
          <w:spacing w:val="-12"/>
          <w:sz w:val="22"/>
          <w:szCs w:val="22"/>
          <w:rPrChange w:id="6808" w:author="Claire Kouba" w:date="2023-09-12T16:52:00Z">
            <w:rPr/>
          </w:rPrChange>
        </w:rPr>
        <w:t xml:space="preserve"> </w:t>
      </w:r>
      <w:r w:rsidRPr="00D753AC">
        <w:rPr>
          <w:rFonts w:cs="Times New Roman"/>
          <w:sz w:val="22"/>
          <w:szCs w:val="22"/>
        </w:rPr>
        <w:t>may</w:t>
      </w:r>
      <w:r w:rsidRPr="00D753AC">
        <w:rPr>
          <w:rFonts w:cs="Times New Roman"/>
          <w:spacing w:val="-12"/>
          <w:sz w:val="22"/>
          <w:szCs w:val="22"/>
          <w:rPrChange w:id="6809" w:author="Claire Kouba" w:date="2023-09-12T16:52:00Z">
            <w:rPr/>
          </w:rPrChange>
        </w:rPr>
        <w:t xml:space="preserve"> </w:t>
      </w:r>
      <w:r w:rsidRPr="00D753AC">
        <w:rPr>
          <w:rFonts w:cs="Times New Roman"/>
          <w:sz w:val="22"/>
          <w:szCs w:val="22"/>
        </w:rPr>
        <w:t>reduce</w:t>
      </w:r>
      <w:r w:rsidRPr="00D753AC">
        <w:rPr>
          <w:rFonts w:cs="Times New Roman"/>
          <w:spacing w:val="-12"/>
          <w:sz w:val="22"/>
          <w:szCs w:val="22"/>
          <w:rPrChange w:id="6810" w:author="Claire Kouba" w:date="2023-09-12T16:52:00Z">
            <w:rPr/>
          </w:rPrChange>
        </w:rPr>
        <w:t xml:space="preserve"> </w:t>
      </w:r>
      <w:r w:rsidRPr="00D753AC">
        <w:rPr>
          <w:rFonts w:cs="Times New Roman"/>
          <w:sz w:val="22"/>
          <w:szCs w:val="22"/>
        </w:rPr>
        <w:t>the</w:t>
      </w:r>
      <w:r w:rsidRPr="00D753AC">
        <w:rPr>
          <w:rFonts w:cs="Times New Roman"/>
          <w:spacing w:val="-12"/>
          <w:sz w:val="22"/>
          <w:szCs w:val="22"/>
          <w:rPrChange w:id="6811" w:author="Claire Kouba" w:date="2023-09-12T16:52:00Z">
            <w:rPr/>
          </w:rPrChange>
        </w:rPr>
        <w:t xml:space="preserve"> </w:t>
      </w:r>
      <w:r w:rsidRPr="00D753AC">
        <w:rPr>
          <w:rFonts w:cs="Times New Roman"/>
          <w:sz w:val="22"/>
          <w:szCs w:val="22"/>
        </w:rPr>
        <w:t>predictive</w:t>
      </w:r>
      <w:r w:rsidRPr="00D753AC">
        <w:rPr>
          <w:rFonts w:cs="Times New Roman"/>
          <w:w w:val="99"/>
          <w:sz w:val="22"/>
          <w:szCs w:val="22"/>
          <w:rPrChange w:id="6812" w:author="Claire Kouba" w:date="2023-09-12T16:52:00Z">
            <w:rPr/>
          </w:rPrChange>
        </w:rPr>
        <w:t xml:space="preserve"> </w:t>
      </w:r>
      <w:r w:rsidRPr="00D753AC">
        <w:rPr>
          <w:rFonts w:cs="Times New Roman"/>
          <w:sz w:val="22"/>
          <w:szCs w:val="22"/>
        </w:rPr>
        <w:t>accuracy</w:t>
      </w:r>
      <w:r w:rsidRPr="00D753AC">
        <w:rPr>
          <w:rFonts w:cs="Times New Roman"/>
          <w:spacing w:val="-4"/>
          <w:sz w:val="22"/>
          <w:szCs w:val="22"/>
          <w:rPrChange w:id="6813" w:author="Claire Kouba" w:date="2023-09-12T16:52:00Z">
            <w:rPr/>
          </w:rPrChange>
        </w:rPr>
        <w:t xml:space="preserve"> </w:t>
      </w:r>
      <w:r w:rsidRPr="00D753AC">
        <w:rPr>
          <w:rFonts w:cs="Times New Roman"/>
          <w:sz w:val="22"/>
          <w:szCs w:val="22"/>
        </w:rPr>
        <w:t>of</w:t>
      </w:r>
      <w:r w:rsidRPr="00D753AC">
        <w:rPr>
          <w:rFonts w:cs="Times New Roman"/>
          <w:spacing w:val="-4"/>
          <w:sz w:val="22"/>
          <w:szCs w:val="22"/>
          <w:rPrChange w:id="6814" w:author="Claire Kouba" w:date="2023-09-12T16:52:00Z">
            <w:rPr/>
          </w:rPrChange>
        </w:rPr>
        <w:t xml:space="preserve"> </w:t>
      </w:r>
      <w:r w:rsidRPr="00D753AC">
        <w:rPr>
          <w:rFonts w:cs="Times New Roman"/>
          <w:sz w:val="22"/>
          <w:szCs w:val="22"/>
        </w:rPr>
        <w:t>indices</w:t>
      </w:r>
      <w:r w:rsidRPr="00D753AC">
        <w:rPr>
          <w:rFonts w:cs="Times New Roman"/>
          <w:spacing w:val="-4"/>
          <w:sz w:val="22"/>
          <w:szCs w:val="22"/>
          <w:rPrChange w:id="6815" w:author="Claire Kouba" w:date="2023-09-12T16:52:00Z">
            <w:rPr/>
          </w:rPrChange>
        </w:rPr>
        <w:t xml:space="preserve"> </w:t>
      </w:r>
      <w:r w:rsidRPr="00D753AC">
        <w:rPr>
          <w:rFonts w:cs="Times New Roman"/>
          <w:sz w:val="22"/>
          <w:szCs w:val="22"/>
        </w:rPr>
        <w:t>based</w:t>
      </w:r>
      <w:r w:rsidRPr="00D753AC">
        <w:rPr>
          <w:rFonts w:cs="Times New Roman"/>
          <w:spacing w:val="-4"/>
          <w:sz w:val="22"/>
          <w:szCs w:val="22"/>
          <w:rPrChange w:id="6816" w:author="Claire Kouba" w:date="2023-09-12T16:52:00Z">
            <w:rPr/>
          </w:rPrChange>
        </w:rPr>
        <w:t xml:space="preserve"> </w:t>
      </w:r>
      <w:r w:rsidRPr="00D753AC">
        <w:rPr>
          <w:rFonts w:cs="Times New Roman"/>
          <w:sz w:val="22"/>
          <w:szCs w:val="22"/>
        </w:rPr>
        <w:t>on</w:t>
      </w:r>
      <w:r w:rsidRPr="00D753AC">
        <w:rPr>
          <w:rFonts w:cs="Times New Roman"/>
          <w:spacing w:val="-4"/>
          <w:sz w:val="22"/>
          <w:szCs w:val="22"/>
          <w:rPrChange w:id="6817" w:author="Claire Kouba" w:date="2023-09-12T16:52:00Z">
            <w:rPr/>
          </w:rPrChange>
        </w:rPr>
        <w:t xml:space="preserve"> </w:t>
      </w:r>
      <w:r w:rsidRPr="00D753AC">
        <w:rPr>
          <w:rFonts w:cs="Times New Roman"/>
          <w:sz w:val="22"/>
          <w:szCs w:val="22"/>
        </w:rPr>
        <w:t>long-term</w:t>
      </w:r>
      <w:r w:rsidRPr="00D753AC">
        <w:rPr>
          <w:rFonts w:cs="Times New Roman"/>
          <w:spacing w:val="-4"/>
          <w:sz w:val="22"/>
          <w:szCs w:val="22"/>
          <w:rPrChange w:id="6818" w:author="Claire Kouba" w:date="2023-09-12T16:52:00Z">
            <w:rPr>
              <w:spacing w:val="3"/>
            </w:rPr>
          </w:rPrChange>
        </w:rPr>
        <w:t xml:space="preserve"> </w:t>
      </w:r>
      <w:r w:rsidRPr="00D753AC">
        <w:rPr>
          <w:rFonts w:cs="Times New Roman"/>
          <w:sz w:val="22"/>
          <w:szCs w:val="22"/>
        </w:rPr>
        <w:t>data</w:t>
      </w:r>
      <w:r w:rsidRPr="00D753AC">
        <w:rPr>
          <w:rFonts w:cs="Times New Roman"/>
          <w:spacing w:val="-4"/>
          <w:sz w:val="22"/>
          <w:szCs w:val="22"/>
          <w:rPrChange w:id="6819" w:author="Claire Kouba" w:date="2023-09-12T16:52:00Z">
            <w:rPr>
              <w:w w:val="99"/>
            </w:rPr>
          </w:rPrChange>
        </w:rPr>
        <w:t xml:space="preserve"> </w:t>
      </w:r>
      <w:r w:rsidRPr="00D753AC">
        <w:rPr>
          <w:rFonts w:cs="Times New Roman"/>
          <w:sz w:val="22"/>
          <w:szCs w:val="22"/>
        </w:rPr>
        <w:t>records,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updates</w:t>
      </w:r>
      <w:r w:rsidRPr="00D753AC">
        <w:rPr>
          <w:rFonts w:cs="Times New Roman"/>
          <w:spacing w:val="-4"/>
          <w:sz w:val="22"/>
          <w:szCs w:val="22"/>
        </w:rPr>
        <w:t xml:space="preserve"> </w:t>
      </w:r>
      <w:r w:rsidRPr="00D753AC">
        <w:rPr>
          <w:rFonts w:cs="Times New Roman"/>
          <w:sz w:val="22"/>
          <w:szCs w:val="22"/>
        </w:rPr>
        <w:t>based</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smaller</w:t>
      </w:r>
      <w:r w:rsidRPr="00D753AC">
        <w:rPr>
          <w:rFonts w:cs="Times New Roman"/>
          <w:spacing w:val="-4"/>
          <w:sz w:val="22"/>
          <w:szCs w:val="22"/>
        </w:rPr>
        <w:t xml:space="preserve"> </w:t>
      </w:r>
      <w:r w:rsidRPr="00D753AC">
        <w:rPr>
          <w:rFonts w:cs="Times New Roman"/>
          <w:sz w:val="22"/>
          <w:szCs w:val="22"/>
        </w:rPr>
        <w:t>numbers</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more</w:t>
      </w:r>
      <w:r w:rsidRPr="00D753AC">
        <w:rPr>
          <w:rFonts w:cs="Times New Roman"/>
          <w:spacing w:val="-4"/>
          <w:sz w:val="22"/>
          <w:szCs w:val="22"/>
        </w:rPr>
        <w:t xml:space="preserve"> </w:t>
      </w:r>
      <w:r w:rsidRPr="00D753AC">
        <w:rPr>
          <w:rFonts w:cs="Times New Roman"/>
          <w:sz w:val="22"/>
          <w:szCs w:val="22"/>
        </w:rPr>
        <w:t>recent</w:t>
      </w:r>
      <w:r w:rsidRPr="00D753AC">
        <w:rPr>
          <w:rFonts w:cs="Times New Roman"/>
          <w:spacing w:val="-4"/>
          <w:sz w:val="22"/>
          <w:szCs w:val="22"/>
        </w:rPr>
        <w:t xml:space="preserve"> </w:t>
      </w:r>
      <w:r w:rsidRPr="00D753AC">
        <w:rPr>
          <w:rFonts w:cs="Times New Roman"/>
          <w:sz w:val="22"/>
          <w:szCs w:val="22"/>
        </w:rPr>
        <w:t>water</w:t>
      </w:r>
      <w:r w:rsidRPr="00D753AC">
        <w:rPr>
          <w:rFonts w:cs="Times New Roman"/>
          <w:spacing w:val="-4"/>
          <w:sz w:val="22"/>
          <w:szCs w:val="22"/>
        </w:rPr>
        <w:t xml:space="preserve"> </w:t>
      </w:r>
      <w:r w:rsidRPr="00D753AC">
        <w:rPr>
          <w:rFonts w:cs="Times New Roman"/>
          <w:sz w:val="22"/>
          <w:szCs w:val="22"/>
        </w:rPr>
        <w:t>years</w:t>
      </w:r>
      <w:r w:rsidRPr="00D753AC">
        <w:rPr>
          <w:rFonts w:cs="Times New Roman"/>
          <w:spacing w:val="-4"/>
          <w:sz w:val="22"/>
          <w:szCs w:val="22"/>
        </w:rPr>
        <w:t xml:space="preserve"> </w:t>
      </w:r>
      <w:r w:rsidRPr="00D753AC">
        <w:rPr>
          <w:rFonts w:cs="Times New Roman"/>
          <w:sz w:val="22"/>
          <w:szCs w:val="22"/>
        </w:rPr>
        <w:t>should</w:t>
      </w:r>
      <w:r w:rsidRPr="00D753AC">
        <w:rPr>
          <w:rFonts w:cs="Times New Roman"/>
          <w:w w:val="99"/>
          <w:sz w:val="22"/>
          <w:szCs w:val="22"/>
          <w:rPrChange w:id="6820" w:author="Claire Kouba" w:date="2023-09-12T16:52:00Z">
            <w:rPr>
              <w:spacing w:val="-4"/>
            </w:rPr>
          </w:rPrChange>
        </w:rPr>
        <w:t xml:space="preserve"> </w:t>
      </w:r>
      <w:r w:rsidRPr="00D753AC">
        <w:rPr>
          <w:rFonts w:cs="Times New Roman"/>
          <w:sz w:val="22"/>
          <w:szCs w:val="22"/>
        </w:rPr>
        <w:t>be</w:t>
      </w:r>
      <w:r w:rsidRPr="00D753AC">
        <w:rPr>
          <w:rFonts w:cs="Times New Roman"/>
          <w:sz w:val="22"/>
          <w:szCs w:val="22"/>
          <w:rPrChange w:id="6821" w:author="Claire Kouba" w:date="2023-09-12T16:52:00Z">
            <w:rPr>
              <w:spacing w:val="-4"/>
            </w:rPr>
          </w:rPrChange>
        </w:rPr>
        <w:t xml:space="preserve"> </w:t>
      </w:r>
      <w:r w:rsidRPr="00D753AC">
        <w:rPr>
          <w:rFonts w:cs="Times New Roman"/>
          <w:sz w:val="22"/>
          <w:szCs w:val="22"/>
        </w:rPr>
        <w:t>considered</w:t>
      </w:r>
      <w:r w:rsidRPr="00D753AC">
        <w:rPr>
          <w:rFonts w:cs="Times New Roman"/>
          <w:spacing w:val="-23"/>
          <w:sz w:val="22"/>
          <w:szCs w:val="22"/>
          <w:rPrChange w:id="6822" w:author="Claire Kouba" w:date="2023-09-12T16:52:00Z">
            <w:rPr>
              <w:spacing w:val="-4"/>
            </w:rPr>
          </w:rPrChange>
        </w:rPr>
        <w:t xml:space="preserve"> </w:t>
      </w:r>
      <w:r w:rsidRPr="00D753AC">
        <w:rPr>
          <w:rFonts w:cs="Times New Roman"/>
          <w:sz w:val="22"/>
          <w:szCs w:val="22"/>
        </w:rPr>
        <w:t>periodically.</w:t>
      </w:r>
    </w:p>
    <w:p w:rsidR="002153D1" w:rsidRPr="00D753AC" w:rsidRDefault="002573FA">
      <w:pPr>
        <w:pStyle w:val="BodyText"/>
        <w:spacing w:before="6"/>
        <w:ind w:left="173" w:right="258" w:firstLine="209"/>
        <w:rPr>
          <w:rFonts w:cs="Times New Roman"/>
          <w:sz w:val="22"/>
          <w:szCs w:val="22"/>
        </w:rPr>
        <w:pPrChange w:id="6823" w:author="Claire Kouba" w:date="2023-09-12T16:52:00Z">
          <w:pPr>
            <w:pStyle w:val="BodyText"/>
            <w:spacing w:line="345" w:lineRule="auto"/>
            <w:ind w:left="173" w:right="101" w:firstLine="204"/>
          </w:pPr>
        </w:pPrChange>
      </w:pPr>
      <w:r w:rsidRPr="00D753AC">
        <w:rPr>
          <w:rFonts w:cs="Times New Roman"/>
          <w:sz w:val="22"/>
          <w:szCs w:val="22"/>
        </w:rPr>
        <w:t>The</w:t>
      </w:r>
      <w:r w:rsidRPr="00D753AC">
        <w:rPr>
          <w:rFonts w:cs="Times New Roman"/>
          <w:spacing w:val="-4"/>
          <w:sz w:val="22"/>
          <w:szCs w:val="22"/>
          <w:rPrChange w:id="6824" w:author="Claire Kouba" w:date="2023-09-12T16:52:00Z">
            <w:rPr>
              <w:spacing w:val="-5"/>
            </w:rPr>
          </w:rPrChange>
        </w:rPr>
        <w:t xml:space="preserve"> </w:t>
      </w:r>
      <w:r w:rsidRPr="00D753AC">
        <w:rPr>
          <w:rFonts w:cs="Times New Roman"/>
          <w:sz w:val="22"/>
          <w:szCs w:val="22"/>
        </w:rPr>
        <w:t>management</w:t>
      </w:r>
      <w:r w:rsidRPr="00D753AC">
        <w:rPr>
          <w:rFonts w:cs="Times New Roman"/>
          <w:spacing w:val="-4"/>
          <w:sz w:val="22"/>
          <w:szCs w:val="22"/>
          <w:rPrChange w:id="6825" w:author="Claire Kouba" w:date="2023-09-12T16:52:00Z">
            <w:rPr>
              <w:spacing w:val="-5"/>
            </w:rPr>
          </w:rPrChange>
        </w:rPr>
        <w:t xml:space="preserve"> </w:t>
      </w:r>
      <w:r w:rsidRPr="00D753AC">
        <w:rPr>
          <w:rFonts w:cs="Times New Roman"/>
          <w:sz w:val="22"/>
          <w:szCs w:val="22"/>
        </w:rPr>
        <w:t>choices</w:t>
      </w:r>
      <w:r w:rsidRPr="00D753AC">
        <w:rPr>
          <w:rFonts w:cs="Times New Roman"/>
          <w:spacing w:val="-4"/>
          <w:sz w:val="22"/>
          <w:szCs w:val="22"/>
          <w:rPrChange w:id="6826" w:author="Claire Kouba" w:date="2023-09-12T16:52:00Z">
            <w:rPr>
              <w:spacing w:val="-5"/>
            </w:rPr>
          </w:rPrChange>
        </w:rPr>
        <w:t xml:space="preserve"> </w:t>
      </w:r>
      <w:r w:rsidRPr="00D753AC">
        <w:rPr>
          <w:rFonts w:cs="Times New Roman"/>
          <w:sz w:val="22"/>
          <w:szCs w:val="22"/>
        </w:rPr>
        <w:t>facing</w:t>
      </w:r>
      <w:r w:rsidRPr="00D753AC">
        <w:rPr>
          <w:rFonts w:cs="Times New Roman"/>
          <w:spacing w:val="-4"/>
          <w:sz w:val="22"/>
          <w:szCs w:val="22"/>
          <w:rPrChange w:id="6827" w:author="Claire Kouba" w:date="2023-09-12T16:52:00Z">
            <w:rPr>
              <w:spacing w:val="-5"/>
            </w:rPr>
          </w:rPrChange>
        </w:rPr>
        <w:t xml:space="preserve"> </w:t>
      </w:r>
      <w:r w:rsidRPr="00D753AC">
        <w:rPr>
          <w:rFonts w:cs="Times New Roman"/>
          <w:sz w:val="22"/>
          <w:szCs w:val="22"/>
        </w:rPr>
        <w:t>local</w:t>
      </w:r>
      <w:r w:rsidRPr="00D753AC">
        <w:rPr>
          <w:rFonts w:cs="Times New Roman"/>
          <w:spacing w:val="-4"/>
          <w:sz w:val="22"/>
          <w:szCs w:val="22"/>
          <w:rPrChange w:id="6828" w:author="Claire Kouba" w:date="2023-09-12T16:52:00Z">
            <w:rPr>
              <w:spacing w:val="-5"/>
            </w:rPr>
          </w:rPrChange>
        </w:rPr>
        <w:t xml:space="preserve"> </w:t>
      </w:r>
      <w:r w:rsidRPr="00D753AC">
        <w:rPr>
          <w:rFonts w:cs="Times New Roman"/>
          <w:sz w:val="22"/>
          <w:szCs w:val="22"/>
        </w:rPr>
        <w:t>managers</w:t>
      </w:r>
      <w:r w:rsidRPr="00D753AC">
        <w:rPr>
          <w:rFonts w:cs="Times New Roman"/>
          <w:spacing w:val="-4"/>
          <w:sz w:val="22"/>
          <w:szCs w:val="22"/>
          <w:rPrChange w:id="6829" w:author="Claire Kouba" w:date="2023-09-12T16:52:00Z">
            <w:rPr>
              <w:spacing w:val="-5"/>
            </w:rPr>
          </w:rPrChange>
        </w:rPr>
        <w:t xml:space="preserve"> </w:t>
      </w:r>
      <w:r w:rsidRPr="00D753AC">
        <w:rPr>
          <w:rFonts w:cs="Times New Roman"/>
          <w:sz w:val="22"/>
          <w:szCs w:val="22"/>
        </w:rPr>
        <w:t>in</w:t>
      </w:r>
      <w:r w:rsidRPr="00D753AC">
        <w:rPr>
          <w:rFonts w:cs="Times New Roman"/>
          <w:spacing w:val="-4"/>
          <w:sz w:val="22"/>
          <w:szCs w:val="22"/>
          <w:rPrChange w:id="6830" w:author="Claire Kouba" w:date="2023-09-12T16:52:00Z">
            <w:rPr>
              <w:spacing w:val="-5"/>
            </w:rPr>
          </w:rPrChange>
        </w:rPr>
        <w:t xml:space="preserve"> </w:t>
      </w:r>
      <w:r w:rsidRPr="00D753AC">
        <w:rPr>
          <w:rFonts w:cs="Times New Roman"/>
          <w:sz w:val="22"/>
          <w:szCs w:val="22"/>
        </w:rPr>
        <w:t>this</w:t>
      </w:r>
      <w:r w:rsidRPr="00D753AC">
        <w:rPr>
          <w:rFonts w:cs="Times New Roman"/>
          <w:spacing w:val="-4"/>
          <w:sz w:val="22"/>
          <w:szCs w:val="22"/>
          <w:rPrChange w:id="6831" w:author="Claire Kouba" w:date="2023-09-12T16:52:00Z">
            <w:rPr>
              <w:spacing w:val="-5"/>
            </w:rPr>
          </w:rPrChange>
        </w:rPr>
        <w:t xml:space="preserve"> </w:t>
      </w:r>
      <w:r w:rsidRPr="00D753AC">
        <w:rPr>
          <w:rFonts w:cs="Times New Roman"/>
          <w:sz w:val="22"/>
          <w:szCs w:val="22"/>
        </w:rPr>
        <w:t>basin</w:t>
      </w:r>
      <w:r w:rsidRPr="00D753AC">
        <w:rPr>
          <w:rFonts w:cs="Times New Roman"/>
          <w:spacing w:val="-4"/>
          <w:sz w:val="22"/>
          <w:szCs w:val="22"/>
          <w:rPrChange w:id="6832" w:author="Claire Kouba" w:date="2023-09-12T16:52:00Z">
            <w:rPr>
              <w:spacing w:val="-5"/>
            </w:rPr>
          </w:rPrChange>
        </w:rPr>
        <w:t xml:space="preserve"> </w:t>
      </w:r>
      <w:r w:rsidRPr="00D753AC">
        <w:rPr>
          <w:rFonts w:cs="Times New Roman"/>
          <w:sz w:val="22"/>
          <w:szCs w:val="22"/>
        </w:rPr>
        <w:t>are</w:t>
      </w:r>
      <w:r w:rsidRPr="00D753AC">
        <w:rPr>
          <w:rFonts w:cs="Times New Roman"/>
          <w:spacing w:val="-4"/>
          <w:sz w:val="22"/>
          <w:szCs w:val="22"/>
          <w:rPrChange w:id="6833" w:author="Claire Kouba" w:date="2023-09-12T16:52:00Z">
            <w:rPr>
              <w:spacing w:val="-5"/>
            </w:rPr>
          </w:rPrChange>
        </w:rPr>
        <w:t xml:space="preserve"> </w:t>
      </w:r>
      <w:r w:rsidRPr="00D753AC">
        <w:rPr>
          <w:rFonts w:cs="Times New Roman"/>
          <w:sz w:val="22"/>
          <w:szCs w:val="22"/>
        </w:rPr>
        <w:t>difficult</w:t>
      </w:r>
      <w:r w:rsidRPr="00D753AC">
        <w:rPr>
          <w:rFonts w:cs="Times New Roman"/>
          <w:spacing w:val="-4"/>
          <w:sz w:val="22"/>
          <w:szCs w:val="22"/>
          <w:rPrChange w:id="6834" w:author="Claire Kouba" w:date="2023-09-12T16:52:00Z">
            <w:rPr>
              <w:spacing w:val="-5"/>
            </w:rPr>
          </w:rPrChange>
        </w:rPr>
        <w:t xml:space="preserve"> </w:t>
      </w:r>
      <w:r w:rsidRPr="00D753AC">
        <w:rPr>
          <w:rFonts w:cs="Times New Roman"/>
          <w:sz w:val="22"/>
          <w:szCs w:val="22"/>
        </w:rPr>
        <w:t>to</w:t>
      </w:r>
      <w:r w:rsidRPr="00D753AC">
        <w:rPr>
          <w:rFonts w:cs="Times New Roman"/>
          <w:spacing w:val="-4"/>
          <w:sz w:val="22"/>
          <w:szCs w:val="22"/>
          <w:rPrChange w:id="6835" w:author="Claire Kouba" w:date="2023-09-12T16:52:00Z">
            <w:rPr>
              <w:spacing w:val="-5"/>
            </w:rPr>
          </w:rPrChange>
        </w:rPr>
        <w:t xml:space="preserve"> </w:t>
      </w:r>
      <w:r w:rsidRPr="00D753AC">
        <w:rPr>
          <w:rFonts w:cs="Times New Roman"/>
          <w:sz w:val="22"/>
          <w:szCs w:val="22"/>
        </w:rPr>
        <w:t>quantify</w:t>
      </w:r>
      <w:r w:rsidRPr="00D753AC">
        <w:rPr>
          <w:rFonts w:cs="Times New Roman"/>
          <w:spacing w:val="-4"/>
          <w:sz w:val="22"/>
          <w:szCs w:val="22"/>
          <w:rPrChange w:id="6836" w:author="Claire Kouba" w:date="2023-09-12T16:52:00Z">
            <w:rPr>
              <w:spacing w:val="-5"/>
            </w:rPr>
          </w:rPrChange>
        </w:rPr>
        <w:t xml:space="preserve"> </w:t>
      </w:r>
      <w:r w:rsidRPr="00D753AC">
        <w:rPr>
          <w:rFonts w:cs="Times New Roman"/>
          <w:sz w:val="22"/>
          <w:szCs w:val="22"/>
        </w:rPr>
        <w:t>and</w:t>
      </w:r>
      <w:r w:rsidRPr="00D753AC">
        <w:rPr>
          <w:rFonts w:cs="Times New Roman"/>
          <w:spacing w:val="-4"/>
          <w:sz w:val="22"/>
          <w:szCs w:val="22"/>
          <w:rPrChange w:id="6837" w:author="Claire Kouba" w:date="2023-09-12T16:52:00Z">
            <w:rPr>
              <w:spacing w:val="-5"/>
            </w:rPr>
          </w:rPrChange>
        </w:rPr>
        <w:t xml:space="preserve"> </w:t>
      </w:r>
      <w:r w:rsidRPr="00D753AC">
        <w:rPr>
          <w:rFonts w:cs="Times New Roman"/>
          <w:sz w:val="22"/>
          <w:szCs w:val="22"/>
        </w:rPr>
        <w:t>summarize,</w:t>
      </w:r>
      <w:r w:rsidRPr="00D753AC">
        <w:rPr>
          <w:rFonts w:cs="Times New Roman"/>
          <w:spacing w:val="-4"/>
          <w:sz w:val="22"/>
          <w:szCs w:val="22"/>
          <w:rPrChange w:id="6838" w:author="Claire Kouba" w:date="2023-09-12T16:52:00Z">
            <w:rPr>
              <w:spacing w:val="-5"/>
            </w:rPr>
          </w:rPrChange>
        </w:rPr>
        <w:t xml:space="preserve"> </w:t>
      </w:r>
      <w:r w:rsidRPr="00D753AC">
        <w:rPr>
          <w:rFonts w:cs="Times New Roman"/>
          <w:sz w:val="22"/>
          <w:szCs w:val="22"/>
        </w:rPr>
        <w:t>as</w:t>
      </w:r>
      <w:r w:rsidRPr="00D753AC">
        <w:rPr>
          <w:rFonts w:cs="Times New Roman"/>
          <w:spacing w:val="-4"/>
          <w:sz w:val="22"/>
          <w:szCs w:val="22"/>
          <w:rPrChange w:id="6839" w:author="Claire Kouba" w:date="2023-09-12T16:52:00Z">
            <w:rPr>
              <w:spacing w:val="-5"/>
            </w:rPr>
          </w:rPrChange>
        </w:rPr>
        <w:t xml:space="preserve"> </w:t>
      </w:r>
      <w:r w:rsidRPr="00D753AC">
        <w:rPr>
          <w:rFonts w:cs="Times New Roman"/>
          <w:sz w:val="22"/>
          <w:szCs w:val="22"/>
        </w:rPr>
        <w:t>is</w:t>
      </w:r>
      <w:r w:rsidRPr="00D753AC">
        <w:rPr>
          <w:rFonts w:cs="Times New Roman"/>
          <w:spacing w:val="-4"/>
          <w:sz w:val="22"/>
          <w:szCs w:val="22"/>
          <w:rPrChange w:id="6840" w:author="Claire Kouba" w:date="2023-09-12T16:52:00Z">
            <w:rPr>
              <w:spacing w:val="-5"/>
            </w:rPr>
          </w:rPrChange>
        </w:rPr>
        <w:t xml:space="preserve"> </w:t>
      </w:r>
      <w:r w:rsidRPr="00D753AC">
        <w:rPr>
          <w:rFonts w:cs="Times New Roman"/>
          <w:sz w:val="22"/>
          <w:szCs w:val="22"/>
        </w:rPr>
        <w:t>the</w:t>
      </w:r>
      <w:r w:rsidRPr="00D753AC">
        <w:rPr>
          <w:rFonts w:cs="Times New Roman"/>
          <w:spacing w:val="-4"/>
          <w:sz w:val="22"/>
          <w:szCs w:val="22"/>
          <w:rPrChange w:id="6841" w:author="Claire Kouba" w:date="2023-09-12T16:52:00Z">
            <w:rPr>
              <w:spacing w:val="-5"/>
            </w:rPr>
          </w:rPrChange>
        </w:rPr>
        <w:t xml:space="preserve"> </w:t>
      </w:r>
      <w:r w:rsidRPr="00D753AC">
        <w:rPr>
          <w:rFonts w:cs="Times New Roman"/>
          <w:sz w:val="22"/>
          <w:szCs w:val="22"/>
        </w:rPr>
        <w:t>case</w:t>
      </w:r>
      <w:r w:rsidRPr="00D753AC">
        <w:rPr>
          <w:rFonts w:cs="Times New Roman"/>
          <w:spacing w:val="-4"/>
          <w:sz w:val="22"/>
          <w:szCs w:val="22"/>
          <w:rPrChange w:id="6842" w:author="Claire Kouba" w:date="2023-09-12T16:52:00Z">
            <w:rPr>
              <w:spacing w:val="-5"/>
            </w:rPr>
          </w:rPrChange>
        </w:rPr>
        <w:t xml:space="preserve"> </w:t>
      </w:r>
      <w:r w:rsidRPr="00D753AC">
        <w:rPr>
          <w:rFonts w:cs="Times New Roman"/>
          <w:sz w:val="22"/>
          <w:szCs w:val="22"/>
        </w:rPr>
        <w:t>in</w:t>
      </w:r>
      <w:r w:rsidRPr="00D753AC">
        <w:rPr>
          <w:rFonts w:cs="Times New Roman"/>
          <w:spacing w:val="-4"/>
          <w:sz w:val="22"/>
          <w:szCs w:val="22"/>
          <w:rPrChange w:id="6843" w:author="Claire Kouba" w:date="2023-09-12T16:52:00Z">
            <w:rPr>
              <w:spacing w:val="-5"/>
            </w:rPr>
          </w:rPrChange>
        </w:rPr>
        <w:t xml:space="preserve"> </w:t>
      </w:r>
      <w:r w:rsidRPr="00D753AC">
        <w:rPr>
          <w:rFonts w:cs="Times New Roman"/>
          <w:sz w:val="22"/>
          <w:szCs w:val="22"/>
        </w:rPr>
        <w:t>basins</w:t>
      </w:r>
      <w:r w:rsidRPr="00D753AC">
        <w:rPr>
          <w:rFonts w:cs="Times New Roman"/>
          <w:w w:val="99"/>
          <w:sz w:val="22"/>
          <w:szCs w:val="22"/>
        </w:rPr>
        <w:t xml:space="preserve"> </w:t>
      </w:r>
      <w:r w:rsidRPr="00D753AC">
        <w:rPr>
          <w:rFonts w:cs="Times New Roman"/>
          <w:sz w:val="22"/>
          <w:szCs w:val="22"/>
        </w:rPr>
        <w:t>throughout California and arid regions globally. Locally-derived summary metrics, tailored to regional hydrologic</w:t>
      </w:r>
      <w:r w:rsidRPr="00D753AC">
        <w:rPr>
          <w:rFonts w:cs="Times New Roman"/>
          <w:spacing w:val="7"/>
          <w:sz w:val="22"/>
          <w:szCs w:val="22"/>
          <w:rPrChange w:id="6844" w:author="Claire Kouba" w:date="2023-09-12T16:52:00Z">
            <w:rPr>
              <w:spacing w:val="30"/>
            </w:rPr>
          </w:rPrChange>
        </w:rPr>
        <w:t xml:space="preserve"> </w:t>
      </w:r>
      <w:r w:rsidRPr="00D753AC">
        <w:rPr>
          <w:rFonts w:cs="Times New Roman"/>
          <w:sz w:val="22"/>
          <w:szCs w:val="22"/>
        </w:rPr>
        <w:t>dynamics,</w:t>
      </w:r>
      <w:r w:rsidRPr="00D753AC">
        <w:rPr>
          <w:rFonts w:cs="Times New Roman"/>
          <w:w w:val="99"/>
          <w:sz w:val="22"/>
          <w:szCs w:val="22"/>
        </w:rPr>
        <w:t xml:space="preserve"> </w:t>
      </w:r>
      <w:r w:rsidRPr="00D753AC">
        <w:rPr>
          <w:rFonts w:cs="Times New Roman"/>
          <w:sz w:val="22"/>
          <w:szCs w:val="22"/>
        </w:rPr>
        <w:t>have</w:t>
      </w:r>
      <w:r w:rsidRPr="00D753AC">
        <w:rPr>
          <w:rFonts w:cs="Times New Roman"/>
          <w:spacing w:val="-8"/>
          <w:sz w:val="22"/>
          <w:szCs w:val="22"/>
          <w:rPrChange w:id="6845" w:author="Claire Kouba" w:date="2023-09-12T16:52:00Z">
            <w:rPr>
              <w:spacing w:val="-6"/>
            </w:rPr>
          </w:rPrChange>
        </w:rPr>
        <w:t xml:space="preserve"> </w:t>
      </w:r>
      <w:r w:rsidRPr="00D753AC">
        <w:rPr>
          <w:rFonts w:cs="Times New Roman"/>
          <w:sz w:val="22"/>
          <w:szCs w:val="22"/>
        </w:rPr>
        <w:t>provided</w:t>
      </w:r>
      <w:r w:rsidRPr="00D753AC">
        <w:rPr>
          <w:rFonts w:cs="Times New Roman"/>
          <w:spacing w:val="-8"/>
          <w:sz w:val="22"/>
          <w:szCs w:val="22"/>
          <w:rPrChange w:id="6846" w:author="Claire Kouba" w:date="2023-09-12T16:52:00Z">
            <w:rPr>
              <w:spacing w:val="-6"/>
            </w:rPr>
          </w:rPrChange>
        </w:rPr>
        <w:t xml:space="preserve"> </w:t>
      </w:r>
      <w:r w:rsidRPr="00D753AC">
        <w:rPr>
          <w:rFonts w:cs="Times New Roman"/>
          <w:sz w:val="22"/>
          <w:szCs w:val="22"/>
        </w:rPr>
        <w:t>and</w:t>
      </w:r>
      <w:r w:rsidRPr="00D753AC">
        <w:rPr>
          <w:rFonts w:cs="Times New Roman"/>
          <w:spacing w:val="-8"/>
          <w:sz w:val="22"/>
          <w:szCs w:val="22"/>
          <w:rPrChange w:id="6847" w:author="Claire Kouba" w:date="2023-09-12T16:52:00Z">
            <w:rPr>
              <w:spacing w:val="-6"/>
            </w:rPr>
          </w:rPrChange>
        </w:rPr>
        <w:t xml:space="preserve"> </w:t>
      </w:r>
      <w:r w:rsidRPr="00D753AC">
        <w:rPr>
          <w:rFonts w:cs="Times New Roman"/>
          <w:sz w:val="22"/>
          <w:szCs w:val="22"/>
        </w:rPr>
        <w:t>will</w:t>
      </w:r>
      <w:r w:rsidRPr="00D753AC">
        <w:rPr>
          <w:rFonts w:cs="Times New Roman"/>
          <w:spacing w:val="-8"/>
          <w:sz w:val="22"/>
          <w:szCs w:val="22"/>
          <w:rPrChange w:id="6848" w:author="Claire Kouba" w:date="2023-09-12T16:52:00Z">
            <w:rPr>
              <w:spacing w:val="-6"/>
            </w:rPr>
          </w:rPrChange>
        </w:rPr>
        <w:t xml:space="preserve"> </w:t>
      </w:r>
      <w:r w:rsidRPr="00D753AC">
        <w:rPr>
          <w:rFonts w:cs="Times New Roman"/>
          <w:sz w:val="22"/>
          <w:szCs w:val="22"/>
        </w:rPr>
        <w:t>continue</w:t>
      </w:r>
      <w:r w:rsidRPr="00D753AC">
        <w:rPr>
          <w:rFonts w:cs="Times New Roman"/>
          <w:spacing w:val="-8"/>
          <w:sz w:val="22"/>
          <w:szCs w:val="22"/>
          <w:rPrChange w:id="6849" w:author="Claire Kouba" w:date="2023-09-12T16:52:00Z">
            <w:rPr>
              <w:spacing w:val="-6"/>
            </w:rPr>
          </w:rPrChange>
        </w:rPr>
        <w:t xml:space="preserve"> </w:t>
      </w:r>
      <w:r w:rsidRPr="00D753AC">
        <w:rPr>
          <w:rFonts w:cs="Times New Roman"/>
          <w:sz w:val="22"/>
          <w:szCs w:val="22"/>
        </w:rPr>
        <w:t>to</w:t>
      </w:r>
      <w:r w:rsidRPr="00D753AC">
        <w:rPr>
          <w:rFonts w:cs="Times New Roman"/>
          <w:spacing w:val="-8"/>
          <w:sz w:val="22"/>
          <w:szCs w:val="22"/>
          <w:rPrChange w:id="6850" w:author="Claire Kouba" w:date="2023-09-12T16:52:00Z">
            <w:rPr>
              <w:spacing w:val="-6"/>
            </w:rPr>
          </w:rPrChange>
        </w:rPr>
        <w:t xml:space="preserve"> </w:t>
      </w:r>
      <w:r w:rsidRPr="00D753AC">
        <w:rPr>
          <w:rFonts w:cs="Times New Roman"/>
          <w:sz w:val="22"/>
          <w:szCs w:val="22"/>
        </w:rPr>
        <w:t>provide</w:t>
      </w:r>
      <w:r w:rsidRPr="00D753AC">
        <w:rPr>
          <w:rFonts w:cs="Times New Roman"/>
          <w:spacing w:val="-8"/>
          <w:sz w:val="22"/>
          <w:szCs w:val="22"/>
          <w:rPrChange w:id="6851" w:author="Claire Kouba" w:date="2023-09-12T16:52:00Z">
            <w:rPr>
              <w:spacing w:val="-6"/>
            </w:rPr>
          </w:rPrChange>
        </w:rPr>
        <w:t xml:space="preserve"> </w:t>
      </w:r>
      <w:r w:rsidRPr="00D753AC">
        <w:rPr>
          <w:rFonts w:cs="Times New Roman"/>
          <w:sz w:val="22"/>
          <w:szCs w:val="22"/>
        </w:rPr>
        <w:t>tools</w:t>
      </w:r>
      <w:r w:rsidRPr="00D753AC">
        <w:rPr>
          <w:rFonts w:cs="Times New Roman"/>
          <w:spacing w:val="-8"/>
          <w:sz w:val="22"/>
          <w:szCs w:val="22"/>
          <w:rPrChange w:id="6852" w:author="Claire Kouba" w:date="2023-09-12T16:52:00Z">
            <w:rPr>
              <w:spacing w:val="-6"/>
            </w:rPr>
          </w:rPrChange>
        </w:rPr>
        <w:t xml:space="preserve"> </w:t>
      </w:r>
      <w:r w:rsidRPr="00D753AC">
        <w:rPr>
          <w:rFonts w:cs="Times New Roman"/>
          <w:sz w:val="22"/>
          <w:szCs w:val="22"/>
        </w:rPr>
        <w:t>for</w:t>
      </w:r>
      <w:r w:rsidRPr="00D753AC">
        <w:rPr>
          <w:rFonts w:cs="Times New Roman"/>
          <w:spacing w:val="-8"/>
          <w:sz w:val="22"/>
          <w:szCs w:val="22"/>
          <w:rPrChange w:id="6853" w:author="Claire Kouba" w:date="2023-09-12T16:52:00Z">
            <w:rPr>
              <w:spacing w:val="-6"/>
            </w:rPr>
          </w:rPrChange>
        </w:rPr>
        <w:t xml:space="preserve"> </w:t>
      </w:r>
      <w:r w:rsidRPr="00D753AC">
        <w:rPr>
          <w:rFonts w:cs="Times New Roman"/>
          <w:sz w:val="22"/>
          <w:szCs w:val="22"/>
        </w:rPr>
        <w:t>supporting</w:t>
      </w:r>
      <w:r w:rsidRPr="00D753AC">
        <w:rPr>
          <w:rFonts w:cs="Times New Roman"/>
          <w:spacing w:val="-8"/>
          <w:sz w:val="22"/>
          <w:szCs w:val="22"/>
          <w:rPrChange w:id="6854" w:author="Claire Kouba" w:date="2023-09-12T16:52:00Z">
            <w:rPr>
              <w:spacing w:val="-6"/>
            </w:rPr>
          </w:rPrChange>
        </w:rPr>
        <w:t xml:space="preserve"> </w:t>
      </w:r>
      <w:r w:rsidRPr="00D753AC">
        <w:rPr>
          <w:rFonts w:cs="Times New Roman"/>
          <w:sz w:val="22"/>
          <w:szCs w:val="22"/>
        </w:rPr>
        <w:t>those</w:t>
      </w:r>
      <w:r w:rsidRPr="00D753AC">
        <w:rPr>
          <w:rFonts w:cs="Times New Roman"/>
          <w:spacing w:val="-8"/>
          <w:sz w:val="22"/>
          <w:szCs w:val="22"/>
          <w:rPrChange w:id="6855" w:author="Claire Kouba" w:date="2023-09-12T16:52:00Z">
            <w:rPr>
              <w:spacing w:val="-6"/>
            </w:rPr>
          </w:rPrChange>
        </w:rPr>
        <w:t xml:space="preserve"> </w:t>
      </w:r>
      <w:r w:rsidRPr="00D753AC">
        <w:rPr>
          <w:rFonts w:cs="Times New Roman"/>
          <w:sz w:val="22"/>
          <w:szCs w:val="22"/>
        </w:rPr>
        <w:t>choices</w:t>
      </w:r>
      <w:r w:rsidRPr="00D753AC">
        <w:rPr>
          <w:rFonts w:cs="Times New Roman"/>
          <w:spacing w:val="-8"/>
          <w:sz w:val="22"/>
          <w:szCs w:val="22"/>
          <w:rPrChange w:id="6856" w:author="Claire Kouba" w:date="2023-09-12T16:52:00Z">
            <w:rPr>
              <w:spacing w:val="-6"/>
            </w:rPr>
          </w:rPrChange>
        </w:rPr>
        <w:t xml:space="preserve"> </w:t>
      </w:r>
      <w:r w:rsidRPr="00D753AC">
        <w:rPr>
          <w:rFonts w:cs="Times New Roman"/>
          <w:sz w:val="22"/>
          <w:szCs w:val="22"/>
        </w:rPr>
        <w:t>and</w:t>
      </w:r>
      <w:r w:rsidRPr="00D753AC">
        <w:rPr>
          <w:rFonts w:cs="Times New Roman"/>
          <w:spacing w:val="-8"/>
          <w:sz w:val="22"/>
          <w:szCs w:val="22"/>
          <w:rPrChange w:id="6857" w:author="Claire Kouba" w:date="2023-09-12T16:52:00Z">
            <w:rPr>
              <w:spacing w:val="-6"/>
            </w:rPr>
          </w:rPrChange>
        </w:rPr>
        <w:t xml:space="preserve"> </w:t>
      </w:r>
      <w:r w:rsidRPr="00D753AC">
        <w:rPr>
          <w:rFonts w:cs="Times New Roman"/>
          <w:sz w:val="22"/>
          <w:szCs w:val="22"/>
        </w:rPr>
        <w:t>communicating</w:t>
      </w:r>
      <w:r w:rsidRPr="00D753AC">
        <w:rPr>
          <w:rFonts w:cs="Times New Roman"/>
          <w:spacing w:val="-8"/>
          <w:sz w:val="22"/>
          <w:szCs w:val="22"/>
          <w:rPrChange w:id="6858" w:author="Claire Kouba" w:date="2023-09-12T16:52:00Z">
            <w:rPr>
              <w:spacing w:val="-6"/>
            </w:rPr>
          </w:rPrChange>
        </w:rPr>
        <w:t xml:space="preserve"> </w:t>
      </w:r>
      <w:r w:rsidRPr="00D753AC">
        <w:rPr>
          <w:rFonts w:cs="Times New Roman"/>
          <w:sz w:val="22"/>
          <w:szCs w:val="22"/>
        </w:rPr>
        <w:t>them</w:t>
      </w:r>
      <w:r w:rsidRPr="00D753AC">
        <w:rPr>
          <w:rFonts w:cs="Times New Roman"/>
          <w:spacing w:val="-8"/>
          <w:sz w:val="22"/>
          <w:szCs w:val="22"/>
          <w:rPrChange w:id="6859" w:author="Claire Kouba" w:date="2023-09-12T16:52:00Z">
            <w:rPr>
              <w:spacing w:val="-6"/>
            </w:rPr>
          </w:rPrChange>
        </w:rPr>
        <w:t xml:space="preserve"> </w:t>
      </w:r>
      <w:r w:rsidRPr="00D753AC">
        <w:rPr>
          <w:rFonts w:cs="Times New Roman"/>
          <w:sz w:val="22"/>
          <w:szCs w:val="22"/>
        </w:rPr>
        <w:t>to</w:t>
      </w:r>
      <w:r w:rsidRPr="00D753AC">
        <w:rPr>
          <w:rFonts w:cs="Times New Roman"/>
          <w:spacing w:val="-8"/>
          <w:sz w:val="22"/>
          <w:szCs w:val="22"/>
          <w:rPrChange w:id="6860" w:author="Claire Kouba" w:date="2023-09-12T16:52:00Z">
            <w:rPr>
              <w:spacing w:val="-6"/>
            </w:rPr>
          </w:rPrChange>
        </w:rPr>
        <w:t xml:space="preserve"> </w:t>
      </w:r>
      <w:r w:rsidRPr="00D753AC">
        <w:rPr>
          <w:rFonts w:cs="Times New Roman"/>
          <w:sz w:val="22"/>
          <w:szCs w:val="22"/>
        </w:rPr>
        <w:t>diverse</w:t>
      </w:r>
      <w:r w:rsidRPr="00D753AC">
        <w:rPr>
          <w:rFonts w:cs="Times New Roman"/>
          <w:spacing w:val="-8"/>
          <w:sz w:val="22"/>
          <w:szCs w:val="22"/>
          <w:rPrChange w:id="6861" w:author="Claire Kouba" w:date="2023-09-12T16:52:00Z">
            <w:rPr>
              <w:spacing w:val="-6"/>
            </w:rPr>
          </w:rPrChange>
        </w:rPr>
        <w:t xml:space="preserve"> </w:t>
      </w:r>
      <w:r w:rsidRPr="00D753AC">
        <w:rPr>
          <w:rFonts w:cs="Times New Roman"/>
          <w:sz w:val="22"/>
          <w:szCs w:val="22"/>
        </w:rPr>
        <w:t>stakeholders</w:t>
      </w:r>
      <w:r w:rsidRPr="00D753AC">
        <w:rPr>
          <w:rFonts w:cs="Times New Roman"/>
          <w:w w:val="99"/>
          <w:sz w:val="22"/>
          <w:szCs w:val="22"/>
        </w:rPr>
        <w:t xml:space="preserve"> </w:t>
      </w:r>
      <w:r w:rsidRPr="00D753AC">
        <w:rPr>
          <w:rFonts w:cs="Times New Roman"/>
          <w:sz w:val="22"/>
          <w:szCs w:val="22"/>
        </w:rPr>
        <w:t>and the general</w:t>
      </w:r>
      <w:r w:rsidRPr="00D753AC">
        <w:rPr>
          <w:rFonts w:cs="Times New Roman"/>
          <w:spacing w:val="-10"/>
          <w:sz w:val="22"/>
          <w:szCs w:val="22"/>
        </w:rPr>
        <w:t xml:space="preserve"> </w:t>
      </w:r>
      <w:r w:rsidRPr="00D753AC">
        <w:rPr>
          <w:rFonts w:cs="Times New Roman"/>
          <w:sz w:val="22"/>
          <w:szCs w:val="22"/>
        </w:rPr>
        <w:t>public.</w:t>
      </w:r>
    </w:p>
    <w:p w:rsidR="00A7616E" w:rsidRPr="00D753AC" w:rsidRDefault="00A7616E" w:rsidP="00D753AC">
      <w:pPr>
        <w:ind w:left="173"/>
        <w:rPr>
          <w:del w:id="6862" w:author="Claire Kouba" w:date="2023-09-12T16:52:00Z"/>
          <w:rFonts w:ascii="Times New Roman" w:eastAsia="Times New Roman" w:hAnsi="Times New Roman" w:cs="Times New Roman"/>
        </w:rPr>
      </w:pPr>
    </w:p>
    <w:p w:rsidR="002153D1" w:rsidRPr="00D753AC" w:rsidRDefault="002153D1" w:rsidP="00D753AC">
      <w:pPr>
        <w:ind w:left="173"/>
        <w:rPr>
          <w:ins w:id="6863" w:author="Claire Kouba" w:date="2023-09-12T16:52:00Z"/>
          <w:rFonts w:ascii="Times New Roman" w:hAnsi="Times New Roman" w:cs="Times New Roman"/>
        </w:rPr>
        <w:sectPr w:rsidR="002153D1" w:rsidRPr="00D753AC">
          <w:pgSz w:w="11910" w:h="13610"/>
          <w:pgMar w:top="520" w:right="680" w:bottom="880" w:left="800" w:header="0" w:footer="689" w:gutter="0"/>
          <w:cols w:space="720"/>
        </w:sectPr>
      </w:pPr>
    </w:p>
    <w:p w:rsidR="002153D1" w:rsidRPr="00D753AC" w:rsidRDefault="002573FA" w:rsidP="00D753AC">
      <w:pPr>
        <w:pStyle w:val="Heading2"/>
        <w:numPr>
          <w:ilvl w:val="0"/>
          <w:numId w:val="2"/>
        </w:numPr>
        <w:tabs>
          <w:tab w:val="left" w:pos="889"/>
        </w:tabs>
        <w:spacing w:before="43"/>
        <w:ind w:left="173"/>
        <w:jc w:val="left"/>
        <w:rPr>
          <w:ins w:id="6864" w:author="Claire Kouba" w:date="2023-09-12T16:52:00Z"/>
          <w:rFonts w:cs="Times New Roman"/>
          <w:b w:val="0"/>
          <w:bCs w:val="0"/>
          <w:sz w:val="22"/>
          <w:szCs w:val="22"/>
        </w:rPr>
      </w:pPr>
      <w:ins w:id="6865" w:author="Claire Kouba" w:date="2023-09-12T16:52:00Z">
        <w:r w:rsidRPr="00D753AC">
          <w:rPr>
            <w:rFonts w:cs="Times New Roman"/>
            <w:sz w:val="22"/>
            <w:szCs w:val="22"/>
          </w:rPr>
          <w:t>Appendix</w:t>
        </w:r>
      </w:ins>
    </w:p>
    <w:p w:rsidR="002153D1" w:rsidRPr="00D753AC" w:rsidRDefault="002153D1" w:rsidP="00D753AC">
      <w:pPr>
        <w:spacing w:before="5"/>
        <w:ind w:left="173"/>
        <w:rPr>
          <w:ins w:id="6866" w:author="Claire Kouba" w:date="2023-09-12T16:52:00Z"/>
          <w:rFonts w:ascii="Times New Roman" w:eastAsia="Times New Roman" w:hAnsi="Times New Roman" w:cs="Times New Roman"/>
          <w:b/>
          <w:bCs/>
        </w:rPr>
      </w:pPr>
    </w:p>
    <w:p w:rsidR="002153D1" w:rsidRPr="00D753AC" w:rsidRDefault="002573FA" w:rsidP="00D753AC">
      <w:pPr>
        <w:pStyle w:val="ListParagraph"/>
        <w:numPr>
          <w:ilvl w:val="1"/>
          <w:numId w:val="1"/>
        </w:numPr>
        <w:tabs>
          <w:tab w:val="left" w:pos="1083"/>
        </w:tabs>
        <w:ind w:left="173"/>
        <w:jc w:val="left"/>
        <w:rPr>
          <w:ins w:id="6867" w:author="Claire Kouba" w:date="2023-09-12T16:52:00Z"/>
          <w:rFonts w:ascii="Times New Roman" w:eastAsia="Times New Roman" w:hAnsi="Times New Roman" w:cs="Times New Roman"/>
        </w:rPr>
      </w:pPr>
      <w:ins w:id="6868" w:author="Claire Kouba" w:date="2023-09-12T16:52:00Z">
        <w:r w:rsidRPr="00D753AC">
          <w:rPr>
            <w:rFonts w:ascii="Times New Roman" w:hAnsi="Times New Roman" w:cs="Times New Roman"/>
            <w:b/>
          </w:rPr>
          <w:t xml:space="preserve">Groundwater </w:t>
        </w:r>
        <w:r w:rsidRPr="00D753AC">
          <w:rPr>
            <w:rFonts w:ascii="Times New Roman" w:hAnsi="Times New Roman" w:cs="Times New Roman"/>
            <w:b/>
            <w:spacing w:val="-4"/>
          </w:rPr>
          <w:t>Well</w:t>
        </w:r>
        <w:r w:rsidRPr="00D753AC">
          <w:rPr>
            <w:rFonts w:ascii="Times New Roman" w:hAnsi="Times New Roman" w:cs="Times New Roman"/>
            <w:b/>
            <w:spacing w:val="-3"/>
          </w:rPr>
          <w:t xml:space="preserve"> </w:t>
        </w:r>
        <w:r w:rsidRPr="00D753AC">
          <w:rPr>
            <w:rFonts w:ascii="Times New Roman" w:hAnsi="Times New Roman" w:cs="Times New Roman"/>
            <w:b/>
          </w:rPr>
          <w:t>Data</w:t>
        </w:r>
      </w:ins>
    </w:p>
    <w:p w:rsidR="002153D1" w:rsidRPr="00D753AC" w:rsidRDefault="002153D1" w:rsidP="00D753AC">
      <w:pPr>
        <w:spacing w:before="8"/>
        <w:ind w:left="173"/>
        <w:rPr>
          <w:ins w:id="6869" w:author="Claire Kouba" w:date="2023-09-12T16:52:00Z"/>
          <w:rFonts w:ascii="Times New Roman" w:eastAsia="Times New Roman" w:hAnsi="Times New Roman" w:cs="Times New Roman"/>
          <w:b/>
          <w:bCs/>
        </w:rPr>
      </w:pPr>
    </w:p>
    <w:p w:rsidR="002153D1" w:rsidRPr="00D753AC" w:rsidRDefault="002573FA" w:rsidP="00D753AC">
      <w:pPr>
        <w:pStyle w:val="BodyText"/>
        <w:spacing w:before="66"/>
        <w:ind w:left="173" w:right="99" w:hanging="484"/>
        <w:rPr>
          <w:ins w:id="6870" w:author="Claire Kouba" w:date="2023-09-12T16:52:00Z"/>
          <w:rFonts w:cs="Times New Roman"/>
          <w:sz w:val="22"/>
          <w:szCs w:val="22"/>
        </w:rPr>
      </w:pPr>
      <w:ins w:id="6871" w:author="Claire Kouba" w:date="2023-09-12T16:52:00Z">
        <w:r w:rsidRPr="00D753AC">
          <w:rPr>
            <w:rFonts w:cs="Times New Roman"/>
            <w:sz w:val="22"/>
            <w:szCs w:val="22"/>
          </w:rPr>
          <w:t>Groundwater elevation measurements collected in the spring were evaluated as a potential predictor of river flow behavior</w:t>
        </w:r>
        <w:r w:rsidRPr="00D753AC">
          <w:rPr>
            <w:rFonts w:cs="Times New Roman"/>
            <w:spacing w:val="-9"/>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following</w:t>
        </w:r>
        <w:r w:rsidRPr="00D753AC">
          <w:rPr>
            <w:rFonts w:cs="Times New Roman"/>
            <w:spacing w:val="13"/>
            <w:sz w:val="22"/>
            <w:szCs w:val="22"/>
          </w:rPr>
          <w:t xml:space="preserve"> </w:t>
        </w:r>
        <w:r w:rsidRPr="00D753AC">
          <w:rPr>
            <w:rFonts w:cs="Times New Roman"/>
            <w:sz w:val="22"/>
            <w:szCs w:val="22"/>
          </w:rPr>
          <w:t>fall.</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length</w:t>
        </w:r>
        <w:r w:rsidRPr="00D753AC">
          <w:rPr>
            <w:rFonts w:cs="Times New Roman"/>
            <w:spacing w:val="13"/>
            <w:sz w:val="22"/>
            <w:szCs w:val="22"/>
          </w:rPr>
          <w:t xml:space="preserve"> </w:t>
        </w:r>
        <w:r w:rsidRPr="00D753AC">
          <w:rPr>
            <w:rFonts w:cs="Times New Roman"/>
            <w:sz w:val="22"/>
            <w:szCs w:val="22"/>
          </w:rPr>
          <w:t>of</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records</w:t>
        </w:r>
        <w:r w:rsidRPr="00D753AC">
          <w:rPr>
            <w:rFonts w:cs="Times New Roman"/>
            <w:spacing w:val="13"/>
            <w:sz w:val="22"/>
            <w:szCs w:val="22"/>
          </w:rPr>
          <w:t xml:space="preserve"> </w:t>
        </w:r>
        <w:r w:rsidRPr="00D753AC">
          <w:rPr>
            <w:rFonts w:cs="Times New Roman"/>
            <w:sz w:val="22"/>
            <w:szCs w:val="22"/>
          </w:rPr>
          <w:t>and</w:t>
        </w:r>
        <w:r w:rsidRPr="00D753AC">
          <w:rPr>
            <w:rFonts w:cs="Times New Roman"/>
            <w:spacing w:val="13"/>
            <w:sz w:val="22"/>
            <w:szCs w:val="22"/>
          </w:rPr>
          <w:t xml:space="preserve"> </w:t>
        </w:r>
        <w:r w:rsidRPr="00D753AC">
          <w:rPr>
            <w:rFonts w:cs="Times New Roman"/>
            <w:sz w:val="22"/>
            <w:szCs w:val="22"/>
          </w:rPr>
          <w:t>number</w:t>
        </w:r>
        <w:r w:rsidRPr="00D753AC">
          <w:rPr>
            <w:rFonts w:cs="Times New Roman"/>
            <w:spacing w:val="13"/>
            <w:sz w:val="22"/>
            <w:szCs w:val="22"/>
          </w:rPr>
          <w:t xml:space="preserve"> </w:t>
        </w:r>
        <w:r w:rsidRPr="00D753AC">
          <w:rPr>
            <w:rFonts w:cs="Times New Roman"/>
            <w:sz w:val="22"/>
            <w:szCs w:val="22"/>
          </w:rPr>
          <w:t>of</w:t>
        </w:r>
        <w:r w:rsidRPr="00D753AC">
          <w:rPr>
            <w:rFonts w:cs="Times New Roman"/>
            <w:spacing w:val="13"/>
            <w:sz w:val="22"/>
            <w:szCs w:val="22"/>
          </w:rPr>
          <w:t xml:space="preserve"> </w:t>
        </w:r>
        <w:r w:rsidRPr="00D753AC">
          <w:rPr>
            <w:rFonts w:cs="Times New Roman"/>
            <w:sz w:val="22"/>
            <w:szCs w:val="22"/>
          </w:rPr>
          <w:t>spring-season</w:t>
        </w:r>
        <w:r w:rsidRPr="00D753AC">
          <w:rPr>
            <w:rFonts w:cs="Times New Roman"/>
            <w:spacing w:val="13"/>
            <w:sz w:val="22"/>
            <w:szCs w:val="22"/>
          </w:rPr>
          <w:t xml:space="preserve"> </w:t>
        </w:r>
        <w:r w:rsidRPr="00D753AC">
          <w:rPr>
            <w:rFonts w:cs="Times New Roman"/>
            <w:sz w:val="22"/>
            <w:szCs w:val="22"/>
          </w:rPr>
          <w:t>measurements</w:t>
        </w:r>
        <w:r w:rsidRPr="00D753AC">
          <w:rPr>
            <w:rFonts w:cs="Times New Roman"/>
            <w:spacing w:val="13"/>
            <w:sz w:val="22"/>
            <w:szCs w:val="22"/>
          </w:rPr>
          <w:t xml:space="preserve"> </w:t>
        </w:r>
        <w:r w:rsidRPr="00D753AC">
          <w:rPr>
            <w:rFonts w:cs="Times New Roman"/>
            <w:sz w:val="22"/>
            <w:szCs w:val="22"/>
          </w:rPr>
          <w:t>were</w:t>
        </w:r>
        <w:r w:rsidRPr="00D753AC">
          <w:rPr>
            <w:rFonts w:cs="Times New Roman"/>
            <w:spacing w:val="13"/>
            <w:sz w:val="22"/>
            <w:szCs w:val="22"/>
          </w:rPr>
          <w:t xml:space="preserve"> </w:t>
        </w:r>
        <w:r w:rsidRPr="00D753AC">
          <w:rPr>
            <w:rFonts w:cs="Times New Roman"/>
            <w:sz w:val="22"/>
            <w:szCs w:val="22"/>
          </w:rPr>
          <w:t>variable,</w:t>
        </w:r>
        <w:r w:rsidRPr="00D753AC">
          <w:rPr>
            <w:rFonts w:cs="Times New Roman"/>
            <w:spacing w:val="13"/>
            <w:sz w:val="22"/>
            <w:szCs w:val="22"/>
          </w:rPr>
          <w:t xml:space="preserve"> </w:t>
        </w:r>
        <w:r w:rsidRPr="00D753AC">
          <w:rPr>
            <w:rFonts w:cs="Times New Roman"/>
            <w:sz w:val="22"/>
            <w:szCs w:val="22"/>
          </w:rPr>
          <w:t>limiting</w:t>
        </w:r>
        <w:r w:rsidRPr="00D753AC">
          <w:rPr>
            <w:rFonts w:cs="Times New Roman"/>
            <w:spacing w:val="13"/>
            <w:sz w:val="22"/>
            <w:szCs w:val="22"/>
          </w:rPr>
          <w:t xml:space="preserve"> </w:t>
        </w:r>
        <w:r w:rsidRPr="00D753AC">
          <w:rPr>
            <w:rFonts w:cs="Times New Roman"/>
            <w:sz w:val="22"/>
            <w:szCs w:val="22"/>
          </w:rPr>
          <w:t>the</w:t>
        </w:r>
        <w:r w:rsidRPr="00D753AC">
          <w:rPr>
            <w:rFonts w:cs="Times New Roman"/>
            <w:spacing w:val="13"/>
            <w:sz w:val="22"/>
            <w:szCs w:val="22"/>
          </w:rPr>
          <w:t xml:space="preserve"> </w:t>
        </w:r>
        <w:r w:rsidRPr="00D753AC">
          <w:rPr>
            <w:rFonts w:cs="Times New Roman"/>
            <w:sz w:val="22"/>
            <w:szCs w:val="22"/>
          </w:rPr>
          <w:t>number</w:t>
        </w:r>
        <w:r w:rsidRPr="00D753AC">
          <w:rPr>
            <w:rFonts w:cs="Times New Roman"/>
            <w:spacing w:val="13"/>
            <w:sz w:val="22"/>
            <w:szCs w:val="22"/>
          </w:rPr>
          <w:t xml:space="preserve"> </w:t>
        </w:r>
        <w:r w:rsidRPr="00D753AC">
          <w:rPr>
            <w:rFonts w:cs="Times New Roman"/>
            <w:sz w:val="22"/>
            <w:szCs w:val="22"/>
          </w:rPr>
          <w:t>of</w:t>
        </w:r>
        <w:r w:rsidRPr="00D753AC">
          <w:rPr>
            <w:rFonts w:cs="Times New Roman"/>
            <w:w w:val="99"/>
            <w:sz w:val="22"/>
            <w:szCs w:val="22"/>
          </w:rPr>
          <w:t xml:space="preserve"> </w:t>
        </w:r>
        <w:r w:rsidRPr="00D753AC">
          <w:rPr>
            <w:rFonts w:cs="Times New Roman"/>
            <w:sz w:val="22"/>
            <w:szCs w:val="22"/>
          </w:rPr>
          <w:t>wells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could</w:t>
        </w:r>
        <w:r w:rsidRPr="00D753AC">
          <w:rPr>
            <w:rFonts w:cs="Times New Roman"/>
            <w:spacing w:val="-4"/>
            <w:sz w:val="22"/>
            <w:szCs w:val="22"/>
          </w:rPr>
          <w:t xml:space="preserve"> </w:t>
        </w:r>
        <w:r w:rsidRPr="00D753AC">
          <w:rPr>
            <w:rFonts w:cs="Times New Roman"/>
            <w:sz w:val="22"/>
            <w:szCs w:val="22"/>
          </w:rPr>
          <w:t>be</w:t>
        </w:r>
        <w:r w:rsidRPr="00D753AC">
          <w:rPr>
            <w:rFonts w:cs="Times New Roman"/>
            <w:spacing w:val="-4"/>
            <w:sz w:val="22"/>
            <w:szCs w:val="22"/>
          </w:rPr>
          <w:t xml:space="preserve"> </w:t>
        </w:r>
        <w:r w:rsidRPr="00D753AC">
          <w:rPr>
            <w:rFonts w:cs="Times New Roman"/>
            <w:sz w:val="22"/>
            <w:szCs w:val="22"/>
          </w:rPr>
          <w:t>used</w:t>
        </w:r>
        <w:r w:rsidRPr="00D753AC">
          <w:rPr>
            <w:rFonts w:cs="Times New Roman"/>
            <w:spacing w:val="-4"/>
            <w:sz w:val="22"/>
            <w:szCs w:val="22"/>
          </w:rPr>
          <w:t xml:space="preserve"> </w:t>
        </w:r>
        <w:r w:rsidRPr="00D753AC">
          <w:rPr>
            <w:rFonts w:cs="Times New Roman"/>
            <w:sz w:val="22"/>
            <w:szCs w:val="22"/>
          </w:rPr>
          <w:t>as</w:t>
        </w:r>
        <w:r w:rsidRPr="00D753AC">
          <w:rPr>
            <w:rFonts w:cs="Times New Roman"/>
            <w:spacing w:val="-4"/>
            <w:sz w:val="22"/>
            <w:szCs w:val="22"/>
          </w:rPr>
          <w:t xml:space="preserve"> </w:t>
        </w:r>
        <w:r w:rsidRPr="00D753AC">
          <w:rPr>
            <w:rFonts w:cs="Times New Roman"/>
            <w:sz w:val="22"/>
            <w:szCs w:val="22"/>
          </w:rPr>
          <w:t>predictor</w:t>
        </w:r>
        <w:r w:rsidRPr="00D753AC">
          <w:rPr>
            <w:rFonts w:cs="Times New Roman"/>
            <w:spacing w:val="-4"/>
            <w:sz w:val="22"/>
            <w:szCs w:val="22"/>
          </w:rPr>
          <w:t xml:space="preserve"> </w:t>
        </w:r>
        <w:r w:rsidRPr="00D753AC">
          <w:rPr>
            <w:rFonts w:cs="Times New Roman"/>
            <w:sz w:val="22"/>
            <w:szCs w:val="22"/>
          </w:rPr>
          <w:t>sites.</w:t>
        </w:r>
        <w:r w:rsidRPr="00D753AC">
          <w:rPr>
            <w:rFonts w:cs="Times New Roman"/>
            <w:spacing w:val="-4"/>
            <w:sz w:val="22"/>
            <w:szCs w:val="22"/>
          </w:rPr>
          <w:t xml:space="preserve"> </w:t>
        </w:r>
        <w:r w:rsidRPr="00D753AC">
          <w:rPr>
            <w:rFonts w:cs="Times New Roman"/>
            <w:spacing w:val="-7"/>
            <w:sz w:val="22"/>
            <w:szCs w:val="22"/>
          </w:rPr>
          <w:t>Two</w:t>
        </w:r>
        <w:r w:rsidRPr="00D753AC">
          <w:rPr>
            <w:rFonts w:cs="Times New Roman"/>
            <w:spacing w:val="-4"/>
            <w:sz w:val="22"/>
            <w:szCs w:val="22"/>
          </w:rPr>
          <w:t xml:space="preserve"> </w:t>
        </w:r>
        <w:r w:rsidRPr="00D753AC">
          <w:rPr>
            <w:rFonts w:cs="Times New Roman"/>
            <w:sz w:val="22"/>
            <w:szCs w:val="22"/>
          </w:rPr>
          <w:t>wells</w:t>
        </w:r>
        <w:r w:rsidRPr="00D753AC">
          <w:rPr>
            <w:rFonts w:cs="Times New Roman"/>
            <w:spacing w:val="-4"/>
            <w:sz w:val="22"/>
            <w:szCs w:val="22"/>
          </w:rPr>
          <w:t xml:space="preserve"> </w:t>
        </w:r>
        <w:r w:rsidRPr="00D753AC">
          <w:rPr>
            <w:rFonts w:cs="Times New Roman"/>
            <w:sz w:val="22"/>
            <w:szCs w:val="22"/>
          </w:rPr>
          <w:t>were</w:t>
        </w:r>
        <w:r w:rsidRPr="00D753AC">
          <w:rPr>
            <w:rFonts w:cs="Times New Roman"/>
            <w:spacing w:val="-4"/>
            <w:sz w:val="22"/>
            <w:szCs w:val="22"/>
          </w:rPr>
          <w:t xml:space="preserve"> </w:t>
        </w:r>
        <w:r w:rsidRPr="00D753AC">
          <w:rPr>
            <w:rFonts w:cs="Times New Roman"/>
            <w:sz w:val="22"/>
            <w:szCs w:val="22"/>
          </w:rPr>
          <w:t>selected</w:t>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final</w:t>
        </w:r>
        <w:r w:rsidRPr="00D753AC">
          <w:rPr>
            <w:rFonts w:cs="Times New Roman"/>
            <w:spacing w:val="-4"/>
            <w:sz w:val="22"/>
            <w:szCs w:val="22"/>
          </w:rPr>
          <w:t xml:space="preserve"> </w:t>
        </w:r>
        <w:r w:rsidRPr="00D753AC">
          <w:rPr>
            <w:rFonts w:cs="Times New Roman"/>
            <w:sz w:val="22"/>
            <w:szCs w:val="22"/>
          </w:rPr>
          <w:t>predictor</w:t>
        </w:r>
        <w:r w:rsidRPr="00D753AC">
          <w:rPr>
            <w:rFonts w:cs="Times New Roman"/>
            <w:spacing w:val="-4"/>
            <w:sz w:val="22"/>
            <w:szCs w:val="22"/>
          </w:rPr>
          <w:t xml:space="preserve"> </w:t>
        </w:r>
        <w:r w:rsidRPr="00D753AC">
          <w:rPr>
            <w:rFonts w:cs="Times New Roman"/>
            <w:sz w:val="22"/>
            <w:szCs w:val="22"/>
          </w:rPr>
          <w:t>evaluation.</w:t>
        </w:r>
      </w:ins>
    </w:p>
    <w:p w:rsidR="002153D1" w:rsidRPr="00D753AC" w:rsidRDefault="002153D1" w:rsidP="00D753AC">
      <w:pPr>
        <w:ind w:left="173"/>
        <w:rPr>
          <w:ins w:id="6872" w:author="Claire Kouba" w:date="2023-09-12T16:52:00Z"/>
          <w:rFonts w:ascii="Times New Roman" w:hAnsi="Times New Roman" w:cs="Times New Roman"/>
        </w:rPr>
        <w:sectPr w:rsidR="002153D1" w:rsidRPr="00D753AC">
          <w:pgSz w:w="11910" w:h="13610"/>
          <w:pgMar w:top="520" w:right="840" w:bottom="880" w:left="340" w:header="0" w:footer="689" w:gutter="0"/>
          <w:cols w:space="720"/>
        </w:sectPr>
      </w:pPr>
    </w:p>
    <w:p w:rsidR="002153D1" w:rsidRPr="00D753AC" w:rsidRDefault="002153D1" w:rsidP="00D753AC">
      <w:pPr>
        <w:spacing w:before="3"/>
        <w:ind w:left="173"/>
        <w:rPr>
          <w:ins w:id="6873" w:author="Claire Kouba" w:date="2023-09-12T16:52:00Z"/>
          <w:rFonts w:ascii="Times New Roman" w:eastAsia="Times New Roman" w:hAnsi="Times New Roman" w:cs="Times New Roman"/>
        </w:rPr>
      </w:pPr>
    </w:p>
    <w:p w:rsidR="002153D1" w:rsidRPr="00D753AC" w:rsidRDefault="002573FA" w:rsidP="00D753AC">
      <w:pPr>
        <w:ind w:left="173"/>
        <w:rPr>
          <w:ins w:id="6874" w:author="Claire Kouba" w:date="2023-09-12T16:52:00Z"/>
          <w:rFonts w:ascii="Times New Roman" w:eastAsia="Times New Roman" w:hAnsi="Times New Roman" w:cs="Times New Roman"/>
        </w:rPr>
      </w:pPr>
      <w:ins w:id="6875" w:author="Claire Kouba" w:date="2023-09-12T16:52:00Z">
        <w:r w:rsidRPr="00D753AC">
          <w:rPr>
            <w:rFonts w:ascii="Times New Roman" w:eastAsia="Times New Roman" w:hAnsi="Times New Roman" w:cs="Times New Roman"/>
            <w:noProof/>
            <w:position w:val="-199"/>
          </w:rPr>
          <w:drawing>
            <wp:inline distT="0" distB="0" distL="0" distR="0">
              <wp:extent cx="6343649" cy="634365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9" cstate="print"/>
                      <a:stretch>
                        <a:fillRect/>
                      </a:stretch>
                    </pic:blipFill>
                    <pic:spPr>
                      <a:xfrm>
                        <a:off x="0" y="0"/>
                        <a:ext cx="6343649" cy="6343650"/>
                      </a:xfrm>
                      <a:prstGeom prst="rect">
                        <a:avLst/>
                      </a:prstGeom>
                    </pic:spPr>
                  </pic:pic>
                </a:graphicData>
              </a:graphic>
            </wp:inline>
          </w:drawing>
        </w:r>
      </w:ins>
    </w:p>
    <w:p w:rsidR="002153D1" w:rsidRPr="00D753AC" w:rsidRDefault="002153D1" w:rsidP="00D753AC">
      <w:pPr>
        <w:spacing w:before="1"/>
        <w:ind w:left="173"/>
        <w:rPr>
          <w:ins w:id="6876" w:author="Claire Kouba" w:date="2023-09-12T16:52:00Z"/>
          <w:rFonts w:ascii="Times New Roman" w:eastAsia="Times New Roman" w:hAnsi="Times New Roman" w:cs="Times New Roman"/>
        </w:rPr>
      </w:pPr>
    </w:p>
    <w:p w:rsidR="002153D1" w:rsidRPr="00D753AC" w:rsidRDefault="002573FA" w:rsidP="00D753AC">
      <w:pPr>
        <w:spacing w:before="69"/>
        <w:ind w:left="173" w:right="99"/>
        <w:rPr>
          <w:ins w:id="6877" w:author="Claire Kouba" w:date="2023-09-12T16:52:00Z"/>
          <w:rFonts w:ascii="Times New Roman" w:eastAsia="Times New Roman" w:hAnsi="Times New Roman" w:cs="Times New Roman"/>
        </w:rPr>
      </w:pPr>
      <w:bookmarkStart w:id="6878" w:name="_bookmark10"/>
      <w:bookmarkEnd w:id="6878"/>
      <w:ins w:id="6879" w:author="Claire Kouba" w:date="2023-09-12T16:52:00Z">
        <w:r w:rsidRPr="00D753AC">
          <w:rPr>
            <w:rFonts w:ascii="Times New Roman" w:hAnsi="Times New Roman" w:cs="Times New Roman"/>
            <w:b/>
          </w:rPr>
          <w:t>Figure</w:t>
        </w:r>
        <w:r w:rsidRPr="00D753AC">
          <w:rPr>
            <w:rFonts w:ascii="Times New Roman" w:hAnsi="Times New Roman" w:cs="Times New Roman"/>
            <w:b/>
            <w:spacing w:val="-15"/>
          </w:rPr>
          <w:t xml:space="preserve"> </w:t>
        </w:r>
        <w:r w:rsidRPr="00D753AC">
          <w:rPr>
            <w:rFonts w:ascii="Times New Roman" w:hAnsi="Times New Roman" w:cs="Times New Roman"/>
            <w:b/>
          </w:rPr>
          <w:t>A1.</w:t>
        </w:r>
        <w:r w:rsidRPr="00D753AC">
          <w:rPr>
            <w:rFonts w:ascii="Times New Roman" w:hAnsi="Times New Roman" w:cs="Times New Roman"/>
            <w:b/>
            <w:spacing w:val="-15"/>
          </w:rPr>
          <w:t xml:space="preserve"> </w:t>
        </w:r>
        <w:r w:rsidRPr="00D753AC">
          <w:rPr>
            <w:rFonts w:ascii="Times New Roman" w:hAnsi="Times New Roman" w:cs="Times New Roman"/>
          </w:rPr>
          <w:t>Boundary</w:t>
        </w:r>
        <w:r w:rsidRPr="00D753AC">
          <w:rPr>
            <w:rFonts w:ascii="Times New Roman" w:hAnsi="Times New Roman" w:cs="Times New Roman"/>
            <w:spacing w:val="-15"/>
          </w:rPr>
          <w:t xml:space="preserve"> </w:t>
        </w:r>
        <w:r w:rsidRPr="00D753AC">
          <w:rPr>
            <w:rFonts w:ascii="Times New Roman" w:hAnsi="Times New Roman" w:cs="Times New Roman"/>
          </w:rPr>
          <w:t>of</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groundwater</w:t>
        </w:r>
        <w:r w:rsidRPr="00D753AC">
          <w:rPr>
            <w:rFonts w:ascii="Times New Roman" w:hAnsi="Times New Roman" w:cs="Times New Roman"/>
            <w:spacing w:val="-15"/>
          </w:rPr>
          <w:t xml:space="preserve"> </w:t>
        </w:r>
        <w:r w:rsidRPr="00D753AC">
          <w:rPr>
            <w:rFonts w:ascii="Times New Roman" w:hAnsi="Times New Roman" w:cs="Times New Roman"/>
          </w:rPr>
          <w:t>basin</w:t>
        </w:r>
        <w:r w:rsidRPr="00D753AC">
          <w:rPr>
            <w:rFonts w:ascii="Times New Roman" w:hAnsi="Times New Roman" w:cs="Times New Roman"/>
            <w:spacing w:val="-15"/>
          </w:rPr>
          <w:t xml:space="preserve"> </w:t>
        </w:r>
        <w:r w:rsidRPr="00D753AC">
          <w:rPr>
            <w:rFonts w:ascii="Times New Roman" w:hAnsi="Times New Roman" w:cs="Times New Roman"/>
          </w:rPr>
          <w:t>(corresponding</w:t>
        </w:r>
        <w:r w:rsidRPr="00D753AC">
          <w:rPr>
            <w:rFonts w:ascii="Times New Roman" w:hAnsi="Times New Roman" w:cs="Times New Roman"/>
            <w:spacing w:val="-15"/>
          </w:rPr>
          <w:t xml:space="preserve"> </w:t>
        </w:r>
        <w:r w:rsidRPr="00D753AC">
          <w:rPr>
            <w:rFonts w:ascii="Times New Roman" w:hAnsi="Times New Roman" w:cs="Times New Roman"/>
          </w:rPr>
          <w:t>approximately</w:t>
        </w:r>
        <w:r w:rsidRPr="00D753AC">
          <w:rPr>
            <w:rFonts w:ascii="Times New Roman" w:hAnsi="Times New Roman" w:cs="Times New Roman"/>
            <w:spacing w:val="-15"/>
          </w:rPr>
          <w:t xml:space="preserve"> </w:t>
        </w:r>
        <w:r w:rsidRPr="00D753AC">
          <w:rPr>
            <w:rFonts w:ascii="Times New Roman" w:hAnsi="Times New Roman" w:cs="Times New Roman"/>
          </w:rPr>
          <w:t>to</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extent</w:t>
        </w:r>
        <w:r w:rsidRPr="00D753AC">
          <w:rPr>
            <w:rFonts w:ascii="Times New Roman" w:hAnsi="Times New Roman" w:cs="Times New Roman"/>
            <w:spacing w:val="-15"/>
          </w:rPr>
          <w:t xml:space="preserve"> </w:t>
        </w:r>
        <w:r w:rsidRPr="00D753AC">
          <w:rPr>
            <w:rFonts w:ascii="Times New Roman" w:hAnsi="Times New Roman" w:cs="Times New Roman"/>
          </w:rPr>
          <w:t>of</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flat</w:t>
        </w:r>
        <w:r w:rsidRPr="00D753AC">
          <w:rPr>
            <w:rFonts w:ascii="Times New Roman" w:hAnsi="Times New Roman" w:cs="Times New Roman"/>
            <w:spacing w:val="-15"/>
          </w:rPr>
          <w:t xml:space="preserve"> </w:t>
        </w:r>
        <w:r w:rsidRPr="00D753AC">
          <w:rPr>
            <w:rFonts w:ascii="Times New Roman" w:hAnsi="Times New Roman" w:cs="Times New Roman"/>
          </w:rPr>
          <w:t>valley</w:t>
        </w:r>
        <w:r w:rsidRPr="00D753AC">
          <w:rPr>
            <w:rFonts w:ascii="Times New Roman" w:hAnsi="Times New Roman" w:cs="Times New Roman"/>
            <w:spacing w:val="-15"/>
          </w:rPr>
          <w:t xml:space="preserve"> </w:t>
        </w:r>
        <w:r w:rsidRPr="00D753AC">
          <w:rPr>
            <w:rFonts w:ascii="Times New Roman" w:hAnsi="Times New Roman" w:cs="Times New Roman"/>
          </w:rPr>
          <w:t>floor</w:t>
        </w:r>
        <w:r w:rsidRPr="00D753AC">
          <w:rPr>
            <w:rFonts w:ascii="Times New Roman" w:hAnsi="Times New Roman" w:cs="Times New Roman"/>
            <w:spacing w:val="-15"/>
          </w:rPr>
          <w:t xml:space="preserve"> </w:t>
        </w:r>
        <w:r w:rsidRPr="00D753AC">
          <w:rPr>
            <w:rFonts w:ascii="Times New Roman" w:hAnsi="Times New Roman" w:cs="Times New Roman"/>
          </w:rPr>
          <w:t>in</w:t>
        </w:r>
        <w:r w:rsidRPr="00D753AC">
          <w:rPr>
            <w:rFonts w:ascii="Times New Roman" w:hAnsi="Times New Roman" w:cs="Times New Roman"/>
            <w:spacing w:val="-15"/>
          </w:rPr>
          <w:t xml:space="preserve"> </w:t>
        </w:r>
        <w:r w:rsidRPr="00D753AC">
          <w:rPr>
            <w:rFonts w:ascii="Times New Roman" w:hAnsi="Times New Roman" w:cs="Times New Roman"/>
          </w:rPr>
          <w:t>the</w:t>
        </w:r>
        <w:r w:rsidRPr="00D753AC">
          <w:rPr>
            <w:rFonts w:ascii="Times New Roman" w:hAnsi="Times New Roman" w:cs="Times New Roman"/>
            <w:spacing w:val="-15"/>
          </w:rPr>
          <w:t xml:space="preserve"> </w:t>
        </w:r>
        <w:r w:rsidRPr="00D753AC">
          <w:rPr>
            <w:rFonts w:ascii="Times New Roman" w:hAnsi="Times New Roman" w:cs="Times New Roman"/>
          </w:rPr>
          <w:t>Scott</w:t>
        </w:r>
        <w:r w:rsidRPr="00D753AC">
          <w:rPr>
            <w:rFonts w:ascii="Times New Roman" w:hAnsi="Times New Roman" w:cs="Times New Roman"/>
            <w:spacing w:val="-15"/>
          </w:rPr>
          <w:t xml:space="preserve"> </w:t>
        </w:r>
        <w:r w:rsidRPr="00D753AC">
          <w:rPr>
            <w:rFonts w:ascii="Times New Roman" w:hAnsi="Times New Roman" w:cs="Times New Roman"/>
          </w:rPr>
          <w:t>River</w:t>
        </w:r>
        <w:r w:rsidRPr="00D753AC">
          <w:rPr>
            <w:rFonts w:ascii="Times New Roman" w:hAnsi="Times New Roman" w:cs="Times New Roman"/>
            <w:spacing w:val="-15"/>
          </w:rPr>
          <w:t xml:space="preserve"> </w:t>
        </w:r>
        <w:r w:rsidRPr="00D753AC">
          <w:rPr>
            <w:rFonts w:ascii="Times New Roman" w:hAnsi="Times New Roman" w:cs="Times New Roman"/>
          </w:rPr>
          <w:t>watershed)</w:t>
        </w:r>
        <w:r w:rsidRPr="00D753AC">
          <w:rPr>
            <w:rFonts w:ascii="Times New Roman" w:hAnsi="Times New Roman" w:cs="Times New Roman"/>
            <w:w w:val="99"/>
          </w:rPr>
          <w:t xml:space="preserve"> </w:t>
        </w:r>
        <w:r w:rsidRPr="00D753AC">
          <w:rPr>
            <w:rFonts w:ascii="Times New Roman" w:hAnsi="Times New Roman" w:cs="Times New Roman"/>
          </w:rPr>
          <w:t>and</w:t>
        </w:r>
        <w:r w:rsidRPr="00D753AC">
          <w:rPr>
            <w:rFonts w:ascii="Times New Roman" w:hAnsi="Times New Roman" w:cs="Times New Roman"/>
            <w:spacing w:val="14"/>
          </w:rPr>
          <w:t xml:space="preserve"> </w:t>
        </w:r>
        <w:r w:rsidRPr="00D753AC">
          <w:rPr>
            <w:rFonts w:ascii="Times New Roman" w:hAnsi="Times New Roman" w:cs="Times New Roman"/>
          </w:rPr>
          <w:t>selected</w:t>
        </w:r>
        <w:r w:rsidRPr="00D753AC">
          <w:rPr>
            <w:rFonts w:ascii="Times New Roman" w:hAnsi="Times New Roman" w:cs="Times New Roman"/>
            <w:spacing w:val="14"/>
          </w:rPr>
          <w:t xml:space="preserve"> </w:t>
        </w:r>
        <w:r w:rsidRPr="00D753AC">
          <w:rPr>
            <w:rFonts w:ascii="Times New Roman" w:hAnsi="Times New Roman" w:cs="Times New Roman"/>
          </w:rPr>
          <w:t>well</w:t>
        </w:r>
        <w:r w:rsidRPr="00D753AC">
          <w:rPr>
            <w:rFonts w:ascii="Times New Roman" w:hAnsi="Times New Roman" w:cs="Times New Roman"/>
            <w:spacing w:val="14"/>
          </w:rPr>
          <w:t xml:space="preserve"> </w:t>
        </w:r>
        <w:r w:rsidRPr="00D753AC">
          <w:rPr>
            <w:rFonts w:ascii="Times New Roman" w:hAnsi="Times New Roman" w:cs="Times New Roman"/>
          </w:rPr>
          <w:t>locations.</w:t>
        </w:r>
        <w:r w:rsidRPr="00D753AC">
          <w:rPr>
            <w:rFonts w:ascii="Times New Roman" w:hAnsi="Times New Roman" w:cs="Times New Roman"/>
            <w:spacing w:val="14"/>
          </w:rPr>
          <w:t xml:space="preserve"> </w:t>
        </w:r>
        <w:r w:rsidRPr="00D753AC">
          <w:rPr>
            <w:rFonts w:ascii="Times New Roman" w:hAnsi="Times New Roman" w:cs="Times New Roman"/>
          </w:rPr>
          <w:t>Colors</w:t>
        </w:r>
        <w:r w:rsidRPr="00D753AC">
          <w:rPr>
            <w:rFonts w:ascii="Times New Roman" w:hAnsi="Times New Roman" w:cs="Times New Roman"/>
            <w:spacing w:val="14"/>
          </w:rPr>
          <w:t xml:space="preserve"> </w:t>
        </w:r>
        <w:r w:rsidRPr="00D753AC">
          <w:rPr>
            <w:rFonts w:ascii="Times New Roman" w:hAnsi="Times New Roman" w:cs="Times New Roman"/>
          </w:rPr>
          <w:t>correspond</w:t>
        </w:r>
        <w:r w:rsidRPr="00D753AC">
          <w:rPr>
            <w:rFonts w:ascii="Times New Roman" w:hAnsi="Times New Roman" w:cs="Times New Roman"/>
            <w:spacing w:val="14"/>
          </w:rPr>
          <w:t xml:space="preserve"> </w:t>
        </w:r>
        <w:r w:rsidRPr="00D753AC">
          <w:rPr>
            <w:rFonts w:ascii="Times New Roman" w:hAnsi="Times New Roman" w:cs="Times New Roman"/>
          </w:rPr>
          <w:t>to</w:t>
        </w:r>
        <w:r w:rsidRPr="00D753AC">
          <w:rPr>
            <w:rFonts w:ascii="Times New Roman" w:hAnsi="Times New Roman" w:cs="Times New Roman"/>
            <w:spacing w:val="14"/>
          </w:rPr>
          <w:t xml:space="preserve"> </w:t>
        </w:r>
        <w:r w:rsidRPr="00D753AC">
          <w:rPr>
            <w:rFonts w:ascii="Times New Roman" w:hAnsi="Times New Roman" w:cs="Times New Roman"/>
          </w:rPr>
          <w:t>the</w:t>
        </w:r>
        <w:r w:rsidRPr="00D753AC">
          <w:rPr>
            <w:rFonts w:ascii="Times New Roman" w:hAnsi="Times New Roman" w:cs="Times New Roman"/>
            <w:spacing w:val="14"/>
          </w:rPr>
          <w:t xml:space="preserve"> </w:t>
        </w:r>
        <w:r w:rsidRPr="00D753AC">
          <w:rPr>
            <w:rFonts w:ascii="Times New Roman" w:hAnsi="Times New Roman" w:cs="Times New Roman"/>
          </w:rPr>
          <w:t>correlation</w:t>
        </w:r>
        <w:r w:rsidRPr="00D753AC">
          <w:rPr>
            <w:rFonts w:ascii="Times New Roman" w:hAnsi="Times New Roman" w:cs="Times New Roman"/>
            <w:spacing w:val="14"/>
          </w:rPr>
          <w:t xml:space="preserve"> </w:t>
        </w:r>
        <w:r w:rsidRPr="00D753AC">
          <w:rPr>
            <w:rFonts w:ascii="Times New Roman" w:hAnsi="Times New Roman" w:cs="Times New Roman"/>
          </w:rPr>
          <w:t>coefficients</w:t>
        </w:r>
        <w:r w:rsidRPr="00D753AC">
          <w:rPr>
            <w:rFonts w:ascii="Times New Roman" w:hAnsi="Times New Roman" w:cs="Times New Roman"/>
            <w:spacing w:val="14"/>
          </w:rPr>
          <w:t xml:space="preserve"> </w:t>
        </w:r>
        <w:r w:rsidRPr="00D753AC">
          <w:rPr>
            <w:rFonts w:ascii="Times New Roman" w:hAnsi="Times New Roman" w:cs="Times New Roman"/>
          </w:rPr>
          <w:t>between</w:t>
        </w:r>
        <w:r w:rsidRPr="00D753AC">
          <w:rPr>
            <w:rFonts w:ascii="Times New Roman" w:hAnsi="Times New Roman" w:cs="Times New Roman"/>
            <w:spacing w:val="14"/>
          </w:rPr>
          <w:t xml:space="preserve"> </w:t>
        </w:r>
        <w:r w:rsidRPr="00D753AC">
          <w:rPr>
            <w:rFonts w:ascii="Times New Roman" w:hAnsi="Times New Roman" w:cs="Times New Roman"/>
          </w:rPr>
          <w:t>April</w:t>
        </w:r>
        <w:r w:rsidRPr="00D753AC">
          <w:rPr>
            <w:rFonts w:ascii="Times New Roman" w:hAnsi="Times New Roman" w:cs="Times New Roman"/>
            <w:spacing w:val="14"/>
          </w:rPr>
          <w:t xml:space="preserve"> </w:t>
        </w:r>
        <w:r w:rsidRPr="00D753AC">
          <w:rPr>
            <w:rFonts w:ascii="Times New Roman" w:hAnsi="Times New Roman" w:cs="Times New Roman"/>
          </w:rPr>
          <w:t>groundwater</w:t>
        </w:r>
        <w:r w:rsidRPr="00D753AC">
          <w:rPr>
            <w:rFonts w:ascii="Times New Roman" w:hAnsi="Times New Roman" w:cs="Times New Roman"/>
            <w:spacing w:val="14"/>
          </w:rPr>
          <w:t xml:space="preserve"> </w:t>
        </w:r>
        <w:r w:rsidRPr="00D753AC">
          <w:rPr>
            <w:rFonts w:ascii="Times New Roman" w:hAnsi="Times New Roman" w:cs="Times New Roman"/>
          </w:rPr>
          <w:t>elevations</w:t>
        </w:r>
        <w:r w:rsidRPr="00D753AC">
          <w:rPr>
            <w:rFonts w:ascii="Times New Roman" w:hAnsi="Times New Roman" w:cs="Times New Roman"/>
            <w:spacing w:val="14"/>
          </w:rPr>
          <w:t xml:space="preserve"> </w:t>
        </w:r>
        <w:r w:rsidRPr="00D753AC">
          <w:rPr>
            <w:rFonts w:ascii="Times New Roman" w:hAnsi="Times New Roman" w:cs="Times New Roman"/>
          </w:rPr>
          <w:t>and</w:t>
        </w:r>
        <w:r w:rsidRPr="00D753AC">
          <w:rPr>
            <w:rFonts w:ascii="Times New Roman" w:hAnsi="Times New Roman" w:cs="Times New Roman"/>
            <w:spacing w:val="14"/>
          </w:rPr>
          <w:t xml:space="preserve"> </w:t>
        </w:r>
        <w:r w:rsidRPr="00D753AC">
          <w:rPr>
            <w:rFonts w:ascii="Times New Roman" w:hAnsi="Times New Roman" w:cs="Times New Roman"/>
          </w:rPr>
          <w:t>September</w:t>
        </w:r>
        <w:r w:rsidRPr="00D753AC">
          <w:rPr>
            <w:rFonts w:ascii="Times New Roman" w:hAnsi="Times New Roman" w:cs="Times New Roman"/>
            <w:spacing w:val="14"/>
          </w:rPr>
          <w:t xml:space="preserve"> </w:t>
        </w:r>
        <w:r w:rsidRPr="00D753AC">
          <w:rPr>
            <w:rFonts w:ascii="Times New Roman" w:hAnsi="Times New Roman" w:cs="Times New Roman"/>
          </w:rPr>
          <w:t>flow</w:t>
        </w:r>
        <w:r w:rsidRPr="00D753AC">
          <w:rPr>
            <w:rFonts w:ascii="Times New Roman" w:hAnsi="Times New Roman" w:cs="Times New Roman"/>
            <w:w w:val="99"/>
          </w:rPr>
          <w:t xml:space="preserve"> </w:t>
        </w:r>
        <w:r w:rsidRPr="00D753AC">
          <w:rPr>
            <w:rFonts w:ascii="Times New Roman" w:hAnsi="Times New Roman" w:cs="Times New Roman"/>
          </w:rPr>
          <w:t>volume. The wells included in the predictor comparison are highlighted with a red outer square. 54 wells had enough spring-season</w:t>
        </w:r>
        <w:r w:rsidRPr="00D753AC">
          <w:rPr>
            <w:rFonts w:ascii="Times New Roman" w:hAnsi="Times New Roman" w:cs="Times New Roman"/>
            <w:spacing w:val="29"/>
          </w:rPr>
          <w:t xml:space="preserve"> </w:t>
        </w:r>
        <w:r w:rsidRPr="00D753AC">
          <w:rPr>
            <w:rFonts w:ascii="Times New Roman" w:hAnsi="Times New Roman" w:cs="Times New Roman"/>
          </w:rPr>
          <w:t>water</w:t>
        </w:r>
        <w:r w:rsidRPr="00D753AC">
          <w:rPr>
            <w:rFonts w:ascii="Times New Roman" w:hAnsi="Times New Roman" w:cs="Times New Roman"/>
            <w:w w:val="99"/>
          </w:rPr>
          <w:t xml:space="preserve"> </w:t>
        </w:r>
        <w:r w:rsidRPr="00D753AC">
          <w:rPr>
            <w:rFonts w:ascii="Times New Roman" w:hAnsi="Times New Roman" w:cs="Times New Roman"/>
          </w:rPr>
          <w:t>level measurements to be included in this correlation exercise, though some wells are so close together that their symbols overplot on</w:t>
        </w:r>
        <w:r w:rsidRPr="00D753AC">
          <w:rPr>
            <w:rFonts w:ascii="Times New Roman" w:hAnsi="Times New Roman" w:cs="Times New Roman"/>
            <w:spacing w:val="25"/>
          </w:rPr>
          <w:t xml:space="preserve"> </w:t>
        </w:r>
        <w:r w:rsidRPr="00D753AC">
          <w:rPr>
            <w:rFonts w:ascii="Times New Roman" w:hAnsi="Times New Roman" w:cs="Times New Roman"/>
          </w:rPr>
          <w:t>this</w:t>
        </w:r>
        <w:r w:rsidRPr="00D753AC">
          <w:rPr>
            <w:rFonts w:ascii="Times New Roman" w:hAnsi="Times New Roman" w:cs="Times New Roman"/>
            <w:w w:val="99"/>
          </w:rPr>
          <w:t xml:space="preserve"> </w:t>
        </w:r>
        <w:r w:rsidRPr="00D753AC">
          <w:rPr>
            <w:rFonts w:ascii="Times New Roman" w:hAnsi="Times New Roman" w:cs="Times New Roman"/>
          </w:rPr>
          <w:t>map.</w:t>
        </w:r>
      </w:ins>
    </w:p>
    <w:p w:rsidR="002153D1" w:rsidRPr="00D753AC" w:rsidRDefault="002153D1" w:rsidP="00D753AC">
      <w:pPr>
        <w:ind w:left="173"/>
        <w:rPr>
          <w:ins w:id="6880"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rsidR="002153D1" w:rsidRPr="00D753AC" w:rsidRDefault="002573FA" w:rsidP="00D753AC">
      <w:pPr>
        <w:pStyle w:val="Heading2"/>
        <w:numPr>
          <w:ilvl w:val="1"/>
          <w:numId w:val="1"/>
        </w:numPr>
        <w:tabs>
          <w:tab w:val="left" w:pos="641"/>
        </w:tabs>
        <w:spacing w:before="24"/>
        <w:ind w:left="173" w:hanging="492"/>
        <w:jc w:val="left"/>
        <w:rPr>
          <w:ins w:id="6881" w:author="Claire Kouba" w:date="2023-09-12T16:52:00Z"/>
          <w:rFonts w:cs="Times New Roman"/>
          <w:b w:val="0"/>
          <w:bCs w:val="0"/>
          <w:sz w:val="22"/>
          <w:szCs w:val="22"/>
        </w:rPr>
      </w:pPr>
      <w:ins w:id="6882" w:author="Claire Kouba" w:date="2023-09-12T16:52:00Z">
        <w:r w:rsidRPr="00D753AC">
          <w:rPr>
            <w:rFonts w:cs="Times New Roman"/>
            <w:w w:val="105"/>
            <w:sz w:val="22"/>
            <w:szCs w:val="22"/>
          </w:rPr>
          <w:t xml:space="preserve">Selection of the </w:t>
        </w:r>
        <w:r w:rsidRPr="00D753AC">
          <w:rPr>
            <w:rFonts w:cs="Times New Roman"/>
            <w:i/>
            <w:w w:val="120"/>
            <w:sz w:val="22"/>
            <w:szCs w:val="22"/>
          </w:rPr>
          <w:t>Q</w:t>
        </w:r>
        <w:r w:rsidRPr="00D753AC">
          <w:rPr>
            <w:rFonts w:cs="Times New Roman"/>
            <w:i/>
            <w:w w:val="120"/>
            <w:position w:val="-2"/>
            <w:sz w:val="22"/>
            <w:szCs w:val="22"/>
          </w:rPr>
          <w:t xml:space="preserve">spill </w:t>
        </w:r>
        <w:r w:rsidRPr="00D753AC">
          <w:rPr>
            <w:rFonts w:cs="Times New Roman"/>
            <w:w w:val="105"/>
            <w:sz w:val="22"/>
            <w:szCs w:val="22"/>
          </w:rPr>
          <w:t>threshold</w:t>
        </w:r>
        <w:r w:rsidRPr="00D753AC">
          <w:rPr>
            <w:rFonts w:cs="Times New Roman"/>
            <w:spacing w:val="-1"/>
            <w:w w:val="105"/>
            <w:sz w:val="22"/>
            <w:szCs w:val="22"/>
          </w:rPr>
          <w:t xml:space="preserve"> </w:t>
        </w:r>
        <w:r w:rsidRPr="00D753AC">
          <w:rPr>
            <w:rFonts w:cs="Times New Roman"/>
            <w:w w:val="105"/>
            <w:sz w:val="22"/>
            <w:szCs w:val="22"/>
          </w:rPr>
          <w:t>value</w:t>
        </w:r>
      </w:ins>
    </w:p>
    <w:p w:rsidR="002153D1" w:rsidRPr="00D753AC" w:rsidRDefault="002153D1" w:rsidP="00D753AC">
      <w:pPr>
        <w:spacing w:before="7"/>
        <w:ind w:left="173"/>
        <w:rPr>
          <w:ins w:id="6883" w:author="Claire Kouba" w:date="2023-09-12T16:52:00Z"/>
          <w:rFonts w:ascii="Times New Roman" w:eastAsia="Times New Roman" w:hAnsi="Times New Roman" w:cs="Times New Roman"/>
          <w:b/>
          <w:bCs/>
        </w:rPr>
      </w:pPr>
    </w:p>
    <w:p w:rsidR="002153D1" w:rsidRPr="00D753AC" w:rsidRDefault="002573FA" w:rsidP="00D753AC">
      <w:pPr>
        <w:pStyle w:val="BodyText"/>
        <w:ind w:left="173" w:right="111" w:firstLine="51"/>
        <w:rPr>
          <w:ins w:id="6884" w:author="Claire Kouba" w:date="2023-09-12T16:52:00Z"/>
          <w:rFonts w:cs="Times New Roman"/>
          <w:sz w:val="22"/>
          <w:szCs w:val="22"/>
        </w:rPr>
      </w:pPr>
      <w:ins w:id="6885" w:author="Claire Kouba" w:date="2023-09-12T16:52:00Z">
        <w:r w:rsidRPr="00D753AC">
          <w:rPr>
            <w:rFonts w:cs="Times New Roman"/>
            <w:w w:val="105"/>
            <w:sz w:val="22"/>
            <w:szCs w:val="22"/>
          </w:rPr>
          <w:t>The</w:t>
        </w:r>
        <w:r w:rsidRPr="00D753AC">
          <w:rPr>
            <w:rFonts w:cs="Times New Roman"/>
            <w:spacing w:val="-6"/>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14"/>
            <w:w w:val="105"/>
            <w:position w:val="-2"/>
            <w:sz w:val="22"/>
            <w:szCs w:val="22"/>
          </w:rPr>
          <w:t xml:space="preserve"> </w:t>
        </w:r>
        <w:r w:rsidRPr="00D753AC">
          <w:rPr>
            <w:rFonts w:cs="Times New Roman"/>
            <w:w w:val="105"/>
            <w:sz w:val="22"/>
            <w:szCs w:val="22"/>
          </w:rPr>
          <w:t>value</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120</w:t>
        </w:r>
        <w:r w:rsidRPr="00D753AC">
          <w:rPr>
            <w:rFonts w:cs="Times New Roman"/>
            <w:spacing w:val="-6"/>
            <w:w w:val="105"/>
            <w:sz w:val="22"/>
            <w:szCs w:val="22"/>
          </w:rPr>
          <w:t xml:space="preserve"> </w:t>
        </w:r>
        <w:r w:rsidRPr="00D753AC">
          <w:rPr>
            <w:rFonts w:cs="Times New Roman"/>
            <w:w w:val="105"/>
            <w:sz w:val="22"/>
            <w:szCs w:val="22"/>
          </w:rPr>
          <w:t>cfs</w:t>
        </w:r>
        <w:r w:rsidRPr="00D753AC">
          <w:rPr>
            <w:rFonts w:cs="Times New Roman"/>
            <w:spacing w:val="-6"/>
            <w:w w:val="105"/>
            <w:sz w:val="22"/>
            <w:szCs w:val="22"/>
          </w:rPr>
          <w:t xml:space="preserve"> </w:t>
        </w:r>
        <w:r w:rsidRPr="00D753AC">
          <w:rPr>
            <w:rFonts w:cs="Times New Roman"/>
            <w:w w:val="105"/>
            <w:sz w:val="22"/>
            <w:szCs w:val="22"/>
          </w:rPr>
          <w:t>(294</w:t>
        </w:r>
        <w:r w:rsidRPr="00D753AC">
          <w:rPr>
            <w:rFonts w:cs="Times New Roman"/>
            <w:spacing w:val="-6"/>
            <w:w w:val="105"/>
            <w:sz w:val="22"/>
            <w:szCs w:val="22"/>
          </w:rPr>
          <w:t xml:space="preserve"> </w:t>
        </w:r>
        <w:r w:rsidRPr="00D753AC">
          <w:rPr>
            <w:rFonts w:cs="Times New Roman"/>
            <w:w w:val="105"/>
            <w:sz w:val="22"/>
            <w:szCs w:val="22"/>
          </w:rPr>
          <w:t>thousand</w:t>
        </w:r>
        <w:r w:rsidRPr="00D753AC">
          <w:rPr>
            <w:rFonts w:cs="Times New Roman"/>
            <w:spacing w:val="-6"/>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6"/>
            <w:w w:val="105"/>
            <w:sz w:val="22"/>
            <w:szCs w:val="22"/>
          </w:rPr>
          <w:t xml:space="preserve"> </w:t>
        </w:r>
        <w:r w:rsidRPr="00D753AC">
          <w:rPr>
            <w:rFonts w:cs="Times New Roman"/>
            <w:w w:val="105"/>
            <w:sz w:val="22"/>
            <w:szCs w:val="22"/>
          </w:rPr>
          <w:t>or</w:t>
        </w:r>
        <w:r w:rsidRPr="00D753AC">
          <w:rPr>
            <w:rFonts w:cs="Times New Roman"/>
            <w:spacing w:val="-6"/>
            <w:w w:val="105"/>
            <w:sz w:val="22"/>
            <w:szCs w:val="22"/>
          </w:rPr>
          <w:t xml:space="preserve"> </w:t>
        </w:r>
        <w:r w:rsidRPr="00D753AC">
          <w:rPr>
            <w:rFonts w:cs="Times New Roman"/>
            <w:w w:val="105"/>
            <w:sz w:val="22"/>
            <w:szCs w:val="22"/>
          </w:rPr>
          <w:t>approximately</w:t>
        </w:r>
        <w:r w:rsidRPr="00D753AC">
          <w:rPr>
            <w:rFonts w:cs="Times New Roman"/>
            <w:spacing w:val="-6"/>
            <w:w w:val="105"/>
            <w:sz w:val="22"/>
            <w:szCs w:val="22"/>
          </w:rPr>
          <w:t xml:space="preserve"> </w:t>
        </w:r>
        <w:r w:rsidRPr="00D753AC">
          <w:rPr>
            <w:rFonts w:cs="Times New Roman"/>
            <w:w w:val="105"/>
            <w:sz w:val="22"/>
            <w:szCs w:val="22"/>
          </w:rPr>
          <w:t>9</w:t>
        </w:r>
        <w:r w:rsidRPr="00D753AC">
          <w:rPr>
            <w:rFonts w:cs="Times New Roman"/>
            <w:spacing w:val="-6"/>
            <w:w w:val="105"/>
            <w:sz w:val="22"/>
            <w:szCs w:val="22"/>
          </w:rPr>
          <w:t xml:space="preserve"> </w:t>
        </w:r>
        <w:r w:rsidRPr="00D753AC">
          <w:rPr>
            <w:rFonts w:cs="Times New Roman"/>
            <w:w w:val="105"/>
            <w:sz w:val="22"/>
            <w:szCs w:val="22"/>
          </w:rPr>
          <w:t>Mm</w:t>
        </w:r>
        <w:r w:rsidRPr="00D753AC">
          <w:rPr>
            <w:rFonts w:cs="Times New Roman"/>
            <w:w w:val="105"/>
            <w:position w:val="7"/>
            <w:sz w:val="22"/>
            <w:szCs w:val="22"/>
          </w:rPr>
          <w:t>3</w:t>
        </w:r>
        <w:r w:rsidRPr="00D753AC">
          <w:rPr>
            <w:rFonts w:cs="Times New Roman"/>
            <w:spacing w:val="17"/>
            <w:w w:val="105"/>
            <w:position w:val="7"/>
            <w:sz w:val="22"/>
            <w:szCs w:val="22"/>
          </w:rPr>
          <w:t xml:space="preserve"> </w:t>
        </w:r>
        <w:r w:rsidRPr="00D753AC">
          <w:rPr>
            <w:rFonts w:cs="Times New Roman"/>
            <w:w w:val="105"/>
            <w:sz w:val="22"/>
            <w:szCs w:val="22"/>
          </w:rPr>
          <w:t>per</w:t>
        </w:r>
        <w:r w:rsidRPr="00D753AC">
          <w:rPr>
            <w:rFonts w:cs="Times New Roman"/>
            <w:spacing w:val="-6"/>
            <w:w w:val="105"/>
            <w:sz w:val="22"/>
            <w:szCs w:val="22"/>
          </w:rPr>
          <w:t xml:space="preserve"> </w:t>
        </w:r>
        <w:r w:rsidRPr="00D753AC">
          <w:rPr>
            <w:rFonts w:cs="Times New Roman"/>
            <w:w w:val="105"/>
            <w:sz w:val="22"/>
            <w:szCs w:val="22"/>
          </w:rPr>
          <w:t>month)</w:t>
        </w:r>
        <w:r w:rsidRPr="00D753AC">
          <w:rPr>
            <w:rFonts w:cs="Times New Roman"/>
            <w:spacing w:val="-6"/>
            <w:w w:val="105"/>
            <w:sz w:val="22"/>
            <w:szCs w:val="22"/>
          </w:rPr>
          <w:t xml:space="preserve"> </w:t>
        </w:r>
        <w:r w:rsidRPr="00D753AC">
          <w:rPr>
            <w:rFonts w:cs="Times New Roman"/>
            <w:w w:val="105"/>
            <w:sz w:val="22"/>
            <w:szCs w:val="22"/>
          </w:rPr>
          <w:t>was</w:t>
        </w:r>
        <w:r w:rsidRPr="00D753AC">
          <w:rPr>
            <w:rFonts w:cs="Times New Roman"/>
            <w:spacing w:val="-6"/>
            <w:w w:val="105"/>
            <w:sz w:val="22"/>
            <w:szCs w:val="22"/>
          </w:rPr>
          <w:t xml:space="preserve"> </w:t>
        </w:r>
        <w:r w:rsidRPr="00D753AC">
          <w:rPr>
            <w:rFonts w:cs="Times New Roman"/>
            <w:w w:val="105"/>
            <w:sz w:val="22"/>
            <w:szCs w:val="22"/>
          </w:rPr>
          <w:t>determined</w:t>
        </w:r>
        <w:r w:rsidRPr="00D753AC">
          <w:rPr>
            <w:rFonts w:cs="Times New Roman"/>
            <w:spacing w:val="-6"/>
            <w:w w:val="105"/>
            <w:sz w:val="22"/>
            <w:szCs w:val="22"/>
          </w:rPr>
          <w:t xml:space="preserve"> </w:t>
        </w:r>
        <w:r w:rsidRPr="00D753AC">
          <w:rPr>
            <w:rFonts w:cs="Times New Roman"/>
            <w:w w:val="105"/>
            <w:sz w:val="22"/>
            <w:szCs w:val="22"/>
          </w:rPr>
          <w:t>by</w:t>
        </w:r>
        <w:r w:rsidRPr="00D753AC">
          <w:rPr>
            <w:rFonts w:cs="Times New Roman"/>
            <w:spacing w:val="-6"/>
            <w:w w:val="105"/>
            <w:sz w:val="22"/>
            <w:szCs w:val="22"/>
          </w:rPr>
          <w:t xml:space="preserve"> </w:t>
        </w:r>
        <w:r w:rsidRPr="00D753AC">
          <w:rPr>
            <w:rFonts w:cs="Times New Roman"/>
            <w:w w:val="105"/>
            <w:sz w:val="22"/>
            <w:szCs w:val="22"/>
          </w:rPr>
          <w:t>testing</w:t>
        </w:r>
        <w:r w:rsidRPr="00D753AC">
          <w:rPr>
            <w:rFonts w:cs="Times New Roman"/>
            <w:spacing w:val="-6"/>
            <w:w w:val="105"/>
            <w:sz w:val="22"/>
            <w:szCs w:val="22"/>
          </w:rPr>
          <w:t xml:space="preserve"> </w:t>
        </w:r>
        <w:r w:rsidRPr="00D753AC">
          <w:rPr>
            <w:rFonts w:cs="Times New Roman"/>
            <w:w w:val="105"/>
            <w:sz w:val="22"/>
            <w:szCs w:val="22"/>
          </w:rPr>
          <w:t>a</w:t>
        </w:r>
        <w:r w:rsidRPr="00D753AC">
          <w:rPr>
            <w:rFonts w:cs="Times New Roman"/>
            <w:spacing w:val="-6"/>
            <w:w w:val="105"/>
            <w:sz w:val="22"/>
            <w:szCs w:val="22"/>
          </w:rPr>
          <w:t xml:space="preserve"> </w:t>
        </w:r>
        <w:r w:rsidRPr="00D753AC">
          <w:rPr>
            <w:rFonts w:cs="Times New Roman"/>
            <w:w w:val="105"/>
            <w:sz w:val="22"/>
            <w:szCs w:val="22"/>
          </w:rPr>
          <w:t>range</w:t>
        </w:r>
        <w:r w:rsidRPr="00D753AC">
          <w:rPr>
            <w:rFonts w:cs="Times New Roman"/>
            <w:w w:val="99"/>
            <w:sz w:val="22"/>
            <w:szCs w:val="22"/>
          </w:rPr>
          <w:t xml:space="preserve"> </w:t>
        </w:r>
        <w:r w:rsidRPr="00D753AC">
          <w:rPr>
            <w:rFonts w:cs="Times New Roman"/>
            <w:w w:val="105"/>
            <w:sz w:val="22"/>
            <w:szCs w:val="22"/>
          </w:rPr>
          <w:t>of</w:t>
        </w:r>
        <w:r w:rsidRPr="00D753AC">
          <w:rPr>
            <w:rFonts w:cs="Times New Roman"/>
            <w:spacing w:val="-14"/>
            <w:w w:val="105"/>
            <w:sz w:val="22"/>
            <w:szCs w:val="22"/>
          </w:rPr>
          <w:t xml:space="preserve"> </w:t>
        </w:r>
        <w:r w:rsidRPr="00D753AC">
          <w:rPr>
            <w:rFonts w:cs="Times New Roman"/>
            <w:w w:val="105"/>
            <w:sz w:val="22"/>
            <w:szCs w:val="22"/>
          </w:rPr>
          <w:t>potential</w:t>
        </w:r>
        <w:r w:rsidRPr="00D753AC">
          <w:rPr>
            <w:rFonts w:cs="Times New Roman"/>
            <w:spacing w:val="-14"/>
            <w:w w:val="105"/>
            <w:sz w:val="22"/>
            <w:szCs w:val="22"/>
          </w:rPr>
          <w:t xml:space="preserve"> </w:t>
        </w:r>
        <w:r w:rsidRPr="00D753AC">
          <w:rPr>
            <w:rFonts w:cs="Times New Roman"/>
            <w:i/>
            <w:w w:val="105"/>
            <w:sz w:val="22"/>
            <w:szCs w:val="22"/>
          </w:rPr>
          <w:t>Q</w:t>
        </w:r>
        <w:r w:rsidRPr="00D753AC">
          <w:rPr>
            <w:rFonts w:cs="Times New Roman"/>
            <w:i/>
            <w:w w:val="105"/>
            <w:position w:val="-2"/>
            <w:sz w:val="22"/>
            <w:szCs w:val="22"/>
          </w:rPr>
          <w:t>spill</w:t>
        </w:r>
        <w:r w:rsidRPr="00D753AC">
          <w:rPr>
            <w:rFonts w:cs="Times New Roman"/>
            <w:i/>
            <w:spacing w:val="4"/>
            <w:w w:val="105"/>
            <w:position w:val="-2"/>
            <w:sz w:val="22"/>
            <w:szCs w:val="22"/>
          </w:rPr>
          <w:t xml:space="preserve"> </w:t>
        </w:r>
        <w:r w:rsidRPr="00D753AC">
          <w:rPr>
            <w:rFonts w:cs="Times New Roman"/>
            <w:w w:val="105"/>
            <w:sz w:val="22"/>
            <w:szCs w:val="22"/>
          </w:rPr>
          <w:t>values</w:t>
        </w:r>
        <w:r w:rsidRPr="00D753AC">
          <w:rPr>
            <w:rFonts w:cs="Times New Roman"/>
            <w:spacing w:val="-14"/>
            <w:w w:val="105"/>
            <w:sz w:val="22"/>
            <w:szCs w:val="22"/>
          </w:rPr>
          <w:t xml:space="preserve"> </w:t>
        </w:r>
        <w:r w:rsidRPr="00D753AC">
          <w:rPr>
            <w:rFonts w:cs="Times New Roman"/>
            <w:w w:val="105"/>
            <w:sz w:val="22"/>
            <w:szCs w:val="22"/>
          </w:rPr>
          <w:t>(10</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500</w:t>
        </w:r>
        <w:r w:rsidRPr="00D753AC">
          <w:rPr>
            <w:rFonts w:cs="Times New Roman"/>
            <w:spacing w:val="-14"/>
            <w:w w:val="105"/>
            <w:sz w:val="22"/>
            <w:szCs w:val="22"/>
          </w:rPr>
          <w:t xml:space="preserve"> </w:t>
        </w:r>
        <w:r w:rsidRPr="00D753AC">
          <w:rPr>
            <w:rFonts w:cs="Times New Roman"/>
            <w:w w:val="105"/>
            <w:sz w:val="22"/>
            <w:szCs w:val="22"/>
          </w:rPr>
          <w:t>cfs</w:t>
        </w:r>
        <w:r w:rsidRPr="00D753AC">
          <w:rPr>
            <w:rFonts w:cs="Times New Roman"/>
            <w:spacing w:val="-14"/>
            <w:w w:val="105"/>
            <w:sz w:val="22"/>
            <w:szCs w:val="22"/>
          </w:rPr>
          <w:t xml:space="preserve"> </w:t>
        </w:r>
        <w:r w:rsidRPr="00D753AC">
          <w:rPr>
            <w:rFonts w:cs="Times New Roman"/>
            <w:w w:val="105"/>
            <w:sz w:val="22"/>
            <w:szCs w:val="22"/>
          </w:rPr>
          <w:t>[24</w:t>
        </w:r>
        <w:r w:rsidRPr="00D753AC">
          <w:rPr>
            <w:rFonts w:cs="Times New Roman"/>
            <w:spacing w:val="-14"/>
            <w:w w:val="105"/>
            <w:sz w:val="22"/>
            <w:szCs w:val="22"/>
          </w:rPr>
          <w:t xml:space="preserve"> </w:t>
        </w:r>
        <w:r w:rsidRPr="00D753AC">
          <w:rPr>
            <w:rFonts w:cs="Times New Roman"/>
            <w:w w:val="105"/>
            <w:sz w:val="22"/>
            <w:szCs w:val="22"/>
          </w:rPr>
          <w:t>to</w:t>
        </w:r>
        <w:r w:rsidRPr="00D753AC">
          <w:rPr>
            <w:rFonts w:cs="Times New Roman"/>
            <w:spacing w:val="-14"/>
            <w:w w:val="105"/>
            <w:sz w:val="22"/>
            <w:szCs w:val="22"/>
          </w:rPr>
          <w:t xml:space="preserve"> </w:t>
        </w:r>
        <w:r w:rsidRPr="00D753AC">
          <w:rPr>
            <w:rFonts w:cs="Times New Roman"/>
            <w:w w:val="105"/>
            <w:sz w:val="22"/>
            <w:szCs w:val="22"/>
          </w:rPr>
          <w:t>1223</w:t>
        </w:r>
        <w:r w:rsidRPr="00D753AC">
          <w:rPr>
            <w:rFonts w:cs="Times New Roman"/>
            <w:spacing w:val="-14"/>
            <w:w w:val="105"/>
            <w:sz w:val="22"/>
            <w:szCs w:val="22"/>
          </w:rPr>
          <w:t xml:space="preserve"> </w:t>
        </w:r>
        <w:r w:rsidRPr="00D753AC">
          <w:rPr>
            <w:rFonts w:cs="Times New Roman"/>
            <w:w w:val="105"/>
            <w:sz w:val="22"/>
            <w:szCs w:val="22"/>
          </w:rPr>
          <w:t>thousand</w:t>
        </w:r>
        <w:r w:rsidRPr="00D753AC">
          <w:rPr>
            <w:rFonts w:cs="Times New Roman"/>
            <w:spacing w:val="-14"/>
            <w:w w:val="105"/>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14"/>
            <w:w w:val="105"/>
            <w:sz w:val="22"/>
            <w:szCs w:val="22"/>
          </w:rPr>
          <w:t xml:space="preserve"> </w:t>
        </w:r>
        <w:r w:rsidRPr="00D753AC">
          <w:rPr>
            <w:rFonts w:cs="Times New Roman"/>
            <w:w w:val="105"/>
            <w:sz w:val="22"/>
            <w:szCs w:val="22"/>
          </w:rPr>
          <w:t>as</w:t>
        </w:r>
        <w:r w:rsidRPr="00D753AC">
          <w:rPr>
            <w:rFonts w:cs="Times New Roman"/>
            <w:spacing w:val="-14"/>
            <w:w w:val="105"/>
            <w:sz w:val="22"/>
            <w:szCs w:val="22"/>
          </w:rPr>
          <w:t xml:space="preserve"> </w:t>
        </w:r>
        <w:r w:rsidRPr="00D753AC">
          <w:rPr>
            <w:rFonts w:cs="Times New Roman"/>
            <w:w w:val="105"/>
            <w:sz w:val="22"/>
            <w:szCs w:val="22"/>
          </w:rPr>
          <w:t>a</w:t>
        </w:r>
        <w:r w:rsidRPr="00D753AC">
          <w:rPr>
            <w:rFonts w:cs="Times New Roman"/>
            <w:spacing w:val="-14"/>
            <w:w w:val="105"/>
            <w:sz w:val="22"/>
            <w:szCs w:val="22"/>
          </w:rPr>
          <w:t xml:space="preserve"> </w:t>
        </w:r>
        <w:r w:rsidRPr="00D753AC">
          <w:rPr>
            <w:rFonts w:cs="Times New Roman"/>
            <w:w w:val="105"/>
            <w:sz w:val="22"/>
            <w:szCs w:val="22"/>
          </w:rPr>
          <w:t>dividing</w:t>
        </w:r>
        <w:r w:rsidRPr="00D753AC">
          <w:rPr>
            <w:rFonts w:cs="Times New Roman"/>
            <w:spacing w:val="-14"/>
            <w:w w:val="105"/>
            <w:sz w:val="22"/>
            <w:szCs w:val="22"/>
          </w:rPr>
          <w:t xml:space="preserve"> </w:t>
        </w:r>
        <w:r w:rsidRPr="00D753AC">
          <w:rPr>
            <w:rFonts w:cs="Times New Roman"/>
            <w:w w:val="105"/>
            <w:sz w:val="22"/>
            <w:szCs w:val="22"/>
          </w:rPr>
          <w:t>threshold</w:t>
        </w:r>
        <w:r w:rsidRPr="00D753AC">
          <w:rPr>
            <w:rFonts w:cs="Times New Roman"/>
            <w:spacing w:val="-14"/>
            <w:w w:val="105"/>
            <w:sz w:val="22"/>
            <w:szCs w:val="22"/>
          </w:rPr>
          <w:t xml:space="preserve"> </w:t>
        </w:r>
        <w:r w:rsidRPr="00D753AC">
          <w:rPr>
            <w:rFonts w:cs="Times New Roman"/>
            <w:w w:val="105"/>
            <w:sz w:val="22"/>
            <w:szCs w:val="22"/>
          </w:rPr>
          <w:t>between</w:t>
        </w:r>
        <w:r w:rsidRPr="00D753AC">
          <w:rPr>
            <w:rFonts w:cs="Times New Roman"/>
            <w:spacing w:val="-14"/>
            <w:w w:val="105"/>
            <w:sz w:val="22"/>
            <w:szCs w:val="22"/>
          </w:rPr>
          <w:t xml:space="preserve"> </w:t>
        </w:r>
        <w:r w:rsidRPr="00D753AC">
          <w:rPr>
            <w:rFonts w:cs="Times New Roman"/>
            <w:w w:val="105"/>
            <w:sz w:val="22"/>
            <w:szCs w:val="22"/>
          </w:rPr>
          <w:t>dry-</w:t>
        </w:r>
        <w:r w:rsidRPr="00D753AC">
          <w:rPr>
            <w:rFonts w:cs="Times New Roman"/>
            <w:spacing w:val="-14"/>
            <w:w w:val="105"/>
            <w:sz w:val="22"/>
            <w:szCs w:val="22"/>
          </w:rPr>
          <w:t xml:space="preserve"> </w:t>
        </w:r>
        <w:r w:rsidRPr="00D753AC">
          <w:rPr>
            <w:rFonts w:cs="Times New Roman"/>
            <w:w w:val="105"/>
            <w:sz w:val="22"/>
            <w:szCs w:val="22"/>
          </w:rPr>
          <w:t>and</w:t>
        </w:r>
        <w:r w:rsidRPr="00D753AC">
          <w:rPr>
            <w:rFonts w:cs="Times New Roman"/>
            <w:spacing w:val="-14"/>
            <w:w w:val="105"/>
            <w:sz w:val="22"/>
            <w:szCs w:val="22"/>
          </w:rPr>
          <w:t xml:space="preserve"> </w:t>
        </w:r>
        <w:r w:rsidRPr="00D753AC">
          <w:rPr>
            <w:rFonts w:cs="Times New Roman"/>
            <w:w w:val="105"/>
            <w:sz w:val="22"/>
            <w:szCs w:val="22"/>
          </w:rPr>
          <w:t>wet-season</w:t>
        </w:r>
        <w:r w:rsidRPr="00D753AC">
          <w:rPr>
            <w:rFonts w:cs="Times New Roman"/>
            <w:w w:val="99"/>
            <w:sz w:val="22"/>
            <w:szCs w:val="22"/>
          </w:rPr>
          <w:t xml:space="preserve"> </w:t>
        </w:r>
        <w:r w:rsidRPr="00D753AC">
          <w:rPr>
            <w:rFonts w:cs="Times New Roman"/>
            <w:w w:val="105"/>
            <w:sz w:val="22"/>
            <w:szCs w:val="22"/>
          </w:rPr>
          <w:t>flow</w:t>
        </w:r>
        <w:r w:rsidRPr="00D753AC">
          <w:rPr>
            <w:rFonts w:cs="Times New Roman"/>
            <w:spacing w:val="-12"/>
            <w:w w:val="105"/>
            <w:sz w:val="22"/>
            <w:szCs w:val="22"/>
          </w:rPr>
          <w:t xml:space="preserve"> </w:t>
        </w:r>
        <w:r w:rsidRPr="00D753AC">
          <w:rPr>
            <w:rFonts w:cs="Times New Roman"/>
            <w:w w:val="105"/>
            <w:sz w:val="22"/>
            <w:szCs w:val="22"/>
          </w:rPr>
          <w:t>behavior,</w:t>
        </w:r>
        <w:r w:rsidRPr="00D753AC">
          <w:rPr>
            <w:rFonts w:cs="Times New Roman"/>
            <w:spacing w:val="-12"/>
            <w:w w:val="105"/>
            <w:sz w:val="22"/>
            <w:szCs w:val="22"/>
          </w:rPr>
          <w:t xml:space="preserve"> </w:t>
        </w:r>
        <w:r w:rsidRPr="00D753AC">
          <w:rPr>
            <w:rFonts w:cs="Times New Roman"/>
            <w:w w:val="105"/>
            <w:sz w:val="22"/>
            <w:szCs w:val="22"/>
          </w:rPr>
          <w:t>and</w:t>
        </w:r>
        <w:r w:rsidRPr="00D753AC">
          <w:rPr>
            <w:rFonts w:cs="Times New Roman"/>
            <w:spacing w:val="-12"/>
            <w:w w:val="105"/>
            <w:sz w:val="22"/>
            <w:szCs w:val="22"/>
          </w:rPr>
          <w:t xml:space="preserve"> </w:t>
        </w:r>
        <w:r w:rsidRPr="00D753AC">
          <w:rPr>
            <w:rFonts w:cs="Times New Roman"/>
            <w:w w:val="105"/>
            <w:sz w:val="22"/>
            <w:szCs w:val="22"/>
          </w:rPr>
          <w:t>calculating</w:t>
        </w:r>
        <w:r w:rsidRPr="00D753AC">
          <w:rPr>
            <w:rFonts w:cs="Times New Roman"/>
            <w:spacing w:val="-12"/>
            <w:w w:val="105"/>
            <w:sz w:val="22"/>
            <w:szCs w:val="22"/>
          </w:rPr>
          <w:t xml:space="preserve"> </w:t>
        </w:r>
        <w:r w:rsidRPr="00D753AC">
          <w:rPr>
            <w:rFonts w:cs="Times New Roman"/>
            <w:w w:val="105"/>
            <w:sz w:val="22"/>
            <w:szCs w:val="22"/>
          </w:rPr>
          <w:t>the</w:t>
        </w:r>
        <w:r w:rsidRPr="00D753AC">
          <w:rPr>
            <w:rFonts w:cs="Times New Roman"/>
            <w:spacing w:val="-12"/>
            <w:w w:val="105"/>
            <w:sz w:val="22"/>
            <w:szCs w:val="22"/>
          </w:rPr>
          <w:t xml:space="preserve"> </w:t>
        </w:r>
        <w:r w:rsidRPr="00D753AC">
          <w:rPr>
            <w:rFonts w:cs="Times New Roman"/>
            <w:w w:val="105"/>
            <w:sz w:val="22"/>
            <w:szCs w:val="22"/>
          </w:rPr>
          <w:t>difference</w:t>
        </w:r>
        <w:r w:rsidRPr="00D753AC">
          <w:rPr>
            <w:rFonts w:cs="Times New Roman"/>
            <w:spacing w:val="-12"/>
            <w:w w:val="105"/>
            <w:sz w:val="22"/>
            <w:szCs w:val="22"/>
          </w:rPr>
          <w:t xml:space="preserve"> </w:t>
        </w:r>
        <w:r w:rsidRPr="00D753AC">
          <w:rPr>
            <w:rFonts w:cs="Times New Roman"/>
            <w:w w:val="105"/>
            <w:sz w:val="22"/>
            <w:szCs w:val="22"/>
          </w:rPr>
          <w:t>in</w:t>
        </w:r>
        <w:r w:rsidRPr="00D753AC">
          <w:rPr>
            <w:rFonts w:cs="Times New Roman"/>
            <w:spacing w:val="-12"/>
            <w:w w:val="105"/>
            <w:sz w:val="22"/>
            <w:szCs w:val="22"/>
          </w:rPr>
          <w:t xml:space="preserve"> </w:t>
        </w:r>
        <w:r w:rsidRPr="00D753AC">
          <w:rPr>
            <w:rFonts w:cs="Times New Roman"/>
            <w:w w:val="105"/>
            <w:sz w:val="22"/>
            <w:szCs w:val="22"/>
          </w:rPr>
          <w:t>rainfall-runoff</w:t>
        </w:r>
        <w:r w:rsidRPr="00D753AC">
          <w:rPr>
            <w:rFonts w:cs="Times New Roman"/>
            <w:spacing w:val="-12"/>
            <w:w w:val="105"/>
            <w:sz w:val="22"/>
            <w:szCs w:val="22"/>
          </w:rPr>
          <w:t xml:space="preserve"> </w:t>
        </w:r>
        <w:r w:rsidRPr="00D753AC">
          <w:rPr>
            <w:rFonts w:cs="Times New Roman"/>
            <w:w w:val="105"/>
            <w:sz w:val="22"/>
            <w:szCs w:val="22"/>
          </w:rPr>
          <w:t>response</w:t>
        </w:r>
        <w:r w:rsidRPr="00D753AC">
          <w:rPr>
            <w:rFonts w:cs="Times New Roman"/>
            <w:spacing w:val="-12"/>
            <w:w w:val="105"/>
            <w:sz w:val="22"/>
            <w:szCs w:val="22"/>
          </w:rPr>
          <w:t xml:space="preserve"> </w:t>
        </w:r>
        <w:r w:rsidRPr="00D753AC">
          <w:rPr>
            <w:rFonts w:cs="Times New Roman"/>
            <w:w w:val="105"/>
            <w:sz w:val="22"/>
            <w:szCs w:val="22"/>
          </w:rPr>
          <w:t>on</w:t>
        </w:r>
        <w:r w:rsidRPr="00D753AC">
          <w:rPr>
            <w:rFonts w:cs="Times New Roman"/>
            <w:spacing w:val="-12"/>
            <w:w w:val="105"/>
            <w:sz w:val="22"/>
            <w:szCs w:val="22"/>
          </w:rPr>
          <w:t xml:space="preserve"> </w:t>
        </w:r>
        <w:r w:rsidRPr="00D753AC">
          <w:rPr>
            <w:rFonts w:cs="Times New Roman"/>
            <w:w w:val="105"/>
            <w:sz w:val="22"/>
            <w:szCs w:val="22"/>
          </w:rPr>
          <w:t>either</w:t>
        </w:r>
        <w:r w:rsidRPr="00D753AC">
          <w:rPr>
            <w:rFonts w:cs="Times New Roman"/>
            <w:spacing w:val="-12"/>
            <w:w w:val="105"/>
            <w:sz w:val="22"/>
            <w:szCs w:val="22"/>
          </w:rPr>
          <w:t xml:space="preserve"> </w:t>
        </w:r>
        <w:r w:rsidRPr="00D753AC">
          <w:rPr>
            <w:rFonts w:cs="Times New Roman"/>
            <w:w w:val="105"/>
            <w:sz w:val="22"/>
            <w:szCs w:val="22"/>
          </w:rPr>
          <w:t>side</w:t>
        </w:r>
        <w:r w:rsidRPr="00D753AC">
          <w:rPr>
            <w:rFonts w:cs="Times New Roman"/>
            <w:spacing w:val="-12"/>
            <w:w w:val="105"/>
            <w:sz w:val="22"/>
            <w:szCs w:val="22"/>
          </w:rPr>
          <w:t xml:space="preserve"> </w:t>
        </w:r>
        <w:r w:rsidRPr="00D753AC">
          <w:rPr>
            <w:rFonts w:cs="Times New Roman"/>
            <w:w w:val="105"/>
            <w:sz w:val="22"/>
            <w:szCs w:val="22"/>
          </w:rPr>
          <w:t>of</w:t>
        </w:r>
        <w:r w:rsidRPr="00D753AC">
          <w:rPr>
            <w:rFonts w:cs="Times New Roman"/>
            <w:spacing w:val="-12"/>
            <w:w w:val="105"/>
            <w:sz w:val="22"/>
            <w:szCs w:val="22"/>
          </w:rPr>
          <w:t xml:space="preserve"> </w:t>
        </w:r>
        <w:r w:rsidRPr="00D753AC">
          <w:rPr>
            <w:rFonts w:cs="Times New Roman"/>
            <w:w w:val="105"/>
            <w:sz w:val="22"/>
            <w:szCs w:val="22"/>
          </w:rPr>
          <w:t>the</w:t>
        </w:r>
        <w:r w:rsidRPr="00D753AC">
          <w:rPr>
            <w:rFonts w:cs="Times New Roman"/>
            <w:spacing w:val="-12"/>
            <w:w w:val="105"/>
            <w:sz w:val="22"/>
            <w:szCs w:val="22"/>
          </w:rPr>
          <w:t xml:space="preserve"> </w:t>
        </w:r>
        <w:r w:rsidRPr="00D753AC">
          <w:rPr>
            <w:rFonts w:cs="Times New Roman"/>
            <w:w w:val="105"/>
            <w:sz w:val="22"/>
            <w:szCs w:val="22"/>
          </w:rPr>
          <w:t>dry</w:t>
        </w:r>
        <w:r w:rsidRPr="00D753AC">
          <w:rPr>
            <w:rFonts w:cs="Times New Roman"/>
            <w:spacing w:val="-12"/>
            <w:w w:val="105"/>
            <w:sz w:val="22"/>
            <w:szCs w:val="22"/>
          </w:rPr>
          <w:t xml:space="preserve"> </w:t>
        </w:r>
        <w:r w:rsidRPr="00D753AC">
          <w:rPr>
            <w:rFonts w:cs="Times New Roman"/>
            <w:w w:val="105"/>
            <w:sz w:val="22"/>
            <w:szCs w:val="22"/>
          </w:rPr>
          <w:t>season-wet</w:t>
        </w:r>
        <w:r w:rsidRPr="00D753AC">
          <w:rPr>
            <w:rFonts w:cs="Times New Roman"/>
            <w:spacing w:val="-12"/>
            <w:w w:val="105"/>
            <w:sz w:val="22"/>
            <w:szCs w:val="22"/>
          </w:rPr>
          <w:t xml:space="preserve"> </w:t>
        </w:r>
        <w:r w:rsidRPr="00D753AC">
          <w:rPr>
            <w:rFonts w:cs="Times New Roman"/>
            <w:w w:val="105"/>
            <w:sz w:val="22"/>
            <w:szCs w:val="22"/>
          </w:rPr>
          <w:t>season</w:t>
        </w:r>
        <w:r w:rsidRPr="00D753AC">
          <w:rPr>
            <w:rFonts w:cs="Times New Roman"/>
            <w:spacing w:val="-12"/>
            <w:w w:val="105"/>
            <w:sz w:val="22"/>
            <w:szCs w:val="22"/>
          </w:rPr>
          <w:t xml:space="preserve"> </w:t>
        </w:r>
        <w:r w:rsidRPr="00D753AC">
          <w:rPr>
            <w:rFonts w:cs="Times New Roman"/>
            <w:w w:val="105"/>
            <w:sz w:val="22"/>
            <w:szCs w:val="22"/>
          </w:rPr>
          <w:t>divide</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w w:val="105"/>
            <w:sz w:val="22"/>
            <w:szCs w:val="22"/>
          </w:rPr>
          <w:t>(Figure</w:t>
        </w:r>
        <w:r w:rsidRPr="00D753AC">
          <w:rPr>
            <w:rFonts w:cs="Times New Roman"/>
            <w:spacing w:val="-8"/>
            <w:w w:val="105"/>
            <w:sz w:val="22"/>
            <w:szCs w:val="22"/>
          </w:rPr>
          <w:t xml:space="preserve"> </w:t>
        </w:r>
        <w:r w:rsidRPr="00D753AC">
          <w:rPr>
            <w:rFonts w:cs="Times New Roman"/>
            <w:w w:val="105"/>
            <w:sz w:val="22"/>
            <w:szCs w:val="22"/>
          </w:rPr>
          <w:t>A2,</w:t>
        </w:r>
        <w:r w:rsidRPr="00D753AC">
          <w:rPr>
            <w:rFonts w:cs="Times New Roman"/>
            <w:w w:val="105"/>
            <w:sz w:val="22"/>
            <w:szCs w:val="22"/>
          </w:rPr>
          <w:fldChar w:fldCharType="end"/>
        </w:r>
        <w:r w:rsidRPr="00D753AC">
          <w:rPr>
            <w:rFonts w:cs="Times New Roman"/>
            <w:spacing w:val="-8"/>
            <w:w w:val="105"/>
            <w:sz w:val="22"/>
            <w:szCs w:val="22"/>
          </w:rPr>
          <w:t xml:space="preserve"> </w:t>
        </w:r>
        <w:r w:rsidRPr="00D753AC">
          <w:rPr>
            <w:rFonts w:cs="Times New Roman"/>
            <w:w w:val="105"/>
            <w:sz w:val="22"/>
            <w:szCs w:val="22"/>
          </w:rPr>
          <w:t>Panel</w:t>
        </w:r>
        <w:r w:rsidRPr="00D753AC">
          <w:rPr>
            <w:rFonts w:cs="Times New Roman"/>
            <w:spacing w:val="-8"/>
            <w:w w:val="105"/>
            <w:sz w:val="22"/>
            <w:szCs w:val="22"/>
          </w:rPr>
          <w:t xml:space="preserve"> </w:t>
        </w:r>
        <w:r w:rsidRPr="00D753AC">
          <w:rPr>
            <w:rFonts w:cs="Times New Roman"/>
            <w:w w:val="105"/>
            <w:sz w:val="22"/>
            <w:szCs w:val="22"/>
          </w:rPr>
          <w:t>A).</w:t>
        </w:r>
        <w:r w:rsidRPr="00D753AC">
          <w:rPr>
            <w:rFonts w:cs="Times New Roman"/>
            <w:spacing w:val="-8"/>
            <w:w w:val="105"/>
            <w:sz w:val="22"/>
            <w:szCs w:val="22"/>
          </w:rPr>
          <w:t xml:space="preserve"> </w:t>
        </w:r>
        <w:r w:rsidRPr="00D753AC">
          <w:rPr>
            <w:rFonts w:cs="Times New Roman"/>
            <w:w w:val="105"/>
            <w:sz w:val="22"/>
            <w:szCs w:val="22"/>
          </w:rPr>
          <w:t>The</w:t>
        </w:r>
        <w:r w:rsidRPr="00D753AC">
          <w:rPr>
            <w:rFonts w:cs="Times New Roman"/>
            <w:spacing w:val="-8"/>
            <w:w w:val="105"/>
            <w:sz w:val="22"/>
            <w:szCs w:val="22"/>
          </w:rPr>
          <w:t xml:space="preserve"> </w:t>
        </w:r>
        <w:r w:rsidRPr="00D753AC">
          <w:rPr>
            <w:rFonts w:cs="Times New Roman"/>
            <w:w w:val="105"/>
            <w:sz w:val="22"/>
            <w:szCs w:val="22"/>
          </w:rPr>
          <w:t>objective</w:t>
        </w:r>
        <w:r w:rsidRPr="00D753AC">
          <w:rPr>
            <w:rFonts w:cs="Times New Roman"/>
            <w:spacing w:val="-8"/>
            <w:w w:val="105"/>
            <w:sz w:val="22"/>
            <w:szCs w:val="22"/>
          </w:rPr>
          <w:t xml:space="preserve"> </w:t>
        </w:r>
        <w:r w:rsidRPr="00D753AC">
          <w:rPr>
            <w:rFonts w:cs="Times New Roman"/>
            <w:w w:val="105"/>
            <w:sz w:val="22"/>
            <w:szCs w:val="22"/>
          </w:rPr>
          <w:t>of</w:t>
        </w:r>
        <w:r w:rsidRPr="00D753AC">
          <w:rPr>
            <w:rFonts w:cs="Times New Roman"/>
            <w:spacing w:val="-8"/>
            <w:w w:val="105"/>
            <w:sz w:val="22"/>
            <w:szCs w:val="22"/>
          </w:rPr>
          <w:t xml:space="preserve"> </w:t>
        </w:r>
        <w:r w:rsidRPr="00D753AC">
          <w:rPr>
            <w:rFonts w:cs="Times New Roman"/>
            <w:w w:val="105"/>
            <w:sz w:val="22"/>
            <w:szCs w:val="22"/>
          </w:rPr>
          <w:t>this</w:t>
        </w:r>
        <w:r w:rsidRPr="00D753AC">
          <w:rPr>
            <w:rFonts w:cs="Times New Roman"/>
            <w:spacing w:val="-8"/>
            <w:w w:val="105"/>
            <w:sz w:val="22"/>
            <w:szCs w:val="22"/>
          </w:rPr>
          <w:t xml:space="preserve"> </w:t>
        </w:r>
        <w:r w:rsidRPr="00D753AC">
          <w:rPr>
            <w:rFonts w:cs="Times New Roman"/>
            <w:w w:val="105"/>
            <w:sz w:val="22"/>
            <w:szCs w:val="22"/>
          </w:rPr>
          <w:t>analysis</w:t>
        </w:r>
        <w:r w:rsidRPr="00D753AC">
          <w:rPr>
            <w:rFonts w:cs="Times New Roman"/>
            <w:spacing w:val="-8"/>
            <w:w w:val="105"/>
            <w:sz w:val="22"/>
            <w:szCs w:val="22"/>
          </w:rPr>
          <w:t xml:space="preserve"> </w:t>
        </w:r>
        <w:r w:rsidRPr="00D753AC">
          <w:rPr>
            <w:rFonts w:cs="Times New Roman"/>
            <w:w w:val="105"/>
            <w:sz w:val="22"/>
            <w:szCs w:val="22"/>
          </w:rPr>
          <w:t>was</w:t>
        </w:r>
        <w:r w:rsidRPr="00D753AC">
          <w:rPr>
            <w:rFonts w:cs="Times New Roman"/>
            <w:spacing w:val="-8"/>
            <w:w w:val="105"/>
            <w:sz w:val="22"/>
            <w:szCs w:val="22"/>
          </w:rPr>
          <w:t xml:space="preserve"> </w:t>
        </w:r>
        <w:r w:rsidRPr="00D753AC">
          <w:rPr>
            <w:rFonts w:cs="Times New Roman"/>
            <w:w w:val="105"/>
            <w:sz w:val="22"/>
            <w:szCs w:val="22"/>
          </w:rPr>
          <w:t>to</w:t>
        </w:r>
        <w:r w:rsidRPr="00D753AC">
          <w:rPr>
            <w:rFonts w:cs="Times New Roman"/>
            <w:spacing w:val="-8"/>
            <w:w w:val="105"/>
            <w:sz w:val="22"/>
            <w:szCs w:val="22"/>
          </w:rPr>
          <w:t xml:space="preserve"> </w:t>
        </w:r>
        <w:r w:rsidRPr="00D753AC">
          <w:rPr>
            <w:rFonts w:cs="Times New Roman"/>
            <w:w w:val="105"/>
            <w:sz w:val="22"/>
            <w:szCs w:val="22"/>
          </w:rPr>
          <w:t>maximize</w:t>
        </w:r>
        <w:r w:rsidRPr="00D753AC">
          <w:rPr>
            <w:rFonts w:cs="Times New Roman"/>
            <w:spacing w:val="-8"/>
            <w:w w:val="105"/>
            <w:sz w:val="22"/>
            <w:szCs w:val="22"/>
          </w:rPr>
          <w:t xml:space="preserve"> </w:t>
        </w:r>
        <w:r w:rsidRPr="00D753AC">
          <w:rPr>
            <w:rFonts w:cs="Times New Roman"/>
            <w:w w:val="105"/>
            <w:sz w:val="22"/>
            <w:szCs w:val="22"/>
          </w:rPr>
          <w:t>the</w:t>
        </w:r>
        <w:r w:rsidRPr="00D753AC">
          <w:rPr>
            <w:rFonts w:cs="Times New Roman"/>
            <w:spacing w:val="-8"/>
            <w:w w:val="105"/>
            <w:sz w:val="22"/>
            <w:szCs w:val="22"/>
          </w:rPr>
          <w:t xml:space="preserve"> </w:t>
        </w:r>
        <w:r w:rsidRPr="00D753AC">
          <w:rPr>
            <w:rFonts w:cs="Times New Roman"/>
            <w:w w:val="105"/>
            <w:sz w:val="22"/>
            <w:szCs w:val="22"/>
          </w:rPr>
          <w:t>difference</w:t>
        </w:r>
        <w:r w:rsidRPr="00D753AC">
          <w:rPr>
            <w:rFonts w:cs="Times New Roman"/>
            <w:spacing w:val="-8"/>
            <w:w w:val="105"/>
            <w:sz w:val="22"/>
            <w:szCs w:val="22"/>
          </w:rPr>
          <w:t xml:space="preserve"> </w:t>
        </w:r>
        <w:r w:rsidRPr="00D753AC">
          <w:rPr>
            <w:rFonts w:cs="Times New Roman"/>
            <w:w w:val="105"/>
            <w:sz w:val="22"/>
            <w:szCs w:val="22"/>
          </w:rPr>
          <w:t>between</w:t>
        </w:r>
        <w:r w:rsidRPr="00D753AC">
          <w:rPr>
            <w:rFonts w:cs="Times New Roman"/>
            <w:spacing w:val="-8"/>
            <w:w w:val="105"/>
            <w:sz w:val="22"/>
            <w:szCs w:val="22"/>
          </w:rPr>
          <w:t xml:space="preserve"> </w:t>
        </w:r>
        <w:r w:rsidRPr="00D753AC">
          <w:rPr>
            <w:rFonts w:cs="Times New Roman"/>
            <w:w w:val="105"/>
            <w:sz w:val="22"/>
            <w:szCs w:val="22"/>
          </w:rPr>
          <w:t>these</w:t>
        </w:r>
        <w:r w:rsidRPr="00D753AC">
          <w:rPr>
            <w:rFonts w:cs="Times New Roman"/>
            <w:spacing w:val="-8"/>
            <w:w w:val="105"/>
            <w:sz w:val="22"/>
            <w:szCs w:val="22"/>
          </w:rPr>
          <w:t xml:space="preserve"> </w:t>
        </w:r>
        <w:r w:rsidRPr="00D753AC">
          <w:rPr>
            <w:rFonts w:cs="Times New Roman"/>
            <w:w w:val="105"/>
            <w:sz w:val="22"/>
            <w:szCs w:val="22"/>
          </w:rPr>
          <w:t>two</w:t>
        </w:r>
        <w:r w:rsidRPr="00D753AC">
          <w:rPr>
            <w:rFonts w:cs="Times New Roman"/>
            <w:spacing w:val="-8"/>
            <w:w w:val="105"/>
            <w:sz w:val="22"/>
            <w:szCs w:val="22"/>
          </w:rPr>
          <w:t xml:space="preserve"> </w:t>
        </w:r>
        <w:r w:rsidRPr="00D753AC">
          <w:rPr>
            <w:rFonts w:cs="Times New Roman"/>
            <w:i/>
            <w:w w:val="105"/>
            <w:sz w:val="22"/>
            <w:szCs w:val="22"/>
          </w:rPr>
          <w:t>dQ/dP</w:t>
        </w:r>
        <w:r w:rsidRPr="00D753AC">
          <w:rPr>
            <w:rFonts w:cs="Times New Roman"/>
            <w:i/>
            <w:spacing w:val="5"/>
            <w:w w:val="105"/>
            <w:sz w:val="22"/>
            <w:szCs w:val="22"/>
          </w:rPr>
          <w:t xml:space="preserve"> </w:t>
        </w:r>
        <w:r w:rsidRPr="00D753AC">
          <w:rPr>
            <w:rFonts w:cs="Times New Roman"/>
            <w:w w:val="105"/>
            <w:sz w:val="22"/>
            <w:szCs w:val="22"/>
          </w:rPr>
          <w:t>values:</w:t>
        </w:r>
        <w:r w:rsidRPr="00D753AC">
          <w:rPr>
            <w:rFonts w:cs="Times New Roman"/>
            <w:spacing w:val="-8"/>
            <w:w w:val="105"/>
            <w:sz w:val="22"/>
            <w:szCs w:val="22"/>
          </w:rPr>
          <w:t xml:space="preserve"> </w:t>
        </w:r>
        <w:r w:rsidRPr="00D753AC">
          <w:rPr>
            <w:rFonts w:cs="Times New Roman"/>
            <w:w w:val="105"/>
            <w:sz w:val="22"/>
            <w:szCs w:val="22"/>
          </w:rPr>
          <w:t>to</w:t>
        </w:r>
      </w:ins>
    </w:p>
    <w:p w:rsidR="002153D1" w:rsidRPr="00D753AC" w:rsidRDefault="002573FA" w:rsidP="00D753AC">
      <w:pPr>
        <w:pStyle w:val="BodyText"/>
        <w:spacing w:before="19"/>
        <w:ind w:left="173" w:hanging="197"/>
        <w:rPr>
          <w:ins w:id="6886" w:author="Claire Kouba" w:date="2023-09-12T16:52:00Z"/>
          <w:rFonts w:cs="Times New Roman"/>
          <w:sz w:val="22"/>
          <w:szCs w:val="22"/>
        </w:rPr>
      </w:pPr>
      <w:ins w:id="6887" w:author="Claire Kouba" w:date="2023-09-12T16:52:00Z">
        <w:r w:rsidRPr="00D753AC">
          <w:rPr>
            <w:rFonts w:cs="Times New Roman"/>
            <w:sz w:val="22"/>
            <w:szCs w:val="22"/>
          </w:rPr>
          <w:t>identify</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threshold</w:t>
        </w:r>
        <w:r w:rsidRPr="00D753AC">
          <w:rPr>
            <w:rFonts w:cs="Times New Roman"/>
            <w:spacing w:val="-5"/>
            <w:sz w:val="22"/>
            <w:szCs w:val="22"/>
          </w:rPr>
          <w:t xml:space="preserve"> </w:t>
        </w:r>
        <w:r w:rsidRPr="00D753AC">
          <w:rPr>
            <w:rFonts w:cs="Times New Roman"/>
            <w:sz w:val="22"/>
            <w:szCs w:val="22"/>
          </w:rPr>
          <w:t>that</w:t>
        </w:r>
        <w:r w:rsidRPr="00D753AC">
          <w:rPr>
            <w:rFonts w:cs="Times New Roman"/>
            <w:spacing w:val="-5"/>
            <w:sz w:val="22"/>
            <w:szCs w:val="22"/>
          </w:rPr>
          <w:t xml:space="preserve"> </w:t>
        </w:r>
        <w:r w:rsidRPr="00D753AC">
          <w:rPr>
            <w:rFonts w:cs="Times New Roman"/>
            <w:sz w:val="22"/>
            <w:szCs w:val="22"/>
          </w:rPr>
          <w:t>reflected</w:t>
        </w:r>
        <w:r w:rsidRPr="00D753AC">
          <w:rPr>
            <w:rFonts w:cs="Times New Roman"/>
            <w:spacing w:val="-5"/>
            <w:sz w:val="22"/>
            <w:szCs w:val="22"/>
          </w:rPr>
          <w:t xml:space="preserve"> </w:t>
        </w:r>
        <w:r w:rsidRPr="00D753AC">
          <w:rPr>
            <w:rFonts w:cs="Times New Roman"/>
            <w:sz w:val="22"/>
            <w:szCs w:val="22"/>
          </w:rPr>
          <w:t>a</w:t>
        </w:r>
        <w:r w:rsidRPr="00D753AC">
          <w:rPr>
            <w:rFonts w:cs="Times New Roman"/>
            <w:spacing w:val="-5"/>
            <w:sz w:val="22"/>
            <w:szCs w:val="22"/>
          </w:rPr>
          <w:t xml:space="preserve"> </w:t>
        </w:r>
        <w:r w:rsidRPr="00D753AC">
          <w:rPr>
            <w:rFonts w:cs="Times New Roman"/>
            <w:sz w:val="22"/>
            <w:szCs w:val="22"/>
          </w:rPr>
          <w:t>maximally</w:t>
        </w:r>
        <w:r w:rsidRPr="00D753AC">
          <w:rPr>
            <w:rFonts w:cs="Times New Roman"/>
            <w:spacing w:val="-5"/>
            <w:sz w:val="22"/>
            <w:szCs w:val="22"/>
          </w:rPr>
          <w:t xml:space="preserve"> </w:t>
        </w:r>
        <w:r w:rsidRPr="00D753AC">
          <w:rPr>
            <w:rFonts w:cs="Times New Roman"/>
            <w:sz w:val="22"/>
            <w:szCs w:val="22"/>
          </w:rPr>
          <w:t>different</w:t>
        </w:r>
        <w:r w:rsidRPr="00D753AC">
          <w:rPr>
            <w:rFonts w:cs="Times New Roman"/>
            <w:spacing w:val="-5"/>
            <w:sz w:val="22"/>
            <w:szCs w:val="22"/>
          </w:rPr>
          <w:t xml:space="preserve"> </w:t>
        </w:r>
        <w:r w:rsidRPr="00D753AC">
          <w:rPr>
            <w:rFonts w:cs="Times New Roman"/>
            <w:sz w:val="22"/>
            <w:szCs w:val="22"/>
          </w:rPr>
          <w:t>rainfall-runoff</w:t>
        </w:r>
        <w:r w:rsidRPr="00D753AC">
          <w:rPr>
            <w:rFonts w:cs="Times New Roman"/>
            <w:spacing w:val="-5"/>
            <w:sz w:val="22"/>
            <w:szCs w:val="22"/>
          </w:rPr>
          <w:t xml:space="preserve"> </w:t>
        </w:r>
        <w:r w:rsidRPr="00D753AC">
          <w:rPr>
            <w:rFonts w:cs="Times New Roman"/>
            <w:sz w:val="22"/>
            <w:szCs w:val="22"/>
          </w:rPr>
          <w:t>response</w:t>
        </w:r>
        <w:r w:rsidRPr="00D753AC">
          <w:rPr>
            <w:rFonts w:cs="Times New Roman"/>
            <w:spacing w:val="-5"/>
            <w:sz w:val="22"/>
            <w:szCs w:val="22"/>
          </w:rPr>
          <w:t xml:space="preserve"> </w:t>
        </w:r>
        <w:r w:rsidRPr="00D753AC">
          <w:rPr>
            <w:rFonts w:cs="Times New Roman"/>
            <w:sz w:val="22"/>
            <w:szCs w:val="22"/>
          </w:rPr>
          <w:t>before</w:t>
        </w:r>
        <w:r w:rsidRPr="00D753AC">
          <w:rPr>
            <w:rFonts w:cs="Times New Roman"/>
            <w:spacing w:val="-5"/>
            <w:sz w:val="22"/>
            <w:szCs w:val="22"/>
          </w:rPr>
          <w:t xml:space="preserve"> </w:t>
        </w:r>
        <w:r w:rsidRPr="00D753AC">
          <w:rPr>
            <w:rFonts w:cs="Times New Roman"/>
            <w:sz w:val="22"/>
            <w:szCs w:val="22"/>
          </w:rPr>
          <w:t>and</w:t>
        </w:r>
        <w:r w:rsidRPr="00D753AC">
          <w:rPr>
            <w:rFonts w:cs="Times New Roman"/>
            <w:spacing w:val="-5"/>
            <w:sz w:val="22"/>
            <w:szCs w:val="22"/>
          </w:rPr>
          <w:t xml:space="preserve"> </w:t>
        </w:r>
        <w:r w:rsidRPr="00D753AC">
          <w:rPr>
            <w:rFonts w:cs="Times New Roman"/>
            <w:sz w:val="22"/>
            <w:szCs w:val="22"/>
          </w:rPr>
          <w:t>after</w:t>
        </w:r>
        <w:r w:rsidRPr="00D753AC">
          <w:rPr>
            <w:rFonts w:cs="Times New Roman"/>
            <w:spacing w:val="-5"/>
            <w:sz w:val="22"/>
            <w:szCs w:val="22"/>
          </w:rPr>
          <w:t xml:space="preserve"> </w:t>
        </w:r>
        <w:r w:rsidRPr="00D753AC">
          <w:rPr>
            <w:rFonts w:cs="Times New Roman"/>
            <w:sz w:val="22"/>
            <w:szCs w:val="22"/>
          </w:rPr>
          <w:t>the</w:t>
        </w:r>
        <w:r w:rsidRPr="00D753AC">
          <w:rPr>
            <w:rFonts w:cs="Times New Roman"/>
            <w:spacing w:val="-5"/>
            <w:sz w:val="22"/>
            <w:szCs w:val="22"/>
          </w:rPr>
          <w:t xml:space="preserve"> </w:t>
        </w:r>
        <w:r w:rsidRPr="00D753AC">
          <w:rPr>
            <w:rFonts w:cs="Times New Roman"/>
            <w:sz w:val="22"/>
            <w:szCs w:val="22"/>
          </w:rPr>
          <w:t>threshold</w:t>
        </w:r>
        <w:r w:rsidRPr="00D753AC">
          <w:rPr>
            <w:rFonts w:cs="Times New Roman"/>
            <w:spacing w:val="-5"/>
            <w:sz w:val="22"/>
            <w:szCs w:val="22"/>
          </w:rPr>
          <w:t xml:space="preserve"> </w:t>
        </w:r>
        <w:r w:rsidRPr="00D753AC">
          <w:rPr>
            <w:rFonts w:cs="Times New Roman"/>
            <w:sz w:val="22"/>
            <w:szCs w:val="22"/>
          </w:rPr>
          <w:t>was</w:t>
        </w:r>
        <w:r w:rsidRPr="00D753AC">
          <w:rPr>
            <w:rFonts w:cs="Times New Roman"/>
            <w:spacing w:val="-5"/>
            <w:sz w:val="22"/>
            <w:szCs w:val="22"/>
          </w:rPr>
          <w:t xml:space="preserve"> </w:t>
        </w:r>
        <w:r w:rsidRPr="00D753AC">
          <w:rPr>
            <w:rFonts w:cs="Times New Roman"/>
            <w:sz w:val="22"/>
            <w:szCs w:val="22"/>
          </w:rPr>
          <w:t>reached.</w:t>
        </w:r>
        <w:r w:rsidRPr="00D753AC">
          <w:rPr>
            <w:rFonts w:cs="Times New Roman"/>
            <w:w w:val="99"/>
            <w:sz w:val="22"/>
            <w:szCs w:val="22"/>
          </w:rPr>
          <w:t xml:space="preserve"> </w:t>
        </w:r>
        <w:r w:rsidRPr="00D753AC">
          <w:rPr>
            <w:rFonts w:cs="Times New Roman"/>
            <w:sz w:val="22"/>
            <w:szCs w:val="22"/>
          </w:rPr>
          <w:t xml:space="preserve">The difference between the wet and dry season rainfall-runoff responses is approximately the same (113 cfs [275  </w:t>
        </w:r>
        <w:r w:rsidRPr="00D753AC">
          <w:rPr>
            <w:rFonts w:cs="Times New Roman"/>
            <w:spacing w:val="2"/>
            <w:sz w:val="22"/>
            <w:szCs w:val="22"/>
          </w:rPr>
          <w:t xml:space="preserve">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/day]</w:t>
        </w:r>
      </w:ins>
    </w:p>
    <w:p w:rsidR="002153D1" w:rsidRPr="00D753AC" w:rsidRDefault="002573FA" w:rsidP="00D753AC">
      <w:pPr>
        <w:pStyle w:val="BodyText"/>
        <w:spacing w:before="5"/>
        <w:ind w:left="173" w:right="158" w:firstLine="43"/>
        <w:rPr>
          <w:ins w:id="6888" w:author="Claire Kouba" w:date="2023-09-12T16:52:00Z"/>
          <w:rFonts w:cs="Times New Roman"/>
          <w:sz w:val="22"/>
          <w:szCs w:val="22"/>
        </w:rPr>
      </w:pPr>
      <w:ins w:id="6889" w:author="Claire Kouba" w:date="2023-09-12T16:52:00Z">
        <w:r w:rsidRPr="00D753AC">
          <w:rPr>
            <w:rFonts w:cs="Times New Roman"/>
            <w:sz w:val="22"/>
            <w:szCs w:val="22"/>
          </w:rPr>
          <w:t>of increased flow per mm of precipitation) for spill thresholds from 105-135 cfs (256-330 10</w:t>
        </w:r>
        <w:r w:rsidRPr="00D753AC">
          <w:rPr>
            <w:rFonts w:cs="Times New Roman"/>
            <w:position w:val="7"/>
            <w:sz w:val="22"/>
            <w:szCs w:val="22"/>
          </w:rPr>
          <w:t xml:space="preserve">3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 xml:space="preserve">/day) </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sz w:val="22"/>
            <w:szCs w:val="22"/>
          </w:rPr>
          <w:t>(Figure A2,</w:t>
        </w:r>
        <w:r w:rsidRPr="00D753AC">
          <w:rPr>
            <w:rFonts w:cs="Times New Roman"/>
            <w:sz w:val="22"/>
            <w:szCs w:val="22"/>
          </w:rPr>
          <w:fldChar w:fldCharType="end"/>
        </w:r>
        <w:r w:rsidRPr="00D753AC">
          <w:rPr>
            <w:rFonts w:cs="Times New Roman"/>
            <w:sz w:val="22"/>
            <w:szCs w:val="22"/>
          </w:rPr>
          <w:t xml:space="preserve"> Panel</w:t>
        </w:r>
        <w:r w:rsidRPr="00D753AC">
          <w:rPr>
            <w:rFonts w:cs="Times New Roman"/>
            <w:spacing w:val="2"/>
            <w:sz w:val="22"/>
            <w:szCs w:val="22"/>
          </w:rPr>
          <w:t xml:space="preserve"> </w:t>
        </w:r>
        <w:r w:rsidRPr="00D753AC">
          <w:rPr>
            <w:rFonts w:cs="Times New Roman"/>
            <w:sz w:val="22"/>
            <w:szCs w:val="22"/>
          </w:rPr>
          <w:t>A).</w:t>
        </w:r>
        <w:r w:rsidRPr="00D753AC">
          <w:rPr>
            <w:rFonts w:cs="Times New Roman"/>
            <w:w w:val="99"/>
            <w:sz w:val="22"/>
            <w:szCs w:val="22"/>
          </w:rPr>
          <w:t xml:space="preserve"> </w:t>
        </w:r>
        <w:r w:rsidRPr="00D753AC">
          <w:rPr>
            <w:rFonts w:cs="Times New Roman"/>
            <w:sz w:val="22"/>
            <w:szCs w:val="22"/>
          </w:rPr>
          <w:t>This</w:t>
        </w:r>
        <w:r w:rsidRPr="00D753AC">
          <w:rPr>
            <w:rFonts w:cs="Times New Roman"/>
            <w:spacing w:val="11"/>
            <w:sz w:val="22"/>
            <w:szCs w:val="22"/>
          </w:rPr>
          <w:t xml:space="preserve"> </w:t>
        </w:r>
        <w:r w:rsidRPr="00D753AC">
          <w:rPr>
            <w:rFonts w:cs="Times New Roman"/>
            <w:sz w:val="22"/>
            <w:szCs w:val="22"/>
          </w:rPr>
          <w:t>indicates</w:t>
        </w:r>
        <w:r w:rsidRPr="00D753AC">
          <w:rPr>
            <w:rFonts w:cs="Times New Roman"/>
            <w:spacing w:val="11"/>
            <w:sz w:val="22"/>
            <w:szCs w:val="22"/>
          </w:rPr>
          <w:t xml:space="preserve"> </w:t>
        </w:r>
        <w:r w:rsidRPr="00D753AC">
          <w:rPr>
            <w:rFonts w:cs="Times New Roman"/>
            <w:sz w:val="22"/>
            <w:szCs w:val="22"/>
          </w:rPr>
          <w:t>that</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large</w:t>
        </w:r>
        <w:r w:rsidRPr="00D753AC">
          <w:rPr>
            <w:rFonts w:cs="Times New Roman"/>
            <w:spacing w:val="11"/>
            <w:sz w:val="22"/>
            <w:szCs w:val="22"/>
          </w:rPr>
          <w:t xml:space="preserve"> </w:t>
        </w:r>
        <w:r w:rsidRPr="00D753AC">
          <w:rPr>
            <w:rFonts w:cs="Times New Roman"/>
            <w:sz w:val="22"/>
            <w:szCs w:val="22"/>
          </w:rPr>
          <w:t>number</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water</w:t>
        </w:r>
        <w:r w:rsidRPr="00D753AC">
          <w:rPr>
            <w:rFonts w:cs="Times New Roman"/>
            <w:spacing w:val="11"/>
            <w:sz w:val="22"/>
            <w:szCs w:val="22"/>
          </w:rPr>
          <w:t xml:space="preserve"> </w:t>
        </w:r>
        <w:r w:rsidRPr="00D753AC">
          <w:rPr>
            <w:rFonts w:cs="Times New Roman"/>
            <w:sz w:val="22"/>
            <w:szCs w:val="22"/>
          </w:rPr>
          <w:t>years,</w:t>
        </w:r>
        <w:r w:rsidRPr="00D753AC">
          <w:rPr>
            <w:rFonts w:cs="Times New Roman"/>
            <w:spacing w:val="11"/>
            <w:sz w:val="22"/>
            <w:szCs w:val="22"/>
          </w:rPr>
          <w:t xml:space="preserve"> </w:t>
        </w:r>
        <w:r w:rsidRPr="00D753AC">
          <w:rPr>
            <w:rFonts w:cs="Times New Roman"/>
            <w:sz w:val="22"/>
            <w:szCs w:val="22"/>
          </w:rPr>
          <w:t>flows</w:t>
        </w:r>
        <w:r w:rsidRPr="00D753AC">
          <w:rPr>
            <w:rFonts w:cs="Times New Roman"/>
            <w:spacing w:val="11"/>
            <w:sz w:val="22"/>
            <w:szCs w:val="22"/>
          </w:rPr>
          <w:t xml:space="preserve"> </w:t>
        </w:r>
        <w:r w:rsidRPr="00D753AC">
          <w:rPr>
            <w:rFonts w:cs="Times New Roman"/>
            <w:sz w:val="22"/>
            <w:szCs w:val="22"/>
          </w:rPr>
          <w:t>in</w:t>
        </w:r>
        <w:r w:rsidRPr="00D753AC">
          <w:rPr>
            <w:rFonts w:cs="Times New Roman"/>
            <w:spacing w:val="11"/>
            <w:sz w:val="22"/>
            <w:szCs w:val="22"/>
          </w:rPr>
          <w:t xml:space="preserve"> </w:t>
        </w:r>
        <w:r w:rsidRPr="00D753AC">
          <w:rPr>
            <w:rFonts w:cs="Times New Roman"/>
            <w:sz w:val="22"/>
            <w:szCs w:val="22"/>
          </w:rPr>
          <w:t>the</w:t>
        </w:r>
        <w:r w:rsidRPr="00D753AC">
          <w:rPr>
            <w:rFonts w:cs="Times New Roman"/>
            <w:spacing w:val="11"/>
            <w:sz w:val="22"/>
            <w:szCs w:val="22"/>
          </w:rPr>
          <w:t xml:space="preserve"> </w:t>
        </w:r>
        <w:r w:rsidRPr="00D753AC">
          <w:rPr>
            <w:rFonts w:cs="Times New Roman"/>
            <w:sz w:val="22"/>
            <w:szCs w:val="22"/>
          </w:rPr>
          <w:t>range</w:t>
        </w:r>
        <w:r w:rsidRPr="00D753AC">
          <w:rPr>
            <w:rFonts w:cs="Times New Roman"/>
            <w:spacing w:val="11"/>
            <w:sz w:val="22"/>
            <w:szCs w:val="22"/>
          </w:rPr>
          <w:t xml:space="preserve"> </w:t>
        </w:r>
        <w:r w:rsidRPr="00D753AC">
          <w:rPr>
            <w:rFonts w:cs="Times New Roman"/>
            <w:sz w:val="22"/>
            <w:szCs w:val="22"/>
          </w:rPr>
          <w:t>of</w:t>
        </w:r>
        <w:r w:rsidRPr="00D753AC">
          <w:rPr>
            <w:rFonts w:cs="Times New Roman"/>
            <w:spacing w:val="11"/>
            <w:sz w:val="22"/>
            <w:szCs w:val="22"/>
          </w:rPr>
          <w:t xml:space="preserve"> </w:t>
        </w:r>
        <w:r w:rsidRPr="00D753AC">
          <w:rPr>
            <w:rFonts w:cs="Times New Roman"/>
            <w:sz w:val="22"/>
            <w:szCs w:val="22"/>
          </w:rPr>
          <w:t>105-135</w:t>
        </w:r>
        <w:r w:rsidRPr="00D753AC">
          <w:rPr>
            <w:rFonts w:cs="Times New Roman"/>
            <w:spacing w:val="11"/>
            <w:sz w:val="22"/>
            <w:szCs w:val="22"/>
          </w:rPr>
          <w:t xml:space="preserve"> </w:t>
        </w:r>
        <w:r w:rsidRPr="00D753AC">
          <w:rPr>
            <w:rFonts w:cs="Times New Roman"/>
            <w:sz w:val="22"/>
            <w:szCs w:val="22"/>
          </w:rPr>
          <w:t>cfs</w:t>
        </w:r>
        <w:r w:rsidRPr="00D753AC">
          <w:rPr>
            <w:rFonts w:cs="Times New Roman"/>
            <w:spacing w:val="11"/>
            <w:sz w:val="22"/>
            <w:szCs w:val="22"/>
          </w:rPr>
          <w:t xml:space="preserve"> </w:t>
        </w:r>
        <w:r w:rsidRPr="00D753AC">
          <w:rPr>
            <w:rFonts w:cs="Times New Roman"/>
            <w:sz w:val="22"/>
            <w:szCs w:val="22"/>
          </w:rPr>
          <w:t>(257</w:t>
        </w:r>
        <w:r w:rsidRPr="00D753AC">
          <w:rPr>
            <w:rFonts w:cs="Times New Roman"/>
            <w:spacing w:val="11"/>
            <w:sz w:val="22"/>
            <w:szCs w:val="22"/>
          </w:rPr>
          <w:t xml:space="preserve"> </w:t>
        </w:r>
        <w:r w:rsidRPr="00D753AC">
          <w:rPr>
            <w:rFonts w:cs="Times New Roman"/>
            <w:sz w:val="22"/>
            <w:szCs w:val="22"/>
          </w:rPr>
          <w:t>to</w:t>
        </w:r>
        <w:r w:rsidRPr="00D753AC">
          <w:rPr>
            <w:rFonts w:cs="Times New Roman"/>
            <w:spacing w:val="11"/>
            <w:sz w:val="22"/>
            <w:szCs w:val="22"/>
          </w:rPr>
          <w:t xml:space="preserve"> </w:t>
        </w:r>
        <w:r w:rsidRPr="00D753AC">
          <w:rPr>
            <w:rFonts w:cs="Times New Roman"/>
            <w:sz w:val="22"/>
            <w:szCs w:val="22"/>
          </w:rPr>
          <w:t>330</w:t>
        </w:r>
        <w:r w:rsidRPr="00D753AC">
          <w:rPr>
            <w:rFonts w:cs="Times New Roman"/>
            <w:spacing w:val="11"/>
            <w:sz w:val="22"/>
            <w:szCs w:val="22"/>
          </w:rPr>
          <w:t xml:space="preserve"> </w:t>
        </w:r>
        <w:r w:rsidRPr="00D753AC">
          <w:rPr>
            <w:rFonts w:cs="Times New Roman"/>
            <w:sz w:val="22"/>
            <w:szCs w:val="22"/>
          </w:rPr>
          <w:t>thousand</w:t>
        </w:r>
        <w:r w:rsidRPr="00D753AC">
          <w:rPr>
            <w:rFonts w:cs="Times New Roman"/>
            <w:spacing w:val="11"/>
            <w:sz w:val="22"/>
            <w:szCs w:val="22"/>
          </w:rPr>
          <w:t xml:space="preserve">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/day)</w:t>
        </w:r>
        <w:r w:rsidRPr="00D753AC">
          <w:rPr>
            <w:rFonts w:cs="Times New Roman"/>
            <w:spacing w:val="11"/>
            <w:sz w:val="22"/>
            <w:szCs w:val="22"/>
          </w:rPr>
          <w:t xml:space="preserve"> </w:t>
        </w:r>
        <w:r w:rsidRPr="00D753AC">
          <w:rPr>
            <w:rFonts w:cs="Times New Roman"/>
            <w:sz w:val="22"/>
            <w:szCs w:val="22"/>
          </w:rPr>
          <w:t>range</w:t>
        </w:r>
        <w:r w:rsidRPr="00D753AC">
          <w:rPr>
            <w:rFonts w:cs="Times New Roman"/>
            <w:w w:val="99"/>
            <w:sz w:val="22"/>
            <w:szCs w:val="22"/>
          </w:rPr>
          <w:t xml:space="preserve"> </w:t>
        </w:r>
        <w:r w:rsidRPr="00D753AC">
          <w:rPr>
            <w:rFonts w:cs="Times New Roman"/>
            <w:sz w:val="22"/>
            <w:szCs w:val="22"/>
          </w:rPr>
          <w:t>are</w:t>
        </w:r>
        <w:r w:rsidRPr="00D753AC">
          <w:rPr>
            <w:rFonts w:cs="Times New Roman"/>
            <w:spacing w:val="11"/>
            <w:sz w:val="22"/>
            <w:szCs w:val="22"/>
          </w:rPr>
          <w:t xml:space="preserve"> </w:t>
        </w:r>
        <w:r w:rsidRPr="00D753AC">
          <w:rPr>
            <w:rFonts w:cs="Times New Roman"/>
            <w:sz w:val="22"/>
            <w:szCs w:val="22"/>
          </w:rPr>
          <w:t>preceded</w:t>
        </w:r>
        <w:r w:rsidRPr="00D753AC">
          <w:rPr>
            <w:rFonts w:cs="Times New Roman"/>
            <w:spacing w:val="11"/>
            <w:sz w:val="22"/>
            <w:szCs w:val="22"/>
          </w:rPr>
          <w:t xml:space="preserve"> </w:t>
        </w:r>
        <w:r w:rsidRPr="00D753AC">
          <w:rPr>
            <w:rFonts w:cs="Times New Roman"/>
            <w:sz w:val="22"/>
            <w:szCs w:val="22"/>
          </w:rPr>
          <w:t>by</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dry</w:t>
        </w:r>
        <w:r w:rsidRPr="00D753AC">
          <w:rPr>
            <w:rFonts w:cs="Times New Roman"/>
            <w:spacing w:val="11"/>
            <w:sz w:val="22"/>
            <w:szCs w:val="22"/>
          </w:rPr>
          <w:t xml:space="preserve"> </w:t>
        </w:r>
        <w:r w:rsidRPr="00D753AC">
          <w:rPr>
            <w:rFonts w:cs="Times New Roman"/>
            <w:sz w:val="22"/>
            <w:szCs w:val="22"/>
          </w:rPr>
          <w:t>season</w:t>
        </w:r>
        <w:r w:rsidRPr="00D753AC">
          <w:rPr>
            <w:rFonts w:cs="Times New Roman"/>
            <w:spacing w:val="11"/>
            <w:sz w:val="22"/>
            <w:szCs w:val="22"/>
          </w:rPr>
          <w:t xml:space="preserve"> </w:t>
        </w:r>
        <w:r w:rsidRPr="00D753AC">
          <w:rPr>
            <w:rFonts w:cs="Times New Roman"/>
            <w:sz w:val="22"/>
            <w:szCs w:val="22"/>
          </w:rPr>
          <w:t>flow-response</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and</w:t>
        </w:r>
        <w:r w:rsidRPr="00D753AC">
          <w:rPr>
            <w:rFonts w:cs="Times New Roman"/>
            <w:spacing w:val="11"/>
            <w:sz w:val="22"/>
            <w:szCs w:val="22"/>
          </w:rPr>
          <w:t xml:space="preserve"> </w:t>
        </w:r>
        <w:r w:rsidRPr="00D753AC">
          <w:rPr>
            <w:rFonts w:cs="Times New Roman"/>
            <w:sz w:val="22"/>
            <w:szCs w:val="22"/>
          </w:rPr>
          <w:t>followed</w:t>
        </w:r>
        <w:r w:rsidRPr="00D753AC">
          <w:rPr>
            <w:rFonts w:cs="Times New Roman"/>
            <w:spacing w:val="11"/>
            <w:sz w:val="22"/>
            <w:szCs w:val="22"/>
          </w:rPr>
          <w:t xml:space="preserve"> </w:t>
        </w:r>
        <w:r w:rsidRPr="00D753AC">
          <w:rPr>
            <w:rFonts w:cs="Times New Roman"/>
            <w:sz w:val="22"/>
            <w:szCs w:val="22"/>
          </w:rPr>
          <w:t>by</w:t>
        </w:r>
        <w:r w:rsidRPr="00D753AC">
          <w:rPr>
            <w:rFonts w:cs="Times New Roman"/>
            <w:spacing w:val="11"/>
            <w:sz w:val="22"/>
            <w:szCs w:val="22"/>
          </w:rPr>
          <w:t xml:space="preserve"> </w:t>
        </w:r>
        <w:r w:rsidRPr="00D753AC">
          <w:rPr>
            <w:rFonts w:cs="Times New Roman"/>
            <w:sz w:val="22"/>
            <w:szCs w:val="22"/>
          </w:rPr>
          <w:t>a</w:t>
        </w:r>
        <w:r w:rsidRPr="00D753AC">
          <w:rPr>
            <w:rFonts w:cs="Times New Roman"/>
            <w:spacing w:val="11"/>
            <w:sz w:val="22"/>
            <w:szCs w:val="22"/>
          </w:rPr>
          <w:t xml:space="preserve"> </w:t>
        </w:r>
        <w:r w:rsidRPr="00D753AC">
          <w:rPr>
            <w:rFonts w:cs="Times New Roman"/>
            <w:sz w:val="22"/>
            <w:szCs w:val="22"/>
          </w:rPr>
          <w:t>distinct,</w:t>
        </w:r>
        <w:r w:rsidRPr="00D753AC">
          <w:rPr>
            <w:rFonts w:cs="Times New Roman"/>
            <w:spacing w:val="11"/>
            <w:sz w:val="22"/>
            <w:szCs w:val="22"/>
          </w:rPr>
          <w:t xml:space="preserve"> </w:t>
        </w:r>
        <w:r w:rsidRPr="00D753AC">
          <w:rPr>
            <w:rFonts w:cs="Times New Roman"/>
            <w:sz w:val="22"/>
            <w:szCs w:val="22"/>
          </w:rPr>
          <w:t>flashier</w:t>
        </w:r>
        <w:r w:rsidRPr="00D753AC">
          <w:rPr>
            <w:rFonts w:cs="Times New Roman"/>
            <w:spacing w:val="11"/>
            <w:sz w:val="22"/>
            <w:szCs w:val="22"/>
          </w:rPr>
          <w:t xml:space="preserve"> </w:t>
        </w:r>
        <w:r w:rsidRPr="00D753AC">
          <w:rPr>
            <w:rFonts w:cs="Times New Roman"/>
            <w:sz w:val="22"/>
            <w:szCs w:val="22"/>
          </w:rPr>
          <w:t>flow</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regime.</w:t>
        </w:r>
        <w:r w:rsidRPr="00D753AC">
          <w:rPr>
            <w:rFonts w:cs="Times New Roman"/>
            <w:spacing w:val="11"/>
            <w:sz w:val="22"/>
            <w:szCs w:val="22"/>
          </w:rPr>
          <w:t xml:space="preserve"> </w:t>
        </w:r>
        <w:r w:rsidRPr="00D753AC">
          <w:rPr>
            <w:rFonts w:cs="Times New Roman"/>
            <w:sz w:val="22"/>
            <w:szCs w:val="22"/>
          </w:rPr>
          <w:t>Though</w:t>
        </w:r>
        <w:r w:rsidRPr="00D753AC">
          <w:rPr>
            <w:rFonts w:cs="Times New Roman"/>
            <w:spacing w:val="11"/>
            <w:sz w:val="22"/>
            <w:szCs w:val="22"/>
          </w:rPr>
          <w:t xml:space="preserve"> </w:t>
        </w:r>
        <w:r w:rsidRPr="00D753AC">
          <w:rPr>
            <w:rFonts w:cs="Times New Roman"/>
            <w:sz w:val="22"/>
            <w:szCs w:val="22"/>
          </w:rPr>
          <w:t>higher</w:t>
        </w:r>
        <w:r w:rsidRPr="00D753AC">
          <w:rPr>
            <w:rFonts w:cs="Times New Roman"/>
            <w:w w:val="99"/>
            <w:sz w:val="22"/>
            <w:szCs w:val="22"/>
          </w:rPr>
          <w:t xml:space="preserve"> </w:t>
        </w:r>
        <w:r w:rsidRPr="00D753AC">
          <w:rPr>
            <w:rFonts w:cs="Times New Roman"/>
            <w:sz w:val="22"/>
            <w:szCs w:val="22"/>
          </w:rPr>
          <w:t>wet-dry</w:t>
        </w:r>
        <w:r w:rsidRPr="00D753AC">
          <w:rPr>
            <w:rFonts w:cs="Times New Roman"/>
            <w:spacing w:val="14"/>
            <w:sz w:val="22"/>
            <w:szCs w:val="22"/>
          </w:rPr>
          <w:t xml:space="preserve"> </w:t>
        </w:r>
        <w:r w:rsidRPr="00D753AC">
          <w:rPr>
            <w:rFonts w:cs="Times New Roman"/>
            <w:sz w:val="22"/>
            <w:szCs w:val="22"/>
          </w:rPr>
          <w:t>flow</w:t>
        </w:r>
        <w:r w:rsidRPr="00D753AC">
          <w:rPr>
            <w:rFonts w:cs="Times New Roman"/>
            <w:spacing w:val="14"/>
            <w:sz w:val="22"/>
            <w:szCs w:val="22"/>
          </w:rPr>
          <w:t xml:space="preserve"> </w:t>
        </w:r>
        <w:r w:rsidRPr="00D753AC">
          <w:rPr>
            <w:rFonts w:cs="Times New Roman"/>
            <w:sz w:val="22"/>
            <w:szCs w:val="22"/>
          </w:rPr>
          <w:t>response</w:t>
        </w:r>
        <w:r w:rsidRPr="00D753AC">
          <w:rPr>
            <w:rFonts w:cs="Times New Roman"/>
            <w:spacing w:val="14"/>
            <w:sz w:val="22"/>
            <w:szCs w:val="22"/>
          </w:rPr>
          <w:t xml:space="preserve"> </w:t>
        </w:r>
        <w:r w:rsidRPr="00D753AC">
          <w:rPr>
            <w:rFonts w:cs="Times New Roman"/>
            <w:sz w:val="22"/>
            <w:szCs w:val="22"/>
          </w:rPr>
          <w:t>differences</w:t>
        </w:r>
        <w:r w:rsidRPr="00D753AC">
          <w:rPr>
            <w:rFonts w:cs="Times New Roman"/>
            <w:spacing w:val="14"/>
            <w:sz w:val="22"/>
            <w:szCs w:val="22"/>
          </w:rPr>
          <w:t xml:space="preserve"> </w:t>
        </w:r>
        <w:r w:rsidRPr="00D753AC">
          <w:rPr>
            <w:rFonts w:cs="Times New Roman"/>
            <w:sz w:val="22"/>
            <w:szCs w:val="22"/>
          </w:rPr>
          <w:t>were</w:t>
        </w:r>
        <w:r w:rsidRPr="00D753AC">
          <w:rPr>
            <w:rFonts w:cs="Times New Roman"/>
            <w:spacing w:val="14"/>
            <w:sz w:val="22"/>
            <w:szCs w:val="22"/>
          </w:rPr>
          <w:t xml:space="preserve"> </w:t>
        </w:r>
        <w:r w:rsidRPr="00D753AC">
          <w:rPr>
            <w:rFonts w:cs="Times New Roman"/>
            <w:sz w:val="22"/>
            <w:szCs w:val="22"/>
          </w:rPr>
          <w:t>calculated</w:t>
        </w:r>
        <w:r w:rsidRPr="00D753AC">
          <w:rPr>
            <w:rFonts w:cs="Times New Roman"/>
            <w:spacing w:val="14"/>
            <w:sz w:val="22"/>
            <w:szCs w:val="22"/>
          </w:rPr>
          <w:t xml:space="preserve"> </w:t>
        </w:r>
        <w:r w:rsidRPr="00D753AC">
          <w:rPr>
            <w:rFonts w:cs="Times New Roman"/>
            <w:sz w:val="22"/>
            <w:szCs w:val="22"/>
          </w:rPr>
          <w:t>at</w:t>
        </w:r>
        <w:r w:rsidRPr="00D753AC">
          <w:rPr>
            <w:rFonts w:cs="Times New Roman"/>
            <w:spacing w:val="14"/>
            <w:sz w:val="22"/>
            <w:szCs w:val="22"/>
          </w:rPr>
          <w:t xml:space="preserve"> </w:t>
        </w:r>
        <w:r w:rsidRPr="00D753AC">
          <w:rPr>
            <w:rFonts w:cs="Times New Roman"/>
            <w:sz w:val="22"/>
            <w:szCs w:val="22"/>
          </w:rPr>
          <w:t>higher</w:t>
        </w:r>
        <w:r w:rsidRPr="00D753AC">
          <w:rPr>
            <w:rFonts w:cs="Times New Roman"/>
            <w:spacing w:val="14"/>
            <w:sz w:val="22"/>
            <w:szCs w:val="22"/>
          </w:rPr>
          <w:t xml:space="preserve"> </w:t>
        </w:r>
        <w:r w:rsidRPr="00D753AC">
          <w:rPr>
            <w:rFonts w:cs="Times New Roman"/>
            <w:sz w:val="22"/>
            <w:szCs w:val="22"/>
          </w:rPr>
          <w:t>threshold</w:t>
        </w:r>
        <w:r w:rsidRPr="00D753AC">
          <w:rPr>
            <w:rFonts w:cs="Times New Roman"/>
            <w:spacing w:val="14"/>
            <w:sz w:val="22"/>
            <w:szCs w:val="22"/>
          </w:rPr>
          <w:t xml:space="preserve"> </w:t>
        </w:r>
        <w:r w:rsidRPr="00D753AC">
          <w:rPr>
            <w:rFonts w:cs="Times New Roman"/>
            <w:sz w:val="22"/>
            <w:szCs w:val="22"/>
          </w:rPr>
          <w:t>values</w:t>
        </w:r>
        <w:r w:rsidRPr="00D753AC">
          <w:rPr>
            <w:rFonts w:cs="Times New Roman"/>
            <w:spacing w:val="14"/>
            <w:sz w:val="22"/>
            <w:szCs w:val="22"/>
          </w:rPr>
          <w:t xml:space="preserve"> </w:t>
        </w:r>
        <w:r w:rsidRPr="00D753AC">
          <w:rPr>
            <w:rFonts w:cs="Times New Roman"/>
            <w:sz w:val="22"/>
            <w:szCs w:val="22"/>
          </w:rPr>
          <w:t>(i.e.,</w:t>
        </w:r>
        <w:r w:rsidRPr="00D753AC">
          <w:rPr>
            <w:rFonts w:cs="Times New Roman"/>
            <w:spacing w:val="14"/>
            <w:sz w:val="22"/>
            <w:szCs w:val="22"/>
          </w:rPr>
          <w:t xml:space="preserve"> </w:t>
        </w:r>
        <w:r w:rsidRPr="00D753AC">
          <w:rPr>
            <w:rFonts w:cs="Times New Roman"/>
            <w:sz w:val="22"/>
            <w:szCs w:val="22"/>
          </w:rPr>
          <w:t>up</w:t>
        </w:r>
        <w:r w:rsidRPr="00D753AC">
          <w:rPr>
            <w:rFonts w:cs="Times New Roman"/>
            <w:spacing w:val="14"/>
            <w:sz w:val="22"/>
            <w:szCs w:val="22"/>
          </w:rPr>
          <w:t xml:space="preserve"> </w:t>
        </w:r>
        <w:r w:rsidRPr="00D753AC">
          <w:rPr>
            <w:rFonts w:cs="Times New Roman"/>
            <w:sz w:val="22"/>
            <w:szCs w:val="22"/>
          </w:rPr>
          <w:t>to</w:t>
        </w:r>
        <w:r w:rsidRPr="00D753AC">
          <w:rPr>
            <w:rFonts w:cs="Times New Roman"/>
            <w:spacing w:val="14"/>
            <w:sz w:val="22"/>
            <w:szCs w:val="22"/>
          </w:rPr>
          <w:t xml:space="preserve"> </w:t>
        </w:r>
        <w:r w:rsidRPr="00D753AC">
          <w:rPr>
            <w:rFonts w:cs="Times New Roman"/>
            <w:sz w:val="22"/>
            <w:szCs w:val="22"/>
          </w:rPr>
          <w:t>500</w:t>
        </w:r>
        <w:r w:rsidRPr="00D753AC">
          <w:rPr>
            <w:rFonts w:cs="Times New Roman"/>
            <w:spacing w:val="14"/>
            <w:sz w:val="22"/>
            <w:szCs w:val="22"/>
          </w:rPr>
          <w:t xml:space="preserve"> </w:t>
        </w:r>
        <w:r w:rsidRPr="00D753AC">
          <w:rPr>
            <w:rFonts w:cs="Times New Roman"/>
            <w:sz w:val="22"/>
            <w:szCs w:val="22"/>
          </w:rPr>
          <w:t>cfs</w:t>
        </w:r>
        <w:r w:rsidRPr="00D753AC">
          <w:rPr>
            <w:rFonts w:cs="Times New Roman"/>
            <w:spacing w:val="14"/>
            <w:sz w:val="22"/>
            <w:szCs w:val="22"/>
          </w:rPr>
          <w:t xml:space="preserve"> </w:t>
        </w:r>
        <w:r w:rsidRPr="00D753AC">
          <w:rPr>
            <w:rFonts w:cs="Times New Roman"/>
            <w:sz w:val="22"/>
            <w:szCs w:val="22"/>
          </w:rPr>
          <w:t>[1,223</w:t>
        </w:r>
        <w:r w:rsidRPr="00D753AC">
          <w:rPr>
            <w:rFonts w:cs="Times New Roman"/>
            <w:spacing w:val="15"/>
            <w:sz w:val="22"/>
            <w:szCs w:val="22"/>
          </w:rPr>
          <w:t xml:space="preserve"> </w:t>
        </w:r>
        <w:r w:rsidRPr="00D753AC">
          <w:rPr>
            <w:rFonts w:cs="Times New Roman"/>
            <w:sz w:val="22"/>
            <w:szCs w:val="22"/>
          </w:rPr>
          <w:t>thousand</w:t>
        </w:r>
        <w:r w:rsidRPr="00D753AC">
          <w:rPr>
            <w:rFonts w:cs="Times New Roman"/>
            <w:spacing w:val="14"/>
            <w:sz w:val="22"/>
            <w:szCs w:val="22"/>
          </w:rPr>
          <w:t xml:space="preserve"> </w:t>
        </w:r>
        <w:r w:rsidRPr="00D753AC">
          <w:rPr>
            <w:rFonts w:cs="Times New Roman"/>
            <w:sz w:val="22"/>
            <w:szCs w:val="22"/>
          </w:rPr>
          <w:t>m</w:t>
        </w:r>
        <w:r w:rsidRPr="00D753AC">
          <w:rPr>
            <w:rFonts w:cs="Times New Roman"/>
            <w:position w:val="7"/>
            <w:sz w:val="22"/>
            <w:szCs w:val="22"/>
          </w:rPr>
          <w:t>3</w:t>
        </w:r>
        <w:r w:rsidRPr="00D753AC">
          <w:rPr>
            <w:rFonts w:cs="Times New Roman"/>
            <w:sz w:val="22"/>
            <w:szCs w:val="22"/>
          </w:rPr>
          <w:t>/day]),</w:t>
        </w:r>
        <w:r w:rsidRPr="00D753AC">
          <w:rPr>
            <w:rFonts w:cs="Times New Roman"/>
            <w:w w:val="99"/>
            <w:sz w:val="22"/>
            <w:szCs w:val="22"/>
          </w:rPr>
          <w:t xml:space="preserve"> </w:t>
        </w:r>
        <w:r w:rsidRPr="00D753AC">
          <w:rPr>
            <w:rFonts w:cs="Times New Roman"/>
            <w:sz w:val="22"/>
            <w:szCs w:val="22"/>
          </w:rPr>
          <w:t>these</w:t>
        </w:r>
        <w:r w:rsidRPr="00D753AC">
          <w:rPr>
            <w:rFonts w:cs="Times New Roman"/>
            <w:spacing w:val="-4"/>
            <w:sz w:val="22"/>
            <w:szCs w:val="22"/>
          </w:rPr>
          <w:t xml:space="preserve"> </w:t>
        </w:r>
        <w:r w:rsidRPr="00D753AC">
          <w:rPr>
            <w:rFonts w:cs="Times New Roman"/>
            <w:sz w:val="22"/>
            <w:szCs w:val="22"/>
          </w:rPr>
          <w:t>progressively</w:t>
        </w:r>
        <w:r w:rsidRPr="00D753AC">
          <w:rPr>
            <w:rFonts w:cs="Times New Roman"/>
            <w:spacing w:val="-4"/>
            <w:sz w:val="22"/>
            <w:szCs w:val="22"/>
          </w:rPr>
          <w:t xml:space="preserve"> </w:t>
        </w:r>
        <w:r w:rsidRPr="00D753AC">
          <w:rPr>
            <w:rFonts w:cs="Times New Roman"/>
            <w:sz w:val="22"/>
            <w:szCs w:val="22"/>
          </w:rPr>
          <w:t>higher</w:t>
        </w:r>
        <w:r w:rsidRPr="00D753AC">
          <w:rPr>
            <w:rFonts w:cs="Times New Roman"/>
            <w:spacing w:val="-4"/>
            <w:sz w:val="22"/>
            <w:szCs w:val="22"/>
          </w:rPr>
          <w:t xml:space="preserve"> </w:t>
        </w:r>
        <w:r w:rsidRPr="00D753AC">
          <w:rPr>
            <w:rFonts w:cs="Times New Roman"/>
            <w:sz w:val="22"/>
            <w:szCs w:val="22"/>
          </w:rPr>
          <w:t>wet-season</w:t>
        </w:r>
        <w:r w:rsidRPr="00D753AC">
          <w:rPr>
            <w:rFonts w:cs="Times New Roman"/>
            <w:spacing w:val="-4"/>
            <w:sz w:val="22"/>
            <w:szCs w:val="22"/>
          </w:rPr>
          <w:t xml:space="preserve"> </w:t>
        </w:r>
        <w:r w:rsidRPr="00D753AC">
          <w:rPr>
            <w:rFonts w:cs="Times New Roman"/>
            <w:sz w:val="22"/>
            <w:szCs w:val="22"/>
          </w:rPr>
          <w:t>flow</w:t>
        </w:r>
        <w:r w:rsidRPr="00D753AC">
          <w:rPr>
            <w:rFonts w:cs="Times New Roman"/>
            <w:spacing w:val="-4"/>
            <w:sz w:val="22"/>
            <w:szCs w:val="22"/>
          </w:rPr>
          <w:t xml:space="preserve"> </w:t>
        </w:r>
        <w:r w:rsidRPr="00D753AC">
          <w:rPr>
            <w:rFonts w:cs="Times New Roman"/>
            <w:sz w:val="22"/>
            <w:szCs w:val="22"/>
          </w:rPr>
          <w:t>responses</w:t>
        </w:r>
        <w:r w:rsidRPr="00D753AC">
          <w:rPr>
            <w:rFonts w:cs="Times New Roman"/>
            <w:spacing w:val="-4"/>
            <w:sz w:val="22"/>
            <w:szCs w:val="22"/>
          </w:rPr>
          <w:t xml:space="preserve"> </w:t>
        </w:r>
        <w:r w:rsidRPr="00D753AC">
          <w:rPr>
            <w:rFonts w:cs="Times New Roman"/>
            <w:sz w:val="22"/>
            <w:szCs w:val="22"/>
          </w:rPr>
          <w:t>likely</w:t>
        </w:r>
        <w:r w:rsidRPr="00D753AC">
          <w:rPr>
            <w:rFonts w:cs="Times New Roman"/>
            <w:spacing w:val="-4"/>
            <w:sz w:val="22"/>
            <w:szCs w:val="22"/>
          </w:rPr>
          <w:t xml:space="preserve"> </w:t>
        </w:r>
        <w:r w:rsidRPr="00D753AC">
          <w:rPr>
            <w:rFonts w:cs="Times New Roman"/>
            <w:sz w:val="22"/>
            <w:szCs w:val="22"/>
          </w:rPr>
          <w:t>reflect</w:t>
        </w:r>
        <w:r w:rsidRPr="00D753AC">
          <w:rPr>
            <w:rFonts w:cs="Times New Roman"/>
            <w:spacing w:val="-4"/>
            <w:sz w:val="22"/>
            <w:szCs w:val="22"/>
          </w:rPr>
          <w:t xml:space="preserve"> </w:t>
        </w:r>
        <w:r w:rsidRPr="00D753AC">
          <w:rPr>
            <w:rFonts w:cs="Times New Roman"/>
            <w:sz w:val="22"/>
            <w:szCs w:val="22"/>
          </w:rPr>
          <w:t>the</w:t>
        </w:r>
        <w:r w:rsidRPr="00D753AC">
          <w:rPr>
            <w:rFonts w:cs="Times New Roman"/>
            <w:spacing w:val="-4"/>
            <w:sz w:val="22"/>
            <w:szCs w:val="22"/>
          </w:rPr>
          <w:t xml:space="preserve"> </w:t>
        </w:r>
        <w:r w:rsidRPr="00D753AC">
          <w:rPr>
            <w:rFonts w:cs="Times New Roman"/>
            <w:sz w:val="22"/>
            <w:szCs w:val="22"/>
          </w:rPr>
          <w:t>falling</w:t>
        </w:r>
        <w:r w:rsidRPr="00D753AC">
          <w:rPr>
            <w:rFonts w:cs="Times New Roman"/>
            <w:spacing w:val="-4"/>
            <w:sz w:val="22"/>
            <w:szCs w:val="22"/>
          </w:rPr>
          <w:t xml:space="preserve"> </w:t>
        </w:r>
        <w:r w:rsidRPr="00D753AC">
          <w:rPr>
            <w:rFonts w:cs="Times New Roman"/>
            <w:sz w:val="22"/>
            <w:szCs w:val="22"/>
          </w:rPr>
          <w:t>limb</w:t>
        </w:r>
        <w:r w:rsidRPr="00D753AC">
          <w:rPr>
            <w:rFonts w:cs="Times New Roman"/>
            <w:spacing w:val="-4"/>
            <w:sz w:val="22"/>
            <w:szCs w:val="22"/>
          </w:rPr>
          <w:t xml:space="preserve"> </w:t>
        </w:r>
        <w:r w:rsidRPr="00D753AC">
          <w:rPr>
            <w:rFonts w:cs="Times New Roman"/>
            <w:sz w:val="22"/>
            <w:szCs w:val="22"/>
          </w:rPr>
          <w:t>of</w:t>
        </w:r>
        <w:r w:rsidRPr="00D753AC">
          <w:rPr>
            <w:rFonts w:cs="Times New Roman"/>
            <w:spacing w:val="-4"/>
            <w:sz w:val="22"/>
            <w:szCs w:val="22"/>
          </w:rPr>
          <w:t xml:space="preserve"> </w:t>
        </w:r>
        <w:r w:rsidRPr="00D753AC">
          <w:rPr>
            <w:rFonts w:cs="Times New Roman"/>
            <w:sz w:val="22"/>
            <w:szCs w:val="22"/>
          </w:rPr>
          <w:t>individual</w:t>
        </w:r>
        <w:r w:rsidRPr="00D753AC">
          <w:rPr>
            <w:rFonts w:cs="Times New Roman"/>
            <w:spacing w:val="-4"/>
            <w:sz w:val="22"/>
            <w:szCs w:val="22"/>
          </w:rPr>
          <w:t xml:space="preserve"> </w:t>
        </w:r>
        <w:r w:rsidRPr="00D753AC">
          <w:rPr>
            <w:rFonts w:cs="Times New Roman"/>
            <w:sz w:val="22"/>
            <w:szCs w:val="22"/>
          </w:rPr>
          <w:t>large</w:t>
        </w:r>
        <w:r w:rsidRPr="00D753AC">
          <w:rPr>
            <w:rFonts w:cs="Times New Roman"/>
            <w:spacing w:val="-4"/>
            <w:sz w:val="22"/>
            <w:szCs w:val="22"/>
          </w:rPr>
          <w:t xml:space="preserve"> </w:t>
        </w:r>
        <w:r w:rsidRPr="00D753AC">
          <w:rPr>
            <w:rFonts w:cs="Times New Roman"/>
            <w:sz w:val="22"/>
            <w:szCs w:val="22"/>
          </w:rPr>
          <w:t>storms</w:t>
        </w:r>
        <w:r w:rsidRPr="00D753AC">
          <w:rPr>
            <w:rFonts w:cs="Times New Roman"/>
            <w:spacing w:val="-4"/>
            <w:sz w:val="22"/>
            <w:szCs w:val="22"/>
          </w:rPr>
          <w:t xml:space="preserve"> </w:t>
        </w:r>
        <w:r w:rsidRPr="00D753AC">
          <w:rPr>
            <w:rFonts w:cs="Times New Roman"/>
            <w:sz w:val="22"/>
            <w:szCs w:val="22"/>
          </w:rPr>
          <w:t>that</w:t>
        </w:r>
        <w:r w:rsidRPr="00D753AC">
          <w:rPr>
            <w:rFonts w:cs="Times New Roman"/>
            <w:spacing w:val="-4"/>
            <w:sz w:val="22"/>
            <w:szCs w:val="22"/>
          </w:rPr>
          <w:t xml:space="preserve"> </w:t>
        </w:r>
        <w:r w:rsidRPr="00D753AC">
          <w:rPr>
            <w:rFonts w:cs="Times New Roman"/>
            <w:sz w:val="22"/>
            <w:szCs w:val="22"/>
          </w:rPr>
          <w:t>over-fill</w:t>
        </w:r>
        <w:r w:rsidRPr="00D753AC">
          <w:rPr>
            <w:rFonts w:cs="Times New Roman"/>
            <w:spacing w:val="-4"/>
            <w:sz w:val="22"/>
            <w:szCs w:val="22"/>
          </w:rPr>
          <w:t xml:space="preserve"> </w:t>
        </w:r>
        <w:r w:rsidRPr="00D753AC">
          <w:rPr>
            <w:rFonts w:cs="Times New Roman"/>
            <w:sz w:val="22"/>
            <w:szCs w:val="22"/>
          </w:rPr>
          <w:t>the</w:t>
        </w:r>
        <w:r w:rsidRPr="00D753AC">
          <w:rPr>
            <w:rFonts w:cs="Times New Roman"/>
            <w:w w:val="99"/>
            <w:sz w:val="22"/>
            <w:szCs w:val="22"/>
          </w:rPr>
          <w:t xml:space="preserve"> </w:t>
        </w:r>
        <w:r w:rsidRPr="00D753AC">
          <w:rPr>
            <w:rFonts w:cs="Times New Roman"/>
            <w:sz w:val="22"/>
            <w:szCs w:val="22"/>
          </w:rPr>
          <w:t>watershed rather than separating filling from spilling</w:t>
        </w:r>
        <w:r w:rsidRPr="00D753AC">
          <w:rPr>
            <w:rFonts w:cs="Times New Roman"/>
            <w:spacing w:val="-25"/>
            <w:sz w:val="22"/>
            <w:szCs w:val="22"/>
          </w:rPr>
          <w:t xml:space="preserve"> </w:t>
        </w:r>
        <w:r w:rsidRPr="00D753AC">
          <w:rPr>
            <w:rFonts w:cs="Times New Roman"/>
            <w:sz w:val="22"/>
            <w:szCs w:val="22"/>
          </w:rPr>
          <w:t>behavior.</w:t>
        </w:r>
      </w:ins>
    </w:p>
    <w:p w:rsidR="002153D1" w:rsidRPr="00D753AC" w:rsidRDefault="002573FA" w:rsidP="00D753AC">
      <w:pPr>
        <w:pStyle w:val="BodyText"/>
        <w:ind w:left="173" w:right="158" w:firstLine="199"/>
        <w:rPr>
          <w:ins w:id="6890" w:author="Claire Kouba" w:date="2023-09-12T16:52:00Z"/>
          <w:rFonts w:cs="Times New Roman"/>
          <w:sz w:val="22"/>
          <w:szCs w:val="22"/>
        </w:rPr>
      </w:pPr>
      <w:ins w:id="6891" w:author="Claire Kouba" w:date="2023-09-12T16:52:00Z">
        <w:r w:rsidRPr="00D753AC">
          <w:rPr>
            <w:rFonts w:cs="Times New Roman"/>
            <w:w w:val="105"/>
            <w:sz w:val="22"/>
            <w:szCs w:val="22"/>
          </w:rPr>
          <w:t>Additionally,</w:t>
        </w:r>
        <w:r w:rsidRPr="00D753AC">
          <w:rPr>
            <w:rFonts w:cs="Times New Roman"/>
            <w:spacing w:val="-6"/>
            <w:w w:val="105"/>
            <w:sz w:val="22"/>
            <w:szCs w:val="22"/>
          </w:rPr>
          <w:t xml:space="preserve"> </w:t>
        </w:r>
        <w:r w:rsidRPr="00D753AC">
          <w:rPr>
            <w:rFonts w:cs="Times New Roman"/>
            <w:w w:val="105"/>
            <w:sz w:val="22"/>
            <w:szCs w:val="22"/>
          </w:rPr>
          <w:t>in</w:t>
        </w:r>
        <w:r w:rsidRPr="00D753AC">
          <w:rPr>
            <w:rFonts w:cs="Times New Roman"/>
            <w:spacing w:val="-6"/>
            <w:w w:val="105"/>
            <w:sz w:val="22"/>
            <w:szCs w:val="22"/>
          </w:rPr>
          <w:t xml:space="preserve"> </w:t>
        </w:r>
        <w:r w:rsidRPr="00D753AC">
          <w:rPr>
            <w:rFonts w:cs="Times New Roman"/>
            <w:w w:val="105"/>
            <w:sz w:val="22"/>
            <w:szCs w:val="22"/>
          </w:rPr>
          <w:t>visual</w:t>
        </w:r>
        <w:r w:rsidRPr="00D753AC">
          <w:rPr>
            <w:rFonts w:cs="Times New Roman"/>
            <w:spacing w:val="-6"/>
            <w:w w:val="105"/>
            <w:sz w:val="22"/>
            <w:szCs w:val="22"/>
          </w:rPr>
          <w:t xml:space="preserve"> </w:t>
        </w:r>
        <w:r w:rsidRPr="00D753AC">
          <w:rPr>
            <w:rFonts w:cs="Times New Roman"/>
            <w:w w:val="105"/>
            <w:sz w:val="22"/>
            <w:szCs w:val="22"/>
          </w:rPr>
          <w:t>inspection</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78</w:t>
        </w:r>
        <w:r w:rsidRPr="00D753AC">
          <w:rPr>
            <w:rFonts w:cs="Times New Roman"/>
            <w:spacing w:val="-6"/>
            <w:w w:val="105"/>
            <w:sz w:val="22"/>
            <w:szCs w:val="22"/>
          </w:rPr>
          <w:t xml:space="preserve"> </w:t>
        </w:r>
        <w:r w:rsidRPr="00D753AC">
          <w:rPr>
            <w:rFonts w:cs="Times New Roman"/>
            <w:w w:val="105"/>
            <w:sz w:val="22"/>
            <w:szCs w:val="22"/>
          </w:rPr>
          <w:t>years</w:t>
        </w:r>
        <w:r w:rsidRPr="00D753AC">
          <w:rPr>
            <w:rFonts w:cs="Times New Roman"/>
            <w:spacing w:val="-6"/>
            <w:w w:val="105"/>
            <w:sz w:val="22"/>
            <w:szCs w:val="22"/>
          </w:rPr>
          <w:t xml:space="preserve"> </w:t>
        </w:r>
        <w:r w:rsidRPr="00D753AC">
          <w:rPr>
            <w:rFonts w:cs="Times New Roman"/>
            <w:w w:val="105"/>
            <w:sz w:val="22"/>
            <w:szCs w:val="22"/>
          </w:rPr>
          <w:t>of</w:t>
        </w:r>
        <w:r w:rsidRPr="00D753AC">
          <w:rPr>
            <w:rFonts w:cs="Times New Roman"/>
            <w:spacing w:val="-6"/>
            <w:w w:val="105"/>
            <w:sz w:val="22"/>
            <w:szCs w:val="22"/>
          </w:rPr>
          <w:t xml:space="preserve"> </w:t>
        </w:r>
        <w:r w:rsidRPr="00D753AC">
          <w:rPr>
            <w:rFonts w:cs="Times New Roman"/>
            <w:w w:val="105"/>
            <w:sz w:val="22"/>
            <w:szCs w:val="22"/>
          </w:rPr>
          <w:t>Fort</w:t>
        </w:r>
        <w:r w:rsidRPr="00D753AC">
          <w:rPr>
            <w:rFonts w:cs="Times New Roman"/>
            <w:spacing w:val="-6"/>
            <w:w w:val="105"/>
            <w:sz w:val="22"/>
            <w:szCs w:val="22"/>
          </w:rPr>
          <w:t xml:space="preserve"> </w:t>
        </w:r>
        <w:r w:rsidRPr="00D753AC">
          <w:rPr>
            <w:rFonts w:cs="Times New Roman"/>
            <w:w w:val="105"/>
            <w:sz w:val="22"/>
            <w:szCs w:val="22"/>
          </w:rPr>
          <w:t>Jones</w:t>
        </w:r>
        <w:r w:rsidRPr="00D753AC">
          <w:rPr>
            <w:rFonts w:cs="Times New Roman"/>
            <w:spacing w:val="-6"/>
            <w:w w:val="105"/>
            <w:sz w:val="22"/>
            <w:szCs w:val="22"/>
          </w:rPr>
          <w:t xml:space="preserve"> </w:t>
        </w:r>
        <w:r w:rsidRPr="00D753AC">
          <w:rPr>
            <w:rFonts w:cs="Times New Roman"/>
            <w:w w:val="105"/>
            <w:sz w:val="22"/>
            <w:szCs w:val="22"/>
          </w:rPr>
          <w:t>hydrographs,</w:t>
        </w:r>
        <w:r w:rsidRPr="00D753AC">
          <w:rPr>
            <w:rFonts w:cs="Times New Roman"/>
            <w:spacing w:val="-6"/>
            <w:w w:val="105"/>
            <w:sz w:val="22"/>
            <w:szCs w:val="22"/>
          </w:rPr>
          <w:t xml:space="preserve"> </w:t>
        </w:r>
        <w:r w:rsidRPr="00D753AC">
          <w:rPr>
            <w:rFonts w:cs="Times New Roman"/>
            <w:w w:val="105"/>
            <w:sz w:val="22"/>
            <w:szCs w:val="22"/>
          </w:rPr>
          <w:t>the</w:t>
        </w:r>
        <w:r w:rsidRPr="00D753AC">
          <w:rPr>
            <w:rFonts w:cs="Times New Roman"/>
            <w:spacing w:val="-6"/>
            <w:w w:val="105"/>
            <w:sz w:val="22"/>
            <w:szCs w:val="22"/>
          </w:rPr>
          <w:t xml:space="preserve"> </w:t>
        </w:r>
        <w:r w:rsidRPr="00D753AC">
          <w:rPr>
            <w:rFonts w:cs="Times New Roman"/>
            <w:w w:val="105"/>
            <w:sz w:val="22"/>
            <w:szCs w:val="22"/>
          </w:rPr>
          <w:t>120</w:t>
        </w:r>
        <w:r w:rsidRPr="00D753AC">
          <w:rPr>
            <w:rFonts w:cs="Times New Roman"/>
            <w:spacing w:val="-6"/>
            <w:w w:val="105"/>
            <w:sz w:val="22"/>
            <w:szCs w:val="22"/>
          </w:rPr>
          <w:t xml:space="preserve"> </w:t>
        </w:r>
        <w:r w:rsidRPr="00D753AC">
          <w:rPr>
            <w:rFonts w:cs="Times New Roman"/>
            <w:w w:val="105"/>
            <w:sz w:val="22"/>
            <w:szCs w:val="22"/>
          </w:rPr>
          <w:t>cfs</w:t>
        </w:r>
        <w:r w:rsidRPr="00D753AC">
          <w:rPr>
            <w:rFonts w:cs="Times New Roman"/>
            <w:spacing w:val="-6"/>
            <w:w w:val="105"/>
            <w:sz w:val="22"/>
            <w:szCs w:val="22"/>
          </w:rPr>
          <w:t xml:space="preserve"> </w:t>
        </w:r>
        <w:r w:rsidRPr="00D753AC">
          <w:rPr>
            <w:rFonts w:cs="Times New Roman"/>
            <w:w w:val="105"/>
            <w:sz w:val="22"/>
            <w:szCs w:val="22"/>
          </w:rPr>
          <w:t>(294</w:t>
        </w:r>
        <w:r w:rsidRPr="00D753AC">
          <w:rPr>
            <w:rFonts w:cs="Times New Roman"/>
            <w:spacing w:val="-6"/>
            <w:w w:val="105"/>
            <w:sz w:val="22"/>
            <w:szCs w:val="22"/>
          </w:rPr>
          <w:t xml:space="preserve"> </w:t>
        </w:r>
        <w:r w:rsidRPr="00D753AC">
          <w:rPr>
            <w:rFonts w:cs="Times New Roman"/>
            <w:w w:val="105"/>
            <w:sz w:val="22"/>
            <w:szCs w:val="22"/>
          </w:rPr>
          <w:t>10</w:t>
        </w:r>
        <w:r w:rsidRPr="00D753AC">
          <w:rPr>
            <w:rFonts w:cs="Times New Roman"/>
            <w:w w:val="105"/>
            <w:position w:val="7"/>
            <w:sz w:val="22"/>
            <w:szCs w:val="22"/>
          </w:rPr>
          <w:t>3</w:t>
        </w:r>
        <w:r w:rsidRPr="00D753AC">
          <w:rPr>
            <w:rFonts w:cs="Times New Roman"/>
            <w:spacing w:val="17"/>
            <w:w w:val="105"/>
            <w:position w:val="7"/>
            <w:sz w:val="22"/>
            <w:szCs w:val="22"/>
          </w:rPr>
          <w:t xml:space="preserve"> </w:t>
        </w:r>
        <w:r w:rsidRPr="00D753AC">
          <w:rPr>
            <w:rFonts w:cs="Times New Roman"/>
            <w:w w:val="105"/>
            <w:sz w:val="22"/>
            <w:szCs w:val="22"/>
          </w:rPr>
          <w:t>m</w:t>
        </w:r>
        <w:r w:rsidRPr="00D753AC">
          <w:rPr>
            <w:rFonts w:cs="Times New Roman"/>
            <w:w w:val="105"/>
            <w:position w:val="7"/>
            <w:sz w:val="22"/>
            <w:szCs w:val="22"/>
          </w:rPr>
          <w:t>3</w:t>
        </w:r>
        <w:r w:rsidRPr="00D753AC">
          <w:rPr>
            <w:rFonts w:cs="Times New Roman"/>
            <w:w w:val="105"/>
            <w:sz w:val="22"/>
            <w:szCs w:val="22"/>
          </w:rPr>
          <w:t>/day</w:t>
        </w:r>
        <w:r w:rsidRPr="00D753AC">
          <w:rPr>
            <w:rFonts w:cs="Times New Roman"/>
            <w:spacing w:val="-6"/>
            <w:w w:val="105"/>
            <w:sz w:val="22"/>
            <w:szCs w:val="22"/>
          </w:rPr>
          <w:t xml:space="preserve"> </w:t>
        </w:r>
        <w:r w:rsidRPr="00D753AC">
          <w:rPr>
            <w:rFonts w:cs="Times New Roman"/>
            <w:w w:val="105"/>
            <w:sz w:val="22"/>
            <w:szCs w:val="22"/>
          </w:rPr>
          <w:t>)</w:t>
        </w:r>
        <w:r w:rsidRPr="00D753AC">
          <w:rPr>
            <w:rFonts w:cs="Times New Roman"/>
            <w:spacing w:val="-6"/>
            <w:w w:val="105"/>
            <w:sz w:val="22"/>
            <w:szCs w:val="22"/>
          </w:rPr>
          <w:t xml:space="preserve"> </w:t>
        </w:r>
        <w:r w:rsidRPr="00D753AC">
          <w:rPr>
            <w:rFonts w:eastAsia="Arial" w:cs="Times New Roman"/>
            <w:i/>
            <w:w w:val="105"/>
            <w:sz w:val="22"/>
            <w:szCs w:val="22"/>
          </w:rPr>
          <w:t>Q</w:t>
        </w:r>
        <w:r w:rsidRPr="00D753AC">
          <w:rPr>
            <w:rFonts w:eastAsia="Arial" w:cs="Times New Roman"/>
            <w:i/>
            <w:w w:val="105"/>
            <w:position w:val="-2"/>
            <w:sz w:val="22"/>
            <w:szCs w:val="22"/>
          </w:rPr>
          <w:t>spill</w:t>
        </w:r>
        <w:r w:rsidRPr="00D753AC">
          <w:rPr>
            <w:rFonts w:eastAsia="Arial" w:cs="Times New Roman"/>
            <w:i/>
            <w:spacing w:val="14"/>
            <w:w w:val="105"/>
            <w:position w:val="-2"/>
            <w:sz w:val="22"/>
            <w:szCs w:val="22"/>
          </w:rPr>
          <w:t xml:space="preserve"> </w:t>
        </w:r>
        <w:r w:rsidRPr="00D753AC">
          <w:rPr>
            <w:rFonts w:cs="Times New Roman"/>
            <w:w w:val="105"/>
            <w:sz w:val="22"/>
            <w:szCs w:val="22"/>
          </w:rPr>
          <w:t>threshold</w:t>
        </w:r>
        <w:r w:rsidRPr="00D753AC">
          <w:rPr>
            <w:rFonts w:cs="Times New Roman"/>
            <w:w w:val="99"/>
            <w:sz w:val="22"/>
            <w:szCs w:val="22"/>
          </w:rPr>
          <w:t xml:space="preserve"> </w:t>
        </w:r>
        <w:r w:rsidRPr="00D753AC">
          <w:rPr>
            <w:rFonts w:cs="Times New Roman"/>
            <w:w w:val="105"/>
            <w:sz w:val="22"/>
            <w:szCs w:val="22"/>
          </w:rPr>
          <w:t>generated a plausible breakpoint between dry and wet season river behavior in all water years (e.g., water year 2018</w:t>
        </w:r>
        <w:r w:rsidRPr="00D753AC">
          <w:rPr>
            <w:rFonts w:cs="Times New Roman"/>
            <w:spacing w:val="18"/>
            <w:w w:val="105"/>
            <w:sz w:val="22"/>
            <w:szCs w:val="22"/>
          </w:rPr>
          <w:t xml:space="preserve"> </w:t>
        </w:r>
        <w:r w:rsidRPr="00D753AC">
          <w:rPr>
            <w:rFonts w:cs="Times New Roman"/>
            <w:w w:val="105"/>
            <w:sz w:val="22"/>
            <w:szCs w:val="22"/>
          </w:rPr>
          <w:t>in</w:t>
        </w:r>
        <w:r w:rsidRPr="00D753AC">
          <w:rPr>
            <w:rFonts w:cs="Times New Roman"/>
            <w:sz w:val="22"/>
            <w:szCs w:val="22"/>
          </w:rPr>
          <w:fldChar w:fldCharType="begin"/>
        </w:r>
        <w:r w:rsidRPr="00D753AC">
          <w:rPr>
            <w:rFonts w:cs="Times New Roman"/>
            <w:sz w:val="22"/>
            <w:szCs w:val="22"/>
          </w:rPr>
          <w:instrText xml:space="preserve"> HYPERLINK \l "_bookmark11" </w:instrText>
        </w:r>
        <w:r w:rsidRPr="00D753AC">
          <w:rPr>
            <w:rFonts w:cs="Times New Roman"/>
            <w:sz w:val="22"/>
            <w:szCs w:val="22"/>
          </w:rPr>
          <w:fldChar w:fldCharType="separate"/>
        </w:r>
        <w:r w:rsidRPr="00D753AC">
          <w:rPr>
            <w:rFonts w:cs="Times New Roman"/>
            <w:w w:val="99"/>
            <w:sz w:val="22"/>
            <w:szCs w:val="22"/>
          </w:rPr>
          <w:t xml:space="preserve"> </w:t>
        </w:r>
        <w:r w:rsidRPr="00D753AC">
          <w:rPr>
            <w:rFonts w:cs="Times New Roman"/>
            <w:w w:val="105"/>
            <w:sz w:val="22"/>
            <w:szCs w:val="22"/>
          </w:rPr>
          <w:t>Figure</w:t>
        </w:r>
        <w:r w:rsidRPr="00D753AC">
          <w:rPr>
            <w:rFonts w:cs="Times New Roman"/>
            <w:spacing w:val="-26"/>
            <w:w w:val="105"/>
            <w:sz w:val="22"/>
            <w:szCs w:val="22"/>
          </w:rPr>
          <w:t xml:space="preserve"> </w:t>
        </w:r>
        <w:r w:rsidRPr="00D753AC">
          <w:rPr>
            <w:rFonts w:cs="Times New Roman"/>
            <w:w w:val="105"/>
            <w:sz w:val="22"/>
            <w:szCs w:val="22"/>
          </w:rPr>
          <w:t>A2,</w:t>
        </w:r>
        <w:r w:rsidRPr="00D753AC">
          <w:rPr>
            <w:rFonts w:cs="Times New Roman"/>
            <w:w w:val="105"/>
            <w:sz w:val="22"/>
            <w:szCs w:val="22"/>
          </w:rPr>
          <w:fldChar w:fldCharType="end"/>
        </w:r>
        <w:r w:rsidRPr="00D753AC">
          <w:rPr>
            <w:rFonts w:cs="Times New Roman"/>
            <w:spacing w:val="-26"/>
            <w:w w:val="105"/>
            <w:sz w:val="22"/>
            <w:szCs w:val="22"/>
          </w:rPr>
          <w:t xml:space="preserve"> </w:t>
        </w:r>
        <w:r w:rsidRPr="00D753AC">
          <w:rPr>
            <w:rFonts w:cs="Times New Roman"/>
            <w:w w:val="105"/>
            <w:sz w:val="22"/>
            <w:szCs w:val="22"/>
          </w:rPr>
          <w:t>Panel</w:t>
        </w:r>
        <w:r w:rsidRPr="00D753AC">
          <w:rPr>
            <w:rFonts w:cs="Times New Roman"/>
            <w:spacing w:val="-26"/>
            <w:w w:val="105"/>
            <w:sz w:val="22"/>
            <w:szCs w:val="22"/>
          </w:rPr>
          <w:t xml:space="preserve"> </w:t>
        </w:r>
        <w:r w:rsidRPr="00D753AC">
          <w:rPr>
            <w:rFonts w:cs="Times New Roman"/>
            <w:w w:val="105"/>
            <w:sz w:val="22"/>
            <w:szCs w:val="22"/>
          </w:rPr>
          <w:t>B).</w:t>
        </w:r>
        <w:r w:rsidRPr="00D753AC">
          <w:rPr>
            <w:rFonts w:cs="Times New Roman"/>
            <w:spacing w:val="-26"/>
            <w:w w:val="105"/>
            <w:sz w:val="22"/>
            <w:szCs w:val="22"/>
          </w:rPr>
          <w:t xml:space="preserve"> </w:t>
        </w:r>
        <w:r w:rsidRPr="00D753AC">
          <w:rPr>
            <w:rFonts w:cs="Times New Roman"/>
            <w:w w:val="105"/>
            <w:sz w:val="22"/>
            <w:szCs w:val="22"/>
          </w:rPr>
          <w:t>Furthermore,</w:t>
        </w:r>
        <w:r w:rsidRPr="00D753AC">
          <w:rPr>
            <w:rFonts w:cs="Times New Roman"/>
            <w:spacing w:val="-26"/>
            <w:w w:val="105"/>
            <w:sz w:val="22"/>
            <w:szCs w:val="22"/>
          </w:rPr>
          <w:t xml:space="preserve"> </w:t>
        </w:r>
        <w:r w:rsidRPr="00D753AC">
          <w:rPr>
            <w:rFonts w:cs="Times New Roman"/>
            <w:w w:val="105"/>
            <w:sz w:val="22"/>
            <w:szCs w:val="22"/>
          </w:rPr>
          <w:t>this</w:t>
        </w:r>
        <w:r w:rsidRPr="00D753AC">
          <w:rPr>
            <w:rFonts w:cs="Times New Roman"/>
            <w:spacing w:val="-26"/>
            <w:w w:val="105"/>
            <w:sz w:val="22"/>
            <w:szCs w:val="22"/>
          </w:rPr>
          <w:t xml:space="preserve"> </w:t>
        </w:r>
        <w:r w:rsidRPr="00D753AC">
          <w:rPr>
            <w:rFonts w:cs="Times New Roman"/>
            <w:w w:val="105"/>
            <w:sz w:val="22"/>
            <w:szCs w:val="22"/>
          </w:rPr>
          <w:t>value</w:t>
        </w:r>
        <w:r w:rsidRPr="00D753AC">
          <w:rPr>
            <w:rFonts w:cs="Times New Roman"/>
            <w:spacing w:val="-26"/>
            <w:w w:val="105"/>
            <w:sz w:val="22"/>
            <w:szCs w:val="22"/>
          </w:rPr>
          <w:t xml:space="preserve"> </w:t>
        </w:r>
        <w:r w:rsidRPr="00D753AC">
          <w:rPr>
            <w:rFonts w:cs="Times New Roman"/>
            <w:w w:val="105"/>
            <w:sz w:val="22"/>
            <w:szCs w:val="22"/>
          </w:rPr>
          <w:t>corroborates</w:t>
        </w:r>
        <w:r w:rsidRPr="00D753AC">
          <w:rPr>
            <w:rFonts w:cs="Times New Roman"/>
            <w:spacing w:val="-26"/>
            <w:w w:val="105"/>
            <w:sz w:val="22"/>
            <w:szCs w:val="22"/>
          </w:rPr>
          <w:t xml:space="preserve"> </w:t>
        </w:r>
        <w:r w:rsidRPr="00D753AC">
          <w:rPr>
            <w:rFonts w:cs="Times New Roman"/>
            <w:w w:val="105"/>
            <w:sz w:val="22"/>
            <w:szCs w:val="22"/>
          </w:rPr>
          <w:t>local</w:t>
        </w:r>
        <w:r w:rsidRPr="00D753AC">
          <w:rPr>
            <w:rFonts w:cs="Times New Roman"/>
            <w:spacing w:val="-26"/>
            <w:w w:val="105"/>
            <w:sz w:val="22"/>
            <w:szCs w:val="22"/>
          </w:rPr>
          <w:t xml:space="preserve"> </w:t>
        </w:r>
        <w:r w:rsidRPr="00D753AC">
          <w:rPr>
            <w:rFonts w:cs="Times New Roman"/>
            <w:w w:val="105"/>
            <w:sz w:val="22"/>
            <w:szCs w:val="22"/>
          </w:rPr>
          <w:t>observations</w:t>
        </w:r>
        <w:r w:rsidRPr="00D753AC">
          <w:rPr>
            <w:rFonts w:cs="Times New Roman"/>
            <w:spacing w:val="-26"/>
            <w:w w:val="105"/>
            <w:sz w:val="22"/>
            <w:szCs w:val="22"/>
          </w:rPr>
          <w:t xml:space="preserve"> </w:t>
        </w:r>
        <w:r w:rsidRPr="00D753AC">
          <w:rPr>
            <w:rFonts w:cs="Times New Roman"/>
            <w:w w:val="105"/>
            <w:sz w:val="22"/>
            <w:szCs w:val="22"/>
          </w:rPr>
          <w:t>that</w:t>
        </w:r>
        <w:r w:rsidRPr="00D753AC">
          <w:rPr>
            <w:rFonts w:cs="Times New Roman"/>
            <w:spacing w:val="-26"/>
            <w:w w:val="105"/>
            <w:sz w:val="22"/>
            <w:szCs w:val="22"/>
          </w:rPr>
          <w:t xml:space="preserve"> </w:t>
        </w:r>
        <w:r w:rsidRPr="00D753AC">
          <w:rPr>
            <w:rFonts w:cs="Times New Roman"/>
            <w:w w:val="105"/>
            <w:sz w:val="22"/>
            <w:szCs w:val="22"/>
          </w:rPr>
          <w:t>an</w:t>
        </w:r>
        <w:r w:rsidRPr="00D753AC">
          <w:rPr>
            <w:rFonts w:cs="Times New Roman"/>
            <w:spacing w:val="-26"/>
            <w:w w:val="105"/>
            <w:sz w:val="22"/>
            <w:szCs w:val="22"/>
          </w:rPr>
          <w:t xml:space="preserve"> </w:t>
        </w:r>
        <w:r w:rsidRPr="00D753AC">
          <w:rPr>
            <w:rFonts w:cs="Times New Roman"/>
            <w:w w:val="105"/>
            <w:sz w:val="22"/>
            <w:szCs w:val="22"/>
          </w:rPr>
          <w:t>approximate</w:t>
        </w:r>
        <w:r w:rsidRPr="00D753AC">
          <w:rPr>
            <w:rFonts w:cs="Times New Roman"/>
            <w:spacing w:val="-26"/>
            <w:w w:val="105"/>
            <w:sz w:val="22"/>
            <w:szCs w:val="22"/>
          </w:rPr>
          <w:t xml:space="preserve"> </w:t>
        </w:r>
        <w:r w:rsidRPr="00D753AC">
          <w:rPr>
            <w:rFonts w:cs="Times New Roman"/>
            <w:w w:val="105"/>
            <w:sz w:val="22"/>
            <w:szCs w:val="22"/>
          </w:rPr>
          <w:t>value</w:t>
        </w:r>
        <w:r w:rsidRPr="00D753AC">
          <w:rPr>
            <w:rFonts w:cs="Times New Roman"/>
            <w:spacing w:val="-26"/>
            <w:w w:val="105"/>
            <w:sz w:val="22"/>
            <w:szCs w:val="22"/>
          </w:rPr>
          <w:t xml:space="preserve"> </w:t>
        </w:r>
        <w:r w:rsidRPr="00D753AC">
          <w:rPr>
            <w:rFonts w:cs="Times New Roman"/>
            <w:w w:val="105"/>
            <w:sz w:val="22"/>
            <w:szCs w:val="22"/>
          </w:rPr>
          <w:t>of</w:t>
        </w:r>
        <w:r w:rsidRPr="00D753AC">
          <w:rPr>
            <w:rFonts w:cs="Times New Roman"/>
            <w:spacing w:val="-26"/>
            <w:w w:val="105"/>
            <w:sz w:val="22"/>
            <w:szCs w:val="22"/>
          </w:rPr>
          <w:t xml:space="preserve"> </w:t>
        </w:r>
        <w:r w:rsidRPr="00D753AC">
          <w:rPr>
            <w:rFonts w:cs="Times New Roman"/>
            <w:w w:val="105"/>
            <w:sz w:val="22"/>
            <w:szCs w:val="22"/>
          </w:rPr>
          <w:t>100</w:t>
        </w:r>
        <w:r w:rsidRPr="00D753AC">
          <w:rPr>
            <w:rFonts w:cs="Times New Roman"/>
            <w:spacing w:val="-26"/>
            <w:w w:val="105"/>
            <w:sz w:val="22"/>
            <w:szCs w:val="22"/>
          </w:rPr>
          <w:t xml:space="preserve"> </w:t>
        </w:r>
        <w:r w:rsidRPr="00D753AC">
          <w:rPr>
            <w:rFonts w:cs="Times New Roman"/>
            <w:w w:val="105"/>
            <w:sz w:val="22"/>
            <w:szCs w:val="22"/>
          </w:rPr>
          <w:t>cfs</w:t>
        </w:r>
        <w:r w:rsidRPr="00D753AC">
          <w:rPr>
            <w:rFonts w:cs="Times New Roman"/>
            <w:spacing w:val="-26"/>
            <w:w w:val="105"/>
            <w:sz w:val="22"/>
            <w:szCs w:val="22"/>
          </w:rPr>
          <w:t xml:space="preserve"> </w:t>
        </w:r>
        <w:r w:rsidRPr="00D753AC">
          <w:rPr>
            <w:rFonts w:cs="Times New Roman"/>
            <w:w w:val="105"/>
            <w:sz w:val="22"/>
            <w:szCs w:val="22"/>
          </w:rPr>
          <w:t>represents</w:t>
        </w:r>
        <w:r w:rsidRPr="00D753AC">
          <w:rPr>
            <w:rFonts w:cs="Times New Roman"/>
            <w:w w:val="99"/>
            <w:sz w:val="22"/>
            <w:szCs w:val="22"/>
          </w:rPr>
          <w:t xml:space="preserve"> </w:t>
        </w:r>
        <w:r w:rsidRPr="00D753AC">
          <w:rPr>
            <w:rFonts w:cs="Times New Roman"/>
            <w:sz w:val="22"/>
            <w:szCs w:val="22"/>
          </w:rPr>
          <w:t>“fully connected” river conditions (see Discussion</w:t>
        </w:r>
        <w:r w:rsidRPr="00D753AC">
          <w:rPr>
            <w:rFonts w:cs="Times New Roman"/>
            <w:spacing w:val="-31"/>
            <w:sz w:val="22"/>
            <w:szCs w:val="22"/>
          </w:rPr>
          <w:t xml:space="preserve"> </w:t>
        </w:r>
        <w:r w:rsidRPr="00D753AC">
          <w:rPr>
            <w:rFonts w:cs="Times New Roman"/>
            <w:sz w:val="22"/>
            <w:szCs w:val="22"/>
          </w:rPr>
          <w:t>section).</w:t>
        </w:r>
      </w:ins>
    </w:p>
    <w:p w:rsidR="002153D1" w:rsidRPr="00D753AC" w:rsidRDefault="002153D1" w:rsidP="00D753AC">
      <w:pPr>
        <w:ind w:left="173"/>
        <w:rPr>
          <w:ins w:id="6892" w:author="Claire Kouba" w:date="2023-09-12T16:52:00Z"/>
          <w:rFonts w:ascii="Times New Roman" w:hAnsi="Times New Roman" w:cs="Times New Roman"/>
        </w:rPr>
        <w:sectPr w:rsidR="002153D1" w:rsidRPr="00D753AC">
          <w:pgSz w:w="11910" w:h="13610"/>
          <w:pgMar w:top="520" w:right="780" w:bottom="880" w:left="760" w:header="0" w:footer="689" w:gutter="0"/>
          <w:cols w:space="720"/>
        </w:sectPr>
      </w:pPr>
    </w:p>
    <w:p w:rsidR="002153D1" w:rsidRPr="00D753AC" w:rsidRDefault="002153D1" w:rsidP="00D753AC">
      <w:pPr>
        <w:spacing w:before="3"/>
        <w:ind w:left="173"/>
        <w:rPr>
          <w:ins w:id="6893" w:author="Claire Kouba" w:date="2023-09-12T16:52:00Z"/>
          <w:rFonts w:ascii="Times New Roman" w:eastAsia="Times New Roman" w:hAnsi="Times New Roman" w:cs="Times New Roman"/>
        </w:rPr>
      </w:pPr>
    </w:p>
    <w:p w:rsidR="002153D1" w:rsidRPr="00D753AC" w:rsidRDefault="002573FA" w:rsidP="00D753AC">
      <w:pPr>
        <w:ind w:left="173"/>
        <w:rPr>
          <w:ins w:id="6894" w:author="Claire Kouba" w:date="2023-09-12T16:52:00Z"/>
          <w:rFonts w:ascii="Times New Roman" w:eastAsia="Times New Roman" w:hAnsi="Times New Roman" w:cs="Times New Roman"/>
        </w:rPr>
      </w:pPr>
      <w:ins w:id="6895" w:author="Claire Kouba" w:date="2023-09-12T16:52:00Z">
        <w:r w:rsidRPr="00D753AC">
          <w:rPr>
            <w:rFonts w:ascii="Times New Roman" w:eastAsia="Times New Roman" w:hAnsi="Times New Roman" w:cs="Times New Roman"/>
            <w:noProof/>
            <w:position w:val="-201"/>
          </w:rPr>
          <w:drawing>
            <wp:inline distT="0" distB="0" distL="0" distR="0">
              <wp:extent cx="6400799" cy="6400800"/>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0" cstate="print"/>
                      <a:stretch>
                        <a:fillRect/>
                      </a:stretch>
                    </pic:blipFill>
                    <pic:spPr>
                      <a:xfrm>
                        <a:off x="0" y="0"/>
                        <a:ext cx="6400799" cy="6400800"/>
                      </a:xfrm>
                      <a:prstGeom prst="rect">
                        <a:avLst/>
                      </a:prstGeom>
                    </pic:spPr>
                  </pic:pic>
                </a:graphicData>
              </a:graphic>
            </wp:inline>
          </w:drawing>
        </w:r>
      </w:ins>
    </w:p>
    <w:p w:rsidR="002153D1" w:rsidRPr="00D753AC" w:rsidRDefault="002153D1" w:rsidP="00D753AC">
      <w:pPr>
        <w:spacing w:before="3"/>
        <w:ind w:left="173"/>
        <w:rPr>
          <w:ins w:id="6896" w:author="Claire Kouba" w:date="2023-09-12T16:52:00Z"/>
          <w:rFonts w:ascii="Times New Roman" w:eastAsia="Times New Roman" w:hAnsi="Times New Roman" w:cs="Times New Roman"/>
        </w:rPr>
      </w:pPr>
    </w:p>
    <w:p w:rsidR="002153D1" w:rsidRPr="00D753AC" w:rsidRDefault="002573FA" w:rsidP="00D753AC">
      <w:pPr>
        <w:spacing w:before="69"/>
        <w:ind w:left="173" w:right="99"/>
        <w:rPr>
          <w:ins w:id="6897" w:author="Claire Kouba" w:date="2023-09-12T16:52:00Z"/>
          <w:rFonts w:ascii="Times New Roman" w:eastAsia="Times New Roman" w:hAnsi="Times New Roman" w:cs="Times New Roman"/>
        </w:rPr>
      </w:pPr>
      <w:bookmarkStart w:id="6898" w:name="_bookmark11"/>
      <w:bookmarkEnd w:id="6898"/>
      <w:ins w:id="6899" w:author="Claire Kouba" w:date="2023-09-12T16:52:00Z">
        <w:r w:rsidRPr="00D753AC">
          <w:rPr>
            <w:rFonts w:ascii="Times New Roman" w:hAnsi="Times New Roman" w:cs="Times New Roman"/>
            <w:b/>
          </w:rPr>
          <w:t>Figure</w:t>
        </w:r>
        <w:r w:rsidRPr="00D753AC">
          <w:rPr>
            <w:rFonts w:ascii="Times New Roman" w:hAnsi="Times New Roman" w:cs="Times New Roman"/>
            <w:b/>
            <w:spacing w:val="7"/>
          </w:rPr>
          <w:t xml:space="preserve"> </w:t>
        </w:r>
        <w:r w:rsidRPr="00D753AC">
          <w:rPr>
            <w:rFonts w:ascii="Times New Roman" w:hAnsi="Times New Roman" w:cs="Times New Roman"/>
            <w:b/>
          </w:rPr>
          <w:t>A2.</w:t>
        </w:r>
        <w:r w:rsidRPr="00D753AC">
          <w:rPr>
            <w:rFonts w:ascii="Times New Roman" w:hAnsi="Times New Roman" w:cs="Times New Roman"/>
            <w:b/>
            <w:spacing w:val="7"/>
          </w:rPr>
          <w:t xml:space="preserve"> </w:t>
        </w:r>
        <w:r w:rsidRPr="00D753AC">
          <w:rPr>
            <w:rFonts w:ascii="Times New Roman" w:hAnsi="Times New Roman" w:cs="Times New Roman"/>
          </w:rPr>
          <w:t>This</w:t>
        </w:r>
        <w:r w:rsidRPr="00D753AC">
          <w:rPr>
            <w:rFonts w:ascii="Times New Roman" w:hAnsi="Times New Roman" w:cs="Times New Roman"/>
            <w:spacing w:val="7"/>
          </w:rPr>
          <w:t xml:space="preserve"> </w:t>
        </w:r>
        <w:r w:rsidRPr="00D753AC">
          <w:rPr>
            <w:rFonts w:ascii="Times New Roman" w:hAnsi="Times New Roman" w:cs="Times New Roman"/>
          </w:rPr>
          <w:t>analysis</w:t>
        </w:r>
        <w:r w:rsidRPr="00D753AC">
          <w:rPr>
            <w:rFonts w:ascii="Times New Roman" w:hAnsi="Times New Roman" w:cs="Times New Roman"/>
            <w:spacing w:val="7"/>
          </w:rPr>
          <w:t xml:space="preserve"> </w:t>
        </w:r>
        <w:r w:rsidRPr="00D753AC">
          <w:rPr>
            <w:rFonts w:ascii="Times New Roman" w:hAnsi="Times New Roman" w:cs="Times New Roman"/>
          </w:rPr>
          <w:t>(Panel</w:t>
        </w:r>
        <w:r w:rsidRPr="00D753AC">
          <w:rPr>
            <w:rFonts w:ascii="Times New Roman" w:hAnsi="Times New Roman" w:cs="Times New Roman"/>
            <w:spacing w:val="7"/>
          </w:rPr>
          <w:t xml:space="preserve"> </w:t>
        </w:r>
        <w:r w:rsidRPr="00D753AC">
          <w:rPr>
            <w:rFonts w:ascii="Times New Roman" w:hAnsi="Times New Roman" w:cs="Times New Roman"/>
          </w:rPr>
          <w:t>A)</w:t>
        </w:r>
        <w:r w:rsidRPr="00D753AC">
          <w:rPr>
            <w:rFonts w:ascii="Times New Roman" w:hAnsi="Times New Roman" w:cs="Times New Roman"/>
            <w:spacing w:val="7"/>
          </w:rPr>
          <w:t xml:space="preserve"> </w:t>
        </w:r>
        <w:r w:rsidRPr="00D753AC">
          <w:rPr>
            <w:rFonts w:ascii="Times New Roman" w:hAnsi="Times New Roman" w:cs="Times New Roman"/>
          </w:rPr>
          <w:t>aimed</w:t>
        </w:r>
        <w:r w:rsidRPr="00D753AC">
          <w:rPr>
            <w:rFonts w:ascii="Times New Roman" w:hAnsi="Times New Roman" w:cs="Times New Roman"/>
            <w:spacing w:val="7"/>
          </w:rPr>
          <w:t xml:space="preserve"> </w:t>
        </w:r>
        <w:r w:rsidRPr="00D753AC">
          <w:rPr>
            <w:rFonts w:ascii="Times New Roman" w:hAnsi="Times New Roman" w:cs="Times New Roman"/>
          </w:rPr>
          <w:t>to</w:t>
        </w:r>
        <w:r w:rsidRPr="00D753AC">
          <w:rPr>
            <w:rFonts w:ascii="Times New Roman" w:hAnsi="Times New Roman" w:cs="Times New Roman"/>
            <w:spacing w:val="7"/>
          </w:rPr>
          <w:t xml:space="preserve"> </w:t>
        </w:r>
        <w:r w:rsidRPr="00D753AC">
          <w:rPr>
            <w:rFonts w:ascii="Times New Roman" w:hAnsi="Times New Roman" w:cs="Times New Roman"/>
          </w:rPr>
          <w:t>identify</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flow</w:t>
        </w:r>
        <w:r w:rsidRPr="00D753AC">
          <w:rPr>
            <w:rFonts w:ascii="Times New Roman" w:hAnsi="Times New Roman" w:cs="Times New Roman"/>
            <w:spacing w:val="7"/>
          </w:rPr>
          <w:t xml:space="preserve"> </w:t>
        </w:r>
        <w:r w:rsidRPr="00D753AC">
          <w:rPr>
            <w:rFonts w:ascii="Times New Roman" w:hAnsi="Times New Roman" w:cs="Times New Roman"/>
          </w:rPr>
          <w:t>threshold</w:t>
        </w:r>
        <w:r w:rsidRPr="00D753AC">
          <w:rPr>
            <w:rFonts w:ascii="Times New Roman" w:hAnsi="Times New Roman" w:cs="Times New Roman"/>
            <w:spacing w:val="7"/>
          </w:rPr>
          <w:t xml:space="preserve"> </w:t>
        </w:r>
        <w:r w:rsidRPr="00D753AC">
          <w:rPr>
            <w:rFonts w:ascii="Times New Roman" w:hAnsi="Times New Roman" w:cs="Times New Roman"/>
          </w:rPr>
          <w:t>that</w:t>
        </w:r>
        <w:r w:rsidRPr="00D753AC">
          <w:rPr>
            <w:rFonts w:ascii="Times New Roman" w:hAnsi="Times New Roman" w:cs="Times New Roman"/>
            <w:spacing w:val="7"/>
          </w:rPr>
          <w:t xml:space="preserve"> </w:t>
        </w:r>
        <w:r w:rsidRPr="00D753AC">
          <w:rPr>
            <w:rFonts w:ascii="Times New Roman" w:hAnsi="Times New Roman" w:cs="Times New Roman"/>
          </w:rPr>
          <w:t>approximately</w:t>
        </w:r>
        <w:r w:rsidRPr="00D753AC">
          <w:rPr>
            <w:rFonts w:ascii="Times New Roman" w:hAnsi="Times New Roman" w:cs="Times New Roman"/>
            <w:spacing w:val="7"/>
          </w:rPr>
          <w:t xml:space="preserve"> </w:t>
        </w:r>
        <w:r w:rsidRPr="00D753AC">
          <w:rPr>
            <w:rFonts w:ascii="Times New Roman" w:hAnsi="Times New Roman" w:cs="Times New Roman"/>
          </w:rPr>
          <w:t>defines</w:t>
        </w:r>
        <w:r w:rsidRPr="00D753AC">
          <w:rPr>
            <w:rFonts w:ascii="Times New Roman" w:hAnsi="Times New Roman" w:cs="Times New Roman"/>
            <w:spacing w:val="7"/>
          </w:rPr>
          <w:t xml:space="preserve"> </w:t>
        </w:r>
        <w:r w:rsidRPr="00D753AC">
          <w:rPr>
            <w:rFonts w:ascii="Times New Roman" w:hAnsi="Times New Roman" w:cs="Times New Roman"/>
          </w:rPr>
          <w:t>the</w:t>
        </w:r>
        <w:r w:rsidRPr="00D753AC">
          <w:rPr>
            <w:rFonts w:ascii="Times New Roman" w:hAnsi="Times New Roman" w:cs="Times New Roman"/>
            <w:spacing w:val="7"/>
          </w:rPr>
          <w:t xml:space="preserve"> </w:t>
        </w:r>
        <w:r w:rsidRPr="00D753AC">
          <w:rPr>
            <w:rFonts w:ascii="Times New Roman" w:hAnsi="Times New Roman" w:cs="Times New Roman"/>
          </w:rPr>
          <w:t>boundary</w:t>
        </w:r>
        <w:r w:rsidRPr="00D753AC">
          <w:rPr>
            <w:rFonts w:ascii="Times New Roman" w:hAnsi="Times New Roman" w:cs="Times New Roman"/>
            <w:spacing w:val="7"/>
          </w:rPr>
          <w:t xml:space="preserve"> </w:t>
        </w:r>
        <w:r w:rsidRPr="00D753AC">
          <w:rPr>
            <w:rFonts w:ascii="Times New Roman" w:hAnsi="Times New Roman" w:cs="Times New Roman"/>
          </w:rPr>
          <w:t>between</w:t>
        </w:r>
        <w:r w:rsidRPr="00D753AC">
          <w:rPr>
            <w:rFonts w:ascii="Times New Roman" w:hAnsi="Times New Roman" w:cs="Times New Roman"/>
            <w:spacing w:val="7"/>
          </w:rPr>
          <w:t xml:space="preserve"> </w:t>
        </w:r>
        <w:r w:rsidRPr="00D753AC">
          <w:rPr>
            <w:rFonts w:ascii="Times New Roman" w:hAnsi="Times New Roman" w:cs="Times New Roman"/>
          </w:rPr>
          <w:t>filling</w:t>
        </w:r>
        <w:r w:rsidRPr="00D753AC">
          <w:rPr>
            <w:rFonts w:ascii="Times New Roman" w:hAnsi="Times New Roman" w:cs="Times New Roman"/>
            <w:spacing w:val="7"/>
          </w:rPr>
          <w:t xml:space="preserve"> </w:t>
        </w:r>
        <w:r w:rsidRPr="00D753AC">
          <w:rPr>
            <w:rFonts w:ascii="Times New Roman" w:hAnsi="Times New Roman" w:cs="Times New Roman"/>
          </w:rPr>
          <w:t>(i.e.</w:t>
        </w:r>
        <w:r w:rsidRPr="00D753AC">
          <w:rPr>
            <w:rFonts w:ascii="Times New Roman" w:hAnsi="Times New Roman" w:cs="Times New Roman"/>
            <w:spacing w:val="7"/>
          </w:rPr>
          <w:t xml:space="preserve"> </w:t>
        </w:r>
        <w:r w:rsidRPr="00D753AC">
          <w:rPr>
            <w:rFonts w:ascii="Times New Roman" w:hAnsi="Times New Roman" w:cs="Times New Roman"/>
          </w:rPr>
          <w:t>dry</w:t>
        </w:r>
        <w:r w:rsidRPr="00D753AC">
          <w:rPr>
            <w:rFonts w:ascii="Times New Roman" w:hAnsi="Times New Roman" w:cs="Times New Roman"/>
            <w:w w:val="99"/>
          </w:rPr>
          <w:t xml:space="preserve"> </w:t>
        </w:r>
        <w:r w:rsidRPr="00D753AC">
          <w:rPr>
            <w:rFonts w:ascii="Times New Roman" w:hAnsi="Times New Roman" w:cs="Times New Roman"/>
          </w:rPr>
          <w:t>season) and spilling (i.e. wet season) flow behavior at the Fort Jones gauge. For each threshold value, for each water year, a</w:t>
        </w:r>
        <w:r w:rsidRPr="00D753AC">
          <w:rPr>
            <w:rFonts w:ascii="Times New Roman" w:hAnsi="Times New Roman" w:cs="Times New Roman"/>
            <w:spacing w:val="30"/>
          </w:rPr>
          <w:t xml:space="preserve"> </w:t>
        </w:r>
        <w:r w:rsidRPr="00D753AC">
          <w:rPr>
            <w:rFonts w:ascii="Times New Roman" w:hAnsi="Times New Roman" w:cs="Times New Roman"/>
          </w:rPr>
          <w:t>rainfall-runoff</w:t>
        </w:r>
        <w:r w:rsidRPr="00D753AC">
          <w:rPr>
            <w:rFonts w:ascii="Times New Roman" w:hAnsi="Times New Roman" w:cs="Times New Roman"/>
            <w:w w:val="99"/>
          </w:rPr>
          <w:t xml:space="preserve"> </w:t>
        </w:r>
        <w:r w:rsidRPr="00D753AC">
          <w:rPr>
            <w:rFonts w:ascii="Times New Roman" w:hAnsi="Times New Roman" w:cs="Times New Roman"/>
          </w:rPr>
          <w:t>response</w:t>
        </w:r>
        <w:r w:rsidRPr="00D753AC">
          <w:rPr>
            <w:rFonts w:ascii="Times New Roman" w:hAnsi="Times New Roman" w:cs="Times New Roman"/>
            <w:spacing w:val="-5"/>
          </w:rPr>
          <w:t xml:space="preserve"> </w:t>
        </w:r>
        <w:r w:rsidRPr="00D753AC">
          <w:rPr>
            <w:rFonts w:ascii="Times New Roman" w:hAnsi="Times New Roman" w:cs="Times New Roman"/>
          </w:rPr>
          <w:t>was</w:t>
        </w:r>
        <w:r w:rsidRPr="00D753AC">
          <w:rPr>
            <w:rFonts w:ascii="Times New Roman" w:hAnsi="Times New Roman" w:cs="Times New Roman"/>
            <w:spacing w:val="-5"/>
          </w:rPr>
          <w:t xml:space="preserve"> </w:t>
        </w:r>
        <w:r w:rsidRPr="00D753AC">
          <w:rPr>
            <w:rFonts w:ascii="Times New Roman" w:hAnsi="Times New Roman" w:cs="Times New Roman"/>
          </w:rPr>
          <w:t>calculated</w:t>
        </w:r>
        <w:r w:rsidRPr="00D753AC">
          <w:rPr>
            <w:rFonts w:ascii="Times New Roman" w:hAnsi="Times New Roman" w:cs="Times New Roman"/>
            <w:spacing w:val="-5"/>
          </w:rPr>
          <w:t xml:space="preserve"> </w:t>
        </w:r>
        <w:r w:rsidRPr="00D753AC">
          <w:rPr>
            <w:rFonts w:ascii="Times New Roman" w:hAnsi="Times New Roman" w:cs="Times New Roman"/>
          </w:rPr>
          <w:t>before</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after</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threshold.</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rainfall-runoff</w:t>
        </w:r>
        <w:r w:rsidRPr="00D753AC">
          <w:rPr>
            <w:rFonts w:ascii="Times New Roman" w:hAnsi="Times New Roman" w:cs="Times New Roman"/>
            <w:spacing w:val="-5"/>
          </w:rPr>
          <w:t xml:space="preserve"> </w:t>
        </w:r>
        <w:r w:rsidRPr="00D753AC">
          <w:rPr>
            <w:rFonts w:ascii="Times New Roman" w:hAnsi="Times New Roman" w:cs="Times New Roman"/>
          </w:rPr>
          <w:t>response</w:t>
        </w:r>
        <w:r w:rsidRPr="00D753AC">
          <w:rPr>
            <w:rFonts w:ascii="Times New Roman" w:hAnsi="Times New Roman" w:cs="Times New Roman"/>
            <w:spacing w:val="-5"/>
          </w:rPr>
          <w:t xml:space="preserve"> </w:t>
        </w:r>
        <w:r w:rsidRPr="00D753AC">
          <w:rPr>
            <w:rFonts w:ascii="Times New Roman" w:hAnsi="Times New Roman" w:cs="Times New Roman"/>
          </w:rPr>
          <w:t>consisted</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30-day</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difference</w:t>
        </w:r>
        <w:r w:rsidRPr="00D753AC">
          <w:rPr>
            <w:rFonts w:ascii="Times New Roman" w:hAnsi="Times New Roman" w:cs="Times New Roman"/>
            <w:w w:val="99"/>
          </w:rPr>
          <w:t xml:space="preserve"> </w:t>
        </w:r>
        <w:r w:rsidRPr="00D753AC">
          <w:rPr>
            <w:rFonts w:ascii="Times New Roman" w:hAnsi="Times New Roman" w:cs="Times New Roman"/>
          </w:rPr>
          <w:t>(dQ)</w:t>
        </w:r>
        <w:r w:rsidRPr="00D753AC">
          <w:rPr>
            <w:rFonts w:ascii="Times New Roman" w:hAnsi="Times New Roman" w:cs="Times New Roman"/>
            <w:spacing w:val="-5"/>
          </w:rPr>
          <w:t xml:space="preserve"> </w:t>
        </w:r>
        <w:r w:rsidRPr="00D753AC">
          <w:rPr>
            <w:rFonts w:ascii="Times New Roman" w:hAnsi="Times New Roman" w:cs="Times New Roman"/>
          </w:rPr>
          <w:t>per</w:t>
        </w:r>
        <w:r w:rsidRPr="00D753AC">
          <w:rPr>
            <w:rFonts w:ascii="Times New Roman" w:hAnsi="Times New Roman" w:cs="Times New Roman"/>
            <w:spacing w:val="-5"/>
          </w:rPr>
          <w:t xml:space="preserve"> </w:t>
        </w:r>
        <w:r w:rsidRPr="00D753AC">
          <w:rPr>
            <w:rFonts w:ascii="Times New Roman" w:hAnsi="Times New Roman" w:cs="Times New Roman"/>
          </w:rPr>
          <w:t>30-day</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rainfall</w:t>
        </w:r>
        <w:r w:rsidRPr="00D753AC">
          <w:rPr>
            <w:rFonts w:ascii="Times New Roman" w:hAnsi="Times New Roman" w:cs="Times New Roman"/>
            <w:spacing w:val="-5"/>
          </w:rPr>
          <w:t xml:space="preserve"> </w:t>
        </w:r>
        <w:r w:rsidRPr="00D753AC">
          <w:rPr>
            <w:rFonts w:ascii="Times New Roman" w:hAnsi="Times New Roman" w:cs="Times New Roman"/>
          </w:rPr>
          <w:t>difference</w:t>
        </w:r>
        <w:r w:rsidRPr="00D753AC">
          <w:rPr>
            <w:rFonts w:ascii="Times New Roman" w:hAnsi="Times New Roman" w:cs="Times New Roman"/>
            <w:spacing w:val="-5"/>
          </w:rPr>
          <w:t xml:space="preserve"> </w:t>
        </w:r>
        <w:r w:rsidRPr="00D753AC">
          <w:rPr>
            <w:rFonts w:ascii="Times New Roman" w:hAnsi="Times New Roman" w:cs="Times New Roman"/>
          </w:rPr>
          <w:t>(dP).</w:t>
        </w:r>
        <w:r w:rsidRPr="00D753AC">
          <w:rPr>
            <w:rFonts w:ascii="Times New Roman" w:hAnsi="Times New Roman" w:cs="Times New Roman"/>
            <w:spacing w:val="-5"/>
          </w:rPr>
          <w:t xml:space="preserve"> </w:t>
        </w:r>
        <w:r w:rsidRPr="00D753AC">
          <w:rPr>
            <w:rFonts w:ascii="Times New Roman" w:hAnsi="Times New Roman" w:cs="Times New Roman"/>
          </w:rPr>
          <w:t>120</w:t>
        </w:r>
        <w:r w:rsidRPr="00D753AC">
          <w:rPr>
            <w:rFonts w:ascii="Times New Roman" w:hAnsi="Times New Roman" w:cs="Times New Roman"/>
            <w:spacing w:val="-5"/>
          </w:rPr>
          <w:t xml:space="preserve"> </w:t>
        </w:r>
        <w:r w:rsidRPr="00D753AC">
          <w:rPr>
            <w:rFonts w:ascii="Times New Roman" w:hAnsi="Times New Roman" w:cs="Times New Roman"/>
          </w:rPr>
          <w:t>cfs</w:t>
        </w:r>
        <w:r w:rsidRPr="00D753AC">
          <w:rPr>
            <w:rFonts w:ascii="Times New Roman" w:hAnsi="Times New Roman" w:cs="Times New Roman"/>
            <w:spacing w:val="-5"/>
          </w:rPr>
          <w:t xml:space="preserve"> </w:t>
        </w:r>
        <w:r w:rsidRPr="00D753AC">
          <w:rPr>
            <w:rFonts w:ascii="Times New Roman" w:hAnsi="Times New Roman" w:cs="Times New Roman"/>
          </w:rPr>
          <w:t>was</w:t>
        </w:r>
        <w:r w:rsidRPr="00D753AC">
          <w:rPr>
            <w:rFonts w:ascii="Times New Roman" w:hAnsi="Times New Roman" w:cs="Times New Roman"/>
            <w:spacing w:val="-5"/>
          </w:rPr>
          <w:t xml:space="preserve"> </w:t>
        </w:r>
        <w:r w:rsidRPr="00D753AC">
          <w:rPr>
            <w:rFonts w:ascii="Times New Roman" w:hAnsi="Times New Roman" w:cs="Times New Roman"/>
          </w:rPr>
          <w:t>selected</w:t>
        </w:r>
        <w:r w:rsidRPr="00D753AC">
          <w:rPr>
            <w:rFonts w:ascii="Times New Roman" w:hAnsi="Times New Roman" w:cs="Times New Roman"/>
            <w:spacing w:val="-5"/>
          </w:rPr>
          <w:t xml:space="preserve"> </w:t>
        </w:r>
        <w:r w:rsidRPr="00D753AC">
          <w:rPr>
            <w:rFonts w:ascii="Times New Roman" w:hAnsi="Times New Roman" w:cs="Times New Roman"/>
          </w:rPr>
          <w:t>as</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threshold</w:t>
        </w:r>
        <w:r w:rsidRPr="00D753AC">
          <w:rPr>
            <w:rFonts w:ascii="Times New Roman" w:hAnsi="Times New Roman" w:cs="Times New Roman"/>
            <w:spacing w:val="-5"/>
          </w:rPr>
          <w:t xml:space="preserve"> </w:t>
        </w:r>
        <w:r w:rsidRPr="00D753AC">
          <w:rPr>
            <w:rFonts w:ascii="Times New Roman" w:hAnsi="Times New Roman" w:cs="Times New Roman"/>
          </w:rPr>
          <w:t>value</w:t>
        </w:r>
        <w:r w:rsidRPr="00D753AC">
          <w:rPr>
            <w:rFonts w:ascii="Times New Roman" w:hAnsi="Times New Roman" w:cs="Times New Roman"/>
            <w:spacing w:val="-5"/>
          </w:rPr>
          <w:t xml:space="preserve"> </w:t>
        </w:r>
        <w:r w:rsidRPr="00D753AC">
          <w:rPr>
            <w:rFonts w:ascii="Times New Roman" w:hAnsi="Times New Roman" w:cs="Times New Roman"/>
          </w:rPr>
          <w:t>dividing</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dry</w:t>
        </w:r>
        <w:r w:rsidRPr="00D753AC">
          <w:rPr>
            <w:rFonts w:ascii="Times New Roman" w:hAnsi="Times New Roman" w:cs="Times New Roman"/>
            <w:spacing w:val="-5"/>
          </w:rPr>
          <w:t xml:space="preserve"> </w:t>
        </w:r>
        <w:r w:rsidRPr="00D753AC">
          <w:rPr>
            <w:rFonts w:ascii="Times New Roman" w:hAnsi="Times New Roman" w:cs="Times New Roman"/>
          </w:rPr>
          <w:t>and</w:t>
        </w:r>
        <w:r w:rsidRPr="00D753AC">
          <w:rPr>
            <w:rFonts w:ascii="Times New Roman" w:hAnsi="Times New Roman" w:cs="Times New Roman"/>
            <w:spacing w:val="-5"/>
          </w:rPr>
          <w:t xml:space="preserve"> </w:t>
        </w:r>
        <w:r w:rsidRPr="00D753AC">
          <w:rPr>
            <w:rFonts w:ascii="Times New Roman" w:hAnsi="Times New Roman" w:cs="Times New Roman"/>
          </w:rPr>
          <w:t>wet</w:t>
        </w:r>
        <w:r w:rsidRPr="00D753AC">
          <w:rPr>
            <w:rFonts w:ascii="Times New Roman" w:hAnsi="Times New Roman" w:cs="Times New Roman"/>
            <w:spacing w:val="-5"/>
          </w:rPr>
          <w:t xml:space="preserve"> </w:t>
        </w:r>
        <w:r w:rsidRPr="00D753AC">
          <w:rPr>
            <w:rFonts w:ascii="Times New Roman" w:hAnsi="Times New Roman" w:cs="Times New Roman"/>
          </w:rPr>
          <w:t>seasons</w:t>
        </w:r>
        <w:r w:rsidRPr="00D753AC">
          <w:rPr>
            <w:rFonts w:ascii="Times New Roman" w:hAnsi="Times New Roman" w:cs="Times New Roman"/>
            <w:spacing w:val="-5"/>
          </w:rPr>
          <w:t xml:space="preserve"> </w:t>
        </w:r>
        <w:r w:rsidRPr="00D753AC">
          <w:rPr>
            <w:rFonts w:ascii="Times New Roman" w:hAnsi="Times New Roman" w:cs="Times New Roman"/>
          </w:rPr>
          <w:t>(e.g.,</w:t>
        </w:r>
        <w:r w:rsidRPr="00D753AC">
          <w:rPr>
            <w:rFonts w:ascii="Times New Roman" w:hAnsi="Times New Roman" w:cs="Times New Roman"/>
            <w:spacing w:val="-5"/>
          </w:rPr>
          <w:t xml:space="preserve"> </w:t>
        </w:r>
        <w:r w:rsidRPr="00D753AC">
          <w:rPr>
            <w:rFonts w:ascii="Times New Roman" w:hAnsi="Times New Roman" w:cs="Times New Roman"/>
          </w:rPr>
          <w:t>Panel</w:t>
        </w:r>
        <w:r w:rsidRPr="00D753AC">
          <w:rPr>
            <w:rFonts w:ascii="Times New Roman" w:hAnsi="Times New Roman" w:cs="Times New Roman"/>
            <w:w w:val="99"/>
          </w:rPr>
          <w:t xml:space="preserve"> </w:t>
        </w:r>
        <w:r w:rsidRPr="00D753AC">
          <w:rPr>
            <w:rFonts w:ascii="Times New Roman" w:hAnsi="Times New Roman" w:cs="Times New Roman"/>
          </w:rPr>
          <w:t>B).</w:t>
        </w:r>
      </w:ins>
    </w:p>
    <w:p w:rsidR="002153D1" w:rsidRPr="00D753AC" w:rsidRDefault="002153D1" w:rsidP="00D753AC">
      <w:pPr>
        <w:ind w:left="173"/>
        <w:rPr>
          <w:ins w:id="6900"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rsidR="002153D1" w:rsidRPr="00D753AC" w:rsidRDefault="002573FA" w:rsidP="00D753AC">
      <w:pPr>
        <w:pStyle w:val="Heading2"/>
        <w:numPr>
          <w:ilvl w:val="1"/>
          <w:numId w:val="1"/>
        </w:numPr>
        <w:tabs>
          <w:tab w:val="left" w:pos="607"/>
        </w:tabs>
        <w:ind w:left="173"/>
        <w:jc w:val="left"/>
        <w:rPr>
          <w:ins w:id="6901" w:author="Claire Kouba" w:date="2023-09-12T16:52:00Z"/>
          <w:rFonts w:eastAsia="Verdana" w:cs="Times New Roman"/>
          <w:b w:val="0"/>
          <w:bCs w:val="0"/>
          <w:sz w:val="22"/>
          <w:szCs w:val="22"/>
        </w:rPr>
      </w:pPr>
      <w:ins w:id="6902" w:author="Claire Kouba" w:date="2023-09-12T16:52:00Z">
        <w:r w:rsidRPr="00D753AC">
          <w:rPr>
            <w:rFonts w:cs="Times New Roman"/>
            <w:sz w:val="22"/>
            <w:szCs w:val="22"/>
          </w:rPr>
          <w:t>Model selection criteria -</w:t>
        </w:r>
        <w:r w:rsidRPr="00D753AC">
          <w:rPr>
            <w:rFonts w:cs="Times New Roman"/>
            <w:spacing w:val="-3"/>
            <w:sz w:val="22"/>
            <w:szCs w:val="22"/>
          </w:rPr>
          <w:t xml:space="preserve"> </w:t>
        </w:r>
        <w:r w:rsidRPr="00D753AC">
          <w:rPr>
            <w:rFonts w:cs="Times New Roman"/>
            <w:i/>
            <w:sz w:val="22"/>
            <w:szCs w:val="22"/>
          </w:rPr>
          <w:t>V</w:t>
        </w:r>
        <w:r w:rsidRPr="00D753AC">
          <w:rPr>
            <w:rFonts w:cs="Times New Roman"/>
            <w:i/>
            <w:position w:val="-2"/>
            <w:sz w:val="22"/>
            <w:szCs w:val="22"/>
          </w:rPr>
          <w:t>min</w:t>
        </w:r>
      </w:ins>
    </w:p>
    <w:p w:rsidR="002153D1" w:rsidRPr="00D753AC" w:rsidRDefault="002153D1" w:rsidP="00D753AC">
      <w:pPr>
        <w:ind w:left="173"/>
        <w:rPr>
          <w:ins w:id="6903" w:author="Claire Kouba" w:date="2023-09-12T16:52:00Z"/>
          <w:rFonts w:ascii="Times New Roman" w:eastAsia="Verdana" w:hAnsi="Times New Roman" w:cs="Times New Roman"/>
          <w:b/>
          <w:bCs/>
          <w:i/>
        </w:rPr>
      </w:pPr>
    </w:p>
    <w:p w:rsidR="002153D1" w:rsidRPr="00D753AC" w:rsidRDefault="002573FA" w:rsidP="00D753AC">
      <w:pPr>
        <w:pStyle w:val="BodyText"/>
        <w:ind w:left="173"/>
        <w:rPr>
          <w:ins w:id="6904" w:author="Claire Kouba" w:date="2023-09-12T16:52:00Z"/>
          <w:rFonts w:cs="Times New Roman"/>
          <w:sz w:val="22"/>
          <w:szCs w:val="22"/>
        </w:rPr>
      </w:pPr>
      <w:ins w:id="6905" w:author="Claire Kouba" w:date="2023-09-12T16:52:00Z">
        <w:r w:rsidRPr="00D753AC">
          <w:rPr>
            <w:rFonts w:cs="Times New Roman"/>
            <w:sz w:val="22"/>
            <w:szCs w:val="22"/>
          </w:rPr>
          <w:t>Diagnostics</w:t>
        </w:r>
        <w:r w:rsidRPr="00D753AC">
          <w:rPr>
            <w:rFonts w:cs="Times New Roman"/>
            <w:spacing w:val="-7"/>
            <w:sz w:val="22"/>
            <w:szCs w:val="22"/>
          </w:rPr>
          <w:t xml:space="preserve"> </w:t>
        </w:r>
        <w:r w:rsidRPr="00D753AC">
          <w:rPr>
            <w:rFonts w:cs="Times New Roman"/>
            <w:sz w:val="22"/>
            <w:szCs w:val="22"/>
          </w:rPr>
          <w:t>used</w:t>
        </w:r>
        <w:r w:rsidRPr="00D753AC">
          <w:rPr>
            <w:rFonts w:cs="Times New Roman"/>
            <w:spacing w:val="-7"/>
            <w:sz w:val="22"/>
            <w:szCs w:val="22"/>
          </w:rPr>
          <w:t xml:space="preserve"> </w:t>
        </w:r>
        <w:r w:rsidRPr="00D753AC">
          <w:rPr>
            <w:rFonts w:cs="Times New Roman"/>
            <w:sz w:val="22"/>
            <w:szCs w:val="22"/>
          </w:rPr>
          <w:t>to</w:t>
        </w:r>
        <w:r w:rsidRPr="00D753AC">
          <w:rPr>
            <w:rFonts w:cs="Times New Roman"/>
            <w:spacing w:val="-7"/>
            <w:sz w:val="22"/>
            <w:szCs w:val="22"/>
          </w:rPr>
          <w:t xml:space="preserve"> </w:t>
        </w:r>
        <w:r w:rsidRPr="00D753AC">
          <w:rPr>
            <w:rFonts w:cs="Times New Roman"/>
            <w:sz w:val="22"/>
            <w:szCs w:val="22"/>
          </w:rPr>
          <w:t>select</w:t>
        </w:r>
        <w:r w:rsidRPr="00D753AC">
          <w:rPr>
            <w:rFonts w:cs="Times New Roman"/>
            <w:spacing w:val="-7"/>
            <w:sz w:val="22"/>
            <w:szCs w:val="22"/>
          </w:rPr>
          <w:t xml:space="preserve"> </w:t>
        </w:r>
        <w:r w:rsidRPr="00D753AC">
          <w:rPr>
            <w:rFonts w:cs="Times New Roman"/>
            <w:sz w:val="22"/>
            <w:szCs w:val="22"/>
          </w:rPr>
          <w:t>the</w:t>
        </w:r>
        <w:r w:rsidRPr="00D753AC">
          <w:rPr>
            <w:rFonts w:cs="Times New Roman"/>
            <w:spacing w:val="-7"/>
            <w:sz w:val="22"/>
            <w:szCs w:val="22"/>
          </w:rPr>
          <w:t xml:space="preserve"> </w:t>
        </w:r>
        <w:r w:rsidRPr="00D753AC">
          <w:rPr>
            <w:rFonts w:cs="Times New Roman"/>
            <w:sz w:val="22"/>
            <w:szCs w:val="22"/>
          </w:rPr>
          <w:t>predictive</w:t>
        </w:r>
        <w:r w:rsidRPr="00D753AC">
          <w:rPr>
            <w:rFonts w:cs="Times New Roman"/>
            <w:spacing w:val="-7"/>
            <w:sz w:val="22"/>
            <w:szCs w:val="22"/>
          </w:rPr>
          <w:t xml:space="preserve"> </w:t>
        </w:r>
        <w:r w:rsidRPr="00D753AC">
          <w:rPr>
            <w:rFonts w:cs="Times New Roman"/>
            <w:sz w:val="22"/>
            <w:szCs w:val="22"/>
          </w:rPr>
          <w:t>models</w:t>
        </w:r>
        <w:r w:rsidRPr="00D753AC">
          <w:rPr>
            <w:rFonts w:cs="Times New Roman"/>
            <w:spacing w:val="-7"/>
            <w:sz w:val="22"/>
            <w:szCs w:val="22"/>
          </w:rPr>
          <w:t xml:space="preserve"> </w:t>
        </w:r>
        <w:r w:rsidRPr="00D753AC">
          <w:rPr>
            <w:rFonts w:cs="Times New Roman"/>
            <w:sz w:val="22"/>
            <w:szCs w:val="22"/>
          </w:rPr>
          <w:t>for</w:t>
        </w:r>
        <w:r w:rsidRPr="00D753AC">
          <w:rPr>
            <w:rFonts w:cs="Times New Roman"/>
            <w:spacing w:val="-7"/>
            <w:sz w:val="22"/>
            <w:szCs w:val="22"/>
          </w:rPr>
          <w:t xml:space="preserve"> </w:t>
        </w:r>
        <w:r w:rsidRPr="00D753AC">
          <w:rPr>
            <w:rFonts w:cs="Times New Roman"/>
            <w:i/>
            <w:sz w:val="22"/>
            <w:szCs w:val="22"/>
          </w:rPr>
          <w:t>V</w:t>
        </w:r>
        <w:r w:rsidRPr="00D753AC">
          <w:rPr>
            <w:rFonts w:cs="Times New Roman"/>
            <w:i/>
            <w:position w:val="-2"/>
            <w:sz w:val="22"/>
            <w:szCs w:val="22"/>
          </w:rPr>
          <w:t>min</w:t>
        </w:r>
        <w:r w:rsidRPr="00D753AC">
          <w:rPr>
            <w:rFonts w:cs="Times New Roman"/>
            <w:i/>
            <w:spacing w:val="14"/>
            <w:position w:val="-2"/>
            <w:sz w:val="22"/>
            <w:szCs w:val="22"/>
          </w:rPr>
          <w:t xml:space="preserve"> </w:t>
        </w:r>
        <w:r w:rsidRPr="00D753AC">
          <w:rPr>
            <w:rFonts w:cs="Times New Roman"/>
            <w:sz w:val="22"/>
            <w:szCs w:val="22"/>
          </w:rPr>
          <w:t>are</w:t>
        </w:r>
        <w:r w:rsidRPr="00D753AC">
          <w:rPr>
            <w:rFonts w:cs="Times New Roman"/>
            <w:spacing w:val="-7"/>
            <w:sz w:val="22"/>
            <w:szCs w:val="22"/>
          </w:rPr>
          <w:t xml:space="preserve"> </w:t>
        </w:r>
        <w:r w:rsidRPr="00D753AC">
          <w:rPr>
            <w:rFonts w:cs="Times New Roman"/>
            <w:sz w:val="22"/>
            <w:szCs w:val="22"/>
          </w:rPr>
          <w:t>shown</w:t>
        </w:r>
        <w:r w:rsidRPr="00D753AC">
          <w:rPr>
            <w:rFonts w:cs="Times New Roman"/>
            <w:spacing w:val="-7"/>
            <w:sz w:val="22"/>
            <w:szCs w:val="22"/>
          </w:rPr>
          <w:t xml:space="preserve"> </w:t>
        </w:r>
        <w:r w:rsidRPr="00D753AC">
          <w:rPr>
            <w:rFonts w:cs="Times New Roman"/>
            <w:sz w:val="22"/>
            <w:szCs w:val="22"/>
          </w:rPr>
          <w:t>below</w:t>
        </w:r>
        <w:r w:rsidRPr="00D753AC">
          <w:rPr>
            <w:rFonts w:cs="Times New Roman"/>
            <w:spacing w:val="-7"/>
            <w:sz w:val="22"/>
            <w:szCs w:val="22"/>
          </w:rPr>
          <w:t xml:space="preserve"> </w:t>
        </w:r>
        <w:r w:rsidRPr="00D753AC">
          <w:rPr>
            <w:rFonts w:cs="Times New Roman"/>
            <w:sz w:val="22"/>
            <w:szCs w:val="22"/>
          </w:rPr>
          <w:t>and</w:t>
        </w:r>
        <w:r w:rsidRPr="00D753AC">
          <w:rPr>
            <w:rFonts w:cs="Times New Roman"/>
            <w:spacing w:val="-7"/>
            <w:sz w:val="22"/>
            <w:szCs w:val="22"/>
          </w:rPr>
          <w:t xml:space="preserve"> </w:t>
        </w:r>
        <w:r w:rsidRPr="00D753AC">
          <w:rPr>
            <w:rFonts w:cs="Times New Roman"/>
            <w:sz w:val="22"/>
            <w:szCs w:val="22"/>
          </w:rPr>
          <w:t>discussed</w:t>
        </w:r>
        <w:r w:rsidRPr="00D753AC">
          <w:rPr>
            <w:rFonts w:cs="Times New Roman"/>
            <w:spacing w:val="-7"/>
            <w:sz w:val="22"/>
            <w:szCs w:val="22"/>
          </w:rPr>
          <w:t xml:space="preserve"> </w:t>
        </w:r>
        <w:r w:rsidRPr="00D753AC">
          <w:rPr>
            <w:rFonts w:cs="Times New Roman"/>
            <w:sz w:val="22"/>
            <w:szCs w:val="22"/>
          </w:rPr>
          <w:t>in</w:t>
        </w:r>
        <w:r w:rsidRPr="00D753AC">
          <w:rPr>
            <w:rFonts w:cs="Times New Roman"/>
            <w:spacing w:val="-7"/>
            <w:sz w:val="22"/>
            <w:szCs w:val="22"/>
          </w:rPr>
          <w:t xml:space="preserve"> </w:t>
        </w:r>
        <w:r w:rsidRPr="00D753AC">
          <w:rPr>
            <w:rFonts w:cs="Times New Roman"/>
            <w:sz w:val="22"/>
            <w:szCs w:val="22"/>
          </w:rPr>
          <w:t>Results.</w:t>
        </w:r>
        <w:r w:rsidRPr="00D753AC">
          <w:rPr>
            <w:rFonts w:cs="Times New Roman"/>
            <w:spacing w:val="-7"/>
            <w:sz w:val="22"/>
            <w:szCs w:val="22"/>
          </w:rPr>
          <w:t xml:space="preserve"> </w:t>
        </w:r>
        <w:r w:rsidRPr="00D753AC">
          <w:rPr>
            <w:rFonts w:cs="Times New Roman"/>
            <w:sz w:val="22"/>
            <w:szCs w:val="22"/>
          </w:rPr>
          <w:t>Predictors</w:t>
        </w:r>
        <w:r w:rsidRPr="00D753AC">
          <w:rPr>
            <w:rFonts w:cs="Times New Roman"/>
            <w:spacing w:val="-7"/>
            <w:sz w:val="22"/>
            <w:szCs w:val="22"/>
          </w:rPr>
          <w:t xml:space="preserve"> </w:t>
        </w:r>
        <w:r w:rsidRPr="00D753AC">
          <w:rPr>
            <w:rFonts w:cs="Times New Roman"/>
            <w:sz w:val="22"/>
            <w:szCs w:val="22"/>
          </w:rPr>
          <w:t>are</w:t>
        </w:r>
        <w:r w:rsidRPr="00D753AC">
          <w:rPr>
            <w:rFonts w:cs="Times New Roman"/>
            <w:spacing w:val="-7"/>
            <w:sz w:val="22"/>
            <w:szCs w:val="22"/>
          </w:rPr>
          <w:t xml:space="preserve"> </w:t>
        </w:r>
        <w:r w:rsidRPr="00D753AC">
          <w:rPr>
            <w:rFonts w:cs="Times New Roman"/>
            <w:sz w:val="22"/>
            <w:szCs w:val="22"/>
          </w:rPr>
          <w:t>abbreviated</w:t>
        </w:r>
        <w:r w:rsidRPr="00D753AC">
          <w:rPr>
            <w:rFonts w:cs="Times New Roman"/>
            <w:w w:val="99"/>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t>tables</w:t>
        </w:r>
        <w:r w:rsidRPr="00D753AC">
          <w:rPr>
            <w:rFonts w:cs="Times New Roman"/>
            <w:spacing w:val="-4"/>
            <w:sz w:val="22"/>
            <w:szCs w:val="22"/>
          </w:rPr>
          <w:t xml:space="preserve"> </w:t>
        </w:r>
        <w:r w:rsidRPr="00D753AC">
          <w:rPr>
            <w:rFonts w:cs="Times New Roman"/>
            <w:sz w:val="22"/>
            <w:szCs w:val="22"/>
          </w:rPr>
          <w:t>and</w:t>
        </w:r>
        <w:r w:rsidRPr="00D753AC">
          <w:rPr>
            <w:rFonts w:cs="Times New Roman"/>
            <w:spacing w:val="-4"/>
            <w:sz w:val="22"/>
            <w:szCs w:val="22"/>
          </w:rPr>
          <w:t xml:space="preserve"> </w:t>
        </w:r>
        <w:r w:rsidRPr="00D753AC">
          <w:rPr>
            <w:rFonts w:cs="Times New Roman"/>
            <w:sz w:val="22"/>
            <w:szCs w:val="22"/>
          </w:rPr>
          <w:t>described</w:t>
        </w:r>
        <w:r w:rsidRPr="00D753AC">
          <w:rPr>
            <w:rFonts w:cs="Times New Roman"/>
            <w:spacing w:val="-4"/>
            <w:sz w:val="22"/>
            <w:szCs w:val="22"/>
          </w:rPr>
          <w:t xml:space="preserve"> </w:t>
        </w:r>
        <w:r w:rsidRPr="00D753AC">
          <w:rPr>
            <w:rFonts w:cs="Times New Roman"/>
            <w:sz w:val="22"/>
            <w:szCs w:val="22"/>
          </w:rPr>
          <w:t>briefly</w:t>
        </w:r>
        <w:r w:rsidRPr="00D753AC">
          <w:rPr>
            <w:rFonts w:cs="Times New Roman"/>
            <w:spacing w:val="-4"/>
            <w:sz w:val="22"/>
            <w:szCs w:val="22"/>
          </w:rPr>
          <w:t xml:space="preserve"> </w:t>
        </w:r>
        <w:r w:rsidRPr="00D753AC">
          <w:rPr>
            <w:rFonts w:cs="Times New Roman"/>
            <w:sz w:val="22"/>
            <w:szCs w:val="22"/>
          </w:rPr>
          <w:t>in</w:t>
        </w:r>
        <w:r w:rsidRPr="00D753AC">
          <w:rPr>
            <w:rFonts w:cs="Times New Roman"/>
            <w:spacing w:val="-4"/>
            <w:sz w:val="22"/>
            <w:szCs w:val="22"/>
          </w:rPr>
          <w:t xml:space="preserve"> </w:t>
        </w:r>
        <w:r w:rsidRPr="00D753AC">
          <w:rPr>
            <w:rFonts w:cs="Times New Roman"/>
            <w:sz w:val="22"/>
            <w:szCs w:val="22"/>
          </w:rPr>
          <w:fldChar w:fldCharType="begin"/>
        </w:r>
        <w:r w:rsidRPr="00D753AC">
          <w:rPr>
            <w:rFonts w:cs="Times New Roman"/>
            <w:sz w:val="22"/>
            <w:szCs w:val="22"/>
          </w:rPr>
          <w:instrText xml:space="preserve"> HYPERLINK \l "_bookmark12" </w:instrText>
        </w:r>
        <w:r w:rsidRPr="00D753AC">
          <w:rPr>
            <w:rFonts w:cs="Times New Roman"/>
            <w:sz w:val="22"/>
            <w:szCs w:val="22"/>
          </w:rPr>
          <w:fldChar w:fldCharType="separate"/>
        </w:r>
        <w:r w:rsidRPr="00D753AC">
          <w:rPr>
            <w:rFonts w:cs="Times New Roman"/>
            <w:spacing w:val="-4"/>
            <w:sz w:val="22"/>
            <w:szCs w:val="22"/>
          </w:rPr>
          <w:t xml:space="preserve">Table </w:t>
        </w:r>
        <w:r w:rsidRPr="00D753AC">
          <w:rPr>
            <w:rFonts w:cs="Times New Roman"/>
            <w:sz w:val="22"/>
            <w:szCs w:val="22"/>
          </w:rPr>
          <w:t>A1;</w:t>
        </w:r>
        <w:r w:rsidRPr="00D753AC">
          <w:rPr>
            <w:rFonts w:cs="Times New Roman"/>
            <w:sz w:val="22"/>
            <w:szCs w:val="22"/>
          </w:rPr>
          <w:fldChar w:fldCharType="end"/>
        </w:r>
        <w:r w:rsidRPr="00D753AC">
          <w:rPr>
            <w:rFonts w:cs="Times New Roman"/>
            <w:spacing w:val="-4"/>
            <w:sz w:val="22"/>
            <w:szCs w:val="22"/>
          </w:rPr>
          <w:t xml:space="preserve"> </w:t>
        </w:r>
        <w:r w:rsidRPr="00D753AC">
          <w:rPr>
            <w:rFonts w:cs="Times New Roman"/>
            <w:sz w:val="22"/>
            <w:szCs w:val="22"/>
          </w:rPr>
          <w:t>for</w:t>
        </w:r>
        <w:r w:rsidRPr="00D753AC">
          <w:rPr>
            <w:rFonts w:cs="Times New Roman"/>
            <w:spacing w:val="-4"/>
            <w:sz w:val="22"/>
            <w:szCs w:val="22"/>
          </w:rPr>
          <w:t xml:space="preserve"> </w:t>
        </w:r>
        <w:r w:rsidRPr="00D753AC">
          <w:rPr>
            <w:rFonts w:cs="Times New Roman"/>
            <w:sz w:val="22"/>
            <w:szCs w:val="22"/>
          </w:rPr>
          <w:t>more</w:t>
        </w:r>
        <w:r w:rsidRPr="00D753AC">
          <w:rPr>
            <w:rFonts w:cs="Times New Roman"/>
            <w:spacing w:val="-4"/>
            <w:sz w:val="22"/>
            <w:szCs w:val="22"/>
          </w:rPr>
          <w:t xml:space="preserve"> </w:t>
        </w:r>
        <w:r w:rsidRPr="00D753AC">
          <w:rPr>
            <w:rFonts w:cs="Times New Roman"/>
            <w:sz w:val="22"/>
            <w:szCs w:val="22"/>
          </w:rPr>
          <w:t>information</w:t>
        </w:r>
        <w:r w:rsidRPr="00D753AC">
          <w:rPr>
            <w:rFonts w:cs="Times New Roman"/>
            <w:spacing w:val="-4"/>
            <w:sz w:val="22"/>
            <w:szCs w:val="22"/>
          </w:rPr>
          <w:t xml:space="preserve"> </w:t>
        </w:r>
        <w:r w:rsidRPr="00D753AC">
          <w:rPr>
            <w:rFonts w:cs="Times New Roman"/>
            <w:sz w:val="22"/>
            <w:szCs w:val="22"/>
          </w:rPr>
          <w:t>on</w:t>
        </w:r>
        <w:r w:rsidRPr="00D753AC">
          <w:rPr>
            <w:rFonts w:cs="Times New Roman"/>
            <w:spacing w:val="-4"/>
            <w:sz w:val="22"/>
            <w:szCs w:val="22"/>
          </w:rPr>
          <w:t xml:space="preserve"> </w:t>
        </w:r>
        <w:r w:rsidRPr="00D753AC">
          <w:rPr>
            <w:rFonts w:cs="Times New Roman"/>
            <w:sz w:val="22"/>
            <w:szCs w:val="22"/>
          </w:rPr>
          <w:t>potential</w:t>
        </w:r>
        <w:r w:rsidRPr="00D753AC">
          <w:rPr>
            <w:rFonts w:cs="Times New Roman"/>
            <w:spacing w:val="-4"/>
            <w:sz w:val="22"/>
            <w:szCs w:val="22"/>
          </w:rPr>
          <w:t xml:space="preserve"> </w:t>
        </w:r>
        <w:r w:rsidRPr="00D753AC">
          <w:rPr>
            <w:rFonts w:cs="Times New Roman"/>
            <w:sz w:val="22"/>
            <w:szCs w:val="22"/>
          </w:rPr>
          <w:t>predictors</w:t>
        </w:r>
        <w:r w:rsidRPr="00D753AC">
          <w:rPr>
            <w:rFonts w:cs="Times New Roman"/>
            <w:spacing w:val="-4"/>
            <w:sz w:val="22"/>
            <w:szCs w:val="22"/>
          </w:rPr>
          <w:t xml:space="preserve"> </w:t>
        </w:r>
        <w:r w:rsidRPr="00D753AC">
          <w:rPr>
            <w:rFonts w:cs="Times New Roman"/>
            <w:sz w:val="22"/>
            <w:szCs w:val="22"/>
          </w:rPr>
          <w:t>see</w:t>
        </w:r>
        <w:r w:rsidRPr="00D753AC">
          <w:rPr>
            <w:rFonts w:cs="Times New Roman"/>
            <w:spacing w:val="-4"/>
            <w:sz w:val="22"/>
            <w:szCs w:val="22"/>
          </w:rPr>
          <w:t xml:space="preserve"> </w:t>
        </w:r>
        <w:r w:rsidRPr="00D753AC">
          <w:rPr>
            <w:rFonts w:cs="Times New Roman"/>
            <w:sz w:val="22"/>
            <w:szCs w:val="22"/>
          </w:rPr>
          <w:t>Section</w:t>
        </w:r>
        <w:r w:rsidRPr="00D753AC">
          <w:rPr>
            <w:rFonts w:cs="Times New Roman"/>
            <w:spacing w:val="-4"/>
            <w:sz w:val="22"/>
            <w:szCs w:val="22"/>
          </w:rPr>
          <w:t xml:space="preserve"> </w:t>
        </w:r>
        <w:r w:rsidRPr="00D753AC">
          <w:rPr>
            <w:rFonts w:cs="Times New Roman"/>
            <w:sz w:val="22"/>
            <w:szCs w:val="22"/>
          </w:rPr>
          <w:t>2.3.</w:t>
        </w:r>
      </w:ins>
    </w:p>
    <w:p w:rsidR="002153D1" w:rsidRPr="00D753AC" w:rsidRDefault="002153D1" w:rsidP="00D753AC">
      <w:pPr>
        <w:spacing w:before="10"/>
        <w:ind w:left="173"/>
        <w:rPr>
          <w:ins w:id="6906" w:author="Claire Kouba" w:date="2023-09-12T16:52:00Z"/>
          <w:rFonts w:ascii="Times New Roman" w:eastAsia="Times New Roman" w:hAnsi="Times New Roman" w:cs="Times New Roman"/>
        </w:rPr>
      </w:pPr>
    </w:p>
    <w:p w:rsidR="002153D1" w:rsidRPr="00D753AC" w:rsidRDefault="002573FA" w:rsidP="00D753AC">
      <w:pPr>
        <w:ind w:left="173"/>
        <w:rPr>
          <w:ins w:id="6907" w:author="Claire Kouba" w:date="2023-09-12T16:52:00Z"/>
          <w:rFonts w:ascii="Times New Roman" w:eastAsia="Times New Roman" w:hAnsi="Times New Roman" w:cs="Times New Roman"/>
        </w:rPr>
      </w:pPr>
      <w:bookmarkStart w:id="6908" w:name="_bookmark12"/>
      <w:bookmarkEnd w:id="6908"/>
      <w:ins w:id="6909"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A1.</w:t>
        </w:r>
        <w:r w:rsidRPr="00D753AC">
          <w:rPr>
            <w:rFonts w:ascii="Times New Roman" w:hAnsi="Times New Roman" w:cs="Times New Roman"/>
            <w:b/>
            <w:spacing w:val="-4"/>
          </w:rPr>
          <w:t xml:space="preserve"> </w:t>
        </w:r>
        <w:r w:rsidRPr="00D753AC">
          <w:rPr>
            <w:rFonts w:ascii="Times New Roman" w:hAnsi="Times New Roman" w:cs="Times New Roman"/>
          </w:rPr>
          <w:t>Linear</w:t>
        </w:r>
        <w:r w:rsidRPr="00D753AC">
          <w:rPr>
            <w:rFonts w:ascii="Times New Roman" w:hAnsi="Times New Roman" w:cs="Times New Roman"/>
            <w:spacing w:val="-4"/>
          </w:rPr>
          <w:t xml:space="preserve"> </w:t>
        </w:r>
        <w:r w:rsidRPr="00D753AC">
          <w:rPr>
            <w:rFonts w:ascii="Times New Roman" w:hAnsi="Times New Roman" w:cs="Times New Roman"/>
          </w:rPr>
          <w:t>model</w:t>
        </w:r>
        <w:r w:rsidRPr="00D753AC">
          <w:rPr>
            <w:rFonts w:ascii="Times New Roman" w:hAnsi="Times New Roman" w:cs="Times New Roman"/>
            <w:spacing w:val="-4"/>
          </w:rPr>
          <w:t xml:space="preserve"> </w:t>
        </w:r>
        <w:r w:rsidRPr="00D753AC">
          <w:rPr>
            <w:rFonts w:ascii="Times New Roman" w:hAnsi="Times New Roman" w:cs="Times New Roman"/>
          </w:rPr>
          <w:t>diagnostics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one-predictor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fall</w:t>
        </w:r>
        <w:r w:rsidRPr="00D753AC">
          <w:rPr>
            <w:rFonts w:ascii="Times New Roman" w:hAnsi="Times New Roman" w:cs="Times New Roman"/>
            <w:spacing w:val="-4"/>
          </w:rPr>
          <w:t xml:space="preserve"> </w:t>
        </w:r>
        <w:r w:rsidRPr="00D753AC">
          <w:rPr>
            <w:rFonts w:ascii="Times New Roman" w:hAnsi="Times New Roman" w:cs="Times New Roman"/>
          </w:rPr>
          <w:t>flows</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ins>
    </w:p>
    <w:p w:rsidR="002153D1" w:rsidRPr="00D753AC" w:rsidRDefault="002153D1" w:rsidP="00D753AC">
      <w:pPr>
        <w:spacing w:before="5"/>
        <w:ind w:left="173"/>
        <w:rPr>
          <w:ins w:id="6910" w:author="Claire Kouba" w:date="2023-09-12T16:52:00Z"/>
          <w:rFonts w:ascii="Times New Roman" w:eastAsia="Times New Roman" w:hAnsi="Times New Roman" w:cs="Times New Roman"/>
        </w:rPr>
      </w:pPr>
    </w:p>
    <w:tbl>
      <w:tblPr>
        <w:tblW w:w="0" w:type="auto"/>
        <w:tblInd w:w="716" w:type="dxa"/>
        <w:tblLayout w:type="fixed"/>
        <w:tblCellMar>
          <w:left w:w="0" w:type="dxa"/>
          <w:right w:w="0" w:type="dxa"/>
        </w:tblCellMar>
        <w:tblLook w:val="01E0" w:firstRow="1" w:lastRow="1" w:firstColumn="1" w:lastColumn="1" w:noHBand="0" w:noVBand="0"/>
      </w:tblPr>
      <w:tblGrid>
        <w:gridCol w:w="2789"/>
        <w:gridCol w:w="1929"/>
        <w:gridCol w:w="418"/>
        <w:gridCol w:w="1358"/>
        <w:gridCol w:w="548"/>
        <w:gridCol w:w="857"/>
        <w:gridCol w:w="961"/>
      </w:tblGrid>
      <w:tr w:rsidR="002153D1" w:rsidRPr="00D753AC">
        <w:trPr>
          <w:trHeight w:hRule="exact" w:val="315"/>
          <w:ins w:id="6911" w:author="Claire Kouba" w:date="2023-09-12T16:52:00Z"/>
        </w:trPr>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12" w:author="Claire Kouba" w:date="2023-09-12T16:52:00Z"/>
                <w:rFonts w:ascii="Times New Roman" w:eastAsia="Times New Roman" w:hAnsi="Times New Roman" w:cs="Times New Roman"/>
              </w:rPr>
            </w:pPr>
            <w:ins w:id="6913" w:author="Claire Kouba" w:date="2023-09-12T16:52:00Z">
              <w:r w:rsidRPr="00D753AC">
                <w:rPr>
                  <w:rFonts w:ascii="Times New Roman" w:hAnsi="Times New Roman" w:cs="Times New Roman"/>
                </w:rPr>
                <w:t>Predictor</w:t>
              </w:r>
              <w:r w:rsidRPr="00D753AC">
                <w:rPr>
                  <w:rFonts w:ascii="Times New Roman" w:hAnsi="Times New Roman" w:cs="Times New Roman"/>
                  <w:spacing w:val="-5"/>
                </w:rPr>
                <w:t xml:space="preserve"> </w:t>
              </w:r>
              <w:r w:rsidRPr="00D753AC">
                <w:rPr>
                  <w:rFonts w:ascii="Times New Roman" w:hAnsi="Times New Roman" w:cs="Times New Roman"/>
                </w:rPr>
                <w:t>ID</w:t>
              </w:r>
            </w:ins>
          </w:p>
        </w:tc>
        <w:tc>
          <w:tcPr>
            <w:tcW w:w="192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14" w:author="Claire Kouba" w:date="2023-09-12T16:52:00Z"/>
                <w:rFonts w:ascii="Times New Roman" w:eastAsia="Times New Roman" w:hAnsi="Times New Roman" w:cs="Times New Roman"/>
              </w:rPr>
            </w:pPr>
            <w:ins w:id="6915" w:author="Claire Kouba" w:date="2023-09-12T16:52:00Z">
              <w:r w:rsidRPr="00D753AC">
                <w:rPr>
                  <w:rFonts w:ascii="Times New Roman" w:hAnsi="Times New Roman" w:cs="Times New Roman"/>
                </w:rPr>
                <w:t>Predictor</w:t>
              </w:r>
              <w:r w:rsidRPr="00D753AC">
                <w:rPr>
                  <w:rFonts w:ascii="Times New Roman" w:hAnsi="Times New Roman" w:cs="Times New Roman"/>
                  <w:spacing w:val="-6"/>
                </w:rPr>
                <w:t xml:space="preserve"> </w:t>
              </w:r>
              <w:r w:rsidRPr="00D753AC">
                <w:rPr>
                  <w:rFonts w:ascii="Times New Roman" w:hAnsi="Times New Roman" w:cs="Times New Roman"/>
                </w:rPr>
                <w:t>Descrip.</w:t>
              </w:r>
            </w:ins>
          </w:p>
        </w:tc>
        <w:tc>
          <w:tcPr>
            <w:tcW w:w="41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16" w:author="Claire Kouba" w:date="2023-09-12T16:52:00Z"/>
                <w:rFonts w:ascii="Times New Roman" w:eastAsia="Times New Roman" w:hAnsi="Times New Roman" w:cs="Times New Roman"/>
              </w:rPr>
            </w:pPr>
            <w:ins w:id="6917"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18" w:author="Claire Kouba" w:date="2023-09-12T16:52:00Z"/>
                <w:rFonts w:ascii="Times New Roman" w:eastAsia="Times New Roman" w:hAnsi="Times New Roman" w:cs="Times New Roman"/>
              </w:rPr>
            </w:pPr>
            <w:ins w:id="6919"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20" w:author="Claire Kouba" w:date="2023-09-12T16:52:00Z"/>
                <w:rFonts w:ascii="Times New Roman" w:eastAsia="Times New Roman" w:hAnsi="Times New Roman" w:cs="Times New Roman"/>
              </w:rPr>
            </w:pPr>
            <w:ins w:id="6921"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22" w:author="Claire Kouba" w:date="2023-09-12T16:52:00Z"/>
                <w:rFonts w:ascii="Times New Roman" w:eastAsia="Times New Roman" w:hAnsi="Times New Roman" w:cs="Times New Roman"/>
              </w:rPr>
            </w:pPr>
            <w:ins w:id="6923"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6924" w:author="Claire Kouba" w:date="2023-09-12T16:52:00Z"/>
                <w:rFonts w:ascii="Times New Roman" w:eastAsia="Times New Roman" w:hAnsi="Times New Roman" w:cs="Times New Roman"/>
              </w:rPr>
            </w:pPr>
            <w:ins w:id="6925"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324"/>
          <w:ins w:id="6926" w:author="Claire Kouba" w:date="2023-09-12T16:52:00Z"/>
        </w:trPr>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6927" w:author="Claire Kouba" w:date="2023-09-12T16:52:00Z"/>
                <w:rFonts w:ascii="Times New Roman" w:eastAsia="Times New Roman" w:hAnsi="Times New Roman" w:cs="Times New Roman"/>
              </w:rPr>
            </w:pPr>
            <w:ins w:id="6928" w:author="Claire Kouba" w:date="2023-09-12T16:52:00Z">
              <w:r w:rsidRPr="00D753AC">
                <w:rPr>
                  <w:rFonts w:ascii="Times New Roman" w:hAnsi="Times New Roman" w:cs="Times New Roman"/>
                </w:rPr>
                <w:t>SWJ_max_wc_mm</w:t>
              </w:r>
            </w:ins>
          </w:p>
        </w:tc>
        <w:tc>
          <w:tcPr>
            <w:tcW w:w="1929" w:type="dxa"/>
            <w:tcBorders>
              <w:top w:val="single" w:sz="3" w:space="0" w:color="000000"/>
              <w:left w:val="nil"/>
              <w:bottom w:val="nil"/>
              <w:right w:val="nil"/>
            </w:tcBorders>
          </w:tcPr>
          <w:p w:rsidR="002153D1" w:rsidRPr="00D753AC" w:rsidRDefault="002573FA" w:rsidP="00D753AC">
            <w:pPr>
              <w:pStyle w:val="TableParagraph"/>
              <w:spacing w:before="46"/>
              <w:ind w:left="173"/>
              <w:rPr>
                <w:ins w:id="6929" w:author="Claire Kouba" w:date="2023-09-12T16:52:00Z"/>
                <w:rFonts w:ascii="Times New Roman" w:eastAsia="Times New Roman" w:hAnsi="Times New Roman" w:cs="Times New Roman"/>
              </w:rPr>
            </w:pPr>
            <w:ins w:id="6930" w:author="Claire Kouba" w:date="2023-09-12T16:52:00Z">
              <w:r w:rsidRPr="00D753AC">
                <w:rPr>
                  <w:rFonts w:ascii="Times New Roman" w:hAnsi="Times New Roman" w:cs="Times New Roman"/>
                </w:rPr>
                <w:t>Snow</w:t>
              </w:r>
              <w:r w:rsidRPr="00D753AC">
                <w:rPr>
                  <w:rFonts w:ascii="Times New Roman" w:hAnsi="Times New Roman" w:cs="Times New Roman"/>
                  <w:spacing w:val="-11"/>
                </w:rPr>
                <w:t xml:space="preserve"> </w:t>
              </w:r>
              <w:r w:rsidRPr="00D753AC">
                <w:rPr>
                  <w:rFonts w:ascii="Times New Roman" w:hAnsi="Times New Roman" w:cs="Times New Roman"/>
                </w:rPr>
                <w:t>maximum</w:t>
              </w:r>
            </w:ins>
          </w:p>
        </w:tc>
        <w:tc>
          <w:tcPr>
            <w:tcW w:w="418" w:type="dxa"/>
            <w:tcBorders>
              <w:top w:val="single" w:sz="3" w:space="0" w:color="000000"/>
              <w:left w:val="nil"/>
              <w:bottom w:val="nil"/>
              <w:right w:val="nil"/>
            </w:tcBorders>
          </w:tcPr>
          <w:p w:rsidR="002153D1" w:rsidRPr="00D753AC" w:rsidRDefault="002573FA" w:rsidP="00D753AC">
            <w:pPr>
              <w:pStyle w:val="TableParagraph"/>
              <w:spacing w:before="46"/>
              <w:ind w:left="173"/>
              <w:rPr>
                <w:ins w:id="6931" w:author="Claire Kouba" w:date="2023-09-12T16:52:00Z"/>
                <w:rFonts w:ascii="Times New Roman" w:eastAsia="Times New Roman" w:hAnsi="Times New Roman" w:cs="Times New Roman"/>
              </w:rPr>
            </w:pPr>
            <w:ins w:id="6932" w:author="Claire Kouba" w:date="2023-09-12T16:52:00Z">
              <w:r w:rsidRPr="00D753AC">
                <w:rPr>
                  <w:rFonts w:ascii="Times New Roman" w:hAnsi="Times New Roman" w:cs="Times New Roman"/>
                </w:rPr>
                <w:t>70</w:t>
              </w:r>
            </w:ins>
          </w:p>
        </w:tc>
        <w:tc>
          <w:tcPr>
            <w:tcW w:w="1358" w:type="dxa"/>
            <w:tcBorders>
              <w:top w:val="single" w:sz="3" w:space="0" w:color="000000"/>
              <w:left w:val="nil"/>
              <w:bottom w:val="nil"/>
              <w:right w:val="nil"/>
            </w:tcBorders>
          </w:tcPr>
          <w:p w:rsidR="002153D1" w:rsidRPr="00D753AC" w:rsidRDefault="002573FA" w:rsidP="00D753AC">
            <w:pPr>
              <w:pStyle w:val="TableParagraph"/>
              <w:spacing w:before="46"/>
              <w:ind w:left="173" w:right="117"/>
              <w:rPr>
                <w:ins w:id="6933" w:author="Claire Kouba" w:date="2023-09-12T16:52:00Z"/>
                <w:rFonts w:ascii="Times New Roman" w:eastAsia="Times New Roman" w:hAnsi="Times New Roman" w:cs="Times New Roman"/>
              </w:rPr>
            </w:pPr>
            <w:ins w:id="6934" w:author="Claire Kouba" w:date="2023-09-12T16:52:00Z">
              <w:r w:rsidRPr="00D753AC">
                <w:rPr>
                  <w:rFonts w:ascii="Times New Roman" w:hAnsi="Times New Roman" w:cs="Times New Roman"/>
                  <w:w w:val="95"/>
                </w:rPr>
                <w:t>-131</w:t>
              </w:r>
            </w:ins>
          </w:p>
        </w:tc>
        <w:tc>
          <w:tcPr>
            <w:tcW w:w="548" w:type="dxa"/>
            <w:tcBorders>
              <w:top w:val="single" w:sz="3" w:space="0" w:color="000000"/>
              <w:left w:val="nil"/>
              <w:bottom w:val="nil"/>
              <w:right w:val="nil"/>
            </w:tcBorders>
          </w:tcPr>
          <w:p w:rsidR="002153D1" w:rsidRPr="00D753AC" w:rsidRDefault="002573FA" w:rsidP="00D753AC">
            <w:pPr>
              <w:pStyle w:val="TableParagraph"/>
              <w:spacing w:before="46"/>
              <w:ind w:left="173"/>
              <w:rPr>
                <w:ins w:id="6935" w:author="Claire Kouba" w:date="2023-09-12T16:52:00Z"/>
                <w:rFonts w:ascii="Times New Roman" w:eastAsia="Times New Roman" w:hAnsi="Times New Roman" w:cs="Times New Roman"/>
              </w:rPr>
            </w:pPr>
            <w:ins w:id="6936" w:author="Claire Kouba" w:date="2023-09-12T16:52:00Z">
              <w:r w:rsidRPr="00D753AC">
                <w:rPr>
                  <w:rFonts w:ascii="Times New Roman" w:hAnsi="Times New Roman" w:cs="Times New Roman"/>
                </w:rPr>
                <w:t>269</w:t>
              </w:r>
            </w:ins>
          </w:p>
        </w:tc>
        <w:tc>
          <w:tcPr>
            <w:tcW w:w="857" w:type="dxa"/>
            <w:tcBorders>
              <w:top w:val="single" w:sz="3" w:space="0" w:color="000000"/>
              <w:left w:val="nil"/>
              <w:bottom w:val="nil"/>
              <w:right w:val="nil"/>
            </w:tcBorders>
          </w:tcPr>
          <w:p w:rsidR="002153D1" w:rsidRPr="00D753AC" w:rsidRDefault="002573FA" w:rsidP="00D753AC">
            <w:pPr>
              <w:pStyle w:val="TableParagraph"/>
              <w:spacing w:before="46"/>
              <w:ind w:left="173"/>
              <w:rPr>
                <w:ins w:id="6937" w:author="Claire Kouba" w:date="2023-09-12T16:52:00Z"/>
                <w:rFonts w:ascii="Times New Roman" w:eastAsia="Times New Roman" w:hAnsi="Times New Roman" w:cs="Times New Roman"/>
              </w:rPr>
            </w:pPr>
            <w:ins w:id="6938" w:author="Claire Kouba" w:date="2023-09-12T16:52:00Z">
              <w:r w:rsidRPr="00D753AC">
                <w:rPr>
                  <w:rFonts w:ascii="Times New Roman" w:hAnsi="Times New Roman" w:cs="Times New Roman"/>
                </w:rPr>
                <w:t>2.7</w:t>
              </w:r>
            </w:ins>
          </w:p>
        </w:tc>
        <w:tc>
          <w:tcPr>
            <w:tcW w:w="961" w:type="dxa"/>
            <w:tcBorders>
              <w:top w:val="single" w:sz="3" w:space="0" w:color="000000"/>
              <w:left w:val="nil"/>
              <w:bottom w:val="nil"/>
              <w:right w:val="nil"/>
            </w:tcBorders>
          </w:tcPr>
          <w:p w:rsidR="002153D1" w:rsidRPr="00D753AC" w:rsidRDefault="002573FA" w:rsidP="00D753AC">
            <w:pPr>
              <w:pStyle w:val="TableParagraph"/>
              <w:spacing w:before="46"/>
              <w:ind w:left="173"/>
              <w:rPr>
                <w:ins w:id="6939" w:author="Claire Kouba" w:date="2023-09-12T16:52:00Z"/>
                <w:rFonts w:ascii="Times New Roman" w:eastAsia="Times New Roman" w:hAnsi="Times New Roman" w:cs="Times New Roman"/>
              </w:rPr>
            </w:pPr>
            <w:ins w:id="6940" w:author="Claire Kouba" w:date="2023-09-12T16:52:00Z">
              <w:r w:rsidRPr="00D753AC">
                <w:rPr>
                  <w:rFonts w:ascii="Times New Roman" w:hAnsi="Times New Roman" w:cs="Times New Roman"/>
                </w:rPr>
                <w:t>0.53</w:t>
              </w:r>
            </w:ins>
          </w:p>
        </w:tc>
      </w:tr>
      <w:tr w:rsidR="002153D1" w:rsidRPr="00D753AC">
        <w:trPr>
          <w:trHeight w:hRule="exact" w:val="307"/>
          <w:ins w:id="6941"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6942" w:author="Claire Kouba" w:date="2023-09-12T16:52:00Z"/>
                <w:rFonts w:ascii="Times New Roman" w:eastAsia="Times New Roman" w:hAnsi="Times New Roman" w:cs="Times New Roman"/>
              </w:rPr>
            </w:pPr>
            <w:ins w:id="6943" w:author="Claire Kouba" w:date="2023-09-12T16:52:00Z">
              <w:r w:rsidRPr="00D753AC">
                <w:rPr>
                  <w:rFonts w:ascii="Times New Roman" w:hAnsi="Times New Roman" w:cs="Times New Roman"/>
                </w:rPr>
                <w:t>USC00043182_oct_apr_mm</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6944" w:author="Claire Kouba" w:date="2023-09-12T16:52:00Z"/>
                <w:rFonts w:ascii="Times New Roman" w:eastAsia="Times New Roman" w:hAnsi="Times New Roman" w:cs="Times New Roman"/>
              </w:rPr>
            </w:pPr>
            <w:ins w:id="6945" w:author="Claire Kouba" w:date="2023-09-12T16:52:00Z">
              <w:r w:rsidRPr="00D753AC">
                <w:rPr>
                  <w:rFonts w:ascii="Times New Roman" w:hAnsi="Times New Roman" w:cs="Times New Roman"/>
                </w:rPr>
                <w:t>Oct.-Apr.</w:t>
              </w:r>
              <w:r w:rsidRPr="00D753AC">
                <w:rPr>
                  <w:rFonts w:ascii="Times New Roman" w:hAnsi="Times New Roman" w:cs="Times New Roman"/>
                  <w:spacing w:val="-16"/>
                </w:rPr>
                <w:t xml:space="preserve"> </w:t>
              </w:r>
              <w:r w:rsidRPr="00D753AC">
                <w:rPr>
                  <w:rFonts w:ascii="Times New Roman" w:hAnsi="Times New Roman" w:cs="Times New Roman"/>
                </w:rPr>
                <w:t>Precip.</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6946" w:author="Claire Kouba" w:date="2023-09-12T16:52:00Z"/>
                <w:rFonts w:ascii="Times New Roman" w:eastAsia="Times New Roman" w:hAnsi="Times New Roman" w:cs="Times New Roman"/>
              </w:rPr>
            </w:pPr>
            <w:ins w:id="6947"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6948" w:author="Claire Kouba" w:date="2023-09-12T16:52:00Z"/>
                <w:rFonts w:ascii="Times New Roman" w:eastAsia="Times New Roman" w:hAnsi="Times New Roman" w:cs="Times New Roman"/>
              </w:rPr>
            </w:pPr>
            <w:ins w:id="6949" w:author="Claire Kouba" w:date="2023-09-12T16:52:00Z">
              <w:r w:rsidRPr="00D753AC">
                <w:rPr>
                  <w:rFonts w:ascii="Times New Roman" w:hAnsi="Times New Roman" w:cs="Times New Roman"/>
                  <w:w w:val="95"/>
                </w:rPr>
                <w:t>-142</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6950" w:author="Claire Kouba" w:date="2023-09-12T16:52:00Z"/>
                <w:rFonts w:ascii="Times New Roman" w:eastAsia="Times New Roman" w:hAnsi="Times New Roman" w:cs="Times New Roman"/>
              </w:rPr>
            </w:pPr>
            <w:ins w:id="6951" w:author="Claire Kouba" w:date="2023-09-12T16:52:00Z">
              <w:r w:rsidRPr="00D753AC">
                <w:rPr>
                  <w:rFonts w:ascii="Times New Roman" w:hAnsi="Times New Roman" w:cs="Times New Roman"/>
                </w:rPr>
                <w:t>290</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6952" w:author="Claire Kouba" w:date="2023-09-12T16:52:00Z"/>
                <w:rFonts w:ascii="Times New Roman" w:eastAsia="Times New Roman" w:hAnsi="Times New Roman" w:cs="Times New Roman"/>
              </w:rPr>
            </w:pPr>
            <w:ins w:id="6953" w:author="Claire Kouba" w:date="2023-09-12T16:52:00Z">
              <w:r w:rsidRPr="00D753AC">
                <w:rPr>
                  <w:rFonts w:ascii="Times New Roman" w:hAnsi="Times New Roman" w:cs="Times New Roman"/>
                </w:rPr>
                <w:t>2.7</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6954" w:author="Claire Kouba" w:date="2023-09-12T16:52:00Z"/>
                <w:rFonts w:ascii="Times New Roman" w:eastAsia="Times New Roman" w:hAnsi="Times New Roman" w:cs="Times New Roman"/>
              </w:rPr>
            </w:pPr>
            <w:ins w:id="6955" w:author="Claire Kouba" w:date="2023-09-12T16:52:00Z">
              <w:r w:rsidRPr="00D753AC">
                <w:rPr>
                  <w:rFonts w:ascii="Times New Roman" w:hAnsi="Times New Roman" w:cs="Times New Roman"/>
                </w:rPr>
                <w:t>0.49</w:t>
              </w:r>
            </w:ins>
          </w:p>
        </w:tc>
      </w:tr>
      <w:tr w:rsidR="002153D1" w:rsidRPr="00D753AC">
        <w:trPr>
          <w:trHeight w:hRule="exact" w:val="307"/>
          <w:ins w:id="6956"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6957" w:author="Claire Kouba" w:date="2023-09-12T16:52:00Z"/>
                <w:rFonts w:ascii="Times New Roman" w:eastAsia="Times New Roman" w:hAnsi="Times New Roman" w:cs="Times New Roman"/>
              </w:rPr>
            </w:pPr>
            <w:ins w:id="6958" w:author="Claire Kouba" w:date="2023-09-12T16:52:00Z">
              <w:r w:rsidRPr="00D753AC">
                <w:rPr>
                  <w:rFonts w:ascii="Times New Roman" w:hAnsi="Times New Roman" w:cs="Times New Roman"/>
                </w:rPr>
                <w:t>SWJ_jday_of_max</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6959" w:author="Claire Kouba" w:date="2023-09-12T16:52:00Z"/>
                <w:rFonts w:ascii="Times New Roman" w:eastAsia="Times New Roman" w:hAnsi="Times New Roman" w:cs="Times New Roman"/>
              </w:rPr>
            </w:pPr>
            <w:ins w:id="6960" w:author="Claire Kouba" w:date="2023-09-12T16:52:00Z">
              <w:r w:rsidRPr="00D753AC">
                <w:rPr>
                  <w:rFonts w:ascii="Times New Roman" w:hAnsi="Times New Roman" w:cs="Times New Roman"/>
                </w:rPr>
                <w:t>Snow maximum</w:t>
              </w:r>
              <w:r w:rsidRPr="00D753AC">
                <w:rPr>
                  <w:rFonts w:ascii="Times New Roman" w:hAnsi="Times New Roman" w:cs="Times New Roman"/>
                  <w:spacing w:val="-14"/>
                </w:rPr>
                <w:t xml:space="preserve"> </w:t>
              </w:r>
              <w:r w:rsidRPr="00D753AC">
                <w:rPr>
                  <w:rFonts w:ascii="Times New Roman" w:hAnsi="Times New Roman" w:cs="Times New Roman"/>
                </w:rPr>
                <w:t>timing</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6961" w:author="Claire Kouba" w:date="2023-09-12T16:52:00Z"/>
                <w:rFonts w:ascii="Times New Roman" w:eastAsia="Times New Roman" w:hAnsi="Times New Roman" w:cs="Times New Roman"/>
              </w:rPr>
            </w:pPr>
            <w:ins w:id="6962"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6963" w:author="Claire Kouba" w:date="2023-09-12T16:52:00Z"/>
                <w:rFonts w:ascii="Times New Roman" w:eastAsia="Times New Roman" w:hAnsi="Times New Roman" w:cs="Times New Roman"/>
              </w:rPr>
            </w:pPr>
            <w:ins w:id="6964" w:author="Claire Kouba" w:date="2023-09-12T16:52:00Z">
              <w:r w:rsidRPr="00D753AC">
                <w:rPr>
                  <w:rFonts w:ascii="Times New Roman" w:hAnsi="Times New Roman" w:cs="Times New Roman"/>
                  <w:w w:val="95"/>
                </w:rPr>
                <w:t>-154</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6965" w:author="Claire Kouba" w:date="2023-09-12T16:52:00Z"/>
                <w:rFonts w:ascii="Times New Roman" w:eastAsia="Times New Roman" w:hAnsi="Times New Roman" w:cs="Times New Roman"/>
              </w:rPr>
            </w:pPr>
            <w:ins w:id="6966" w:author="Claire Kouba" w:date="2023-09-12T16:52:00Z">
              <w:r w:rsidRPr="00D753AC">
                <w:rPr>
                  <w:rFonts w:ascii="Times New Roman" w:hAnsi="Times New Roman" w:cs="Times New Roman"/>
                </w:rPr>
                <w:t>314</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6967" w:author="Claire Kouba" w:date="2023-09-12T16:52:00Z"/>
                <w:rFonts w:ascii="Times New Roman" w:eastAsia="Times New Roman" w:hAnsi="Times New Roman" w:cs="Times New Roman"/>
              </w:rPr>
            </w:pPr>
            <w:ins w:id="6968" w:author="Claire Kouba" w:date="2023-09-12T16:52:00Z">
              <w:r w:rsidRPr="00D753AC">
                <w:rPr>
                  <w:rFonts w:ascii="Times New Roman" w:hAnsi="Times New Roman" w:cs="Times New Roman"/>
                </w:rPr>
                <w:t>5.1</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6969" w:author="Claire Kouba" w:date="2023-09-12T16:52:00Z"/>
                <w:rFonts w:ascii="Times New Roman" w:eastAsia="Times New Roman" w:hAnsi="Times New Roman" w:cs="Times New Roman"/>
              </w:rPr>
            </w:pPr>
            <w:ins w:id="6970" w:author="Claire Kouba" w:date="2023-09-12T16:52:00Z">
              <w:r w:rsidRPr="00D753AC">
                <w:rPr>
                  <w:rFonts w:ascii="Times New Roman" w:hAnsi="Times New Roman" w:cs="Times New Roman"/>
                </w:rPr>
                <w:t>0.11</w:t>
              </w:r>
            </w:ins>
          </w:p>
        </w:tc>
      </w:tr>
      <w:tr w:rsidR="002153D1" w:rsidRPr="00D753AC">
        <w:trPr>
          <w:trHeight w:hRule="exact" w:val="307"/>
          <w:ins w:id="6971"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6972" w:author="Claire Kouba" w:date="2023-09-12T16:52:00Z"/>
                <w:rFonts w:ascii="Times New Roman" w:eastAsia="Times New Roman" w:hAnsi="Times New Roman" w:cs="Times New Roman"/>
              </w:rPr>
            </w:pPr>
            <w:ins w:id="6973" w:author="Claire Kouba" w:date="2023-09-12T16:52:00Z">
              <w:r w:rsidRPr="00D753AC">
                <w:rPr>
                  <w:rFonts w:ascii="Times New Roman" w:hAnsi="Times New Roman" w:cs="Times New Roman"/>
                </w:rPr>
                <w:t>springWL_415635N1228315W001</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6974" w:author="Claire Kouba" w:date="2023-09-12T16:52:00Z"/>
                <w:rFonts w:ascii="Times New Roman" w:eastAsia="Times New Roman" w:hAnsi="Times New Roman" w:cs="Times New Roman"/>
              </w:rPr>
            </w:pPr>
            <w:ins w:id="6975" w:author="Claire Kouba" w:date="2023-09-12T16:52:00Z">
              <w:r w:rsidRPr="00D753AC">
                <w:rPr>
                  <w:rFonts w:ascii="Times New Roman" w:hAnsi="Times New Roman" w:cs="Times New Roman"/>
                </w:rPr>
                <w:t>March-May</w:t>
              </w:r>
              <w:r w:rsidRPr="00D753AC">
                <w:rPr>
                  <w:rFonts w:ascii="Times New Roman" w:hAnsi="Times New Roman" w:cs="Times New Roman"/>
                  <w:spacing w:val="-6"/>
                </w:rPr>
                <w:t xml:space="preserve"> </w:t>
              </w:r>
              <w:r w:rsidRPr="00D753AC">
                <w:rPr>
                  <w:rFonts w:ascii="Times New Roman" w:hAnsi="Times New Roman" w:cs="Times New Roman"/>
                </w:rPr>
                <w:t>WLs</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6976" w:author="Claire Kouba" w:date="2023-09-12T16:52:00Z"/>
                <w:rFonts w:ascii="Times New Roman" w:eastAsia="Times New Roman" w:hAnsi="Times New Roman" w:cs="Times New Roman"/>
              </w:rPr>
            </w:pPr>
            <w:ins w:id="6977"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6978" w:author="Claire Kouba" w:date="2023-09-12T16:52:00Z"/>
                <w:rFonts w:ascii="Times New Roman" w:eastAsia="Times New Roman" w:hAnsi="Times New Roman" w:cs="Times New Roman"/>
              </w:rPr>
            </w:pPr>
            <w:ins w:id="6979" w:author="Claire Kouba" w:date="2023-09-12T16:52:00Z">
              <w:r w:rsidRPr="00D753AC">
                <w:rPr>
                  <w:rFonts w:ascii="Times New Roman" w:hAnsi="Times New Roman" w:cs="Times New Roman"/>
                  <w:w w:val="95"/>
                </w:rPr>
                <w:t>-100</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6980" w:author="Claire Kouba" w:date="2023-09-12T16:52:00Z"/>
                <w:rFonts w:ascii="Times New Roman" w:eastAsia="Times New Roman" w:hAnsi="Times New Roman" w:cs="Times New Roman"/>
              </w:rPr>
            </w:pPr>
            <w:ins w:id="6981" w:author="Claire Kouba" w:date="2023-09-12T16:52:00Z">
              <w:r w:rsidRPr="00D753AC">
                <w:rPr>
                  <w:rFonts w:ascii="Times New Roman" w:hAnsi="Times New Roman" w:cs="Times New Roman"/>
                </w:rPr>
                <w:t>206</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6982" w:author="Claire Kouba" w:date="2023-09-12T16:52:00Z"/>
                <w:rFonts w:ascii="Times New Roman" w:eastAsia="Times New Roman" w:hAnsi="Times New Roman" w:cs="Times New Roman"/>
              </w:rPr>
            </w:pPr>
            <w:ins w:id="6983" w:author="Claire Kouba" w:date="2023-09-12T16:52:00Z">
              <w:r w:rsidRPr="00D753AC">
                <w:rPr>
                  <w:rFonts w:ascii="Times New Roman" w:hAnsi="Times New Roman" w:cs="Times New Roman"/>
                </w:rPr>
                <w:t>3.6</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6984" w:author="Claire Kouba" w:date="2023-09-12T16:52:00Z"/>
                <w:rFonts w:ascii="Times New Roman" w:eastAsia="Times New Roman" w:hAnsi="Times New Roman" w:cs="Times New Roman"/>
              </w:rPr>
            </w:pPr>
            <w:ins w:id="6985" w:author="Claire Kouba" w:date="2023-09-12T16:52:00Z">
              <w:r w:rsidRPr="00D753AC">
                <w:rPr>
                  <w:rFonts w:ascii="Times New Roman" w:hAnsi="Times New Roman" w:cs="Times New Roman"/>
                </w:rPr>
                <w:t>0.39</w:t>
              </w:r>
            </w:ins>
          </w:p>
        </w:tc>
      </w:tr>
      <w:tr w:rsidR="002153D1" w:rsidRPr="00D753AC">
        <w:trPr>
          <w:trHeight w:hRule="exact" w:val="307"/>
          <w:ins w:id="6986"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6987" w:author="Claire Kouba" w:date="2023-09-12T16:52:00Z"/>
                <w:rFonts w:ascii="Times New Roman" w:eastAsia="Times New Roman" w:hAnsi="Times New Roman" w:cs="Times New Roman"/>
              </w:rPr>
            </w:pPr>
            <w:ins w:id="6988" w:author="Claire Kouba" w:date="2023-09-12T16:52:00Z">
              <w:r w:rsidRPr="00D753AC">
                <w:rPr>
                  <w:rFonts w:ascii="Times New Roman" w:hAnsi="Times New Roman" w:cs="Times New Roman"/>
                </w:rPr>
                <w:t>et0_oct_apr</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6989" w:author="Claire Kouba" w:date="2023-09-12T16:52:00Z"/>
                <w:rFonts w:ascii="Times New Roman" w:eastAsia="Times New Roman" w:hAnsi="Times New Roman" w:cs="Times New Roman"/>
              </w:rPr>
            </w:pPr>
            <w:ins w:id="6990" w:author="Claire Kouba" w:date="2023-09-12T16:52:00Z">
              <w:r w:rsidRPr="00D753AC">
                <w:rPr>
                  <w:rFonts w:ascii="Times New Roman" w:hAnsi="Times New Roman" w:cs="Times New Roman"/>
                </w:rPr>
                <w:t>ET</w:t>
              </w:r>
              <w:r w:rsidRPr="00D753AC">
                <w:rPr>
                  <w:rFonts w:ascii="Times New Roman" w:hAnsi="Times New Roman" w:cs="Times New Roman"/>
                  <w:spacing w:val="-3"/>
                </w:rPr>
                <w:t xml:space="preserve"> </w:t>
              </w:r>
              <w:r w:rsidRPr="00D753AC">
                <w:rPr>
                  <w:rFonts w:ascii="Times New Roman" w:hAnsi="Times New Roman" w:cs="Times New Roman"/>
                </w:rPr>
                <w:t>Ref.</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6991" w:author="Claire Kouba" w:date="2023-09-12T16:52:00Z"/>
                <w:rFonts w:ascii="Times New Roman" w:eastAsia="Times New Roman" w:hAnsi="Times New Roman" w:cs="Times New Roman"/>
              </w:rPr>
            </w:pPr>
            <w:ins w:id="6992" w:author="Claire Kouba" w:date="2023-09-12T16:52:00Z">
              <w:r w:rsidRPr="00D753AC">
                <w:rPr>
                  <w:rFonts w:ascii="Times New Roman" w:hAnsi="Times New Roman" w:cs="Times New Roman"/>
                </w:rPr>
                <w:t>17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6993" w:author="Claire Kouba" w:date="2023-09-12T16:52:00Z"/>
                <w:rFonts w:ascii="Times New Roman" w:eastAsia="Times New Roman" w:hAnsi="Times New Roman" w:cs="Times New Roman"/>
              </w:rPr>
            </w:pPr>
            <w:ins w:id="6994" w:author="Claire Kouba" w:date="2023-09-12T16:52:00Z">
              <w:r w:rsidRPr="00D753AC">
                <w:rPr>
                  <w:rFonts w:ascii="Times New Roman" w:hAnsi="Times New Roman" w:cs="Times New Roman"/>
                  <w:w w:val="95"/>
                </w:rPr>
                <w:t>-21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6995" w:author="Claire Kouba" w:date="2023-09-12T16:52:00Z"/>
                <w:rFonts w:ascii="Times New Roman" w:eastAsia="Times New Roman" w:hAnsi="Times New Roman" w:cs="Times New Roman"/>
              </w:rPr>
            </w:pPr>
            <w:ins w:id="6996" w:author="Claire Kouba" w:date="2023-09-12T16:52:00Z">
              <w:r w:rsidRPr="00D753AC">
                <w:rPr>
                  <w:rFonts w:ascii="Times New Roman" w:hAnsi="Times New Roman" w:cs="Times New Roman"/>
                </w:rPr>
                <w:t>48</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6997" w:author="Claire Kouba" w:date="2023-09-12T16:52:00Z"/>
                <w:rFonts w:ascii="Times New Roman" w:eastAsia="Times New Roman" w:hAnsi="Times New Roman" w:cs="Times New Roman"/>
              </w:rPr>
            </w:pPr>
            <w:ins w:id="6998" w:author="Claire Kouba" w:date="2023-09-12T16:52:00Z">
              <w:r w:rsidRPr="00D753AC">
                <w:rPr>
                  <w:rFonts w:ascii="Times New Roman" w:hAnsi="Times New Roman" w:cs="Times New Roman"/>
                </w:rPr>
                <w:t>0.9</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6999" w:author="Claire Kouba" w:date="2023-09-12T16:52:00Z"/>
                <w:rFonts w:ascii="Times New Roman" w:eastAsia="Times New Roman" w:hAnsi="Times New Roman" w:cs="Times New Roman"/>
              </w:rPr>
            </w:pPr>
            <w:ins w:id="7000" w:author="Claire Kouba" w:date="2023-09-12T16:52:00Z">
              <w:r w:rsidRPr="00D753AC">
                <w:rPr>
                  <w:rFonts w:ascii="Times New Roman" w:hAnsi="Times New Roman" w:cs="Times New Roman"/>
                </w:rPr>
                <w:t>0.46</w:t>
              </w:r>
            </w:ins>
          </w:p>
        </w:tc>
      </w:tr>
      <w:tr w:rsidR="002153D1" w:rsidRPr="00D753AC">
        <w:trPr>
          <w:trHeight w:hRule="exact" w:val="297"/>
          <w:ins w:id="7001" w:author="Claire Kouba" w:date="2023-09-12T16:52:00Z"/>
        </w:trPr>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002" w:author="Claire Kouba" w:date="2023-09-12T16:52:00Z"/>
                <w:rFonts w:ascii="Times New Roman" w:eastAsia="Times New Roman" w:hAnsi="Times New Roman" w:cs="Times New Roman"/>
              </w:rPr>
            </w:pPr>
            <w:ins w:id="7003" w:author="Claire Kouba" w:date="2023-09-12T16:52:00Z">
              <w:r w:rsidRPr="00D753AC">
                <w:rPr>
                  <w:rFonts w:ascii="Times New Roman" w:hAnsi="Times New Roman" w:cs="Times New Roman"/>
                </w:rPr>
                <w:t>mar_flow</w:t>
              </w:r>
            </w:ins>
          </w:p>
        </w:tc>
        <w:tc>
          <w:tcPr>
            <w:tcW w:w="1929" w:type="dxa"/>
            <w:tcBorders>
              <w:top w:val="nil"/>
              <w:left w:val="nil"/>
              <w:bottom w:val="single" w:sz="3" w:space="0" w:color="000000"/>
              <w:right w:val="nil"/>
            </w:tcBorders>
          </w:tcPr>
          <w:p w:rsidR="002153D1" w:rsidRPr="00D753AC" w:rsidRDefault="002573FA" w:rsidP="00D753AC">
            <w:pPr>
              <w:pStyle w:val="TableParagraph"/>
              <w:spacing w:before="33"/>
              <w:ind w:left="173"/>
              <w:rPr>
                <w:ins w:id="7004" w:author="Claire Kouba" w:date="2023-09-12T16:52:00Z"/>
                <w:rFonts w:ascii="Times New Roman" w:eastAsia="Times New Roman" w:hAnsi="Times New Roman" w:cs="Times New Roman"/>
              </w:rPr>
            </w:pPr>
            <w:ins w:id="7005" w:author="Claire Kouba" w:date="2023-09-12T16:52:00Z">
              <w:r w:rsidRPr="00D753AC">
                <w:rPr>
                  <w:rFonts w:ascii="Times New Roman" w:hAnsi="Times New Roman" w:cs="Times New Roman"/>
                </w:rPr>
                <w:t>March flow</w:t>
              </w:r>
              <w:r w:rsidRPr="00D753AC">
                <w:rPr>
                  <w:rFonts w:ascii="Times New Roman" w:hAnsi="Times New Roman" w:cs="Times New Roman"/>
                  <w:spacing w:val="-25"/>
                </w:rPr>
                <w:t xml:space="preserve"> </w:t>
              </w:r>
              <w:r w:rsidRPr="00D753AC">
                <w:rPr>
                  <w:rFonts w:ascii="Times New Roman" w:hAnsi="Times New Roman" w:cs="Times New Roman"/>
                </w:rPr>
                <w:t>vol.</w:t>
              </w:r>
            </w:ins>
          </w:p>
        </w:tc>
        <w:tc>
          <w:tcPr>
            <w:tcW w:w="418" w:type="dxa"/>
            <w:tcBorders>
              <w:top w:val="nil"/>
              <w:left w:val="nil"/>
              <w:bottom w:val="single" w:sz="3" w:space="0" w:color="000000"/>
              <w:right w:val="nil"/>
            </w:tcBorders>
          </w:tcPr>
          <w:p w:rsidR="002153D1" w:rsidRPr="00D753AC" w:rsidRDefault="002573FA" w:rsidP="00D753AC">
            <w:pPr>
              <w:pStyle w:val="TableParagraph"/>
              <w:spacing w:before="33"/>
              <w:ind w:left="173"/>
              <w:rPr>
                <w:ins w:id="7006" w:author="Claire Kouba" w:date="2023-09-12T16:52:00Z"/>
                <w:rFonts w:ascii="Times New Roman" w:eastAsia="Times New Roman" w:hAnsi="Times New Roman" w:cs="Times New Roman"/>
              </w:rPr>
            </w:pPr>
            <w:ins w:id="7007" w:author="Claire Kouba" w:date="2023-09-12T16:52:00Z">
              <w:r w:rsidRPr="00D753AC">
                <w:rPr>
                  <w:rFonts w:ascii="Times New Roman" w:hAnsi="Times New Roman" w:cs="Times New Roman"/>
                </w:rPr>
                <w:t>78</w:t>
              </w:r>
            </w:ins>
          </w:p>
        </w:tc>
        <w:tc>
          <w:tcPr>
            <w:tcW w:w="1358" w:type="dxa"/>
            <w:tcBorders>
              <w:top w:val="nil"/>
              <w:left w:val="nil"/>
              <w:bottom w:val="single" w:sz="3" w:space="0" w:color="000000"/>
              <w:right w:val="nil"/>
            </w:tcBorders>
          </w:tcPr>
          <w:p w:rsidR="002153D1" w:rsidRPr="00D753AC" w:rsidRDefault="002573FA" w:rsidP="00D753AC">
            <w:pPr>
              <w:pStyle w:val="TableParagraph"/>
              <w:spacing w:before="33"/>
              <w:ind w:left="173" w:right="117"/>
              <w:rPr>
                <w:ins w:id="7008" w:author="Claire Kouba" w:date="2023-09-12T16:52:00Z"/>
                <w:rFonts w:ascii="Times New Roman" w:eastAsia="Times New Roman" w:hAnsi="Times New Roman" w:cs="Times New Roman"/>
              </w:rPr>
            </w:pPr>
            <w:ins w:id="7009" w:author="Claire Kouba" w:date="2023-09-12T16:52:00Z">
              <w:r w:rsidRPr="00D753AC">
                <w:rPr>
                  <w:rFonts w:ascii="Times New Roman" w:hAnsi="Times New Roman" w:cs="Times New Roman"/>
                  <w:w w:val="95"/>
                </w:rPr>
                <w:t>-162</w:t>
              </w:r>
            </w:ins>
          </w:p>
        </w:tc>
        <w:tc>
          <w:tcPr>
            <w:tcW w:w="548" w:type="dxa"/>
            <w:tcBorders>
              <w:top w:val="nil"/>
              <w:left w:val="nil"/>
              <w:bottom w:val="single" w:sz="3" w:space="0" w:color="000000"/>
              <w:right w:val="nil"/>
            </w:tcBorders>
          </w:tcPr>
          <w:p w:rsidR="002153D1" w:rsidRPr="00D753AC" w:rsidRDefault="002573FA" w:rsidP="00D753AC">
            <w:pPr>
              <w:pStyle w:val="TableParagraph"/>
              <w:spacing w:before="33"/>
              <w:ind w:left="173"/>
              <w:rPr>
                <w:ins w:id="7010" w:author="Claire Kouba" w:date="2023-09-12T16:52:00Z"/>
                <w:rFonts w:ascii="Times New Roman" w:eastAsia="Times New Roman" w:hAnsi="Times New Roman" w:cs="Times New Roman"/>
              </w:rPr>
            </w:pPr>
            <w:ins w:id="7011" w:author="Claire Kouba" w:date="2023-09-12T16:52:00Z">
              <w:r w:rsidRPr="00D753AC">
                <w:rPr>
                  <w:rFonts w:ascii="Times New Roman" w:hAnsi="Times New Roman" w:cs="Times New Roman"/>
                </w:rPr>
                <w:t>330</w:t>
              </w:r>
            </w:ins>
          </w:p>
        </w:tc>
        <w:tc>
          <w:tcPr>
            <w:tcW w:w="857" w:type="dxa"/>
            <w:tcBorders>
              <w:top w:val="nil"/>
              <w:left w:val="nil"/>
              <w:bottom w:val="single" w:sz="3" w:space="0" w:color="000000"/>
              <w:right w:val="nil"/>
            </w:tcBorders>
          </w:tcPr>
          <w:p w:rsidR="002153D1" w:rsidRPr="00D753AC" w:rsidRDefault="002573FA" w:rsidP="00D753AC">
            <w:pPr>
              <w:pStyle w:val="TableParagraph"/>
              <w:spacing w:before="33"/>
              <w:ind w:left="173"/>
              <w:rPr>
                <w:ins w:id="7012" w:author="Claire Kouba" w:date="2023-09-12T16:52:00Z"/>
                <w:rFonts w:ascii="Times New Roman" w:eastAsia="Times New Roman" w:hAnsi="Times New Roman" w:cs="Times New Roman"/>
              </w:rPr>
            </w:pPr>
            <w:ins w:id="7013" w:author="Claire Kouba" w:date="2023-09-12T16:52:00Z">
              <w:r w:rsidRPr="00D753AC">
                <w:rPr>
                  <w:rFonts w:ascii="Times New Roman" w:hAnsi="Times New Roman" w:cs="Times New Roman"/>
                </w:rPr>
                <w:t>4.1</w:t>
              </w:r>
            </w:ins>
          </w:p>
        </w:tc>
        <w:tc>
          <w:tcPr>
            <w:tcW w:w="961" w:type="dxa"/>
            <w:tcBorders>
              <w:top w:val="nil"/>
              <w:left w:val="nil"/>
              <w:bottom w:val="single" w:sz="3" w:space="0" w:color="000000"/>
              <w:right w:val="nil"/>
            </w:tcBorders>
          </w:tcPr>
          <w:p w:rsidR="002153D1" w:rsidRPr="00D753AC" w:rsidRDefault="002573FA" w:rsidP="00D753AC">
            <w:pPr>
              <w:pStyle w:val="TableParagraph"/>
              <w:spacing w:before="33"/>
              <w:ind w:left="173"/>
              <w:rPr>
                <w:ins w:id="7014" w:author="Claire Kouba" w:date="2023-09-12T16:52:00Z"/>
                <w:rFonts w:ascii="Times New Roman" w:eastAsia="Times New Roman" w:hAnsi="Times New Roman" w:cs="Times New Roman"/>
              </w:rPr>
            </w:pPr>
            <w:ins w:id="7015" w:author="Claire Kouba" w:date="2023-09-12T16:52:00Z">
              <w:r w:rsidRPr="00D753AC">
                <w:rPr>
                  <w:rFonts w:ascii="Times New Roman" w:hAnsi="Times New Roman" w:cs="Times New Roman"/>
                </w:rPr>
                <w:t>0.25</w:t>
              </w:r>
            </w:ins>
          </w:p>
        </w:tc>
      </w:tr>
    </w:tbl>
    <w:p w:rsidR="002153D1" w:rsidRPr="00D753AC" w:rsidRDefault="002153D1" w:rsidP="00D753AC">
      <w:pPr>
        <w:ind w:left="173"/>
        <w:rPr>
          <w:ins w:id="7016" w:author="Claire Kouba" w:date="2023-09-12T16:52:00Z"/>
          <w:rFonts w:ascii="Times New Roman" w:eastAsia="Times New Roman" w:hAnsi="Times New Roman" w:cs="Times New Roman"/>
        </w:rPr>
      </w:pPr>
    </w:p>
    <w:p w:rsidR="002153D1" w:rsidRPr="00D753AC" w:rsidRDefault="002153D1" w:rsidP="00D753AC">
      <w:pPr>
        <w:spacing w:before="2"/>
        <w:ind w:left="173"/>
        <w:rPr>
          <w:ins w:id="7017" w:author="Claire Kouba" w:date="2023-09-12T16:52:00Z"/>
          <w:rFonts w:ascii="Times New Roman" w:eastAsia="Times New Roman" w:hAnsi="Times New Roman" w:cs="Times New Roman"/>
        </w:rPr>
      </w:pPr>
    </w:p>
    <w:p w:rsidR="002153D1" w:rsidRPr="00D753AC" w:rsidRDefault="002573FA" w:rsidP="00D753AC">
      <w:pPr>
        <w:spacing w:before="69"/>
        <w:ind w:left="173"/>
        <w:rPr>
          <w:ins w:id="7018" w:author="Claire Kouba" w:date="2023-09-12T16:52:00Z"/>
          <w:rFonts w:ascii="Times New Roman" w:eastAsia="Times New Roman" w:hAnsi="Times New Roman" w:cs="Times New Roman"/>
        </w:rPr>
      </w:pPr>
      <w:bookmarkStart w:id="7019" w:name="_bookmark13"/>
      <w:bookmarkEnd w:id="7019"/>
      <w:ins w:id="7020"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A2. </w:t>
        </w:r>
        <w:r w:rsidRPr="00D753AC">
          <w:rPr>
            <w:rFonts w:ascii="Times New Roman" w:hAnsi="Times New Roman" w:cs="Times New Roman"/>
          </w:rPr>
          <w:t>Linear model diagnostics for two-predictor models of V min. See table of one-predictor models for description of predictor</w:t>
        </w:r>
        <w:r w:rsidRPr="00D753AC">
          <w:rPr>
            <w:rFonts w:ascii="Times New Roman" w:hAnsi="Times New Roman" w:cs="Times New Roman"/>
            <w:spacing w:val="30"/>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rsidR="002153D1" w:rsidRPr="00D753AC" w:rsidRDefault="002153D1" w:rsidP="00D753AC">
      <w:pPr>
        <w:spacing w:before="1"/>
        <w:ind w:left="173"/>
        <w:rPr>
          <w:ins w:id="7021" w:author="Claire Kouba" w:date="2023-09-12T16:52:00Z"/>
          <w:rFonts w:ascii="Times New Roman" w:eastAsia="Times New Roman" w:hAnsi="Times New Roman" w:cs="Times New Roman"/>
        </w:rPr>
      </w:pPr>
    </w:p>
    <w:tbl>
      <w:tblPr>
        <w:tblW w:w="0" w:type="auto"/>
        <w:tblInd w:w="286" w:type="dxa"/>
        <w:tblLayout w:type="fixed"/>
        <w:tblCellMar>
          <w:left w:w="0" w:type="dxa"/>
          <w:right w:w="0" w:type="dxa"/>
        </w:tblCellMar>
        <w:tblLook w:val="01E0" w:firstRow="1" w:lastRow="1" w:firstColumn="1" w:lastColumn="1" w:noHBand="0" w:noVBand="0"/>
      </w:tblPr>
      <w:tblGrid>
        <w:gridCol w:w="2789"/>
        <w:gridCol w:w="2789"/>
        <w:gridCol w:w="419"/>
        <w:gridCol w:w="1358"/>
        <w:gridCol w:w="548"/>
        <w:gridCol w:w="857"/>
        <w:gridCol w:w="961"/>
      </w:tblGrid>
      <w:tr w:rsidR="002153D1" w:rsidRPr="00D753AC">
        <w:trPr>
          <w:trHeight w:hRule="exact" w:val="315"/>
          <w:ins w:id="7022" w:author="Claire Kouba" w:date="2023-09-12T16:52:00Z"/>
        </w:trPr>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23" w:author="Claire Kouba" w:date="2023-09-12T16:52:00Z"/>
                <w:rFonts w:ascii="Times New Roman" w:eastAsia="Times New Roman" w:hAnsi="Times New Roman" w:cs="Times New Roman"/>
              </w:rPr>
            </w:pPr>
            <w:ins w:id="7024"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25" w:author="Claire Kouba" w:date="2023-09-12T16:52:00Z"/>
                <w:rFonts w:ascii="Times New Roman" w:eastAsia="Times New Roman" w:hAnsi="Times New Roman" w:cs="Times New Roman"/>
              </w:rPr>
            </w:pPr>
            <w:ins w:id="7026"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41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27" w:author="Claire Kouba" w:date="2023-09-12T16:52:00Z"/>
                <w:rFonts w:ascii="Times New Roman" w:eastAsia="Times New Roman" w:hAnsi="Times New Roman" w:cs="Times New Roman"/>
              </w:rPr>
            </w:pPr>
            <w:ins w:id="7028"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29" w:author="Claire Kouba" w:date="2023-09-12T16:52:00Z"/>
                <w:rFonts w:ascii="Times New Roman" w:eastAsia="Times New Roman" w:hAnsi="Times New Roman" w:cs="Times New Roman"/>
              </w:rPr>
            </w:pPr>
            <w:ins w:id="7030"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31" w:author="Claire Kouba" w:date="2023-09-12T16:52:00Z"/>
                <w:rFonts w:ascii="Times New Roman" w:eastAsia="Times New Roman" w:hAnsi="Times New Roman" w:cs="Times New Roman"/>
              </w:rPr>
            </w:pPr>
            <w:ins w:id="7032"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33" w:author="Claire Kouba" w:date="2023-09-12T16:52:00Z"/>
                <w:rFonts w:ascii="Times New Roman" w:eastAsia="Times New Roman" w:hAnsi="Times New Roman" w:cs="Times New Roman"/>
              </w:rPr>
            </w:pPr>
            <w:ins w:id="7034"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035" w:author="Claire Kouba" w:date="2023-09-12T16:52:00Z"/>
                <w:rFonts w:ascii="Times New Roman" w:eastAsia="Times New Roman" w:hAnsi="Times New Roman" w:cs="Times New Roman"/>
              </w:rPr>
            </w:pPr>
            <w:ins w:id="7036"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324"/>
          <w:ins w:id="7037" w:author="Claire Kouba" w:date="2023-09-12T16:52:00Z"/>
        </w:trPr>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038" w:author="Claire Kouba" w:date="2023-09-12T16:52:00Z"/>
                <w:rFonts w:ascii="Times New Roman" w:eastAsia="Times New Roman" w:hAnsi="Times New Roman" w:cs="Times New Roman"/>
              </w:rPr>
            </w:pPr>
            <w:ins w:id="7039" w:author="Claire Kouba" w:date="2023-09-12T16:52:00Z">
              <w:r w:rsidRPr="00D753AC">
                <w:rPr>
                  <w:rFonts w:ascii="Times New Roman" w:hAnsi="Times New Roman" w:cs="Times New Roman"/>
                </w:rPr>
                <w:t>SWJ_max_wc_mm</w:t>
              </w:r>
            </w:ins>
          </w:p>
        </w:tc>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040" w:author="Claire Kouba" w:date="2023-09-12T16:52:00Z"/>
                <w:rFonts w:ascii="Times New Roman" w:eastAsia="Times New Roman" w:hAnsi="Times New Roman" w:cs="Times New Roman"/>
              </w:rPr>
            </w:pPr>
            <w:ins w:id="7041" w:author="Claire Kouba" w:date="2023-09-12T16:52:00Z">
              <w:r w:rsidRPr="00D753AC">
                <w:rPr>
                  <w:rFonts w:ascii="Times New Roman" w:hAnsi="Times New Roman" w:cs="Times New Roman"/>
                </w:rPr>
                <w:t>USC00043182_oct_apr_mm</w:t>
              </w:r>
            </w:ins>
          </w:p>
        </w:tc>
        <w:tc>
          <w:tcPr>
            <w:tcW w:w="419" w:type="dxa"/>
            <w:tcBorders>
              <w:top w:val="single" w:sz="3" w:space="0" w:color="000000"/>
              <w:left w:val="nil"/>
              <w:bottom w:val="nil"/>
              <w:right w:val="nil"/>
            </w:tcBorders>
          </w:tcPr>
          <w:p w:rsidR="002153D1" w:rsidRPr="00D753AC" w:rsidRDefault="002573FA" w:rsidP="00D753AC">
            <w:pPr>
              <w:pStyle w:val="TableParagraph"/>
              <w:spacing w:before="46"/>
              <w:ind w:left="173"/>
              <w:rPr>
                <w:ins w:id="7042" w:author="Claire Kouba" w:date="2023-09-12T16:52:00Z"/>
                <w:rFonts w:ascii="Times New Roman" w:eastAsia="Times New Roman" w:hAnsi="Times New Roman" w:cs="Times New Roman"/>
              </w:rPr>
            </w:pPr>
            <w:ins w:id="7043" w:author="Claire Kouba" w:date="2023-09-12T16:52:00Z">
              <w:r w:rsidRPr="00D753AC">
                <w:rPr>
                  <w:rFonts w:ascii="Times New Roman" w:hAnsi="Times New Roman" w:cs="Times New Roman"/>
                </w:rPr>
                <w:t>67</w:t>
              </w:r>
            </w:ins>
          </w:p>
        </w:tc>
        <w:tc>
          <w:tcPr>
            <w:tcW w:w="1358" w:type="dxa"/>
            <w:tcBorders>
              <w:top w:val="single" w:sz="3" w:space="0" w:color="000000"/>
              <w:left w:val="nil"/>
              <w:bottom w:val="nil"/>
              <w:right w:val="nil"/>
            </w:tcBorders>
          </w:tcPr>
          <w:p w:rsidR="002153D1" w:rsidRPr="00D753AC" w:rsidRDefault="002573FA" w:rsidP="00D753AC">
            <w:pPr>
              <w:pStyle w:val="TableParagraph"/>
              <w:spacing w:before="46"/>
              <w:ind w:left="173" w:right="117"/>
              <w:rPr>
                <w:ins w:id="7044" w:author="Claire Kouba" w:date="2023-09-12T16:52:00Z"/>
                <w:rFonts w:ascii="Times New Roman" w:eastAsia="Times New Roman" w:hAnsi="Times New Roman" w:cs="Times New Roman"/>
              </w:rPr>
            </w:pPr>
            <w:ins w:id="7045" w:author="Claire Kouba" w:date="2023-09-12T16:52:00Z">
              <w:r w:rsidRPr="00D753AC">
                <w:rPr>
                  <w:rFonts w:ascii="Times New Roman" w:hAnsi="Times New Roman" w:cs="Times New Roman"/>
                  <w:w w:val="95"/>
                </w:rPr>
                <w:t>-119</w:t>
              </w:r>
            </w:ins>
          </w:p>
        </w:tc>
        <w:tc>
          <w:tcPr>
            <w:tcW w:w="548" w:type="dxa"/>
            <w:tcBorders>
              <w:top w:val="single" w:sz="3" w:space="0" w:color="000000"/>
              <w:left w:val="nil"/>
              <w:bottom w:val="nil"/>
              <w:right w:val="nil"/>
            </w:tcBorders>
          </w:tcPr>
          <w:p w:rsidR="002153D1" w:rsidRPr="00D753AC" w:rsidRDefault="002573FA" w:rsidP="00D753AC">
            <w:pPr>
              <w:pStyle w:val="TableParagraph"/>
              <w:spacing w:before="46"/>
              <w:ind w:left="173"/>
              <w:rPr>
                <w:ins w:id="7046" w:author="Claire Kouba" w:date="2023-09-12T16:52:00Z"/>
                <w:rFonts w:ascii="Times New Roman" w:eastAsia="Times New Roman" w:hAnsi="Times New Roman" w:cs="Times New Roman"/>
              </w:rPr>
            </w:pPr>
            <w:ins w:id="7047" w:author="Claire Kouba" w:date="2023-09-12T16:52:00Z">
              <w:r w:rsidRPr="00D753AC">
                <w:rPr>
                  <w:rFonts w:ascii="Times New Roman" w:hAnsi="Times New Roman" w:cs="Times New Roman"/>
                </w:rPr>
                <w:t>246</w:t>
              </w:r>
            </w:ins>
          </w:p>
        </w:tc>
        <w:tc>
          <w:tcPr>
            <w:tcW w:w="857" w:type="dxa"/>
            <w:tcBorders>
              <w:top w:val="single" w:sz="3" w:space="0" w:color="000000"/>
              <w:left w:val="nil"/>
              <w:bottom w:val="nil"/>
              <w:right w:val="nil"/>
            </w:tcBorders>
          </w:tcPr>
          <w:p w:rsidR="002153D1" w:rsidRPr="00D753AC" w:rsidRDefault="002573FA" w:rsidP="00D753AC">
            <w:pPr>
              <w:pStyle w:val="TableParagraph"/>
              <w:spacing w:before="46"/>
              <w:ind w:left="173"/>
              <w:rPr>
                <w:ins w:id="7048" w:author="Claire Kouba" w:date="2023-09-12T16:52:00Z"/>
                <w:rFonts w:ascii="Times New Roman" w:eastAsia="Times New Roman" w:hAnsi="Times New Roman" w:cs="Times New Roman"/>
              </w:rPr>
            </w:pPr>
            <w:ins w:id="7049" w:author="Claire Kouba" w:date="2023-09-12T16:52:00Z">
              <w:r w:rsidRPr="00D753AC">
                <w:rPr>
                  <w:rFonts w:ascii="Times New Roman" w:hAnsi="Times New Roman" w:cs="Times New Roman"/>
                </w:rPr>
                <w:t>2.3</w:t>
              </w:r>
            </w:ins>
          </w:p>
        </w:tc>
        <w:tc>
          <w:tcPr>
            <w:tcW w:w="961" w:type="dxa"/>
            <w:tcBorders>
              <w:top w:val="single" w:sz="3" w:space="0" w:color="000000"/>
              <w:left w:val="nil"/>
              <w:bottom w:val="nil"/>
              <w:right w:val="nil"/>
            </w:tcBorders>
          </w:tcPr>
          <w:p w:rsidR="002153D1" w:rsidRPr="00D753AC" w:rsidRDefault="002573FA" w:rsidP="00D753AC">
            <w:pPr>
              <w:pStyle w:val="TableParagraph"/>
              <w:spacing w:before="46"/>
              <w:ind w:left="173"/>
              <w:rPr>
                <w:ins w:id="7050" w:author="Claire Kouba" w:date="2023-09-12T16:52:00Z"/>
                <w:rFonts w:ascii="Times New Roman" w:eastAsia="Times New Roman" w:hAnsi="Times New Roman" w:cs="Times New Roman"/>
              </w:rPr>
            </w:pPr>
            <w:ins w:id="7051" w:author="Claire Kouba" w:date="2023-09-12T16:52:00Z">
              <w:r w:rsidRPr="00D753AC">
                <w:rPr>
                  <w:rFonts w:ascii="Times New Roman" w:hAnsi="Times New Roman" w:cs="Times New Roman"/>
                </w:rPr>
                <w:t>0.62</w:t>
              </w:r>
            </w:ins>
          </w:p>
        </w:tc>
      </w:tr>
      <w:tr w:rsidR="002153D1" w:rsidRPr="00D753AC">
        <w:trPr>
          <w:trHeight w:hRule="exact" w:val="307"/>
          <w:ins w:id="7052"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053" w:author="Claire Kouba" w:date="2023-09-12T16:52:00Z"/>
                <w:rFonts w:ascii="Times New Roman" w:eastAsia="Times New Roman" w:hAnsi="Times New Roman" w:cs="Times New Roman"/>
              </w:rPr>
            </w:pPr>
            <w:ins w:id="7054"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055" w:author="Claire Kouba" w:date="2023-09-12T16:52:00Z"/>
                <w:rFonts w:ascii="Times New Roman" w:eastAsia="Times New Roman" w:hAnsi="Times New Roman" w:cs="Times New Roman"/>
              </w:rPr>
            </w:pPr>
            <w:ins w:id="7056"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057" w:author="Claire Kouba" w:date="2023-09-12T16:52:00Z"/>
                <w:rFonts w:ascii="Times New Roman" w:eastAsia="Times New Roman" w:hAnsi="Times New Roman" w:cs="Times New Roman"/>
              </w:rPr>
            </w:pPr>
            <w:ins w:id="7058"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059" w:author="Claire Kouba" w:date="2023-09-12T16:52:00Z"/>
                <w:rFonts w:ascii="Times New Roman" w:eastAsia="Times New Roman" w:hAnsi="Times New Roman" w:cs="Times New Roman"/>
              </w:rPr>
            </w:pPr>
            <w:ins w:id="7060" w:author="Claire Kouba" w:date="2023-09-12T16:52:00Z">
              <w:r w:rsidRPr="00D753AC">
                <w:rPr>
                  <w:rFonts w:ascii="Times New Roman" w:hAnsi="Times New Roman" w:cs="Times New Roman"/>
                  <w:w w:val="95"/>
                </w:rPr>
                <w:t>-131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061" w:author="Claire Kouba" w:date="2023-09-12T16:52:00Z"/>
                <w:rFonts w:ascii="Times New Roman" w:eastAsia="Times New Roman" w:hAnsi="Times New Roman" w:cs="Times New Roman"/>
              </w:rPr>
            </w:pPr>
            <w:ins w:id="7062" w:author="Claire Kouba" w:date="2023-09-12T16:52:00Z">
              <w:r w:rsidRPr="00D753AC">
                <w:rPr>
                  <w:rFonts w:ascii="Times New Roman" w:hAnsi="Times New Roman" w:cs="Times New Roman"/>
                </w:rPr>
                <w:t>270</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063" w:author="Claire Kouba" w:date="2023-09-12T16:52:00Z"/>
                <w:rFonts w:ascii="Times New Roman" w:eastAsia="Times New Roman" w:hAnsi="Times New Roman" w:cs="Times New Roman"/>
              </w:rPr>
            </w:pPr>
            <w:ins w:id="7064" w:author="Claire Kouba" w:date="2023-09-12T16:52:00Z">
              <w:r w:rsidRPr="00D753AC">
                <w:rPr>
                  <w:rFonts w:ascii="Times New Roman" w:hAnsi="Times New Roman" w:cs="Times New Roman"/>
                </w:rPr>
                <w:t>2.8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065" w:author="Claire Kouba" w:date="2023-09-12T16:52:00Z"/>
                <w:rFonts w:ascii="Times New Roman" w:eastAsia="Times New Roman" w:hAnsi="Times New Roman" w:cs="Times New Roman"/>
              </w:rPr>
            </w:pPr>
            <w:ins w:id="7066" w:author="Claire Kouba" w:date="2023-09-12T16:52:00Z">
              <w:r w:rsidRPr="00D753AC">
                <w:rPr>
                  <w:rFonts w:ascii="Times New Roman" w:hAnsi="Times New Roman" w:cs="Times New Roman"/>
                </w:rPr>
                <w:t>0.53</w:t>
              </w:r>
            </w:ins>
          </w:p>
        </w:tc>
      </w:tr>
      <w:tr w:rsidR="002153D1" w:rsidRPr="00D753AC">
        <w:trPr>
          <w:trHeight w:hRule="exact" w:val="307"/>
          <w:ins w:id="7067"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068" w:author="Claire Kouba" w:date="2023-09-12T16:52:00Z"/>
                <w:rFonts w:ascii="Times New Roman" w:eastAsia="Times New Roman" w:hAnsi="Times New Roman" w:cs="Times New Roman"/>
              </w:rPr>
            </w:pPr>
            <w:ins w:id="7069"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070" w:author="Claire Kouba" w:date="2023-09-12T16:52:00Z"/>
                <w:rFonts w:ascii="Times New Roman" w:eastAsia="Times New Roman" w:hAnsi="Times New Roman" w:cs="Times New Roman"/>
              </w:rPr>
            </w:pPr>
            <w:ins w:id="7071"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072" w:author="Claire Kouba" w:date="2023-09-12T16:52:00Z"/>
                <w:rFonts w:ascii="Times New Roman" w:eastAsia="Times New Roman" w:hAnsi="Times New Roman" w:cs="Times New Roman"/>
              </w:rPr>
            </w:pPr>
            <w:ins w:id="7073"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074" w:author="Claire Kouba" w:date="2023-09-12T16:52:00Z"/>
                <w:rFonts w:ascii="Times New Roman" w:eastAsia="Times New Roman" w:hAnsi="Times New Roman" w:cs="Times New Roman"/>
              </w:rPr>
            </w:pPr>
            <w:ins w:id="7075" w:author="Claire Kouba" w:date="2023-09-12T16:52:00Z">
              <w:r w:rsidRPr="00D753AC">
                <w:rPr>
                  <w:rFonts w:ascii="Times New Roman" w:hAnsi="Times New Roman" w:cs="Times New Roman"/>
                  <w:w w:val="95"/>
                </w:rPr>
                <w:t>-91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076" w:author="Claire Kouba" w:date="2023-09-12T16:52:00Z"/>
                <w:rFonts w:ascii="Times New Roman" w:eastAsia="Times New Roman" w:hAnsi="Times New Roman" w:cs="Times New Roman"/>
              </w:rPr>
            </w:pPr>
            <w:ins w:id="7077" w:author="Claire Kouba" w:date="2023-09-12T16:52:00Z">
              <w:r w:rsidRPr="00D753AC">
                <w:rPr>
                  <w:rFonts w:ascii="Times New Roman" w:hAnsi="Times New Roman" w:cs="Times New Roman"/>
                </w:rPr>
                <w:t>191</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078" w:author="Claire Kouba" w:date="2023-09-12T16:52:00Z"/>
                <w:rFonts w:ascii="Times New Roman" w:eastAsia="Times New Roman" w:hAnsi="Times New Roman" w:cs="Times New Roman"/>
              </w:rPr>
            </w:pPr>
            <w:ins w:id="7079" w:author="Claire Kouba" w:date="2023-09-12T16:52:00Z">
              <w:r w:rsidRPr="00D753AC">
                <w:rPr>
                  <w:rFonts w:ascii="Times New Roman" w:hAnsi="Times New Roman" w:cs="Times New Roman"/>
                </w:rPr>
                <w:t>2.7</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080" w:author="Claire Kouba" w:date="2023-09-12T16:52:00Z"/>
                <w:rFonts w:ascii="Times New Roman" w:eastAsia="Times New Roman" w:hAnsi="Times New Roman" w:cs="Times New Roman"/>
              </w:rPr>
            </w:pPr>
            <w:ins w:id="7081" w:author="Claire Kouba" w:date="2023-09-12T16:52:00Z">
              <w:r w:rsidRPr="00D753AC">
                <w:rPr>
                  <w:rFonts w:ascii="Times New Roman" w:hAnsi="Times New Roman" w:cs="Times New Roman"/>
                </w:rPr>
                <w:t>0.57</w:t>
              </w:r>
            </w:ins>
          </w:p>
        </w:tc>
      </w:tr>
      <w:tr w:rsidR="002153D1" w:rsidRPr="00D753AC">
        <w:trPr>
          <w:trHeight w:hRule="exact" w:val="307"/>
          <w:ins w:id="7082"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083" w:author="Claire Kouba" w:date="2023-09-12T16:52:00Z"/>
                <w:rFonts w:ascii="Times New Roman" w:eastAsia="Times New Roman" w:hAnsi="Times New Roman" w:cs="Times New Roman"/>
              </w:rPr>
            </w:pPr>
            <w:ins w:id="7084"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085" w:author="Claire Kouba" w:date="2023-09-12T16:52:00Z"/>
                <w:rFonts w:ascii="Times New Roman" w:eastAsia="Times New Roman" w:hAnsi="Times New Roman" w:cs="Times New Roman"/>
              </w:rPr>
            </w:pPr>
            <w:ins w:id="7086"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087" w:author="Claire Kouba" w:date="2023-09-12T16:52:00Z"/>
                <w:rFonts w:ascii="Times New Roman" w:eastAsia="Times New Roman" w:hAnsi="Times New Roman" w:cs="Times New Roman"/>
              </w:rPr>
            </w:pPr>
            <w:ins w:id="7088"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089" w:author="Claire Kouba" w:date="2023-09-12T16:52:00Z"/>
                <w:rFonts w:ascii="Times New Roman" w:eastAsia="Times New Roman" w:hAnsi="Times New Roman" w:cs="Times New Roman"/>
              </w:rPr>
            </w:pPr>
            <w:ins w:id="7090" w:author="Claire Kouba" w:date="2023-09-12T16:52:00Z">
              <w:r w:rsidRPr="00D753AC">
                <w:rPr>
                  <w:rFonts w:ascii="Times New Roman" w:hAnsi="Times New Roman" w:cs="Times New Roman"/>
                  <w:w w:val="95"/>
                </w:rPr>
                <w:t>-128</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091" w:author="Claire Kouba" w:date="2023-09-12T16:52:00Z"/>
                <w:rFonts w:ascii="Times New Roman" w:eastAsia="Times New Roman" w:hAnsi="Times New Roman" w:cs="Times New Roman"/>
              </w:rPr>
            </w:pPr>
            <w:ins w:id="7092" w:author="Claire Kouba" w:date="2023-09-12T16:52:00Z">
              <w:r w:rsidRPr="00D753AC">
                <w:rPr>
                  <w:rFonts w:ascii="Times New Roman" w:hAnsi="Times New Roman" w:cs="Times New Roman"/>
                </w:rPr>
                <w:t>264</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093" w:author="Claire Kouba" w:date="2023-09-12T16:52:00Z"/>
                <w:rFonts w:ascii="Times New Roman" w:eastAsia="Times New Roman" w:hAnsi="Times New Roman" w:cs="Times New Roman"/>
              </w:rPr>
            </w:pPr>
            <w:ins w:id="7094" w:author="Claire Kouba" w:date="2023-09-12T16:52:00Z">
              <w:r w:rsidRPr="00D753AC">
                <w:rPr>
                  <w:rFonts w:ascii="Times New Roman" w:hAnsi="Times New Roman" w:cs="Times New Roman"/>
                </w:rPr>
                <w:t>2.6</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095" w:author="Claire Kouba" w:date="2023-09-12T16:52:00Z"/>
                <w:rFonts w:ascii="Times New Roman" w:eastAsia="Times New Roman" w:hAnsi="Times New Roman" w:cs="Times New Roman"/>
              </w:rPr>
            </w:pPr>
            <w:ins w:id="7096" w:author="Claire Kouba" w:date="2023-09-12T16:52:00Z">
              <w:r w:rsidRPr="00D753AC">
                <w:rPr>
                  <w:rFonts w:ascii="Times New Roman" w:hAnsi="Times New Roman" w:cs="Times New Roman"/>
                </w:rPr>
                <w:t>0.57</w:t>
              </w:r>
            </w:ins>
          </w:p>
        </w:tc>
      </w:tr>
      <w:tr w:rsidR="002153D1" w:rsidRPr="00D753AC">
        <w:trPr>
          <w:trHeight w:hRule="exact" w:val="307"/>
          <w:ins w:id="7097"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098" w:author="Claire Kouba" w:date="2023-09-12T16:52:00Z"/>
                <w:rFonts w:ascii="Times New Roman" w:eastAsia="Times New Roman" w:hAnsi="Times New Roman" w:cs="Times New Roman"/>
              </w:rPr>
            </w:pPr>
            <w:ins w:id="7099"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00" w:author="Claire Kouba" w:date="2023-09-12T16:52:00Z"/>
                <w:rFonts w:ascii="Times New Roman" w:eastAsia="Times New Roman" w:hAnsi="Times New Roman" w:cs="Times New Roman"/>
              </w:rPr>
            </w:pPr>
            <w:ins w:id="7101"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02" w:author="Claire Kouba" w:date="2023-09-12T16:52:00Z"/>
                <w:rFonts w:ascii="Times New Roman" w:eastAsia="Times New Roman" w:hAnsi="Times New Roman" w:cs="Times New Roman"/>
              </w:rPr>
            </w:pPr>
            <w:ins w:id="7103" w:author="Claire Kouba" w:date="2023-09-12T16:52:00Z">
              <w:r w:rsidRPr="00D753AC">
                <w:rPr>
                  <w:rFonts w:ascii="Times New Roman" w:hAnsi="Times New Roman" w:cs="Times New Roman"/>
                </w:rPr>
                <w:t>67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04" w:author="Claire Kouba" w:date="2023-09-12T16:52:00Z"/>
                <w:rFonts w:ascii="Times New Roman" w:eastAsia="Times New Roman" w:hAnsi="Times New Roman" w:cs="Times New Roman"/>
              </w:rPr>
            </w:pPr>
            <w:ins w:id="7105" w:author="Claire Kouba" w:date="2023-09-12T16:52:00Z">
              <w:r w:rsidRPr="00D753AC">
                <w:rPr>
                  <w:rFonts w:ascii="Times New Roman" w:hAnsi="Times New Roman" w:cs="Times New Roman"/>
                  <w:w w:val="95"/>
                </w:rPr>
                <w:t>-127</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06" w:author="Claire Kouba" w:date="2023-09-12T16:52:00Z"/>
                <w:rFonts w:ascii="Times New Roman" w:eastAsia="Times New Roman" w:hAnsi="Times New Roman" w:cs="Times New Roman"/>
              </w:rPr>
            </w:pPr>
            <w:ins w:id="7107" w:author="Claire Kouba" w:date="2023-09-12T16:52:00Z">
              <w:r w:rsidRPr="00D753AC">
                <w:rPr>
                  <w:rFonts w:ascii="Times New Roman" w:hAnsi="Times New Roman" w:cs="Times New Roman"/>
                </w:rPr>
                <w:t>263</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08" w:author="Claire Kouba" w:date="2023-09-12T16:52:00Z"/>
                <w:rFonts w:ascii="Times New Roman" w:eastAsia="Times New Roman" w:hAnsi="Times New Roman" w:cs="Times New Roman"/>
              </w:rPr>
            </w:pPr>
            <w:ins w:id="7109" w:author="Claire Kouba" w:date="2023-09-12T16:52:00Z">
              <w:r w:rsidRPr="00D753AC">
                <w:rPr>
                  <w:rFonts w:ascii="Times New Roman" w:hAnsi="Times New Roman" w:cs="Times New Roman"/>
                </w:rPr>
                <w:t>2.9</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10" w:author="Claire Kouba" w:date="2023-09-12T16:52:00Z"/>
                <w:rFonts w:ascii="Times New Roman" w:eastAsia="Times New Roman" w:hAnsi="Times New Roman" w:cs="Times New Roman"/>
              </w:rPr>
            </w:pPr>
            <w:ins w:id="7111" w:author="Claire Kouba" w:date="2023-09-12T16:52:00Z">
              <w:r w:rsidRPr="00D753AC">
                <w:rPr>
                  <w:rFonts w:ascii="Times New Roman" w:hAnsi="Times New Roman" w:cs="Times New Roman"/>
                </w:rPr>
                <w:t>0.52</w:t>
              </w:r>
            </w:ins>
          </w:p>
        </w:tc>
      </w:tr>
      <w:tr w:rsidR="002153D1" w:rsidRPr="00D753AC">
        <w:trPr>
          <w:trHeight w:hRule="exact" w:val="307"/>
          <w:ins w:id="7112"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13" w:author="Claire Kouba" w:date="2023-09-12T16:52:00Z"/>
                <w:rFonts w:ascii="Times New Roman" w:eastAsia="Times New Roman" w:hAnsi="Times New Roman" w:cs="Times New Roman"/>
              </w:rPr>
            </w:pPr>
            <w:ins w:id="7114"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15" w:author="Claire Kouba" w:date="2023-09-12T16:52:00Z"/>
                <w:rFonts w:ascii="Times New Roman" w:eastAsia="Times New Roman" w:hAnsi="Times New Roman" w:cs="Times New Roman"/>
              </w:rPr>
            </w:pPr>
            <w:ins w:id="7116"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17" w:author="Claire Kouba" w:date="2023-09-12T16:52:00Z"/>
                <w:rFonts w:ascii="Times New Roman" w:eastAsia="Times New Roman" w:hAnsi="Times New Roman" w:cs="Times New Roman"/>
              </w:rPr>
            </w:pPr>
            <w:ins w:id="7118" w:author="Claire Kouba" w:date="2023-09-12T16:52:00Z">
              <w:r w:rsidRPr="00D753AC">
                <w:rPr>
                  <w:rFonts w:ascii="Times New Roman" w:hAnsi="Times New Roman" w:cs="Times New Roman"/>
                </w:rPr>
                <w:t>47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19" w:author="Claire Kouba" w:date="2023-09-12T16:52:00Z"/>
                <w:rFonts w:ascii="Times New Roman" w:eastAsia="Times New Roman" w:hAnsi="Times New Roman" w:cs="Times New Roman"/>
              </w:rPr>
            </w:pPr>
            <w:ins w:id="7120" w:author="Claire Kouba" w:date="2023-09-12T16:52:00Z">
              <w:r w:rsidRPr="00D753AC">
                <w:rPr>
                  <w:rFonts w:ascii="Times New Roman" w:hAnsi="Times New Roman" w:cs="Times New Roman"/>
                  <w:w w:val="95"/>
                </w:rPr>
                <w:t>-91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21" w:author="Claire Kouba" w:date="2023-09-12T16:52:00Z"/>
                <w:rFonts w:ascii="Times New Roman" w:eastAsia="Times New Roman" w:hAnsi="Times New Roman" w:cs="Times New Roman"/>
              </w:rPr>
            </w:pPr>
            <w:ins w:id="7122" w:author="Claire Kouba" w:date="2023-09-12T16:52:00Z">
              <w:r w:rsidRPr="00D753AC">
                <w:rPr>
                  <w:rFonts w:ascii="Times New Roman" w:hAnsi="Times New Roman" w:cs="Times New Roman"/>
                </w:rPr>
                <w:t>190</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23" w:author="Claire Kouba" w:date="2023-09-12T16:52:00Z"/>
                <w:rFonts w:ascii="Times New Roman" w:eastAsia="Times New Roman" w:hAnsi="Times New Roman" w:cs="Times New Roman"/>
              </w:rPr>
            </w:pPr>
            <w:ins w:id="7124" w:author="Claire Kouba" w:date="2023-09-12T16:52:00Z">
              <w:r w:rsidRPr="00D753AC">
                <w:rPr>
                  <w:rFonts w:ascii="Times New Roman" w:hAnsi="Times New Roman" w:cs="Times New Roman"/>
                </w:rPr>
                <w:t>3.3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25" w:author="Claire Kouba" w:date="2023-09-12T16:52:00Z"/>
                <w:rFonts w:ascii="Times New Roman" w:eastAsia="Times New Roman" w:hAnsi="Times New Roman" w:cs="Times New Roman"/>
              </w:rPr>
            </w:pPr>
            <w:ins w:id="7126" w:author="Claire Kouba" w:date="2023-09-12T16:52:00Z">
              <w:r w:rsidRPr="00D753AC">
                <w:rPr>
                  <w:rFonts w:ascii="Times New Roman" w:hAnsi="Times New Roman" w:cs="Times New Roman"/>
                </w:rPr>
                <w:t>0.48</w:t>
              </w:r>
            </w:ins>
          </w:p>
        </w:tc>
      </w:tr>
      <w:tr w:rsidR="002153D1" w:rsidRPr="00D753AC">
        <w:trPr>
          <w:trHeight w:hRule="exact" w:val="307"/>
          <w:ins w:id="7127"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28" w:author="Claire Kouba" w:date="2023-09-12T16:52:00Z"/>
                <w:rFonts w:ascii="Times New Roman" w:eastAsia="Times New Roman" w:hAnsi="Times New Roman" w:cs="Times New Roman"/>
              </w:rPr>
            </w:pPr>
            <w:ins w:id="7129"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30" w:author="Claire Kouba" w:date="2023-09-12T16:52:00Z"/>
                <w:rFonts w:ascii="Times New Roman" w:eastAsia="Times New Roman" w:hAnsi="Times New Roman" w:cs="Times New Roman"/>
              </w:rPr>
            </w:pPr>
            <w:ins w:id="7131"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32" w:author="Claire Kouba" w:date="2023-09-12T16:52:00Z"/>
                <w:rFonts w:ascii="Times New Roman" w:eastAsia="Times New Roman" w:hAnsi="Times New Roman" w:cs="Times New Roman"/>
              </w:rPr>
            </w:pPr>
            <w:ins w:id="7133"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34" w:author="Claire Kouba" w:date="2023-09-12T16:52:00Z"/>
                <w:rFonts w:ascii="Times New Roman" w:eastAsia="Times New Roman" w:hAnsi="Times New Roman" w:cs="Times New Roman"/>
              </w:rPr>
            </w:pPr>
            <w:ins w:id="7135" w:author="Claire Kouba" w:date="2023-09-12T16:52:00Z">
              <w:r w:rsidRPr="00D753AC">
                <w:rPr>
                  <w:rFonts w:ascii="Times New Roman" w:hAnsi="Times New Roman" w:cs="Times New Roman"/>
                  <w:w w:val="95"/>
                </w:rPr>
                <w:t>-139</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36" w:author="Claire Kouba" w:date="2023-09-12T16:52:00Z"/>
                <w:rFonts w:ascii="Times New Roman" w:eastAsia="Times New Roman" w:hAnsi="Times New Roman" w:cs="Times New Roman"/>
              </w:rPr>
            </w:pPr>
            <w:ins w:id="7137" w:author="Claire Kouba" w:date="2023-09-12T16:52:00Z">
              <w:r w:rsidRPr="00D753AC">
                <w:rPr>
                  <w:rFonts w:ascii="Times New Roman" w:hAnsi="Times New Roman" w:cs="Times New Roman"/>
                </w:rPr>
                <w:t>286</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38" w:author="Claire Kouba" w:date="2023-09-12T16:52:00Z"/>
                <w:rFonts w:ascii="Times New Roman" w:eastAsia="Times New Roman" w:hAnsi="Times New Roman" w:cs="Times New Roman"/>
              </w:rPr>
            </w:pPr>
            <w:ins w:id="7139" w:author="Claire Kouba" w:date="2023-09-12T16:52:00Z">
              <w:r w:rsidRPr="00D753AC">
                <w:rPr>
                  <w:rFonts w:ascii="Times New Roman" w:hAnsi="Times New Roman" w:cs="Times New Roman"/>
                </w:rPr>
                <w:t>2.8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40" w:author="Claire Kouba" w:date="2023-09-12T16:52:00Z"/>
                <w:rFonts w:ascii="Times New Roman" w:eastAsia="Times New Roman" w:hAnsi="Times New Roman" w:cs="Times New Roman"/>
              </w:rPr>
            </w:pPr>
            <w:ins w:id="7141" w:author="Claire Kouba" w:date="2023-09-12T16:52:00Z">
              <w:r w:rsidRPr="00D753AC">
                <w:rPr>
                  <w:rFonts w:ascii="Times New Roman" w:hAnsi="Times New Roman" w:cs="Times New Roman"/>
                </w:rPr>
                <w:t>0.52</w:t>
              </w:r>
            </w:ins>
          </w:p>
        </w:tc>
      </w:tr>
      <w:tr w:rsidR="002153D1" w:rsidRPr="00D753AC">
        <w:trPr>
          <w:trHeight w:hRule="exact" w:val="307"/>
          <w:ins w:id="7142"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43" w:author="Claire Kouba" w:date="2023-09-12T16:52:00Z"/>
                <w:rFonts w:ascii="Times New Roman" w:eastAsia="Times New Roman" w:hAnsi="Times New Roman" w:cs="Times New Roman"/>
              </w:rPr>
            </w:pPr>
            <w:ins w:id="7144"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45" w:author="Claire Kouba" w:date="2023-09-12T16:52:00Z"/>
                <w:rFonts w:ascii="Times New Roman" w:eastAsia="Times New Roman" w:hAnsi="Times New Roman" w:cs="Times New Roman"/>
              </w:rPr>
            </w:pPr>
            <w:ins w:id="7146"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47" w:author="Claire Kouba" w:date="2023-09-12T16:52:00Z"/>
                <w:rFonts w:ascii="Times New Roman" w:eastAsia="Times New Roman" w:hAnsi="Times New Roman" w:cs="Times New Roman"/>
              </w:rPr>
            </w:pPr>
            <w:ins w:id="7148"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49" w:author="Claire Kouba" w:date="2023-09-12T16:52:00Z"/>
                <w:rFonts w:ascii="Times New Roman" w:eastAsia="Times New Roman" w:hAnsi="Times New Roman" w:cs="Times New Roman"/>
              </w:rPr>
            </w:pPr>
            <w:ins w:id="7150" w:author="Claire Kouba" w:date="2023-09-12T16:52:00Z">
              <w:r w:rsidRPr="00D753AC">
                <w:rPr>
                  <w:rFonts w:ascii="Times New Roman" w:hAnsi="Times New Roman" w:cs="Times New Roman"/>
                  <w:w w:val="95"/>
                </w:rPr>
                <w:t>-97</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51" w:author="Claire Kouba" w:date="2023-09-12T16:52:00Z"/>
                <w:rFonts w:ascii="Times New Roman" w:eastAsia="Times New Roman" w:hAnsi="Times New Roman" w:cs="Times New Roman"/>
              </w:rPr>
            </w:pPr>
            <w:ins w:id="7152" w:author="Claire Kouba" w:date="2023-09-12T16:52:00Z">
              <w:r w:rsidRPr="00D753AC">
                <w:rPr>
                  <w:rFonts w:ascii="Times New Roman" w:hAnsi="Times New Roman" w:cs="Times New Roman"/>
                </w:rPr>
                <w:t>203</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53" w:author="Claire Kouba" w:date="2023-09-12T16:52:00Z"/>
                <w:rFonts w:ascii="Times New Roman" w:eastAsia="Times New Roman" w:hAnsi="Times New Roman" w:cs="Times New Roman"/>
              </w:rPr>
            </w:pPr>
            <w:ins w:id="7154" w:author="Claire Kouba" w:date="2023-09-12T16:52:00Z">
              <w:r w:rsidRPr="00D753AC">
                <w:rPr>
                  <w:rFonts w:ascii="Times New Roman" w:hAnsi="Times New Roman" w:cs="Times New Roman"/>
                </w:rPr>
                <w:t>3.3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55" w:author="Claire Kouba" w:date="2023-09-12T16:52:00Z"/>
                <w:rFonts w:ascii="Times New Roman" w:eastAsia="Times New Roman" w:hAnsi="Times New Roman" w:cs="Times New Roman"/>
              </w:rPr>
            </w:pPr>
            <w:ins w:id="7156" w:author="Claire Kouba" w:date="2023-09-12T16:52:00Z">
              <w:r w:rsidRPr="00D753AC">
                <w:rPr>
                  <w:rFonts w:ascii="Times New Roman" w:hAnsi="Times New Roman" w:cs="Times New Roman"/>
                </w:rPr>
                <w:t>0.45</w:t>
              </w:r>
            </w:ins>
          </w:p>
        </w:tc>
      </w:tr>
      <w:tr w:rsidR="002153D1" w:rsidRPr="00D753AC">
        <w:trPr>
          <w:trHeight w:hRule="exact" w:val="307"/>
          <w:ins w:id="7157"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158" w:author="Claire Kouba" w:date="2023-09-12T16:52:00Z"/>
                <w:rFonts w:ascii="Times New Roman" w:eastAsia="Times New Roman" w:hAnsi="Times New Roman" w:cs="Times New Roman"/>
              </w:rPr>
            </w:pPr>
            <w:ins w:id="7159"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160" w:author="Claire Kouba" w:date="2023-09-12T16:52:00Z"/>
                <w:rFonts w:ascii="Times New Roman" w:eastAsia="Times New Roman" w:hAnsi="Times New Roman" w:cs="Times New Roman"/>
              </w:rPr>
            </w:pPr>
            <w:ins w:id="7161"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162" w:author="Claire Kouba" w:date="2023-09-12T16:52:00Z"/>
                <w:rFonts w:ascii="Times New Roman" w:eastAsia="Times New Roman" w:hAnsi="Times New Roman" w:cs="Times New Roman"/>
              </w:rPr>
            </w:pPr>
            <w:ins w:id="7163"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164" w:author="Claire Kouba" w:date="2023-09-12T16:52:00Z"/>
                <w:rFonts w:ascii="Times New Roman" w:eastAsia="Times New Roman" w:hAnsi="Times New Roman" w:cs="Times New Roman"/>
              </w:rPr>
            </w:pPr>
            <w:ins w:id="7165" w:author="Claire Kouba" w:date="2023-09-12T16:52:00Z">
              <w:r w:rsidRPr="00D753AC">
                <w:rPr>
                  <w:rFonts w:ascii="Times New Roman" w:hAnsi="Times New Roman" w:cs="Times New Roman"/>
                  <w:w w:val="95"/>
                </w:rPr>
                <w:t>-141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166" w:author="Claire Kouba" w:date="2023-09-12T16:52:00Z"/>
                <w:rFonts w:ascii="Times New Roman" w:eastAsia="Times New Roman" w:hAnsi="Times New Roman" w:cs="Times New Roman"/>
              </w:rPr>
            </w:pPr>
            <w:ins w:id="7167" w:author="Claire Kouba" w:date="2023-09-12T16:52:00Z">
              <w:r w:rsidRPr="00D753AC">
                <w:rPr>
                  <w:rFonts w:ascii="Times New Roman" w:hAnsi="Times New Roman" w:cs="Times New Roman"/>
                </w:rPr>
                <w:t>291</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168" w:author="Claire Kouba" w:date="2023-09-12T16:52:00Z"/>
                <w:rFonts w:ascii="Times New Roman" w:eastAsia="Times New Roman" w:hAnsi="Times New Roman" w:cs="Times New Roman"/>
              </w:rPr>
            </w:pPr>
            <w:ins w:id="7169" w:author="Claire Kouba" w:date="2023-09-12T16:52:00Z">
              <w:r w:rsidRPr="00D753AC">
                <w:rPr>
                  <w:rFonts w:ascii="Times New Roman" w:hAnsi="Times New Roman" w:cs="Times New Roman"/>
                </w:rPr>
                <w:t>3.8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170" w:author="Claire Kouba" w:date="2023-09-12T16:52:00Z"/>
                <w:rFonts w:ascii="Times New Roman" w:eastAsia="Times New Roman" w:hAnsi="Times New Roman" w:cs="Times New Roman"/>
              </w:rPr>
            </w:pPr>
            <w:ins w:id="7171" w:author="Claire Kouba" w:date="2023-09-12T16:52:00Z">
              <w:r w:rsidRPr="00D753AC">
                <w:rPr>
                  <w:rFonts w:ascii="Times New Roman" w:hAnsi="Times New Roman" w:cs="Times New Roman"/>
                </w:rPr>
                <w:t>0.37</w:t>
              </w:r>
            </w:ins>
          </w:p>
        </w:tc>
      </w:tr>
      <w:tr w:rsidR="002153D1" w:rsidRPr="00D753AC">
        <w:trPr>
          <w:trHeight w:hRule="exact" w:val="297"/>
          <w:ins w:id="7172" w:author="Claire Kouba" w:date="2023-09-12T16:52:00Z"/>
        </w:trPr>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173" w:author="Claire Kouba" w:date="2023-09-12T16:52:00Z"/>
                <w:rFonts w:ascii="Times New Roman" w:eastAsia="Times New Roman" w:hAnsi="Times New Roman" w:cs="Times New Roman"/>
              </w:rPr>
            </w:pPr>
            <w:ins w:id="7174" w:author="Claire Kouba" w:date="2023-09-12T16:52:00Z">
              <w:r w:rsidRPr="00D753AC">
                <w:rPr>
                  <w:rFonts w:ascii="Times New Roman" w:hAnsi="Times New Roman" w:cs="Times New Roman"/>
                </w:rPr>
                <w:t>springWL_415635N1228315W001</w:t>
              </w:r>
            </w:ins>
          </w:p>
        </w:tc>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175" w:author="Claire Kouba" w:date="2023-09-12T16:52:00Z"/>
                <w:rFonts w:ascii="Times New Roman" w:eastAsia="Times New Roman" w:hAnsi="Times New Roman" w:cs="Times New Roman"/>
              </w:rPr>
            </w:pPr>
            <w:ins w:id="7176" w:author="Claire Kouba" w:date="2023-09-12T16:52:00Z">
              <w:r w:rsidRPr="00D753AC">
                <w:rPr>
                  <w:rFonts w:ascii="Times New Roman" w:hAnsi="Times New Roman" w:cs="Times New Roman"/>
                </w:rPr>
                <w:t>mar_flow</w:t>
              </w:r>
            </w:ins>
          </w:p>
        </w:tc>
        <w:tc>
          <w:tcPr>
            <w:tcW w:w="419" w:type="dxa"/>
            <w:tcBorders>
              <w:top w:val="nil"/>
              <w:left w:val="nil"/>
              <w:bottom w:val="single" w:sz="3" w:space="0" w:color="000000"/>
              <w:right w:val="nil"/>
            </w:tcBorders>
          </w:tcPr>
          <w:p w:rsidR="002153D1" w:rsidRPr="00D753AC" w:rsidRDefault="002573FA" w:rsidP="00D753AC">
            <w:pPr>
              <w:pStyle w:val="TableParagraph"/>
              <w:spacing w:before="33"/>
              <w:ind w:left="173"/>
              <w:rPr>
                <w:ins w:id="7177" w:author="Claire Kouba" w:date="2023-09-12T16:52:00Z"/>
                <w:rFonts w:ascii="Times New Roman" w:eastAsia="Times New Roman" w:hAnsi="Times New Roman" w:cs="Times New Roman"/>
              </w:rPr>
            </w:pPr>
            <w:ins w:id="7178" w:author="Claire Kouba" w:date="2023-09-12T16:52:00Z">
              <w:r w:rsidRPr="00D753AC">
                <w:rPr>
                  <w:rFonts w:ascii="Times New Roman" w:hAnsi="Times New Roman" w:cs="Times New Roman"/>
                </w:rPr>
                <w:t>50</w:t>
              </w:r>
            </w:ins>
          </w:p>
        </w:tc>
        <w:tc>
          <w:tcPr>
            <w:tcW w:w="1358" w:type="dxa"/>
            <w:tcBorders>
              <w:top w:val="nil"/>
              <w:left w:val="nil"/>
              <w:bottom w:val="single" w:sz="3" w:space="0" w:color="000000"/>
              <w:right w:val="nil"/>
            </w:tcBorders>
          </w:tcPr>
          <w:p w:rsidR="002153D1" w:rsidRPr="00D753AC" w:rsidRDefault="002573FA" w:rsidP="00D753AC">
            <w:pPr>
              <w:pStyle w:val="TableParagraph"/>
              <w:spacing w:before="33"/>
              <w:ind w:left="173" w:right="117"/>
              <w:rPr>
                <w:ins w:id="7179" w:author="Claire Kouba" w:date="2023-09-12T16:52:00Z"/>
                <w:rFonts w:ascii="Times New Roman" w:eastAsia="Times New Roman" w:hAnsi="Times New Roman" w:cs="Times New Roman"/>
              </w:rPr>
            </w:pPr>
            <w:ins w:id="7180" w:author="Claire Kouba" w:date="2023-09-12T16:52:00Z">
              <w:r w:rsidRPr="00D753AC">
                <w:rPr>
                  <w:rFonts w:ascii="Times New Roman" w:hAnsi="Times New Roman" w:cs="Times New Roman"/>
                  <w:w w:val="95"/>
                </w:rPr>
                <w:t>-94</w:t>
              </w:r>
            </w:ins>
          </w:p>
        </w:tc>
        <w:tc>
          <w:tcPr>
            <w:tcW w:w="548" w:type="dxa"/>
            <w:tcBorders>
              <w:top w:val="nil"/>
              <w:left w:val="nil"/>
              <w:bottom w:val="single" w:sz="3" w:space="0" w:color="000000"/>
              <w:right w:val="nil"/>
            </w:tcBorders>
          </w:tcPr>
          <w:p w:rsidR="002153D1" w:rsidRPr="00D753AC" w:rsidRDefault="002573FA" w:rsidP="00D753AC">
            <w:pPr>
              <w:pStyle w:val="TableParagraph"/>
              <w:spacing w:before="33"/>
              <w:ind w:left="173"/>
              <w:rPr>
                <w:ins w:id="7181" w:author="Claire Kouba" w:date="2023-09-12T16:52:00Z"/>
                <w:rFonts w:ascii="Times New Roman" w:eastAsia="Times New Roman" w:hAnsi="Times New Roman" w:cs="Times New Roman"/>
              </w:rPr>
            </w:pPr>
            <w:ins w:id="7182" w:author="Claire Kouba" w:date="2023-09-12T16:52:00Z">
              <w:r w:rsidRPr="00D753AC">
                <w:rPr>
                  <w:rFonts w:ascii="Times New Roman" w:hAnsi="Times New Roman" w:cs="Times New Roman"/>
                </w:rPr>
                <w:t>197</w:t>
              </w:r>
            </w:ins>
          </w:p>
        </w:tc>
        <w:tc>
          <w:tcPr>
            <w:tcW w:w="857" w:type="dxa"/>
            <w:tcBorders>
              <w:top w:val="nil"/>
              <w:left w:val="nil"/>
              <w:bottom w:val="single" w:sz="3" w:space="0" w:color="000000"/>
              <w:right w:val="nil"/>
            </w:tcBorders>
          </w:tcPr>
          <w:p w:rsidR="002153D1" w:rsidRPr="00D753AC" w:rsidRDefault="002573FA" w:rsidP="00D753AC">
            <w:pPr>
              <w:pStyle w:val="TableParagraph"/>
              <w:spacing w:before="33"/>
              <w:ind w:left="173"/>
              <w:rPr>
                <w:ins w:id="7183" w:author="Claire Kouba" w:date="2023-09-12T16:52:00Z"/>
                <w:rFonts w:ascii="Times New Roman" w:eastAsia="Times New Roman" w:hAnsi="Times New Roman" w:cs="Times New Roman"/>
              </w:rPr>
            </w:pPr>
            <w:ins w:id="7184" w:author="Claire Kouba" w:date="2023-09-12T16:52:00Z">
              <w:r w:rsidRPr="00D753AC">
                <w:rPr>
                  <w:rFonts w:ascii="Times New Roman" w:hAnsi="Times New Roman" w:cs="Times New Roman"/>
                </w:rPr>
                <w:t>3.1</w:t>
              </w:r>
            </w:ins>
          </w:p>
        </w:tc>
        <w:tc>
          <w:tcPr>
            <w:tcW w:w="961" w:type="dxa"/>
            <w:tcBorders>
              <w:top w:val="nil"/>
              <w:left w:val="nil"/>
              <w:bottom w:val="single" w:sz="3" w:space="0" w:color="000000"/>
              <w:right w:val="nil"/>
            </w:tcBorders>
          </w:tcPr>
          <w:p w:rsidR="002153D1" w:rsidRPr="00D753AC" w:rsidRDefault="002573FA" w:rsidP="00D753AC">
            <w:pPr>
              <w:pStyle w:val="TableParagraph"/>
              <w:spacing w:before="33"/>
              <w:ind w:left="173"/>
              <w:rPr>
                <w:ins w:id="7185" w:author="Claire Kouba" w:date="2023-09-12T16:52:00Z"/>
                <w:rFonts w:ascii="Times New Roman" w:eastAsia="Times New Roman" w:hAnsi="Times New Roman" w:cs="Times New Roman"/>
              </w:rPr>
            </w:pPr>
            <w:ins w:id="7186" w:author="Claire Kouba" w:date="2023-09-12T16:52:00Z">
              <w:r w:rsidRPr="00D753AC">
                <w:rPr>
                  <w:rFonts w:ascii="Times New Roman" w:hAnsi="Times New Roman" w:cs="Times New Roman"/>
                </w:rPr>
                <w:t>0.51</w:t>
              </w:r>
            </w:ins>
          </w:p>
        </w:tc>
      </w:tr>
    </w:tbl>
    <w:p w:rsidR="002153D1" w:rsidRPr="00D753AC" w:rsidRDefault="002153D1" w:rsidP="00D753AC">
      <w:pPr>
        <w:ind w:left="173"/>
        <w:rPr>
          <w:ins w:id="7187" w:author="Claire Kouba" w:date="2023-09-12T16:52:00Z"/>
          <w:rFonts w:ascii="Times New Roman" w:eastAsia="Times New Roman" w:hAnsi="Times New Roman" w:cs="Times New Roman"/>
        </w:rPr>
        <w:sectPr w:rsidR="002153D1" w:rsidRPr="00D753AC">
          <w:pgSz w:w="11910" w:h="13610"/>
          <w:pgMar w:top="520" w:right="840" w:bottom="880" w:left="800" w:header="0" w:footer="689" w:gutter="0"/>
          <w:cols w:space="720"/>
        </w:sectPr>
      </w:pPr>
    </w:p>
    <w:p w:rsidR="002153D1" w:rsidRPr="00D753AC" w:rsidRDefault="002153D1" w:rsidP="00D753AC">
      <w:pPr>
        <w:spacing w:before="3"/>
        <w:ind w:left="173"/>
        <w:rPr>
          <w:ins w:id="7188" w:author="Claire Kouba" w:date="2023-09-12T16:52:00Z"/>
          <w:rFonts w:ascii="Times New Roman" w:eastAsia="Times New Roman" w:hAnsi="Times New Roman" w:cs="Times New Roman"/>
        </w:rPr>
      </w:pPr>
    </w:p>
    <w:p w:rsidR="002153D1" w:rsidRPr="00D753AC" w:rsidRDefault="002573FA" w:rsidP="00D753AC">
      <w:pPr>
        <w:ind w:left="173"/>
        <w:rPr>
          <w:ins w:id="7189" w:author="Claire Kouba" w:date="2023-09-12T16:52:00Z"/>
          <w:rFonts w:ascii="Times New Roman" w:eastAsia="Times New Roman" w:hAnsi="Times New Roman" w:cs="Times New Roman"/>
        </w:rPr>
      </w:pPr>
      <w:ins w:id="7190" w:author="Claire Kouba" w:date="2023-09-12T16:52:00Z">
        <w:r w:rsidRPr="00D753AC">
          <w:rPr>
            <w:rFonts w:ascii="Times New Roman" w:eastAsia="Times New Roman" w:hAnsi="Times New Roman" w:cs="Times New Roman"/>
            <w:noProof/>
            <w:position w:val="-220"/>
          </w:rPr>
          <w:drawing>
            <wp:inline distT="0" distB="0" distL="0" distR="0">
              <wp:extent cx="6300787" cy="7000875"/>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1" cstate="print"/>
                      <a:stretch>
                        <a:fillRect/>
                      </a:stretch>
                    </pic:blipFill>
                    <pic:spPr>
                      <a:xfrm>
                        <a:off x="0" y="0"/>
                        <a:ext cx="6300787" cy="7000875"/>
                      </a:xfrm>
                      <a:prstGeom prst="rect">
                        <a:avLst/>
                      </a:prstGeom>
                    </pic:spPr>
                  </pic:pic>
                </a:graphicData>
              </a:graphic>
            </wp:inline>
          </w:drawing>
        </w:r>
      </w:ins>
    </w:p>
    <w:p w:rsidR="002153D1" w:rsidRPr="00D753AC" w:rsidRDefault="002153D1" w:rsidP="00D753AC">
      <w:pPr>
        <w:ind w:left="173"/>
        <w:rPr>
          <w:ins w:id="7191" w:author="Claire Kouba" w:date="2023-09-12T16:52:00Z"/>
          <w:rFonts w:ascii="Times New Roman" w:eastAsia="Times New Roman" w:hAnsi="Times New Roman" w:cs="Times New Roman"/>
        </w:rPr>
      </w:pPr>
    </w:p>
    <w:p w:rsidR="002153D1" w:rsidRPr="00D753AC" w:rsidRDefault="002573FA" w:rsidP="00D753AC">
      <w:pPr>
        <w:spacing w:before="69"/>
        <w:ind w:left="173"/>
        <w:rPr>
          <w:ins w:id="7192" w:author="Claire Kouba" w:date="2023-09-12T16:52:00Z"/>
          <w:rFonts w:ascii="Times New Roman" w:eastAsia="Times New Roman" w:hAnsi="Times New Roman" w:cs="Times New Roman"/>
        </w:rPr>
      </w:pPr>
      <w:bookmarkStart w:id="7193" w:name="_bookmark14"/>
      <w:bookmarkEnd w:id="7193"/>
      <w:ins w:id="7194"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A3.</w:t>
        </w:r>
        <w:r w:rsidRPr="00D753AC">
          <w:rPr>
            <w:rFonts w:ascii="Times New Roman" w:hAnsi="Times New Roman" w:cs="Times New Roman"/>
            <w:b/>
            <w:spacing w:val="-4"/>
          </w:rPr>
          <w:t xml:space="preserve"> </w:t>
        </w:r>
        <w:r w:rsidRPr="00D753AC">
          <w:rPr>
            <w:rFonts w:ascii="Times New Roman" w:hAnsi="Times New Roman" w:cs="Times New Roman"/>
          </w:rPr>
          <w:t>Single-predictor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minimum</w:t>
        </w:r>
        <w:r w:rsidRPr="00D753AC">
          <w:rPr>
            <w:rFonts w:ascii="Times New Roman" w:hAnsi="Times New Roman" w:cs="Times New Roman"/>
            <w:spacing w:val="-4"/>
          </w:rPr>
          <w:t xml:space="preserve"> </w:t>
        </w:r>
        <w:r w:rsidRPr="00D753AC">
          <w:rPr>
            <w:rFonts w:ascii="Times New Roman" w:hAnsi="Times New Roman" w:cs="Times New Roman"/>
          </w:rPr>
          <w:t>30-day</w:t>
        </w:r>
        <w:r w:rsidRPr="00D753AC">
          <w:rPr>
            <w:rFonts w:ascii="Times New Roman" w:hAnsi="Times New Roman" w:cs="Times New Roman"/>
            <w:spacing w:val="-4"/>
          </w:rPr>
          <w:t xml:space="preserve"> </w:t>
        </w:r>
        <w:r w:rsidRPr="00D753AC">
          <w:rPr>
            <w:rFonts w:ascii="Times New Roman" w:hAnsi="Times New Roman" w:cs="Times New Roman"/>
          </w:rPr>
          <w:t>dry</w:t>
        </w:r>
        <w:r w:rsidRPr="00D753AC">
          <w:rPr>
            <w:rFonts w:ascii="Times New Roman" w:hAnsi="Times New Roman" w:cs="Times New Roman"/>
            <w:spacing w:val="-4"/>
          </w:rPr>
          <w:t xml:space="preserve"> </w:t>
        </w:r>
        <w:r w:rsidRPr="00D753AC">
          <w:rPr>
            <w:rFonts w:ascii="Times New Roman" w:hAnsi="Times New Roman" w:cs="Times New Roman"/>
          </w:rPr>
          <w:t>season</w:t>
        </w:r>
        <w:r w:rsidRPr="00D753AC">
          <w:rPr>
            <w:rFonts w:ascii="Times New Roman" w:hAnsi="Times New Roman" w:cs="Times New Roman"/>
            <w:spacing w:val="-4"/>
          </w:rPr>
          <w:t xml:space="preserve"> </w:t>
        </w:r>
        <w:r w:rsidRPr="00D753AC">
          <w:rPr>
            <w:rFonts w:ascii="Times New Roman" w:hAnsi="Times New Roman" w:cs="Times New Roman"/>
          </w:rPr>
          <w:t>baseflows</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Scott</w:t>
        </w:r>
        <w:r w:rsidRPr="00D753AC">
          <w:rPr>
            <w:rFonts w:ascii="Times New Roman" w:hAnsi="Times New Roman" w:cs="Times New Roman"/>
            <w:spacing w:val="-4"/>
          </w:rPr>
          <w:t xml:space="preserve"> River.</w:t>
        </w:r>
      </w:ins>
    </w:p>
    <w:p w:rsidR="002153D1" w:rsidRPr="00D753AC" w:rsidRDefault="002153D1" w:rsidP="00D753AC">
      <w:pPr>
        <w:ind w:left="173"/>
        <w:rPr>
          <w:ins w:id="7195" w:author="Claire Kouba" w:date="2023-09-12T16:52:00Z"/>
          <w:rFonts w:ascii="Times New Roman" w:eastAsia="Times New Roman" w:hAnsi="Times New Roman" w:cs="Times New Roman"/>
        </w:rPr>
        <w:sectPr w:rsidR="002153D1" w:rsidRPr="00D753AC">
          <w:pgSz w:w="11910" w:h="13610"/>
          <w:pgMar w:top="580" w:right="840" w:bottom="880" w:left="820" w:header="0" w:footer="689" w:gutter="0"/>
          <w:cols w:space="720"/>
        </w:sectPr>
      </w:pPr>
    </w:p>
    <w:p w:rsidR="002153D1" w:rsidRPr="00D753AC" w:rsidRDefault="002153D1" w:rsidP="00D753AC">
      <w:pPr>
        <w:spacing w:before="9"/>
        <w:ind w:left="173"/>
        <w:rPr>
          <w:ins w:id="7196" w:author="Claire Kouba" w:date="2023-09-12T16:52:00Z"/>
          <w:rFonts w:ascii="Times New Roman" w:eastAsia="Times New Roman" w:hAnsi="Times New Roman" w:cs="Times New Roman"/>
        </w:rPr>
      </w:pPr>
    </w:p>
    <w:p w:rsidR="002153D1" w:rsidRPr="00D753AC" w:rsidRDefault="002573FA" w:rsidP="00D753AC">
      <w:pPr>
        <w:ind w:left="173"/>
        <w:rPr>
          <w:ins w:id="7197" w:author="Claire Kouba" w:date="2023-09-12T16:52:00Z"/>
          <w:rFonts w:ascii="Times New Roman" w:eastAsia="Times New Roman" w:hAnsi="Times New Roman" w:cs="Times New Roman"/>
        </w:rPr>
      </w:pPr>
      <w:ins w:id="7198" w:author="Claire Kouba" w:date="2023-09-12T16:52:00Z">
        <w:r w:rsidRPr="00D753AC">
          <w:rPr>
            <w:rFonts w:ascii="Times New Roman" w:eastAsia="Times New Roman" w:hAnsi="Times New Roman" w:cs="Times New Roman"/>
            <w:noProof/>
            <w:position w:val="-215"/>
          </w:rPr>
          <w:drawing>
            <wp:inline distT="0" distB="0" distL="0" distR="0">
              <wp:extent cx="6400799" cy="685800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2" cstate="print"/>
                      <a:stretch>
                        <a:fillRect/>
                      </a:stretch>
                    </pic:blipFill>
                    <pic:spPr>
                      <a:xfrm>
                        <a:off x="0" y="0"/>
                        <a:ext cx="6400799" cy="6858000"/>
                      </a:xfrm>
                      <a:prstGeom prst="rect">
                        <a:avLst/>
                      </a:prstGeom>
                    </pic:spPr>
                  </pic:pic>
                </a:graphicData>
              </a:graphic>
            </wp:inline>
          </w:drawing>
        </w:r>
      </w:ins>
    </w:p>
    <w:p w:rsidR="002153D1" w:rsidRPr="00D753AC" w:rsidRDefault="002153D1" w:rsidP="00D753AC">
      <w:pPr>
        <w:spacing w:before="11"/>
        <w:ind w:left="173"/>
        <w:rPr>
          <w:ins w:id="7199" w:author="Claire Kouba" w:date="2023-09-12T16:52:00Z"/>
          <w:rFonts w:ascii="Times New Roman" w:eastAsia="Times New Roman" w:hAnsi="Times New Roman" w:cs="Times New Roman"/>
        </w:rPr>
      </w:pPr>
    </w:p>
    <w:p w:rsidR="002153D1" w:rsidRPr="00D753AC" w:rsidRDefault="002573FA" w:rsidP="00D753AC">
      <w:pPr>
        <w:spacing w:before="69"/>
        <w:ind w:left="173"/>
        <w:rPr>
          <w:ins w:id="7200" w:author="Claire Kouba" w:date="2023-09-12T16:52:00Z"/>
          <w:rFonts w:ascii="Times New Roman" w:eastAsia="Times New Roman" w:hAnsi="Times New Roman" w:cs="Times New Roman"/>
        </w:rPr>
      </w:pPr>
      <w:bookmarkStart w:id="7201" w:name="_bookmark15"/>
      <w:bookmarkEnd w:id="7201"/>
      <w:ins w:id="7202" w:author="Claire Kouba" w:date="2023-09-12T16:52:00Z">
        <w:r w:rsidRPr="00D753AC">
          <w:rPr>
            <w:rFonts w:ascii="Times New Roman" w:hAnsi="Times New Roman" w:cs="Times New Roman"/>
            <w:b/>
          </w:rPr>
          <w:t>Figure</w:t>
        </w:r>
        <w:r w:rsidRPr="00D753AC">
          <w:rPr>
            <w:rFonts w:ascii="Times New Roman" w:hAnsi="Times New Roman" w:cs="Times New Roman"/>
            <w:b/>
            <w:spacing w:val="-6"/>
          </w:rPr>
          <w:t xml:space="preserve"> </w:t>
        </w:r>
        <w:r w:rsidRPr="00D753AC">
          <w:rPr>
            <w:rFonts w:ascii="Times New Roman" w:hAnsi="Times New Roman" w:cs="Times New Roman"/>
            <w:b/>
          </w:rPr>
          <w:t>A4.</w:t>
        </w:r>
        <w:r w:rsidRPr="00D753AC">
          <w:rPr>
            <w:rFonts w:ascii="Times New Roman" w:hAnsi="Times New Roman" w:cs="Times New Roman"/>
            <w:b/>
            <w:spacing w:val="-6"/>
          </w:rPr>
          <w:t xml:space="preserve"> </w:t>
        </w:r>
        <w:r w:rsidRPr="00D753AC">
          <w:rPr>
            <w:rFonts w:ascii="Times New Roman" w:hAnsi="Times New Roman" w:cs="Times New Roman"/>
          </w:rPr>
          <w:t>Two-predictor</w:t>
        </w:r>
        <w:r w:rsidRPr="00D753AC">
          <w:rPr>
            <w:rFonts w:ascii="Times New Roman" w:hAnsi="Times New Roman" w:cs="Times New Roman"/>
            <w:spacing w:val="-6"/>
          </w:rPr>
          <w:t xml:space="preserve"> </w:t>
        </w:r>
        <w:r w:rsidRPr="00D753AC">
          <w:rPr>
            <w:rFonts w:ascii="Times New Roman" w:hAnsi="Times New Roman" w:cs="Times New Roman"/>
          </w:rPr>
          <w:t>models</w:t>
        </w:r>
        <w:r w:rsidRPr="00D753AC">
          <w:rPr>
            <w:rFonts w:ascii="Times New Roman" w:hAnsi="Times New Roman" w:cs="Times New Roman"/>
            <w:spacing w:val="-6"/>
          </w:rPr>
          <w:t xml:space="preserve"> </w:t>
        </w:r>
        <w:r w:rsidRPr="00D753AC">
          <w:rPr>
            <w:rFonts w:ascii="Times New Roman" w:hAnsi="Times New Roman" w:cs="Times New Roman"/>
          </w:rPr>
          <w:t>of</w:t>
        </w:r>
        <w:r w:rsidRPr="00D753AC">
          <w:rPr>
            <w:rFonts w:ascii="Times New Roman" w:hAnsi="Times New Roman" w:cs="Times New Roman"/>
            <w:spacing w:val="-6"/>
          </w:rPr>
          <w:t xml:space="preserve"> </w:t>
        </w:r>
        <w:r w:rsidRPr="00D753AC">
          <w:rPr>
            <w:rFonts w:ascii="Times New Roman" w:hAnsi="Times New Roman" w:cs="Times New Roman"/>
          </w:rPr>
          <w:t>minimum</w:t>
        </w:r>
        <w:r w:rsidRPr="00D753AC">
          <w:rPr>
            <w:rFonts w:ascii="Times New Roman" w:hAnsi="Times New Roman" w:cs="Times New Roman"/>
            <w:spacing w:val="-6"/>
          </w:rPr>
          <w:t xml:space="preserve"> </w:t>
        </w:r>
        <w:r w:rsidRPr="00D753AC">
          <w:rPr>
            <w:rFonts w:ascii="Times New Roman" w:hAnsi="Times New Roman" w:cs="Times New Roman"/>
          </w:rPr>
          <w:t>30-day</w:t>
        </w:r>
        <w:r w:rsidRPr="00D753AC">
          <w:rPr>
            <w:rFonts w:ascii="Times New Roman" w:hAnsi="Times New Roman" w:cs="Times New Roman"/>
            <w:spacing w:val="-6"/>
          </w:rPr>
          <w:t xml:space="preserve"> </w:t>
        </w:r>
        <w:r w:rsidRPr="00D753AC">
          <w:rPr>
            <w:rFonts w:ascii="Times New Roman" w:hAnsi="Times New Roman" w:cs="Times New Roman"/>
          </w:rPr>
          <w:t>dry</w:t>
        </w:r>
        <w:r w:rsidRPr="00D753AC">
          <w:rPr>
            <w:rFonts w:ascii="Times New Roman" w:hAnsi="Times New Roman" w:cs="Times New Roman"/>
            <w:spacing w:val="-6"/>
          </w:rPr>
          <w:t xml:space="preserve"> </w:t>
        </w:r>
        <w:r w:rsidRPr="00D753AC">
          <w:rPr>
            <w:rFonts w:ascii="Times New Roman" w:hAnsi="Times New Roman" w:cs="Times New Roman"/>
          </w:rPr>
          <w:t>season</w:t>
        </w:r>
        <w:r w:rsidRPr="00D753AC">
          <w:rPr>
            <w:rFonts w:ascii="Times New Roman" w:hAnsi="Times New Roman" w:cs="Times New Roman"/>
            <w:spacing w:val="-6"/>
          </w:rPr>
          <w:t xml:space="preserve"> </w:t>
        </w:r>
        <w:r w:rsidRPr="00D753AC">
          <w:rPr>
            <w:rFonts w:ascii="Times New Roman" w:hAnsi="Times New Roman" w:cs="Times New Roman"/>
          </w:rPr>
          <w:t>baseflows</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the</w:t>
        </w:r>
        <w:r w:rsidRPr="00D753AC">
          <w:rPr>
            <w:rFonts w:ascii="Times New Roman" w:hAnsi="Times New Roman" w:cs="Times New Roman"/>
            <w:spacing w:val="-6"/>
          </w:rPr>
          <w:t xml:space="preserve"> </w:t>
        </w:r>
        <w:r w:rsidRPr="00D753AC">
          <w:rPr>
            <w:rFonts w:ascii="Times New Roman" w:hAnsi="Times New Roman" w:cs="Times New Roman"/>
          </w:rPr>
          <w:t>Scott</w:t>
        </w:r>
        <w:r w:rsidRPr="00D753AC">
          <w:rPr>
            <w:rFonts w:ascii="Times New Roman" w:hAnsi="Times New Roman" w:cs="Times New Roman"/>
            <w:spacing w:val="-6"/>
          </w:rPr>
          <w:t xml:space="preserve"> </w:t>
        </w:r>
        <w:r w:rsidRPr="00D753AC">
          <w:rPr>
            <w:rFonts w:ascii="Times New Roman" w:hAnsi="Times New Roman" w:cs="Times New Roman"/>
            <w:spacing w:val="-4"/>
          </w:rPr>
          <w:t>River.</w:t>
        </w:r>
      </w:ins>
    </w:p>
    <w:p w:rsidR="002153D1" w:rsidRPr="00D753AC" w:rsidRDefault="002153D1" w:rsidP="00D753AC">
      <w:pPr>
        <w:ind w:left="173"/>
        <w:rPr>
          <w:ins w:id="7203" w:author="Claire Kouba" w:date="2023-09-12T16:52:00Z"/>
          <w:rFonts w:ascii="Times New Roman" w:eastAsia="Times New Roman" w:hAnsi="Times New Roman" w:cs="Times New Roman"/>
        </w:rPr>
        <w:sectPr w:rsidR="002153D1" w:rsidRPr="00D753AC">
          <w:pgSz w:w="11910" w:h="13610"/>
          <w:pgMar w:top="760" w:right="840" w:bottom="880" w:left="820" w:header="0" w:footer="689" w:gutter="0"/>
          <w:cols w:space="720"/>
        </w:sectPr>
      </w:pPr>
    </w:p>
    <w:p w:rsidR="002153D1" w:rsidRPr="00D753AC" w:rsidRDefault="002153D1" w:rsidP="00D753AC">
      <w:pPr>
        <w:spacing w:before="8"/>
        <w:ind w:left="173"/>
        <w:rPr>
          <w:ins w:id="7204" w:author="Claire Kouba" w:date="2023-09-12T16:52:00Z"/>
          <w:rFonts w:ascii="Times New Roman" w:eastAsia="Times New Roman" w:hAnsi="Times New Roman" w:cs="Times New Roman"/>
        </w:rPr>
      </w:pPr>
    </w:p>
    <w:p w:rsidR="002153D1" w:rsidRPr="00D753AC" w:rsidRDefault="002573FA" w:rsidP="00D753AC">
      <w:pPr>
        <w:ind w:left="173"/>
        <w:rPr>
          <w:ins w:id="7205" w:author="Claire Kouba" w:date="2023-09-12T16:52:00Z"/>
          <w:rFonts w:ascii="Times New Roman" w:eastAsia="Times New Roman" w:hAnsi="Times New Roman" w:cs="Times New Roman"/>
        </w:rPr>
      </w:pPr>
      <w:ins w:id="7206" w:author="Claire Kouba" w:date="2023-09-12T16:52:00Z">
        <w:r w:rsidRPr="00D753AC">
          <w:rPr>
            <w:rFonts w:ascii="Times New Roman" w:eastAsia="Times New Roman" w:hAnsi="Times New Roman" w:cs="Times New Roman"/>
            <w:noProof/>
            <w:position w:val="-186"/>
          </w:rPr>
          <w:drawing>
            <wp:inline distT="0" distB="0" distL="0" distR="0">
              <wp:extent cx="6400799" cy="5943600"/>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3" cstate="print"/>
                      <a:stretch>
                        <a:fillRect/>
                      </a:stretch>
                    </pic:blipFill>
                    <pic:spPr>
                      <a:xfrm>
                        <a:off x="0" y="0"/>
                        <a:ext cx="6400799" cy="5943600"/>
                      </a:xfrm>
                      <a:prstGeom prst="rect">
                        <a:avLst/>
                      </a:prstGeom>
                    </pic:spPr>
                  </pic:pic>
                </a:graphicData>
              </a:graphic>
            </wp:inline>
          </w:drawing>
        </w:r>
      </w:ins>
    </w:p>
    <w:p w:rsidR="002153D1" w:rsidRPr="00D753AC" w:rsidRDefault="002153D1" w:rsidP="00D753AC">
      <w:pPr>
        <w:spacing w:before="6"/>
        <w:ind w:left="173"/>
        <w:rPr>
          <w:ins w:id="7207" w:author="Claire Kouba" w:date="2023-09-12T16:52:00Z"/>
          <w:rFonts w:ascii="Times New Roman" w:eastAsia="Times New Roman" w:hAnsi="Times New Roman" w:cs="Times New Roman"/>
        </w:rPr>
      </w:pPr>
    </w:p>
    <w:p w:rsidR="002153D1" w:rsidRPr="00D753AC" w:rsidRDefault="002573FA" w:rsidP="00D753AC">
      <w:pPr>
        <w:spacing w:before="69"/>
        <w:ind w:left="173" w:right="99"/>
        <w:rPr>
          <w:ins w:id="7208" w:author="Claire Kouba" w:date="2023-09-12T16:52:00Z"/>
          <w:rFonts w:ascii="Times New Roman" w:eastAsia="Times New Roman" w:hAnsi="Times New Roman" w:cs="Times New Roman"/>
        </w:rPr>
      </w:pPr>
      <w:bookmarkStart w:id="7209" w:name="_bookmark16"/>
      <w:bookmarkEnd w:id="7209"/>
      <w:ins w:id="7210" w:author="Claire Kouba" w:date="2023-09-12T16:52:00Z">
        <w:r w:rsidRPr="00D753AC">
          <w:rPr>
            <w:rFonts w:ascii="Times New Roman" w:hAnsi="Times New Roman" w:cs="Times New Roman"/>
            <w:b/>
          </w:rPr>
          <w:t>Figure</w:t>
        </w:r>
        <w:r w:rsidRPr="00D753AC">
          <w:rPr>
            <w:rFonts w:ascii="Times New Roman" w:hAnsi="Times New Roman" w:cs="Times New Roman"/>
            <w:b/>
            <w:spacing w:val="9"/>
          </w:rPr>
          <w:t xml:space="preserve"> </w:t>
        </w:r>
        <w:r w:rsidRPr="00D753AC">
          <w:rPr>
            <w:rFonts w:ascii="Times New Roman" w:hAnsi="Times New Roman" w:cs="Times New Roman"/>
            <w:b/>
          </w:rPr>
          <w:t>A5.</w:t>
        </w:r>
        <w:r w:rsidRPr="00D753AC">
          <w:rPr>
            <w:rFonts w:ascii="Times New Roman" w:hAnsi="Times New Roman" w:cs="Times New Roman"/>
            <w:b/>
            <w:spacing w:val="9"/>
          </w:rPr>
          <w:t xml:space="preserve"> </w:t>
        </w:r>
        <w:r w:rsidRPr="00D753AC">
          <w:rPr>
            <w:rFonts w:ascii="Times New Roman" w:hAnsi="Times New Roman" w:cs="Times New Roman"/>
          </w:rPr>
          <w:t>Observed</w:t>
        </w:r>
        <w:r w:rsidRPr="00D753AC">
          <w:rPr>
            <w:rFonts w:ascii="Times New Roman" w:hAnsi="Times New Roman" w:cs="Times New Roman"/>
            <w:spacing w:val="9"/>
          </w:rPr>
          <w:t xml:space="preserve"> </w:t>
        </w:r>
        <w:r w:rsidRPr="00D753AC">
          <w:rPr>
            <w:rFonts w:ascii="Times New Roman" w:hAnsi="Times New Roman" w:cs="Times New Roman"/>
          </w:rPr>
          <w:t>and</w:t>
        </w:r>
        <w:r w:rsidRPr="00D753AC">
          <w:rPr>
            <w:rFonts w:ascii="Times New Roman" w:hAnsi="Times New Roman" w:cs="Times New Roman"/>
            <w:spacing w:val="9"/>
          </w:rPr>
          <w:t xml:space="preserve"> </w:t>
        </w:r>
        <w:r w:rsidRPr="00D753AC">
          <w:rPr>
            <w:rFonts w:ascii="Times New Roman" w:hAnsi="Times New Roman" w:cs="Times New Roman"/>
          </w:rPr>
          <w:t>predicted</w:t>
        </w:r>
        <w:r w:rsidRPr="00D753AC">
          <w:rPr>
            <w:rFonts w:ascii="Times New Roman" w:hAnsi="Times New Roman" w:cs="Times New Roman"/>
            <w:spacing w:val="9"/>
          </w:rPr>
          <w:t xml:space="preserve"> </w:t>
        </w:r>
        <w:r w:rsidRPr="00D753AC">
          <w:rPr>
            <w:rFonts w:ascii="Times New Roman" w:hAnsi="Times New Roman" w:cs="Times New Roman"/>
          </w:rPr>
          <w:t>minimum</w:t>
        </w:r>
        <w:r w:rsidRPr="00D753AC">
          <w:rPr>
            <w:rFonts w:ascii="Times New Roman" w:hAnsi="Times New Roman" w:cs="Times New Roman"/>
            <w:spacing w:val="9"/>
          </w:rPr>
          <w:t xml:space="preserve"> </w:t>
        </w:r>
        <w:r w:rsidRPr="00D753AC">
          <w:rPr>
            <w:rFonts w:ascii="Times New Roman" w:hAnsi="Times New Roman" w:cs="Times New Roman"/>
          </w:rPr>
          <w:t>30-day</w:t>
        </w:r>
        <w:r w:rsidRPr="00D753AC">
          <w:rPr>
            <w:rFonts w:ascii="Times New Roman" w:hAnsi="Times New Roman" w:cs="Times New Roman"/>
            <w:spacing w:val="8"/>
          </w:rPr>
          <w:t xml:space="preserve"> </w:t>
        </w:r>
        <w:r w:rsidRPr="00D753AC">
          <w:rPr>
            <w:rFonts w:ascii="Times New Roman" w:hAnsi="Times New Roman" w:cs="Times New Roman"/>
          </w:rPr>
          <w:t>dry</w:t>
        </w:r>
        <w:r w:rsidRPr="00D753AC">
          <w:rPr>
            <w:rFonts w:ascii="Times New Roman" w:hAnsi="Times New Roman" w:cs="Times New Roman"/>
            <w:spacing w:val="9"/>
          </w:rPr>
          <w:t xml:space="preserve"> </w:t>
        </w:r>
        <w:r w:rsidRPr="00D753AC">
          <w:rPr>
            <w:rFonts w:ascii="Times New Roman" w:hAnsi="Times New Roman" w:cs="Times New Roman"/>
          </w:rPr>
          <w:t>season</w:t>
        </w:r>
        <w:r w:rsidRPr="00D753AC">
          <w:rPr>
            <w:rFonts w:ascii="Times New Roman" w:hAnsi="Times New Roman" w:cs="Times New Roman"/>
            <w:spacing w:val="9"/>
          </w:rPr>
          <w:t xml:space="preserve"> </w:t>
        </w:r>
        <w:r w:rsidRPr="00D753AC">
          <w:rPr>
            <w:rFonts w:ascii="Times New Roman" w:hAnsi="Times New Roman" w:cs="Times New Roman"/>
          </w:rPr>
          <w:t>baseflows</w:t>
        </w:r>
        <w:r w:rsidRPr="00D753AC">
          <w:rPr>
            <w:rFonts w:ascii="Times New Roman" w:hAnsi="Times New Roman" w:cs="Times New Roman"/>
            <w:spacing w:val="9"/>
          </w:rPr>
          <w:t xml:space="preserve"> </w:t>
        </w:r>
        <w:r w:rsidRPr="00D753AC">
          <w:rPr>
            <w:rFonts w:ascii="Times New Roman" w:hAnsi="Times New Roman" w:cs="Times New Roman"/>
          </w:rPr>
          <w:t>both</w:t>
        </w:r>
        <w:r w:rsidRPr="00D753AC">
          <w:rPr>
            <w:rFonts w:ascii="Times New Roman" w:hAnsi="Times New Roman" w:cs="Times New Roman"/>
            <w:spacing w:val="9"/>
          </w:rPr>
          <w:t xml:space="preserve"> </w:t>
        </w:r>
        <w:r w:rsidRPr="00D753AC">
          <w:rPr>
            <w:rFonts w:ascii="Times New Roman" w:hAnsi="Times New Roman" w:cs="Times New Roman"/>
          </w:rPr>
          <w:t>trend</w:t>
        </w:r>
        <w:r w:rsidRPr="00D753AC">
          <w:rPr>
            <w:rFonts w:ascii="Times New Roman" w:hAnsi="Times New Roman" w:cs="Times New Roman"/>
            <w:spacing w:val="9"/>
          </w:rPr>
          <w:t xml:space="preserve"> </w:t>
        </w:r>
        <w:r w:rsidRPr="00D753AC">
          <w:rPr>
            <w:rFonts w:ascii="Times New Roman" w:hAnsi="Times New Roman" w:cs="Times New Roman"/>
          </w:rPr>
          <w:t>downward</w:t>
        </w:r>
        <w:r w:rsidRPr="00D753AC">
          <w:rPr>
            <w:rFonts w:ascii="Times New Roman" w:hAnsi="Times New Roman" w:cs="Times New Roman"/>
            <w:spacing w:val="9"/>
          </w:rPr>
          <w:t xml:space="preserve"> </w:t>
        </w:r>
        <w:r w:rsidRPr="00D753AC">
          <w:rPr>
            <w:rFonts w:ascii="Times New Roman" w:hAnsi="Times New Roman" w:cs="Times New Roman"/>
          </w:rPr>
          <w:t>between</w:t>
        </w:r>
        <w:r w:rsidRPr="00D753AC">
          <w:rPr>
            <w:rFonts w:ascii="Times New Roman" w:hAnsi="Times New Roman" w:cs="Times New Roman"/>
            <w:spacing w:val="9"/>
          </w:rPr>
          <w:t xml:space="preserve"> </w:t>
        </w:r>
        <w:r w:rsidRPr="00D753AC">
          <w:rPr>
            <w:rFonts w:ascii="Times New Roman" w:hAnsi="Times New Roman" w:cs="Times New Roman"/>
          </w:rPr>
          <w:t>the</w:t>
        </w:r>
        <w:r w:rsidRPr="00D753AC">
          <w:rPr>
            <w:rFonts w:ascii="Times New Roman" w:hAnsi="Times New Roman" w:cs="Times New Roman"/>
            <w:spacing w:val="9"/>
          </w:rPr>
          <w:t xml:space="preserve"> </w:t>
        </w:r>
        <w:r w:rsidRPr="00D753AC">
          <w:rPr>
            <w:rFonts w:ascii="Times New Roman" w:hAnsi="Times New Roman" w:cs="Times New Roman"/>
          </w:rPr>
          <w:t>three</w:t>
        </w:r>
        <w:r w:rsidRPr="00D753AC">
          <w:rPr>
            <w:rFonts w:ascii="Times New Roman" w:hAnsi="Times New Roman" w:cs="Times New Roman"/>
            <w:spacing w:val="9"/>
          </w:rPr>
          <w:t xml:space="preserve"> </w:t>
        </w:r>
        <w:r w:rsidRPr="00D753AC">
          <w:rPr>
            <w:rFonts w:ascii="Times New Roman" w:hAnsi="Times New Roman" w:cs="Times New Roman"/>
          </w:rPr>
          <w:t>eras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9"/>
          </w:rPr>
          <w:t xml:space="preserve"> </w:t>
        </w:r>
        <w:r w:rsidRPr="00D753AC">
          <w:rPr>
            <w:rFonts w:ascii="Times New Roman" w:hAnsi="Times New Roman" w:cs="Times New Roman"/>
          </w:rPr>
          <w:t>the</w:t>
        </w:r>
        <w:r w:rsidRPr="00D753AC">
          <w:rPr>
            <w:rFonts w:ascii="Times New Roman" w:hAnsi="Times New Roman" w:cs="Times New Roman"/>
            <w:spacing w:val="9"/>
          </w:rPr>
          <w:t xml:space="preserve"> </w:t>
        </w:r>
        <w:r w:rsidRPr="00D753AC">
          <w:rPr>
            <w:rFonts w:ascii="Times New Roman" w:hAnsi="Times New Roman" w:cs="Times New Roman"/>
          </w:rPr>
          <w:t>period</w:t>
        </w:r>
        <w:r w:rsidRPr="00D753AC">
          <w:rPr>
            <w:rFonts w:ascii="Times New Roman" w:hAnsi="Times New Roman" w:cs="Times New Roman"/>
            <w:spacing w:val="9"/>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record</w:t>
        </w:r>
        <w:r w:rsidRPr="00D753AC">
          <w:rPr>
            <w:rFonts w:ascii="Times New Roman" w:hAnsi="Times New Roman" w:cs="Times New Roman"/>
            <w:spacing w:val="10"/>
          </w:rPr>
          <w:t xml:space="preserve"> </w:t>
        </w:r>
        <w:r w:rsidRPr="00D753AC">
          <w:rPr>
            <w:rFonts w:ascii="Times New Roman" w:hAnsi="Times New Roman" w:cs="Times New Roman"/>
          </w:rPr>
          <w:t>(top</w:t>
        </w:r>
        <w:r w:rsidRPr="00D753AC">
          <w:rPr>
            <w:rFonts w:ascii="Times New Roman" w:hAnsi="Times New Roman" w:cs="Times New Roman"/>
            <w:spacing w:val="10"/>
          </w:rPr>
          <w:t xml:space="preserve"> </w:t>
        </w:r>
        <w:r w:rsidRPr="00D753AC">
          <w:rPr>
            <w:rFonts w:ascii="Times New Roman" w:hAnsi="Times New Roman" w:cs="Times New Roman"/>
          </w:rPr>
          <w:t>panel).</w:t>
        </w:r>
        <w:r w:rsidRPr="00D753AC">
          <w:rPr>
            <w:rFonts w:ascii="Times New Roman" w:hAnsi="Times New Roman" w:cs="Times New Roman"/>
            <w:spacing w:val="10"/>
          </w:rPr>
          <w:t xml:space="preserve"> </w:t>
        </w:r>
        <w:r w:rsidRPr="00D753AC">
          <w:rPr>
            <w:rFonts w:ascii="Times New Roman" w:hAnsi="Times New Roman" w:cs="Times New Roman"/>
          </w:rPr>
          <w:t>The</w:t>
        </w:r>
        <w:r w:rsidRPr="00D753AC">
          <w:rPr>
            <w:rFonts w:ascii="Times New Roman" w:hAnsi="Times New Roman" w:cs="Times New Roman"/>
            <w:spacing w:val="10"/>
          </w:rPr>
          <w:t xml:space="preserve"> </w:t>
        </w:r>
        <w:r w:rsidRPr="00D753AC">
          <w:rPr>
            <w:rFonts w:ascii="Times New Roman" w:hAnsi="Times New Roman" w:cs="Times New Roman"/>
          </w:rPr>
          <w:t>predicted-minus-observed</w:t>
        </w:r>
        <w:r w:rsidRPr="00D753AC">
          <w:rPr>
            <w:rFonts w:ascii="Times New Roman" w:hAnsi="Times New Roman" w:cs="Times New Roman"/>
            <w:spacing w:val="10"/>
          </w:rPr>
          <w:t xml:space="preserve"> </w:t>
        </w:r>
        <w:r w:rsidRPr="00D753AC">
          <w:rPr>
            <w:rFonts w:ascii="Times New Roman" w:hAnsi="Times New Roman" w:cs="Times New Roman"/>
          </w:rPr>
          <w:t>difference</w:t>
        </w:r>
        <w:r w:rsidRPr="00D753AC">
          <w:rPr>
            <w:rFonts w:ascii="Times New Roman" w:hAnsi="Times New Roman" w:cs="Times New Roman"/>
            <w:spacing w:val="10"/>
          </w:rPr>
          <w:t xml:space="preserve"> </w:t>
        </w:r>
        <w:r w:rsidRPr="00D753AC">
          <w:rPr>
            <w:rFonts w:ascii="Times New Roman" w:hAnsi="Times New Roman" w:cs="Times New Roman"/>
          </w:rPr>
          <w:t>(residual)</w:t>
        </w:r>
        <w:r w:rsidRPr="00D753AC">
          <w:rPr>
            <w:rFonts w:ascii="Times New Roman" w:hAnsi="Times New Roman" w:cs="Times New Roman"/>
            <w:spacing w:val="10"/>
          </w:rPr>
          <w:t xml:space="preserve"> </w:t>
        </w:r>
        <w:r w:rsidRPr="00D753AC">
          <w:rPr>
            <w:rFonts w:ascii="Times New Roman" w:hAnsi="Times New Roman" w:cs="Times New Roman"/>
          </w:rPr>
          <w:t>over</w:t>
        </w:r>
        <w:r w:rsidRPr="00D753AC">
          <w:rPr>
            <w:rFonts w:ascii="Times New Roman" w:hAnsi="Times New Roman" w:cs="Times New Roman"/>
            <w:spacing w:val="10"/>
          </w:rPr>
          <w:t xml:space="preserve"> </w:t>
        </w:r>
        <w:r w:rsidRPr="00D753AC">
          <w:rPr>
            <w:rFonts w:ascii="Times New Roman" w:hAnsi="Times New Roman" w:cs="Times New Roman"/>
          </w:rPr>
          <w:t>time</w:t>
        </w:r>
        <w:r w:rsidRPr="00D753AC">
          <w:rPr>
            <w:rFonts w:ascii="Times New Roman" w:hAnsi="Times New Roman" w:cs="Times New Roman"/>
            <w:spacing w:val="10"/>
          </w:rPr>
          <w:t xml:space="preserve"> </w:t>
        </w:r>
        <w:r w:rsidRPr="00D753AC">
          <w:rPr>
            <w:rFonts w:ascii="Times New Roman" w:hAnsi="Times New Roman" w:cs="Times New Roman"/>
          </w:rPr>
          <w:t>also</w:t>
        </w:r>
        <w:r w:rsidRPr="00D753AC">
          <w:rPr>
            <w:rFonts w:ascii="Times New Roman" w:hAnsi="Times New Roman" w:cs="Times New Roman"/>
            <w:spacing w:val="10"/>
          </w:rPr>
          <w:t xml:space="preserve"> </w:t>
        </w:r>
        <w:r w:rsidRPr="00D753AC">
          <w:rPr>
            <w:rFonts w:ascii="Times New Roman" w:hAnsi="Times New Roman" w:cs="Times New Roman"/>
          </w:rPr>
          <w:t>reflects</w:t>
        </w:r>
        <w:r w:rsidRPr="00D753AC">
          <w:rPr>
            <w:rFonts w:ascii="Times New Roman" w:hAnsi="Times New Roman" w:cs="Times New Roman"/>
            <w:spacing w:val="10"/>
          </w:rPr>
          <w:t xml:space="preserve"> </w:t>
        </w:r>
        <w:r w:rsidRPr="00D753AC">
          <w:rPr>
            <w:rFonts w:ascii="Times New Roman" w:hAnsi="Times New Roman" w:cs="Times New Roman"/>
          </w:rPr>
          <w:t>this</w:t>
        </w:r>
        <w:r w:rsidRPr="00D753AC">
          <w:rPr>
            <w:rFonts w:ascii="Times New Roman" w:hAnsi="Times New Roman" w:cs="Times New Roman"/>
            <w:spacing w:val="10"/>
          </w:rPr>
          <w:t xml:space="preserve"> </w:t>
        </w:r>
        <w:r w:rsidRPr="00D753AC">
          <w:rPr>
            <w:rFonts w:ascii="Times New Roman" w:hAnsi="Times New Roman" w:cs="Times New Roman"/>
          </w:rPr>
          <w:t>trend,</w:t>
        </w:r>
        <w:r w:rsidRPr="00D753AC">
          <w:rPr>
            <w:rFonts w:ascii="Times New Roman" w:hAnsi="Times New Roman" w:cs="Times New Roman"/>
            <w:spacing w:val="10"/>
          </w:rPr>
          <w:t xml:space="preserve"> </w:t>
        </w:r>
        <w:r w:rsidRPr="00D753AC">
          <w:rPr>
            <w:rFonts w:ascii="Times New Roman" w:hAnsi="Times New Roman" w:cs="Times New Roman"/>
          </w:rPr>
          <w:t>underpredicting</w:t>
        </w:r>
        <w:r w:rsidRPr="00D753AC">
          <w:rPr>
            <w:rFonts w:ascii="Times New Roman" w:hAnsi="Times New Roman" w:cs="Times New Roman"/>
            <w:spacing w:val="10"/>
          </w:rPr>
          <w:t xml:space="preserve"> </w:t>
        </w:r>
        <w:r w:rsidRPr="00D753AC">
          <w:rPr>
            <w:rFonts w:ascii="Times New Roman" w:hAnsi="Times New Roman" w:cs="Times New Roman"/>
          </w:rPr>
          <w:t>minimum</w:t>
        </w:r>
        <w:r w:rsidRPr="00D753AC">
          <w:rPr>
            <w:rFonts w:ascii="Times New Roman" w:hAnsi="Times New Roman" w:cs="Times New Roman"/>
            <w:spacing w:val="10"/>
          </w:rPr>
          <w:t xml:space="preserve"> </w:t>
        </w:r>
        <w:r w:rsidRPr="00D753AC">
          <w:rPr>
            <w:rFonts w:ascii="Times New Roman" w:hAnsi="Times New Roman" w:cs="Times New Roman"/>
          </w:rPr>
          <w:t>flows</w:t>
        </w:r>
        <w:r w:rsidRPr="00D753AC">
          <w:rPr>
            <w:rFonts w:ascii="Times New Roman" w:hAnsi="Times New Roman" w:cs="Times New Roman"/>
            <w:w w:val="99"/>
          </w:rPr>
          <w:t xml:space="preserve"> </w:t>
        </w:r>
        <w:r w:rsidRPr="00D753AC">
          <w:rPr>
            <w:rFonts w:ascii="Times New Roman" w:hAnsi="Times New Roman" w:cs="Times New Roman"/>
          </w:rPr>
          <w:t>pre-1977 and overpredicting them post-2000 (middle panel). The predictive model is based on observations from the full record, but</w:t>
        </w:r>
        <w:r w:rsidRPr="00D753AC">
          <w:rPr>
            <w:rFonts w:ascii="Times New Roman" w:hAnsi="Times New Roman" w:cs="Times New Roman"/>
            <w:spacing w:val="4"/>
          </w:rPr>
          <w:t xml:space="preserve"> </w:t>
        </w:r>
        <w:r w:rsidRPr="00D753AC">
          <w:rPr>
            <w:rFonts w:ascii="Times New Roman" w:hAnsi="Times New Roman" w:cs="Times New Roman"/>
          </w:rPr>
          <w:t>three</w:t>
        </w:r>
        <w:r w:rsidRPr="00D753AC">
          <w:rPr>
            <w:rFonts w:ascii="Times New Roman" w:hAnsi="Times New Roman" w:cs="Times New Roman"/>
            <w:w w:val="99"/>
          </w:rPr>
          <w:t xml:space="preserve"> </w:t>
        </w:r>
        <w:r w:rsidRPr="00D753AC">
          <w:rPr>
            <w:rFonts w:ascii="Times New Roman" w:hAnsi="Times New Roman" w:cs="Times New Roman"/>
          </w:rPr>
          <w:t>additional</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were</w:t>
        </w:r>
        <w:r w:rsidRPr="00D753AC">
          <w:rPr>
            <w:rFonts w:ascii="Times New Roman" w:hAnsi="Times New Roman" w:cs="Times New Roman"/>
            <w:spacing w:val="-4"/>
          </w:rPr>
          <w:t xml:space="preserve"> </w:t>
        </w:r>
        <w:r w:rsidRPr="00D753AC">
          <w:rPr>
            <w:rFonts w:ascii="Times New Roman" w:hAnsi="Times New Roman" w:cs="Times New Roman"/>
          </w:rPr>
          <w:t>generated</w:t>
        </w:r>
        <w:r w:rsidRPr="00D753AC">
          <w:rPr>
            <w:rFonts w:ascii="Times New Roman" w:hAnsi="Times New Roman" w:cs="Times New Roman"/>
            <w:spacing w:val="-4"/>
          </w:rPr>
          <w:t xml:space="preserve"> </w:t>
        </w:r>
        <w:r w:rsidRPr="00D753AC">
          <w:rPr>
            <w:rFonts w:ascii="Times New Roman" w:hAnsi="Times New Roman" w:cs="Times New Roman"/>
          </w:rPr>
          <w:t>based</w:t>
        </w:r>
        <w:r w:rsidRPr="00D753AC">
          <w:rPr>
            <w:rFonts w:ascii="Times New Roman" w:hAnsi="Times New Roman" w:cs="Times New Roman"/>
            <w:spacing w:val="-4"/>
          </w:rPr>
          <w:t xml:space="preserve"> </w:t>
        </w:r>
        <w:r w:rsidRPr="00D753AC">
          <w:rPr>
            <w:rFonts w:ascii="Times New Roman" w:hAnsi="Times New Roman" w:cs="Times New Roman"/>
          </w:rPr>
          <w:t>on</w:t>
        </w:r>
        <w:r w:rsidRPr="00D753AC">
          <w:rPr>
            <w:rFonts w:ascii="Times New Roman" w:hAnsi="Times New Roman" w:cs="Times New Roman"/>
            <w:spacing w:val="-4"/>
          </w:rPr>
          <w:t xml:space="preserve"> </w:t>
        </w:r>
        <w:r w:rsidRPr="00D753AC">
          <w:rPr>
            <w:rFonts w:ascii="Times New Roman" w:hAnsi="Times New Roman" w:cs="Times New Roman"/>
          </w:rPr>
          <w:t>only</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observations</w:t>
        </w:r>
        <w:r w:rsidRPr="00D753AC">
          <w:rPr>
            <w:rFonts w:ascii="Times New Roman" w:hAnsi="Times New Roman" w:cs="Times New Roman"/>
            <w:spacing w:val="-4"/>
          </w:rPr>
          <w:t xml:space="preserve"> </w:t>
        </w:r>
        <w:r w:rsidRPr="00D753AC">
          <w:rPr>
            <w:rFonts w:ascii="Times New Roman" w:hAnsi="Times New Roman" w:cs="Times New Roman"/>
          </w:rPr>
          <w:t>from</w:t>
        </w:r>
        <w:r w:rsidRPr="00D753AC">
          <w:rPr>
            <w:rFonts w:ascii="Times New Roman" w:hAnsi="Times New Roman" w:cs="Times New Roman"/>
            <w:spacing w:val="-4"/>
          </w:rPr>
          <w:t xml:space="preserve"> </w:t>
        </w:r>
        <w:r w:rsidRPr="00D753AC">
          <w:rPr>
            <w:rFonts w:ascii="Times New Roman" w:hAnsi="Times New Roman" w:cs="Times New Roman"/>
          </w:rPr>
          <w:t>Eras</w:t>
        </w:r>
        <w:r w:rsidRPr="00D753AC">
          <w:rPr>
            <w:rFonts w:ascii="Times New Roman" w:hAnsi="Times New Roman" w:cs="Times New Roman"/>
            <w:spacing w:val="-4"/>
          </w:rPr>
          <w:t xml:space="preserve"> </w:t>
        </w:r>
        <w:r w:rsidRPr="00D753AC">
          <w:rPr>
            <w:rFonts w:ascii="Times New Roman" w:hAnsi="Times New Roman" w:cs="Times New Roman"/>
          </w:rPr>
          <w:t>1,</w:t>
        </w:r>
        <w:r w:rsidRPr="00D753AC">
          <w:rPr>
            <w:rFonts w:ascii="Times New Roman" w:hAnsi="Times New Roman" w:cs="Times New Roman"/>
            <w:spacing w:val="-4"/>
          </w:rPr>
          <w:t xml:space="preserve"> </w:t>
        </w:r>
        <w:r w:rsidRPr="00D753AC">
          <w:rPr>
            <w:rFonts w:ascii="Times New Roman" w:hAnsi="Times New Roman" w:cs="Times New Roman"/>
          </w:rPr>
          <w:t>2,</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3.</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based</w:t>
        </w:r>
        <w:r w:rsidRPr="00D753AC">
          <w:rPr>
            <w:rFonts w:ascii="Times New Roman" w:hAnsi="Times New Roman" w:cs="Times New Roman"/>
            <w:spacing w:val="-4"/>
          </w:rPr>
          <w:t xml:space="preserve"> </w:t>
        </w:r>
        <w:r w:rsidRPr="00D753AC">
          <w:rPr>
            <w:rFonts w:ascii="Times New Roman" w:hAnsi="Times New Roman" w:cs="Times New Roman"/>
          </w:rPr>
          <w:t>on</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1</w:t>
        </w:r>
        <w:r w:rsidRPr="00D753AC">
          <w:rPr>
            <w:rFonts w:ascii="Times New Roman" w:hAnsi="Times New Roman" w:cs="Times New Roman"/>
            <w:spacing w:val="-4"/>
          </w:rPr>
          <w:t xml:space="preserve"> </w:t>
        </w:r>
        <w:r w:rsidRPr="00D753AC">
          <w:rPr>
            <w:rFonts w:ascii="Times New Roman" w:hAnsi="Times New Roman" w:cs="Times New Roman"/>
          </w:rPr>
          <w:t>data</w:t>
        </w:r>
        <w:r w:rsidRPr="00D753AC">
          <w:rPr>
            <w:rFonts w:ascii="Times New Roman" w:hAnsi="Times New Roman" w:cs="Times New Roman"/>
            <w:spacing w:val="-4"/>
          </w:rPr>
          <w:t xml:space="preserve"> </w:t>
        </w:r>
        <w:r w:rsidRPr="00D753AC">
          <w:rPr>
            <w:rFonts w:ascii="Times New Roman" w:hAnsi="Times New Roman" w:cs="Times New Roman"/>
          </w:rPr>
          <w:t>are</w:t>
        </w:r>
        <w:r w:rsidRPr="00D753AC">
          <w:rPr>
            <w:rFonts w:ascii="Times New Roman" w:hAnsi="Times New Roman" w:cs="Times New Roman"/>
            <w:spacing w:val="-4"/>
          </w:rPr>
          <w:t xml:space="preserve"> </w:t>
        </w:r>
        <w:r w:rsidRPr="00D753AC">
          <w:rPr>
            <w:rFonts w:ascii="Times New Roman" w:hAnsi="Times New Roman" w:cs="Times New Roman"/>
          </w:rPr>
          <w:t>similar</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those</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w w:val="99"/>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record;</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2</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tend</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overpredict</w:t>
        </w:r>
        <w:r w:rsidRPr="00D753AC">
          <w:rPr>
            <w:rFonts w:ascii="Times New Roman" w:hAnsi="Times New Roman" w:cs="Times New Roman"/>
            <w:spacing w:val="-4"/>
          </w:rPr>
          <w:t xml:space="preserve"> </w:t>
        </w:r>
        <w:r w:rsidRPr="00D753AC">
          <w:rPr>
            <w:rFonts w:ascii="Times New Roman" w:hAnsi="Times New Roman" w:cs="Times New Roman"/>
          </w:rPr>
          <w:t>more</w:t>
        </w:r>
        <w:r w:rsidRPr="00D753AC">
          <w:rPr>
            <w:rFonts w:ascii="Times New Roman" w:hAnsi="Times New Roman" w:cs="Times New Roman"/>
            <w:spacing w:val="-4"/>
          </w:rPr>
          <w:t xml:space="preserve"> </w:t>
        </w:r>
        <w:r w:rsidRPr="00D753AC">
          <w:rPr>
            <w:rFonts w:ascii="Times New Roman" w:hAnsi="Times New Roman" w:cs="Times New Roman"/>
          </w:rPr>
          <w:t>than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full</w:t>
        </w:r>
        <w:r w:rsidRPr="00D753AC">
          <w:rPr>
            <w:rFonts w:ascii="Times New Roman" w:hAnsi="Times New Roman" w:cs="Times New Roman"/>
            <w:spacing w:val="-4"/>
          </w:rPr>
          <w:t xml:space="preserve"> </w:t>
        </w:r>
        <w:r w:rsidRPr="00D753AC">
          <w:rPr>
            <w:rFonts w:ascii="Times New Roman" w:hAnsi="Times New Roman" w:cs="Times New Roman"/>
          </w:rPr>
          <w:t>record;</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Era</w:t>
        </w:r>
        <w:r w:rsidRPr="00D753AC">
          <w:rPr>
            <w:rFonts w:ascii="Times New Roman" w:hAnsi="Times New Roman" w:cs="Times New Roman"/>
            <w:spacing w:val="-4"/>
          </w:rPr>
          <w:t xml:space="preserve"> </w:t>
        </w:r>
        <w:r w:rsidRPr="00D753AC">
          <w:rPr>
            <w:rFonts w:ascii="Times New Roman" w:hAnsi="Times New Roman" w:cs="Times New Roman"/>
          </w:rPr>
          <w:t>3</w:t>
        </w:r>
        <w:r w:rsidRPr="00D753AC">
          <w:rPr>
            <w:rFonts w:ascii="Times New Roman" w:hAnsi="Times New Roman" w:cs="Times New Roman"/>
            <w:spacing w:val="-4"/>
          </w:rPr>
          <w:t xml:space="preserve"> </w:t>
        </w:r>
        <w:r w:rsidRPr="00D753AC">
          <w:rPr>
            <w:rFonts w:ascii="Times New Roman" w:hAnsi="Times New Roman" w:cs="Times New Roman"/>
          </w:rPr>
          <w:t>residuals</w:t>
        </w:r>
        <w:r w:rsidRPr="00D753AC">
          <w:rPr>
            <w:rFonts w:ascii="Times New Roman" w:hAnsi="Times New Roman" w:cs="Times New Roman"/>
            <w:spacing w:val="-4"/>
          </w:rPr>
          <w:t xml:space="preserve"> </w:t>
        </w:r>
        <w:r w:rsidRPr="00D753AC">
          <w:rPr>
            <w:rFonts w:ascii="Times New Roman" w:hAnsi="Times New Roman" w:cs="Times New Roman"/>
          </w:rPr>
          <w:t>show</w:t>
        </w:r>
        <w:r w:rsidRPr="00D753AC">
          <w:rPr>
            <w:rFonts w:ascii="Times New Roman" w:hAnsi="Times New Roman" w:cs="Times New Roman"/>
            <w:spacing w:val="-4"/>
          </w:rPr>
          <w:t xml:space="preserve"> </w:t>
        </w:r>
        <w:r w:rsidRPr="00D753AC">
          <w:rPr>
            <w:rFonts w:ascii="Times New Roman" w:hAnsi="Times New Roman" w:cs="Times New Roman"/>
          </w:rPr>
          <w:t>better</w:t>
        </w:r>
        <w:r w:rsidRPr="00D753AC">
          <w:rPr>
            <w:rFonts w:ascii="Times New Roman" w:hAnsi="Times New Roman" w:cs="Times New Roman"/>
            <w:spacing w:val="-4"/>
          </w:rPr>
          <w:t xml:space="preserve"> </w:t>
        </w:r>
        <w:r w:rsidRPr="00D753AC">
          <w:rPr>
            <w:rFonts w:ascii="Times New Roman" w:hAnsi="Times New Roman" w:cs="Times New Roman"/>
          </w:rPr>
          <w:t>performance</w:t>
        </w:r>
        <w:r w:rsidRPr="00D753AC">
          <w:rPr>
            <w:rFonts w:ascii="Times New Roman" w:hAnsi="Times New Roman" w:cs="Times New Roman"/>
            <w:spacing w:val="-4"/>
          </w:rPr>
          <w:t xml:space="preserve"> </w:t>
        </w:r>
        <w:r w:rsidRPr="00D753AC">
          <w:rPr>
            <w:rFonts w:ascii="Times New Roman" w:hAnsi="Times New Roman" w:cs="Times New Roman"/>
          </w:rPr>
          <w:t>post-2000</w:t>
        </w:r>
        <w:r w:rsidRPr="00D753AC">
          <w:rPr>
            <w:rFonts w:ascii="Times New Roman" w:hAnsi="Times New Roman" w:cs="Times New Roman"/>
            <w:spacing w:val="-4"/>
          </w:rPr>
          <w:t xml:space="preserve"> </w:t>
        </w:r>
        <w:r w:rsidRPr="00D753AC">
          <w:rPr>
            <w:rFonts w:ascii="Times New Roman" w:hAnsi="Times New Roman" w:cs="Times New Roman"/>
          </w:rPr>
          <w:t>than</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full</w:t>
        </w:r>
        <w:r w:rsidRPr="00D753AC">
          <w:rPr>
            <w:rFonts w:ascii="Times New Roman" w:hAnsi="Times New Roman" w:cs="Times New Roman"/>
            <w:spacing w:val="-7"/>
          </w:rPr>
          <w:t xml:space="preserve"> </w:t>
        </w:r>
        <w:r w:rsidRPr="00D753AC">
          <w:rPr>
            <w:rFonts w:ascii="Times New Roman" w:hAnsi="Times New Roman" w:cs="Times New Roman"/>
          </w:rPr>
          <w:t>record,</w:t>
        </w:r>
        <w:r w:rsidRPr="00D753AC">
          <w:rPr>
            <w:rFonts w:ascii="Times New Roman" w:hAnsi="Times New Roman" w:cs="Times New Roman"/>
            <w:spacing w:val="-7"/>
          </w:rPr>
          <w:t xml:space="preserve"> </w:t>
        </w:r>
        <w:r w:rsidRPr="00D753AC">
          <w:rPr>
            <w:rFonts w:ascii="Times New Roman" w:hAnsi="Times New Roman" w:cs="Times New Roman"/>
          </w:rPr>
          <w:t>but</w:t>
        </w:r>
        <w:r w:rsidRPr="00D753AC">
          <w:rPr>
            <w:rFonts w:ascii="Times New Roman" w:hAnsi="Times New Roman" w:cs="Times New Roman"/>
            <w:spacing w:val="-7"/>
          </w:rPr>
          <w:t xml:space="preserve"> </w:t>
        </w:r>
        <w:r w:rsidRPr="00D753AC">
          <w:rPr>
            <w:rFonts w:ascii="Times New Roman" w:hAnsi="Times New Roman" w:cs="Times New Roman"/>
          </w:rPr>
          <w:t>significant</w:t>
        </w:r>
        <w:r w:rsidRPr="00D753AC">
          <w:rPr>
            <w:rFonts w:ascii="Times New Roman" w:hAnsi="Times New Roman" w:cs="Times New Roman"/>
            <w:spacing w:val="-7"/>
          </w:rPr>
          <w:t xml:space="preserve"> </w:t>
        </w:r>
        <w:r w:rsidRPr="00D753AC">
          <w:rPr>
            <w:rFonts w:ascii="Times New Roman" w:hAnsi="Times New Roman" w:cs="Times New Roman"/>
          </w:rPr>
          <w:t>underprediction</w:t>
        </w:r>
        <w:r w:rsidRPr="00D753AC">
          <w:rPr>
            <w:rFonts w:ascii="Times New Roman" w:hAnsi="Times New Roman" w:cs="Times New Roman"/>
            <w:spacing w:val="-7"/>
          </w:rPr>
          <w:t xml:space="preserve"> </w:t>
        </w:r>
        <w:r w:rsidRPr="00D753AC">
          <w:rPr>
            <w:rFonts w:ascii="Times New Roman" w:hAnsi="Times New Roman" w:cs="Times New Roman"/>
          </w:rPr>
          <w:t>pre-2000.</w:t>
        </w:r>
      </w:ins>
    </w:p>
    <w:p w:rsidR="002153D1" w:rsidRPr="00D753AC" w:rsidRDefault="002153D1" w:rsidP="00D753AC">
      <w:pPr>
        <w:ind w:left="173"/>
        <w:rPr>
          <w:ins w:id="7211" w:author="Claire Kouba" w:date="2023-09-12T16:52:00Z"/>
          <w:rFonts w:ascii="Times New Roman" w:eastAsia="Times New Roman" w:hAnsi="Times New Roman" w:cs="Times New Roman"/>
        </w:rPr>
        <w:sectPr w:rsidR="002153D1" w:rsidRPr="00D753AC">
          <w:pgSz w:w="11910" w:h="13610"/>
          <w:pgMar w:top="700" w:right="840" w:bottom="880" w:left="820" w:header="0" w:footer="689" w:gutter="0"/>
          <w:cols w:space="720"/>
        </w:sectPr>
      </w:pPr>
    </w:p>
    <w:p w:rsidR="002153D1" w:rsidRPr="00D753AC" w:rsidRDefault="002573FA" w:rsidP="00D753AC">
      <w:pPr>
        <w:spacing w:before="59"/>
        <w:ind w:left="173"/>
        <w:rPr>
          <w:ins w:id="7212" w:author="Claire Kouba" w:date="2023-09-12T16:52:00Z"/>
          <w:rFonts w:ascii="Times New Roman" w:eastAsia="Times New Roman" w:hAnsi="Times New Roman" w:cs="Times New Roman"/>
        </w:rPr>
      </w:pPr>
      <w:bookmarkStart w:id="7213" w:name="_bookmark17"/>
      <w:bookmarkEnd w:id="7213"/>
      <w:ins w:id="7214" w:author="Claire Kouba" w:date="2023-09-12T16:52:00Z">
        <w:r w:rsidRPr="00D753AC">
          <w:rPr>
            <w:rFonts w:ascii="Times New Roman" w:hAnsi="Times New Roman" w:cs="Times New Roman"/>
            <w:b/>
            <w:spacing w:val="-4"/>
          </w:rPr>
          <w:t>Table</w:t>
        </w:r>
        <w:r w:rsidRPr="00D753AC">
          <w:rPr>
            <w:rFonts w:ascii="Times New Roman" w:hAnsi="Times New Roman" w:cs="Times New Roman"/>
            <w:b/>
            <w:spacing w:val="22"/>
          </w:rPr>
          <w:t xml:space="preserve"> </w:t>
        </w:r>
        <w:r w:rsidRPr="00D753AC">
          <w:rPr>
            <w:rFonts w:ascii="Times New Roman" w:hAnsi="Times New Roman" w:cs="Times New Roman"/>
            <w:b/>
          </w:rPr>
          <w:t>A3.</w:t>
        </w:r>
        <w:r w:rsidRPr="00D753AC">
          <w:rPr>
            <w:rFonts w:ascii="Times New Roman" w:hAnsi="Times New Roman" w:cs="Times New Roman"/>
            <w:b/>
            <w:spacing w:val="22"/>
          </w:rPr>
          <w:t xml:space="preserve"> </w:t>
        </w:r>
        <w:r w:rsidRPr="00D753AC">
          <w:rPr>
            <w:rFonts w:ascii="Times New Roman" w:hAnsi="Times New Roman" w:cs="Times New Roman"/>
          </w:rPr>
          <w:t>Linear</w:t>
        </w:r>
        <w:r w:rsidRPr="00D753AC">
          <w:rPr>
            <w:rFonts w:ascii="Times New Roman" w:hAnsi="Times New Roman" w:cs="Times New Roman"/>
            <w:spacing w:val="22"/>
          </w:rPr>
          <w:t xml:space="preserve"> </w:t>
        </w:r>
        <w:r w:rsidRPr="00D753AC">
          <w:rPr>
            <w:rFonts w:ascii="Times New Roman" w:hAnsi="Times New Roman" w:cs="Times New Roman"/>
          </w:rPr>
          <w:t>model</w:t>
        </w:r>
        <w:r w:rsidRPr="00D753AC">
          <w:rPr>
            <w:rFonts w:ascii="Times New Roman" w:hAnsi="Times New Roman" w:cs="Times New Roman"/>
            <w:spacing w:val="22"/>
          </w:rPr>
          <w:t xml:space="preserve"> </w:t>
        </w:r>
        <w:r w:rsidRPr="00D753AC">
          <w:rPr>
            <w:rFonts w:ascii="Times New Roman" w:hAnsi="Times New Roman" w:cs="Times New Roman"/>
          </w:rPr>
          <w:t>diagnostics</w:t>
        </w:r>
        <w:r w:rsidRPr="00D753AC">
          <w:rPr>
            <w:rFonts w:ascii="Times New Roman" w:hAnsi="Times New Roman" w:cs="Times New Roman"/>
            <w:spacing w:val="22"/>
          </w:rPr>
          <w:t xml:space="preserve"> </w:t>
        </w:r>
        <w:r w:rsidRPr="00D753AC">
          <w:rPr>
            <w:rFonts w:ascii="Times New Roman" w:hAnsi="Times New Roman" w:cs="Times New Roman"/>
          </w:rPr>
          <w:t>for</w:t>
        </w:r>
        <w:r w:rsidRPr="00D753AC">
          <w:rPr>
            <w:rFonts w:ascii="Times New Roman" w:hAnsi="Times New Roman" w:cs="Times New Roman"/>
            <w:spacing w:val="22"/>
          </w:rPr>
          <w:t xml:space="preserve"> </w:t>
        </w:r>
        <w:r w:rsidRPr="00D753AC">
          <w:rPr>
            <w:rFonts w:ascii="Times New Roman" w:hAnsi="Times New Roman" w:cs="Times New Roman"/>
          </w:rPr>
          <w:t>three-predictor</w:t>
        </w:r>
        <w:r w:rsidRPr="00D753AC">
          <w:rPr>
            <w:rFonts w:ascii="Times New Roman" w:hAnsi="Times New Roman" w:cs="Times New Roman"/>
            <w:spacing w:val="22"/>
          </w:rPr>
          <w:t xml:space="preserve"> </w:t>
        </w:r>
        <w:r w:rsidRPr="00D753AC">
          <w:rPr>
            <w:rFonts w:ascii="Times New Roman" w:hAnsi="Times New Roman" w:cs="Times New Roman"/>
          </w:rPr>
          <w:t>models</w:t>
        </w:r>
        <w:r w:rsidRPr="00D753AC">
          <w:rPr>
            <w:rFonts w:ascii="Times New Roman" w:hAnsi="Times New Roman" w:cs="Times New Roman"/>
            <w:spacing w:val="22"/>
          </w:rPr>
          <w:t xml:space="preserve"> </w:t>
        </w:r>
        <w:r w:rsidRPr="00D753AC">
          <w:rPr>
            <w:rFonts w:ascii="Times New Roman" w:hAnsi="Times New Roman" w:cs="Times New Roman"/>
          </w:rPr>
          <w:t>of</w:t>
        </w:r>
        <w:r w:rsidRPr="00D753AC">
          <w:rPr>
            <w:rFonts w:ascii="Times New Roman" w:hAnsi="Times New Roman" w:cs="Times New Roman"/>
            <w:spacing w:val="22"/>
          </w:rPr>
          <w:t xml:space="preserve"> </w:t>
        </w:r>
        <w:r w:rsidRPr="00D753AC">
          <w:rPr>
            <w:rFonts w:ascii="Times New Roman" w:hAnsi="Times New Roman" w:cs="Times New Roman"/>
          </w:rPr>
          <w:t>minimum</w:t>
        </w:r>
        <w:r w:rsidRPr="00D753AC">
          <w:rPr>
            <w:rFonts w:ascii="Times New Roman" w:hAnsi="Times New Roman" w:cs="Times New Roman"/>
            <w:spacing w:val="22"/>
          </w:rPr>
          <w:t xml:space="preserve"> </w:t>
        </w:r>
        <w:r w:rsidRPr="00D753AC">
          <w:rPr>
            <w:rFonts w:ascii="Times New Roman" w:hAnsi="Times New Roman" w:cs="Times New Roman"/>
          </w:rPr>
          <w:t>fall</w:t>
        </w:r>
        <w:r w:rsidRPr="00D753AC">
          <w:rPr>
            <w:rFonts w:ascii="Times New Roman" w:hAnsi="Times New Roman" w:cs="Times New Roman"/>
            <w:spacing w:val="22"/>
          </w:rPr>
          <w:t xml:space="preserve"> </w:t>
        </w:r>
        <w:r w:rsidRPr="00D753AC">
          <w:rPr>
            <w:rFonts w:ascii="Times New Roman" w:hAnsi="Times New Roman" w:cs="Times New Roman"/>
          </w:rPr>
          <w:t>flows</w:t>
        </w:r>
        <w:r w:rsidRPr="00D753AC">
          <w:rPr>
            <w:rFonts w:ascii="Times New Roman" w:hAnsi="Times New Roman" w:cs="Times New Roman"/>
            <w:spacing w:val="22"/>
          </w:rPr>
          <w:t xml:space="preserve"> </w:t>
        </w:r>
        <w:r w:rsidRPr="00D753AC">
          <w:rPr>
            <w:rFonts w:ascii="Times New Roman" w:hAnsi="Times New Roman" w:cs="Times New Roman"/>
          </w:rPr>
          <w:t>(V</w:t>
        </w:r>
        <w:r w:rsidRPr="00D753AC">
          <w:rPr>
            <w:rFonts w:ascii="Times New Roman" w:hAnsi="Times New Roman" w:cs="Times New Roman"/>
            <w:spacing w:val="22"/>
          </w:rPr>
          <w:t xml:space="preserve"> </w:t>
        </w:r>
        <w:r w:rsidRPr="00D753AC">
          <w:rPr>
            <w:rFonts w:ascii="Times New Roman" w:hAnsi="Times New Roman" w:cs="Times New Roman"/>
          </w:rPr>
          <w:t>min).</w:t>
        </w:r>
        <w:r w:rsidRPr="00D753AC">
          <w:rPr>
            <w:rFonts w:ascii="Times New Roman" w:hAnsi="Times New Roman" w:cs="Times New Roman"/>
            <w:spacing w:val="22"/>
          </w:rPr>
          <w:t xml:space="preserve"> </w:t>
        </w:r>
        <w:r w:rsidRPr="00D753AC">
          <w:rPr>
            <w:rFonts w:ascii="Times New Roman" w:hAnsi="Times New Roman" w:cs="Times New Roman"/>
          </w:rPr>
          <w:t>See</w:t>
        </w:r>
        <w:r w:rsidRPr="00D753AC">
          <w:rPr>
            <w:rFonts w:ascii="Times New Roman" w:hAnsi="Times New Roman" w:cs="Times New Roman"/>
            <w:spacing w:val="22"/>
          </w:rPr>
          <w:t xml:space="preserve"> </w:t>
        </w:r>
        <w:r w:rsidRPr="00D753AC">
          <w:rPr>
            <w:rFonts w:ascii="Times New Roman" w:hAnsi="Times New Roman" w:cs="Times New Roman"/>
          </w:rPr>
          <w:t>table</w:t>
        </w:r>
        <w:r w:rsidRPr="00D753AC">
          <w:rPr>
            <w:rFonts w:ascii="Times New Roman" w:hAnsi="Times New Roman" w:cs="Times New Roman"/>
            <w:spacing w:val="22"/>
          </w:rPr>
          <w:t xml:space="preserve"> </w:t>
        </w:r>
        <w:r w:rsidRPr="00D753AC">
          <w:rPr>
            <w:rFonts w:ascii="Times New Roman" w:hAnsi="Times New Roman" w:cs="Times New Roman"/>
          </w:rPr>
          <w:t>of</w:t>
        </w:r>
        <w:r w:rsidRPr="00D753AC">
          <w:rPr>
            <w:rFonts w:ascii="Times New Roman" w:hAnsi="Times New Roman" w:cs="Times New Roman"/>
            <w:spacing w:val="22"/>
          </w:rPr>
          <w:t xml:space="preserve"> </w:t>
        </w:r>
        <w:r w:rsidRPr="00D753AC">
          <w:rPr>
            <w:rFonts w:ascii="Times New Roman" w:hAnsi="Times New Roman" w:cs="Times New Roman"/>
          </w:rPr>
          <w:t>one-predictor</w:t>
        </w:r>
        <w:r w:rsidRPr="00D753AC">
          <w:rPr>
            <w:rFonts w:ascii="Times New Roman" w:hAnsi="Times New Roman" w:cs="Times New Roman"/>
            <w:spacing w:val="22"/>
          </w:rPr>
          <w:t xml:space="preserve"> </w:t>
        </w:r>
        <w:r w:rsidRPr="00D753AC">
          <w:rPr>
            <w:rFonts w:ascii="Times New Roman" w:hAnsi="Times New Roman" w:cs="Times New Roman"/>
          </w:rPr>
          <w:t>models</w:t>
        </w:r>
        <w:r w:rsidRPr="00D753AC">
          <w:rPr>
            <w:rFonts w:ascii="Times New Roman" w:hAnsi="Times New Roman" w:cs="Times New Roman"/>
            <w:spacing w:val="22"/>
          </w:rPr>
          <w:t xml:space="preserve"> </w:t>
        </w:r>
        <w:r w:rsidRPr="00D753AC">
          <w:rPr>
            <w:rFonts w:ascii="Times New Roman" w:hAnsi="Times New Roman" w:cs="Times New Roman"/>
          </w:rPr>
          <w:t>for</w:t>
        </w:r>
        <w:r w:rsidRPr="00D753AC">
          <w:rPr>
            <w:rFonts w:ascii="Times New Roman" w:hAnsi="Times New Roman" w:cs="Times New Roman"/>
            <w:w w:val="99"/>
          </w:rPr>
          <w:t xml:space="preserve"> </w:t>
        </w:r>
        <w:r w:rsidRPr="00D753AC">
          <w:rPr>
            <w:rFonts w:ascii="Times New Roman" w:hAnsi="Times New Roman" w:cs="Times New Roman"/>
          </w:rPr>
          <w:t>description</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IDs.</w:t>
        </w:r>
        <w:r w:rsidRPr="00D753AC">
          <w:rPr>
            <w:rFonts w:ascii="Times New Roman" w:hAnsi="Times New Roman" w:cs="Times New Roman"/>
            <w:spacing w:val="-4"/>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rsidR="002153D1" w:rsidRPr="00D753AC" w:rsidRDefault="002153D1" w:rsidP="00D753AC">
      <w:pPr>
        <w:spacing w:before="1"/>
        <w:ind w:left="173"/>
        <w:rPr>
          <w:ins w:id="7215" w:author="Claire Kouba" w:date="2023-09-12T16:52:00Z"/>
          <w:rFonts w:ascii="Times New Roman" w:eastAsia="Times New Roman" w:hAnsi="Times New Roman" w:cs="Times New Roman"/>
        </w:rPr>
      </w:pPr>
    </w:p>
    <w:tbl>
      <w:tblPr>
        <w:tblW w:w="0" w:type="auto"/>
        <w:tblInd w:w="109" w:type="dxa"/>
        <w:tblLayout w:type="fixed"/>
        <w:tblCellMar>
          <w:left w:w="0" w:type="dxa"/>
          <w:right w:w="0" w:type="dxa"/>
        </w:tblCellMar>
        <w:tblLook w:val="01E0" w:firstRow="1" w:lastRow="1" w:firstColumn="1" w:lastColumn="1" w:noHBand="0" w:noVBand="0"/>
      </w:tblPr>
      <w:tblGrid>
        <w:gridCol w:w="2072"/>
        <w:gridCol w:w="2506"/>
        <w:gridCol w:w="2506"/>
        <w:gridCol w:w="399"/>
        <w:gridCol w:w="866"/>
        <w:gridCol w:w="514"/>
        <w:gridCol w:w="788"/>
        <w:gridCol w:w="881"/>
      </w:tblGrid>
      <w:tr w:rsidR="002153D1" w:rsidRPr="00D753AC">
        <w:trPr>
          <w:trHeight w:hRule="exact" w:val="259"/>
          <w:ins w:id="7216" w:author="Claire Kouba" w:date="2023-09-12T16:52:00Z"/>
        </w:trPr>
        <w:tc>
          <w:tcPr>
            <w:tcW w:w="2072"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17" w:author="Claire Kouba" w:date="2023-09-12T16:52:00Z"/>
                <w:rFonts w:ascii="Times New Roman" w:eastAsia="Times New Roman" w:hAnsi="Times New Roman" w:cs="Times New Roman"/>
              </w:rPr>
            </w:pPr>
            <w:ins w:id="7218"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50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19" w:author="Claire Kouba" w:date="2023-09-12T16:52:00Z"/>
                <w:rFonts w:ascii="Times New Roman" w:eastAsia="Times New Roman" w:hAnsi="Times New Roman" w:cs="Times New Roman"/>
              </w:rPr>
            </w:pPr>
            <w:ins w:id="7220"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250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21" w:author="Claire Kouba" w:date="2023-09-12T16:52:00Z"/>
                <w:rFonts w:ascii="Times New Roman" w:eastAsia="Times New Roman" w:hAnsi="Times New Roman" w:cs="Times New Roman"/>
              </w:rPr>
            </w:pPr>
            <w:ins w:id="7222"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3</w:t>
              </w:r>
            </w:ins>
          </w:p>
        </w:tc>
        <w:tc>
          <w:tcPr>
            <w:tcW w:w="399"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23" w:author="Claire Kouba" w:date="2023-09-12T16:52:00Z"/>
                <w:rFonts w:ascii="Times New Roman" w:eastAsia="Times New Roman" w:hAnsi="Times New Roman" w:cs="Times New Roman"/>
              </w:rPr>
            </w:pPr>
            <w:ins w:id="7224" w:author="Claire Kouba" w:date="2023-09-12T16:52:00Z">
              <w:r w:rsidRPr="00D753AC">
                <w:rPr>
                  <w:rFonts w:ascii="Times New Roman" w:hAnsi="Times New Roman" w:cs="Times New Roman"/>
                  <w:w w:val="99"/>
                </w:rPr>
                <w:t>n</w:t>
              </w:r>
            </w:ins>
          </w:p>
        </w:tc>
        <w:tc>
          <w:tcPr>
            <w:tcW w:w="86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25" w:author="Claire Kouba" w:date="2023-09-12T16:52:00Z"/>
                <w:rFonts w:ascii="Times New Roman" w:eastAsia="Times New Roman" w:hAnsi="Times New Roman" w:cs="Times New Roman"/>
              </w:rPr>
            </w:pPr>
            <w:ins w:id="7226" w:author="Claire Kouba" w:date="2023-09-12T16:52:00Z">
              <w:r w:rsidRPr="00D753AC">
                <w:rPr>
                  <w:rFonts w:ascii="Times New Roman" w:hAnsi="Times New Roman" w:cs="Times New Roman"/>
                </w:rPr>
                <w:t>Log</w:t>
              </w:r>
              <w:r w:rsidRPr="00D753AC">
                <w:rPr>
                  <w:rFonts w:ascii="Times New Roman" w:hAnsi="Times New Roman" w:cs="Times New Roman"/>
                  <w:spacing w:val="-6"/>
                </w:rPr>
                <w:t xml:space="preserve"> </w:t>
              </w:r>
              <w:r w:rsidRPr="00D753AC">
                <w:rPr>
                  <w:rFonts w:ascii="Times New Roman" w:hAnsi="Times New Roman" w:cs="Times New Roman"/>
                </w:rPr>
                <w:t>Like.</w:t>
              </w:r>
            </w:ins>
          </w:p>
        </w:tc>
        <w:tc>
          <w:tcPr>
            <w:tcW w:w="514"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27" w:author="Claire Kouba" w:date="2023-09-12T16:52:00Z"/>
                <w:rFonts w:ascii="Times New Roman" w:eastAsia="Times New Roman" w:hAnsi="Times New Roman" w:cs="Times New Roman"/>
              </w:rPr>
            </w:pPr>
            <w:ins w:id="7228" w:author="Claire Kouba" w:date="2023-09-12T16:52:00Z">
              <w:r w:rsidRPr="00D753AC">
                <w:rPr>
                  <w:rFonts w:ascii="Times New Roman" w:hAnsi="Times New Roman" w:cs="Times New Roman"/>
                </w:rPr>
                <w:t>AIC</w:t>
              </w:r>
            </w:ins>
          </w:p>
        </w:tc>
        <w:tc>
          <w:tcPr>
            <w:tcW w:w="788"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29" w:author="Claire Kouba" w:date="2023-09-12T16:52:00Z"/>
                <w:rFonts w:ascii="Times New Roman" w:eastAsia="Times New Roman" w:hAnsi="Times New Roman" w:cs="Times New Roman"/>
              </w:rPr>
            </w:pPr>
            <w:ins w:id="7230" w:author="Claire Kouba" w:date="2023-09-12T16:52:00Z">
              <w:r w:rsidRPr="00D753AC">
                <w:rPr>
                  <w:rFonts w:ascii="Times New Roman" w:hAnsi="Times New Roman" w:cs="Times New Roman"/>
                </w:rPr>
                <w:t>LOOCV</w:t>
              </w:r>
            </w:ins>
          </w:p>
        </w:tc>
        <w:tc>
          <w:tcPr>
            <w:tcW w:w="881"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231" w:author="Claire Kouba" w:date="2023-09-12T16:52:00Z"/>
                <w:rFonts w:ascii="Times New Roman" w:eastAsia="Times New Roman" w:hAnsi="Times New Roman" w:cs="Times New Roman"/>
              </w:rPr>
            </w:pPr>
            <w:ins w:id="7232"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263"/>
          <w:ins w:id="7233" w:author="Claire Kouba" w:date="2023-09-12T16:52:00Z"/>
        </w:trPr>
        <w:tc>
          <w:tcPr>
            <w:tcW w:w="2072" w:type="dxa"/>
            <w:tcBorders>
              <w:top w:val="single" w:sz="3" w:space="0" w:color="000000"/>
              <w:left w:val="nil"/>
              <w:bottom w:val="nil"/>
              <w:right w:val="nil"/>
            </w:tcBorders>
          </w:tcPr>
          <w:p w:rsidR="002153D1" w:rsidRPr="00D753AC" w:rsidRDefault="002573FA" w:rsidP="00D753AC">
            <w:pPr>
              <w:pStyle w:val="TableParagraph"/>
              <w:spacing w:before="26"/>
              <w:ind w:left="173"/>
              <w:rPr>
                <w:ins w:id="7234" w:author="Claire Kouba" w:date="2023-09-12T16:52:00Z"/>
                <w:rFonts w:ascii="Times New Roman" w:eastAsia="Times New Roman" w:hAnsi="Times New Roman" w:cs="Times New Roman"/>
              </w:rPr>
            </w:pPr>
            <w:ins w:id="7235" w:author="Claire Kouba" w:date="2023-09-12T16:52:00Z">
              <w:r w:rsidRPr="00D753AC">
                <w:rPr>
                  <w:rFonts w:ascii="Times New Roman" w:hAnsi="Times New Roman" w:cs="Times New Roman"/>
                </w:rPr>
                <w:t>SWJ_max_wc_mm</w:t>
              </w:r>
            </w:ins>
          </w:p>
        </w:tc>
        <w:tc>
          <w:tcPr>
            <w:tcW w:w="2506" w:type="dxa"/>
            <w:tcBorders>
              <w:top w:val="single" w:sz="3" w:space="0" w:color="000000"/>
              <w:left w:val="nil"/>
              <w:bottom w:val="nil"/>
              <w:right w:val="nil"/>
            </w:tcBorders>
          </w:tcPr>
          <w:p w:rsidR="002153D1" w:rsidRPr="00D753AC" w:rsidRDefault="002573FA" w:rsidP="00D753AC">
            <w:pPr>
              <w:pStyle w:val="TableParagraph"/>
              <w:spacing w:before="26"/>
              <w:ind w:left="173"/>
              <w:rPr>
                <w:ins w:id="7236" w:author="Claire Kouba" w:date="2023-09-12T16:52:00Z"/>
                <w:rFonts w:ascii="Times New Roman" w:eastAsia="Times New Roman" w:hAnsi="Times New Roman" w:cs="Times New Roman"/>
              </w:rPr>
            </w:pPr>
            <w:ins w:id="7237" w:author="Claire Kouba" w:date="2023-09-12T16:52:00Z">
              <w:r w:rsidRPr="00D753AC">
                <w:rPr>
                  <w:rFonts w:ascii="Times New Roman" w:hAnsi="Times New Roman" w:cs="Times New Roman"/>
                </w:rPr>
                <w:t>USC00043182_oct_apr_mm</w:t>
              </w:r>
            </w:ins>
          </w:p>
        </w:tc>
        <w:tc>
          <w:tcPr>
            <w:tcW w:w="2506" w:type="dxa"/>
            <w:tcBorders>
              <w:top w:val="single" w:sz="3" w:space="0" w:color="000000"/>
              <w:left w:val="nil"/>
              <w:bottom w:val="nil"/>
              <w:right w:val="nil"/>
            </w:tcBorders>
          </w:tcPr>
          <w:p w:rsidR="002153D1" w:rsidRPr="00D753AC" w:rsidRDefault="002573FA" w:rsidP="00D753AC">
            <w:pPr>
              <w:pStyle w:val="TableParagraph"/>
              <w:spacing w:before="26"/>
              <w:ind w:left="173"/>
              <w:rPr>
                <w:ins w:id="7238" w:author="Claire Kouba" w:date="2023-09-12T16:52:00Z"/>
                <w:rFonts w:ascii="Times New Roman" w:eastAsia="Times New Roman" w:hAnsi="Times New Roman" w:cs="Times New Roman"/>
              </w:rPr>
            </w:pPr>
            <w:ins w:id="7239" w:author="Claire Kouba" w:date="2023-09-12T16:52:00Z">
              <w:r w:rsidRPr="00D753AC">
                <w:rPr>
                  <w:rFonts w:ascii="Times New Roman" w:hAnsi="Times New Roman" w:cs="Times New Roman"/>
                </w:rPr>
                <w:t>SWJ_jday_of_max</w:t>
              </w:r>
            </w:ins>
          </w:p>
        </w:tc>
        <w:tc>
          <w:tcPr>
            <w:tcW w:w="399" w:type="dxa"/>
            <w:tcBorders>
              <w:top w:val="single" w:sz="3" w:space="0" w:color="000000"/>
              <w:left w:val="nil"/>
              <w:bottom w:val="nil"/>
              <w:right w:val="nil"/>
            </w:tcBorders>
          </w:tcPr>
          <w:p w:rsidR="002153D1" w:rsidRPr="00D753AC" w:rsidRDefault="002573FA" w:rsidP="00D753AC">
            <w:pPr>
              <w:pStyle w:val="TableParagraph"/>
              <w:spacing w:before="26"/>
              <w:ind w:left="173"/>
              <w:rPr>
                <w:ins w:id="7240" w:author="Claire Kouba" w:date="2023-09-12T16:52:00Z"/>
                <w:rFonts w:ascii="Times New Roman" w:eastAsia="Times New Roman" w:hAnsi="Times New Roman" w:cs="Times New Roman"/>
              </w:rPr>
            </w:pPr>
            <w:ins w:id="7241" w:author="Claire Kouba" w:date="2023-09-12T16:52:00Z">
              <w:r w:rsidRPr="00D753AC">
                <w:rPr>
                  <w:rFonts w:ascii="Times New Roman" w:hAnsi="Times New Roman" w:cs="Times New Roman"/>
                </w:rPr>
                <w:t>67</w:t>
              </w:r>
            </w:ins>
          </w:p>
        </w:tc>
        <w:tc>
          <w:tcPr>
            <w:tcW w:w="866" w:type="dxa"/>
            <w:tcBorders>
              <w:top w:val="single" w:sz="3" w:space="0" w:color="000000"/>
              <w:left w:val="nil"/>
              <w:bottom w:val="nil"/>
              <w:right w:val="nil"/>
            </w:tcBorders>
          </w:tcPr>
          <w:p w:rsidR="002153D1" w:rsidRPr="00D753AC" w:rsidRDefault="002573FA" w:rsidP="00D753AC">
            <w:pPr>
              <w:pStyle w:val="TableParagraph"/>
              <w:spacing w:before="26"/>
              <w:ind w:left="173"/>
              <w:rPr>
                <w:ins w:id="7242" w:author="Claire Kouba" w:date="2023-09-12T16:52:00Z"/>
                <w:rFonts w:ascii="Times New Roman" w:eastAsia="Times New Roman" w:hAnsi="Times New Roman" w:cs="Times New Roman"/>
              </w:rPr>
            </w:pPr>
            <w:ins w:id="7243" w:author="Claire Kouba" w:date="2023-09-12T16:52:00Z">
              <w:r w:rsidRPr="00D753AC">
                <w:rPr>
                  <w:rFonts w:ascii="Times New Roman" w:hAnsi="Times New Roman" w:cs="Times New Roman"/>
                </w:rPr>
                <w:t>-119</w:t>
              </w:r>
            </w:ins>
          </w:p>
        </w:tc>
        <w:tc>
          <w:tcPr>
            <w:tcW w:w="514" w:type="dxa"/>
            <w:tcBorders>
              <w:top w:val="single" w:sz="3" w:space="0" w:color="000000"/>
              <w:left w:val="nil"/>
              <w:bottom w:val="nil"/>
              <w:right w:val="nil"/>
            </w:tcBorders>
          </w:tcPr>
          <w:p w:rsidR="002153D1" w:rsidRPr="00D753AC" w:rsidRDefault="002573FA" w:rsidP="00D753AC">
            <w:pPr>
              <w:pStyle w:val="TableParagraph"/>
              <w:spacing w:before="26"/>
              <w:ind w:left="173"/>
              <w:rPr>
                <w:ins w:id="7244" w:author="Claire Kouba" w:date="2023-09-12T16:52:00Z"/>
                <w:rFonts w:ascii="Times New Roman" w:eastAsia="Times New Roman" w:hAnsi="Times New Roman" w:cs="Times New Roman"/>
              </w:rPr>
            </w:pPr>
            <w:ins w:id="7245" w:author="Claire Kouba" w:date="2023-09-12T16:52:00Z">
              <w:r w:rsidRPr="00D753AC">
                <w:rPr>
                  <w:rFonts w:ascii="Times New Roman" w:hAnsi="Times New Roman" w:cs="Times New Roman"/>
                </w:rPr>
                <w:t>247</w:t>
              </w:r>
            </w:ins>
          </w:p>
        </w:tc>
        <w:tc>
          <w:tcPr>
            <w:tcW w:w="788" w:type="dxa"/>
            <w:tcBorders>
              <w:top w:val="single" w:sz="3" w:space="0" w:color="000000"/>
              <w:left w:val="nil"/>
              <w:bottom w:val="nil"/>
              <w:right w:val="nil"/>
            </w:tcBorders>
          </w:tcPr>
          <w:p w:rsidR="002153D1" w:rsidRPr="00D753AC" w:rsidRDefault="002573FA" w:rsidP="00D753AC">
            <w:pPr>
              <w:pStyle w:val="TableParagraph"/>
              <w:spacing w:before="26"/>
              <w:ind w:left="173"/>
              <w:rPr>
                <w:ins w:id="7246" w:author="Claire Kouba" w:date="2023-09-12T16:52:00Z"/>
                <w:rFonts w:ascii="Times New Roman" w:eastAsia="Times New Roman" w:hAnsi="Times New Roman" w:cs="Times New Roman"/>
              </w:rPr>
            </w:pPr>
            <w:ins w:id="7247" w:author="Claire Kouba" w:date="2023-09-12T16:52:00Z">
              <w:r w:rsidRPr="00D753AC">
                <w:rPr>
                  <w:rFonts w:ascii="Times New Roman" w:hAnsi="Times New Roman" w:cs="Times New Roman"/>
                </w:rPr>
                <w:t>2.3</w:t>
              </w:r>
            </w:ins>
          </w:p>
        </w:tc>
        <w:tc>
          <w:tcPr>
            <w:tcW w:w="881" w:type="dxa"/>
            <w:tcBorders>
              <w:top w:val="single" w:sz="3" w:space="0" w:color="000000"/>
              <w:left w:val="nil"/>
              <w:bottom w:val="nil"/>
              <w:right w:val="nil"/>
            </w:tcBorders>
          </w:tcPr>
          <w:p w:rsidR="002153D1" w:rsidRPr="00D753AC" w:rsidRDefault="002573FA" w:rsidP="00D753AC">
            <w:pPr>
              <w:pStyle w:val="TableParagraph"/>
              <w:spacing w:before="26"/>
              <w:ind w:left="173"/>
              <w:rPr>
                <w:ins w:id="7248" w:author="Claire Kouba" w:date="2023-09-12T16:52:00Z"/>
                <w:rFonts w:ascii="Times New Roman" w:eastAsia="Times New Roman" w:hAnsi="Times New Roman" w:cs="Times New Roman"/>
              </w:rPr>
            </w:pPr>
            <w:ins w:id="7249" w:author="Claire Kouba" w:date="2023-09-12T16:52:00Z">
              <w:r w:rsidRPr="00D753AC">
                <w:rPr>
                  <w:rFonts w:ascii="Times New Roman" w:hAnsi="Times New Roman" w:cs="Times New Roman"/>
                </w:rPr>
                <w:t>0.63</w:t>
              </w:r>
            </w:ins>
          </w:p>
        </w:tc>
      </w:tr>
      <w:tr w:rsidR="002153D1" w:rsidRPr="00D753AC">
        <w:trPr>
          <w:trHeight w:hRule="exact" w:val="251"/>
          <w:ins w:id="7250"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251" w:author="Claire Kouba" w:date="2023-09-12T16:52:00Z"/>
                <w:rFonts w:ascii="Times New Roman" w:eastAsia="Times New Roman" w:hAnsi="Times New Roman" w:cs="Times New Roman"/>
              </w:rPr>
            </w:pPr>
            <w:ins w:id="7252"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53" w:author="Claire Kouba" w:date="2023-09-12T16:52:00Z"/>
                <w:rFonts w:ascii="Times New Roman" w:eastAsia="Times New Roman" w:hAnsi="Times New Roman" w:cs="Times New Roman"/>
              </w:rPr>
            </w:pPr>
            <w:ins w:id="7254"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55" w:author="Claire Kouba" w:date="2023-09-12T16:52:00Z"/>
                <w:rFonts w:ascii="Times New Roman" w:eastAsia="Times New Roman" w:hAnsi="Times New Roman" w:cs="Times New Roman"/>
              </w:rPr>
            </w:pPr>
            <w:ins w:id="7256"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257" w:author="Claire Kouba" w:date="2023-09-12T16:52:00Z"/>
                <w:rFonts w:ascii="Times New Roman" w:eastAsia="Times New Roman" w:hAnsi="Times New Roman" w:cs="Times New Roman"/>
              </w:rPr>
            </w:pPr>
            <w:ins w:id="7258"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259" w:author="Claire Kouba" w:date="2023-09-12T16:52:00Z"/>
                <w:rFonts w:ascii="Times New Roman" w:eastAsia="Times New Roman" w:hAnsi="Times New Roman" w:cs="Times New Roman"/>
              </w:rPr>
            </w:pPr>
            <w:ins w:id="7260" w:author="Claire Kouba" w:date="2023-09-12T16:52:00Z">
              <w:r w:rsidRPr="00D753AC">
                <w:rPr>
                  <w:rFonts w:ascii="Times New Roman" w:hAnsi="Times New Roman" w:cs="Times New Roman"/>
                </w:rPr>
                <w:t>-86</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261" w:author="Claire Kouba" w:date="2023-09-12T16:52:00Z"/>
                <w:rFonts w:ascii="Times New Roman" w:eastAsia="Times New Roman" w:hAnsi="Times New Roman" w:cs="Times New Roman"/>
              </w:rPr>
            </w:pPr>
            <w:ins w:id="7262" w:author="Claire Kouba" w:date="2023-09-12T16:52:00Z">
              <w:r w:rsidRPr="00D753AC">
                <w:rPr>
                  <w:rFonts w:ascii="Times New Roman" w:hAnsi="Times New Roman" w:cs="Times New Roman"/>
                </w:rPr>
                <w:t>181</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263" w:author="Claire Kouba" w:date="2023-09-12T16:52:00Z"/>
                <w:rFonts w:ascii="Times New Roman" w:eastAsia="Times New Roman" w:hAnsi="Times New Roman" w:cs="Times New Roman"/>
              </w:rPr>
            </w:pPr>
            <w:ins w:id="7264" w:author="Claire Kouba" w:date="2023-09-12T16:52:00Z">
              <w:r w:rsidRPr="00D753AC">
                <w:rPr>
                  <w:rFonts w:ascii="Times New Roman" w:hAnsi="Times New Roman" w:cs="Times New Roman"/>
                </w:rPr>
                <w:t>2.8</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265" w:author="Claire Kouba" w:date="2023-09-12T16:52:00Z"/>
                <w:rFonts w:ascii="Times New Roman" w:eastAsia="Times New Roman" w:hAnsi="Times New Roman" w:cs="Times New Roman"/>
              </w:rPr>
            </w:pPr>
            <w:ins w:id="7266" w:author="Claire Kouba" w:date="2023-09-12T16:52:00Z">
              <w:r w:rsidRPr="00D753AC">
                <w:rPr>
                  <w:rFonts w:ascii="Times New Roman" w:hAnsi="Times New Roman" w:cs="Times New Roman"/>
                </w:rPr>
                <w:t>0.59</w:t>
              </w:r>
            </w:ins>
          </w:p>
        </w:tc>
      </w:tr>
      <w:tr w:rsidR="002153D1" w:rsidRPr="00D753AC">
        <w:trPr>
          <w:trHeight w:hRule="exact" w:val="251"/>
          <w:ins w:id="7267"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268" w:author="Claire Kouba" w:date="2023-09-12T16:52:00Z"/>
                <w:rFonts w:ascii="Times New Roman" w:eastAsia="Times New Roman" w:hAnsi="Times New Roman" w:cs="Times New Roman"/>
              </w:rPr>
            </w:pPr>
            <w:ins w:id="7269"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70" w:author="Claire Kouba" w:date="2023-09-12T16:52:00Z"/>
                <w:rFonts w:ascii="Times New Roman" w:eastAsia="Times New Roman" w:hAnsi="Times New Roman" w:cs="Times New Roman"/>
              </w:rPr>
            </w:pPr>
            <w:ins w:id="7271"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72" w:author="Claire Kouba" w:date="2023-09-12T16:52:00Z"/>
                <w:rFonts w:ascii="Times New Roman" w:eastAsia="Times New Roman" w:hAnsi="Times New Roman" w:cs="Times New Roman"/>
              </w:rPr>
            </w:pPr>
            <w:ins w:id="7273"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274" w:author="Claire Kouba" w:date="2023-09-12T16:52:00Z"/>
                <w:rFonts w:ascii="Times New Roman" w:eastAsia="Times New Roman" w:hAnsi="Times New Roman" w:cs="Times New Roman"/>
              </w:rPr>
            </w:pPr>
            <w:ins w:id="7275"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276" w:author="Claire Kouba" w:date="2023-09-12T16:52:00Z"/>
                <w:rFonts w:ascii="Times New Roman" w:eastAsia="Times New Roman" w:hAnsi="Times New Roman" w:cs="Times New Roman"/>
              </w:rPr>
            </w:pPr>
            <w:ins w:id="7277" w:author="Claire Kouba" w:date="2023-09-12T16:52:00Z">
              <w:r w:rsidRPr="00D753AC">
                <w:rPr>
                  <w:rFonts w:ascii="Times New Roman" w:hAnsi="Times New Roman" w:cs="Times New Roman"/>
                </w:rPr>
                <w:t>-117</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278" w:author="Claire Kouba" w:date="2023-09-12T16:52:00Z"/>
                <w:rFonts w:ascii="Times New Roman" w:eastAsia="Times New Roman" w:hAnsi="Times New Roman" w:cs="Times New Roman"/>
              </w:rPr>
            </w:pPr>
            <w:ins w:id="7279" w:author="Claire Kouba" w:date="2023-09-12T16:52:00Z">
              <w:r w:rsidRPr="00D753AC">
                <w:rPr>
                  <w:rFonts w:ascii="Times New Roman" w:hAnsi="Times New Roman" w:cs="Times New Roman"/>
                </w:rPr>
                <w:t>244</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280" w:author="Claire Kouba" w:date="2023-09-12T16:52:00Z"/>
                <w:rFonts w:ascii="Times New Roman" w:eastAsia="Times New Roman" w:hAnsi="Times New Roman" w:cs="Times New Roman"/>
              </w:rPr>
            </w:pPr>
            <w:ins w:id="7281" w:author="Claire Kouba" w:date="2023-09-12T16:52:00Z">
              <w:r w:rsidRPr="00D753AC">
                <w:rPr>
                  <w:rFonts w:ascii="Times New Roman" w:hAnsi="Times New Roman" w:cs="Times New Roman"/>
                </w:rPr>
                <w:t>2.3</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282" w:author="Claire Kouba" w:date="2023-09-12T16:52:00Z"/>
                <w:rFonts w:ascii="Times New Roman" w:eastAsia="Times New Roman" w:hAnsi="Times New Roman" w:cs="Times New Roman"/>
              </w:rPr>
            </w:pPr>
            <w:ins w:id="7283" w:author="Claire Kouba" w:date="2023-09-12T16:52:00Z">
              <w:r w:rsidRPr="00D753AC">
                <w:rPr>
                  <w:rFonts w:ascii="Times New Roman" w:hAnsi="Times New Roman" w:cs="Times New Roman"/>
                </w:rPr>
                <w:t>0.64</w:t>
              </w:r>
            </w:ins>
          </w:p>
        </w:tc>
      </w:tr>
      <w:tr w:rsidR="002153D1" w:rsidRPr="00D753AC">
        <w:trPr>
          <w:trHeight w:hRule="exact" w:val="251"/>
          <w:ins w:id="7284"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285" w:author="Claire Kouba" w:date="2023-09-12T16:52:00Z"/>
                <w:rFonts w:ascii="Times New Roman" w:eastAsia="Times New Roman" w:hAnsi="Times New Roman" w:cs="Times New Roman"/>
              </w:rPr>
            </w:pPr>
            <w:ins w:id="7286"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87" w:author="Claire Kouba" w:date="2023-09-12T16:52:00Z"/>
                <w:rFonts w:ascii="Times New Roman" w:eastAsia="Times New Roman" w:hAnsi="Times New Roman" w:cs="Times New Roman"/>
              </w:rPr>
            </w:pPr>
            <w:ins w:id="7288"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289" w:author="Claire Kouba" w:date="2023-09-12T16:52:00Z"/>
                <w:rFonts w:ascii="Times New Roman" w:eastAsia="Times New Roman" w:hAnsi="Times New Roman" w:cs="Times New Roman"/>
              </w:rPr>
            </w:pPr>
            <w:ins w:id="7290"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291" w:author="Claire Kouba" w:date="2023-09-12T16:52:00Z"/>
                <w:rFonts w:ascii="Times New Roman" w:eastAsia="Times New Roman" w:hAnsi="Times New Roman" w:cs="Times New Roman"/>
              </w:rPr>
            </w:pPr>
            <w:ins w:id="7292"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293" w:author="Claire Kouba" w:date="2023-09-12T16:52:00Z"/>
                <w:rFonts w:ascii="Times New Roman" w:eastAsia="Times New Roman" w:hAnsi="Times New Roman" w:cs="Times New Roman"/>
              </w:rPr>
            </w:pPr>
            <w:ins w:id="7294" w:author="Claire Kouba" w:date="2023-09-12T16:52:00Z">
              <w:r w:rsidRPr="00D753AC">
                <w:rPr>
                  <w:rFonts w:ascii="Times New Roman" w:hAnsi="Times New Roman" w:cs="Times New Roman"/>
                </w:rPr>
                <w:t>-91</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295" w:author="Claire Kouba" w:date="2023-09-12T16:52:00Z"/>
                <w:rFonts w:ascii="Times New Roman" w:eastAsia="Times New Roman" w:hAnsi="Times New Roman" w:cs="Times New Roman"/>
              </w:rPr>
            </w:pPr>
            <w:ins w:id="7296" w:author="Claire Kouba" w:date="2023-09-12T16:52:00Z">
              <w:r w:rsidRPr="00D753AC">
                <w:rPr>
                  <w:rFonts w:ascii="Times New Roman" w:hAnsi="Times New Roman" w:cs="Times New Roman"/>
                </w:rPr>
                <w:t>192</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297" w:author="Claire Kouba" w:date="2023-09-12T16:52:00Z"/>
                <w:rFonts w:ascii="Times New Roman" w:eastAsia="Times New Roman" w:hAnsi="Times New Roman" w:cs="Times New Roman"/>
              </w:rPr>
            </w:pPr>
            <w:ins w:id="7298" w:author="Claire Kouba" w:date="2023-09-12T16:52:00Z">
              <w:r w:rsidRPr="00D753AC">
                <w:rPr>
                  <w:rFonts w:ascii="Times New Roman" w:hAnsi="Times New Roman" w:cs="Times New Roman"/>
                </w:rPr>
                <w:t>2.7</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299" w:author="Claire Kouba" w:date="2023-09-12T16:52:00Z"/>
                <w:rFonts w:ascii="Times New Roman" w:eastAsia="Times New Roman" w:hAnsi="Times New Roman" w:cs="Times New Roman"/>
              </w:rPr>
            </w:pPr>
            <w:ins w:id="7300" w:author="Claire Kouba" w:date="2023-09-12T16:52:00Z">
              <w:r w:rsidRPr="00D753AC">
                <w:rPr>
                  <w:rFonts w:ascii="Times New Roman" w:hAnsi="Times New Roman" w:cs="Times New Roman"/>
                </w:rPr>
                <w:t>0.58</w:t>
              </w:r>
            </w:ins>
          </w:p>
        </w:tc>
      </w:tr>
      <w:tr w:rsidR="002153D1" w:rsidRPr="00D753AC">
        <w:trPr>
          <w:trHeight w:hRule="exact" w:val="251"/>
          <w:ins w:id="7301"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02" w:author="Claire Kouba" w:date="2023-09-12T16:52:00Z"/>
                <w:rFonts w:ascii="Times New Roman" w:eastAsia="Times New Roman" w:hAnsi="Times New Roman" w:cs="Times New Roman"/>
              </w:rPr>
            </w:pPr>
            <w:ins w:id="7303"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04" w:author="Claire Kouba" w:date="2023-09-12T16:52:00Z"/>
                <w:rFonts w:ascii="Times New Roman" w:eastAsia="Times New Roman" w:hAnsi="Times New Roman" w:cs="Times New Roman"/>
              </w:rPr>
            </w:pPr>
            <w:ins w:id="7305"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06" w:author="Claire Kouba" w:date="2023-09-12T16:52:00Z"/>
                <w:rFonts w:ascii="Times New Roman" w:eastAsia="Times New Roman" w:hAnsi="Times New Roman" w:cs="Times New Roman"/>
              </w:rPr>
            </w:pPr>
            <w:ins w:id="7307"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08" w:author="Claire Kouba" w:date="2023-09-12T16:52:00Z"/>
                <w:rFonts w:ascii="Times New Roman" w:eastAsia="Times New Roman" w:hAnsi="Times New Roman" w:cs="Times New Roman"/>
              </w:rPr>
            </w:pPr>
            <w:ins w:id="7309" w:author="Claire Kouba" w:date="2023-09-12T16:52:00Z">
              <w:r w:rsidRPr="00D753AC">
                <w:rPr>
                  <w:rFonts w:ascii="Times New Roman" w:hAnsi="Times New Roman" w:cs="Times New Roman"/>
                </w:rPr>
                <w:t>70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10" w:author="Claire Kouba" w:date="2023-09-12T16:52:00Z"/>
                <w:rFonts w:ascii="Times New Roman" w:eastAsia="Times New Roman" w:hAnsi="Times New Roman" w:cs="Times New Roman"/>
              </w:rPr>
            </w:pPr>
            <w:ins w:id="7311" w:author="Claire Kouba" w:date="2023-09-12T16:52:00Z">
              <w:r w:rsidRPr="00D753AC">
                <w:rPr>
                  <w:rFonts w:ascii="Times New Roman" w:hAnsi="Times New Roman" w:cs="Times New Roman"/>
                </w:rPr>
                <w:t>-127</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12" w:author="Claire Kouba" w:date="2023-09-12T16:52:00Z"/>
                <w:rFonts w:ascii="Times New Roman" w:eastAsia="Times New Roman" w:hAnsi="Times New Roman" w:cs="Times New Roman"/>
              </w:rPr>
            </w:pPr>
            <w:ins w:id="7313" w:author="Claire Kouba" w:date="2023-09-12T16:52:00Z">
              <w:r w:rsidRPr="00D753AC">
                <w:rPr>
                  <w:rFonts w:ascii="Times New Roman" w:hAnsi="Times New Roman" w:cs="Times New Roman"/>
                </w:rPr>
                <w:t>265</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14" w:author="Claire Kouba" w:date="2023-09-12T16:52:00Z"/>
                <w:rFonts w:ascii="Times New Roman" w:eastAsia="Times New Roman" w:hAnsi="Times New Roman" w:cs="Times New Roman"/>
              </w:rPr>
            </w:pPr>
            <w:ins w:id="7315" w:author="Claire Kouba" w:date="2023-09-12T16:52:00Z">
              <w:r w:rsidRPr="00D753AC">
                <w:rPr>
                  <w:rFonts w:ascii="Times New Roman" w:hAnsi="Times New Roman" w:cs="Times New Roman"/>
                </w:rPr>
                <w:t>2.7</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16" w:author="Claire Kouba" w:date="2023-09-12T16:52:00Z"/>
                <w:rFonts w:ascii="Times New Roman" w:eastAsia="Times New Roman" w:hAnsi="Times New Roman" w:cs="Times New Roman"/>
              </w:rPr>
            </w:pPr>
            <w:ins w:id="7317" w:author="Claire Kouba" w:date="2023-09-12T16:52:00Z">
              <w:r w:rsidRPr="00D753AC">
                <w:rPr>
                  <w:rFonts w:ascii="Times New Roman" w:hAnsi="Times New Roman" w:cs="Times New Roman"/>
                </w:rPr>
                <w:t>0.58</w:t>
              </w:r>
            </w:ins>
          </w:p>
        </w:tc>
      </w:tr>
      <w:tr w:rsidR="002153D1" w:rsidRPr="00D753AC">
        <w:trPr>
          <w:trHeight w:hRule="exact" w:val="251"/>
          <w:ins w:id="7318"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19" w:author="Claire Kouba" w:date="2023-09-12T16:52:00Z"/>
                <w:rFonts w:ascii="Times New Roman" w:eastAsia="Times New Roman" w:hAnsi="Times New Roman" w:cs="Times New Roman"/>
              </w:rPr>
            </w:pPr>
            <w:ins w:id="7320"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21" w:author="Claire Kouba" w:date="2023-09-12T16:52:00Z"/>
                <w:rFonts w:ascii="Times New Roman" w:eastAsia="Times New Roman" w:hAnsi="Times New Roman" w:cs="Times New Roman"/>
              </w:rPr>
            </w:pPr>
            <w:ins w:id="7322"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23" w:author="Claire Kouba" w:date="2023-09-12T16:52:00Z"/>
                <w:rFonts w:ascii="Times New Roman" w:eastAsia="Times New Roman" w:hAnsi="Times New Roman" w:cs="Times New Roman"/>
              </w:rPr>
            </w:pPr>
            <w:ins w:id="7324"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25" w:author="Claire Kouba" w:date="2023-09-12T16:52:00Z"/>
                <w:rFonts w:ascii="Times New Roman" w:eastAsia="Times New Roman" w:hAnsi="Times New Roman" w:cs="Times New Roman"/>
              </w:rPr>
            </w:pPr>
            <w:ins w:id="7326"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27" w:author="Claire Kouba" w:date="2023-09-12T16:52:00Z"/>
                <w:rFonts w:ascii="Times New Roman" w:eastAsia="Times New Roman" w:hAnsi="Times New Roman" w:cs="Times New Roman"/>
              </w:rPr>
            </w:pPr>
            <w:ins w:id="7328" w:author="Claire Kouba" w:date="2023-09-12T16:52:00Z">
              <w:r w:rsidRPr="00D753AC">
                <w:rPr>
                  <w:rFonts w:ascii="Times New Roman" w:hAnsi="Times New Roman" w:cs="Times New Roman"/>
                </w:rPr>
                <w:t>-89</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29" w:author="Claire Kouba" w:date="2023-09-12T16:52:00Z"/>
                <w:rFonts w:ascii="Times New Roman" w:eastAsia="Times New Roman" w:hAnsi="Times New Roman" w:cs="Times New Roman"/>
              </w:rPr>
            </w:pPr>
            <w:ins w:id="7330" w:author="Claire Kouba" w:date="2023-09-12T16:52:00Z">
              <w:r w:rsidRPr="00D753AC">
                <w:rPr>
                  <w:rFonts w:ascii="Times New Roman" w:hAnsi="Times New Roman" w:cs="Times New Roman"/>
                </w:rPr>
                <w:t>187</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31" w:author="Claire Kouba" w:date="2023-09-12T16:52:00Z"/>
                <w:rFonts w:ascii="Times New Roman" w:eastAsia="Times New Roman" w:hAnsi="Times New Roman" w:cs="Times New Roman"/>
              </w:rPr>
            </w:pPr>
            <w:ins w:id="7332" w:author="Claire Kouba" w:date="2023-09-12T16:52:00Z">
              <w:r w:rsidRPr="00D753AC">
                <w:rPr>
                  <w:rFonts w:ascii="Times New Roman" w:hAnsi="Times New Roman" w:cs="Times New Roman"/>
                </w:rPr>
                <w:t>2.6</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33" w:author="Claire Kouba" w:date="2023-09-12T16:52:00Z"/>
                <w:rFonts w:ascii="Times New Roman" w:eastAsia="Times New Roman" w:hAnsi="Times New Roman" w:cs="Times New Roman"/>
              </w:rPr>
            </w:pPr>
            <w:ins w:id="7334" w:author="Claire Kouba" w:date="2023-09-12T16:52:00Z">
              <w:r w:rsidRPr="00D753AC">
                <w:rPr>
                  <w:rFonts w:ascii="Times New Roman" w:hAnsi="Times New Roman" w:cs="Times New Roman"/>
                </w:rPr>
                <w:t>0.61</w:t>
              </w:r>
            </w:ins>
          </w:p>
        </w:tc>
      </w:tr>
      <w:tr w:rsidR="002153D1" w:rsidRPr="00D753AC">
        <w:trPr>
          <w:trHeight w:hRule="exact" w:val="251"/>
          <w:ins w:id="7335"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36" w:author="Claire Kouba" w:date="2023-09-12T16:52:00Z"/>
                <w:rFonts w:ascii="Times New Roman" w:eastAsia="Times New Roman" w:hAnsi="Times New Roman" w:cs="Times New Roman"/>
              </w:rPr>
            </w:pPr>
            <w:ins w:id="7337"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38" w:author="Claire Kouba" w:date="2023-09-12T16:52:00Z"/>
                <w:rFonts w:ascii="Times New Roman" w:eastAsia="Times New Roman" w:hAnsi="Times New Roman" w:cs="Times New Roman"/>
              </w:rPr>
            </w:pPr>
            <w:ins w:id="7339"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40" w:author="Claire Kouba" w:date="2023-09-12T16:52:00Z"/>
                <w:rFonts w:ascii="Times New Roman" w:eastAsia="Times New Roman" w:hAnsi="Times New Roman" w:cs="Times New Roman"/>
              </w:rPr>
            </w:pPr>
            <w:ins w:id="7341"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42" w:author="Claire Kouba" w:date="2023-09-12T16:52:00Z"/>
                <w:rFonts w:ascii="Times New Roman" w:eastAsia="Times New Roman" w:hAnsi="Times New Roman" w:cs="Times New Roman"/>
              </w:rPr>
            </w:pPr>
            <w:ins w:id="7343"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44" w:author="Claire Kouba" w:date="2023-09-12T16:52:00Z"/>
                <w:rFonts w:ascii="Times New Roman" w:eastAsia="Times New Roman" w:hAnsi="Times New Roman" w:cs="Times New Roman"/>
              </w:rPr>
            </w:pPr>
            <w:ins w:id="7345" w:author="Claire Kouba" w:date="2023-09-12T16:52:00Z">
              <w:r w:rsidRPr="00D753AC">
                <w:rPr>
                  <w:rFonts w:ascii="Times New Roman" w:hAnsi="Times New Roman" w:cs="Times New Roman"/>
                </w:rPr>
                <w:t>-90</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46" w:author="Claire Kouba" w:date="2023-09-12T16:52:00Z"/>
                <w:rFonts w:ascii="Times New Roman" w:eastAsia="Times New Roman" w:hAnsi="Times New Roman" w:cs="Times New Roman"/>
              </w:rPr>
            </w:pPr>
            <w:ins w:id="7347" w:author="Claire Kouba" w:date="2023-09-12T16:52:00Z">
              <w:r w:rsidRPr="00D753AC">
                <w:rPr>
                  <w:rFonts w:ascii="Times New Roman" w:hAnsi="Times New Roman" w:cs="Times New Roman"/>
                </w:rPr>
                <w:t>190</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48" w:author="Claire Kouba" w:date="2023-09-12T16:52:00Z"/>
                <w:rFonts w:ascii="Times New Roman" w:eastAsia="Times New Roman" w:hAnsi="Times New Roman" w:cs="Times New Roman"/>
              </w:rPr>
            </w:pPr>
            <w:ins w:id="7349" w:author="Claire Kouba" w:date="2023-09-12T16:52:00Z">
              <w:r w:rsidRPr="00D753AC">
                <w:rPr>
                  <w:rFonts w:ascii="Times New Roman" w:hAnsi="Times New Roman" w:cs="Times New Roman"/>
                </w:rPr>
                <w:t>3.3</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50" w:author="Claire Kouba" w:date="2023-09-12T16:52:00Z"/>
                <w:rFonts w:ascii="Times New Roman" w:eastAsia="Times New Roman" w:hAnsi="Times New Roman" w:cs="Times New Roman"/>
              </w:rPr>
            </w:pPr>
            <w:ins w:id="7351" w:author="Claire Kouba" w:date="2023-09-12T16:52:00Z">
              <w:r w:rsidRPr="00D753AC">
                <w:rPr>
                  <w:rFonts w:ascii="Times New Roman" w:hAnsi="Times New Roman" w:cs="Times New Roman"/>
                </w:rPr>
                <w:t>0.51</w:t>
              </w:r>
            </w:ins>
          </w:p>
        </w:tc>
      </w:tr>
      <w:tr w:rsidR="002153D1" w:rsidRPr="00D753AC">
        <w:trPr>
          <w:trHeight w:hRule="exact" w:val="251"/>
          <w:ins w:id="7352"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53" w:author="Claire Kouba" w:date="2023-09-12T16:52:00Z"/>
                <w:rFonts w:ascii="Times New Roman" w:eastAsia="Times New Roman" w:hAnsi="Times New Roman" w:cs="Times New Roman"/>
              </w:rPr>
            </w:pPr>
            <w:ins w:id="7354"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55" w:author="Claire Kouba" w:date="2023-09-12T16:52:00Z"/>
                <w:rFonts w:ascii="Times New Roman" w:eastAsia="Times New Roman" w:hAnsi="Times New Roman" w:cs="Times New Roman"/>
              </w:rPr>
            </w:pPr>
            <w:ins w:id="7356"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57" w:author="Claire Kouba" w:date="2023-09-12T16:52:00Z"/>
                <w:rFonts w:ascii="Times New Roman" w:eastAsia="Times New Roman" w:hAnsi="Times New Roman" w:cs="Times New Roman"/>
              </w:rPr>
            </w:pPr>
            <w:ins w:id="7358"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59" w:author="Claire Kouba" w:date="2023-09-12T16:52:00Z"/>
                <w:rFonts w:ascii="Times New Roman" w:eastAsia="Times New Roman" w:hAnsi="Times New Roman" w:cs="Times New Roman"/>
              </w:rPr>
            </w:pPr>
            <w:ins w:id="7360"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61" w:author="Claire Kouba" w:date="2023-09-12T16:52:00Z"/>
                <w:rFonts w:ascii="Times New Roman" w:eastAsia="Times New Roman" w:hAnsi="Times New Roman" w:cs="Times New Roman"/>
              </w:rPr>
            </w:pPr>
            <w:ins w:id="7362" w:author="Claire Kouba" w:date="2023-09-12T16:52:00Z">
              <w:r w:rsidRPr="00D753AC">
                <w:rPr>
                  <w:rFonts w:ascii="Times New Roman" w:hAnsi="Times New Roman" w:cs="Times New Roman"/>
                </w:rPr>
                <w:t>-123</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63" w:author="Claire Kouba" w:date="2023-09-12T16:52:00Z"/>
                <w:rFonts w:ascii="Times New Roman" w:eastAsia="Times New Roman" w:hAnsi="Times New Roman" w:cs="Times New Roman"/>
              </w:rPr>
            </w:pPr>
            <w:ins w:id="7364" w:author="Claire Kouba" w:date="2023-09-12T16:52:00Z">
              <w:r w:rsidRPr="00D753AC">
                <w:rPr>
                  <w:rFonts w:ascii="Times New Roman" w:hAnsi="Times New Roman" w:cs="Times New Roman"/>
                </w:rPr>
                <w:t>256</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65" w:author="Claire Kouba" w:date="2023-09-12T16:52:00Z"/>
                <w:rFonts w:ascii="Times New Roman" w:eastAsia="Times New Roman" w:hAnsi="Times New Roman" w:cs="Times New Roman"/>
              </w:rPr>
            </w:pPr>
            <w:ins w:id="7366" w:author="Claire Kouba" w:date="2023-09-12T16:52:00Z">
              <w:r w:rsidRPr="00D753AC">
                <w:rPr>
                  <w:rFonts w:ascii="Times New Roman" w:hAnsi="Times New Roman" w:cs="Times New Roman"/>
                </w:rPr>
                <w:t>2.8</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67" w:author="Claire Kouba" w:date="2023-09-12T16:52:00Z"/>
                <w:rFonts w:ascii="Times New Roman" w:eastAsia="Times New Roman" w:hAnsi="Times New Roman" w:cs="Times New Roman"/>
              </w:rPr>
            </w:pPr>
            <w:ins w:id="7368" w:author="Claire Kouba" w:date="2023-09-12T16:52:00Z">
              <w:r w:rsidRPr="00D753AC">
                <w:rPr>
                  <w:rFonts w:ascii="Times New Roman" w:hAnsi="Times New Roman" w:cs="Times New Roman"/>
                </w:rPr>
                <w:t>0.58</w:t>
              </w:r>
            </w:ins>
          </w:p>
        </w:tc>
      </w:tr>
      <w:tr w:rsidR="002153D1" w:rsidRPr="00D753AC">
        <w:trPr>
          <w:trHeight w:hRule="exact" w:val="251"/>
          <w:ins w:id="7369"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370" w:author="Claire Kouba" w:date="2023-09-12T16:52:00Z"/>
                <w:rFonts w:ascii="Times New Roman" w:eastAsia="Times New Roman" w:hAnsi="Times New Roman" w:cs="Times New Roman"/>
              </w:rPr>
            </w:pPr>
            <w:ins w:id="7371"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72" w:author="Claire Kouba" w:date="2023-09-12T16:52:00Z"/>
                <w:rFonts w:ascii="Times New Roman" w:eastAsia="Times New Roman" w:hAnsi="Times New Roman" w:cs="Times New Roman"/>
              </w:rPr>
            </w:pPr>
            <w:ins w:id="7373"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374" w:author="Claire Kouba" w:date="2023-09-12T16:52:00Z"/>
                <w:rFonts w:ascii="Times New Roman" w:eastAsia="Times New Roman" w:hAnsi="Times New Roman" w:cs="Times New Roman"/>
              </w:rPr>
            </w:pPr>
            <w:ins w:id="7375"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376" w:author="Claire Kouba" w:date="2023-09-12T16:52:00Z"/>
                <w:rFonts w:ascii="Times New Roman" w:eastAsia="Times New Roman" w:hAnsi="Times New Roman" w:cs="Times New Roman"/>
              </w:rPr>
            </w:pPr>
            <w:ins w:id="7377"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378" w:author="Claire Kouba" w:date="2023-09-12T16:52:00Z"/>
                <w:rFonts w:ascii="Times New Roman" w:eastAsia="Times New Roman" w:hAnsi="Times New Roman" w:cs="Times New Roman"/>
              </w:rPr>
            </w:pPr>
            <w:ins w:id="7379" w:author="Claire Kouba" w:date="2023-09-12T16:52:00Z">
              <w:r w:rsidRPr="00D753AC">
                <w:rPr>
                  <w:rFonts w:ascii="Times New Roman" w:hAnsi="Times New Roman" w:cs="Times New Roman"/>
                </w:rPr>
                <w:t>-87</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380" w:author="Claire Kouba" w:date="2023-09-12T16:52:00Z"/>
                <w:rFonts w:ascii="Times New Roman" w:eastAsia="Times New Roman" w:hAnsi="Times New Roman" w:cs="Times New Roman"/>
              </w:rPr>
            </w:pPr>
            <w:ins w:id="7381" w:author="Claire Kouba" w:date="2023-09-12T16:52:00Z">
              <w:r w:rsidRPr="00D753AC">
                <w:rPr>
                  <w:rFonts w:ascii="Times New Roman" w:hAnsi="Times New Roman" w:cs="Times New Roman"/>
                </w:rPr>
                <w:t>184</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382" w:author="Claire Kouba" w:date="2023-09-12T16:52:00Z"/>
                <w:rFonts w:ascii="Times New Roman" w:eastAsia="Times New Roman" w:hAnsi="Times New Roman" w:cs="Times New Roman"/>
              </w:rPr>
            </w:pPr>
            <w:ins w:id="7383" w:author="Claire Kouba" w:date="2023-09-12T16:52:00Z">
              <w:r w:rsidRPr="00D753AC">
                <w:rPr>
                  <w:rFonts w:ascii="Times New Roman" w:hAnsi="Times New Roman" w:cs="Times New Roman"/>
                </w:rPr>
                <w:t>3.0</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384" w:author="Claire Kouba" w:date="2023-09-12T16:52:00Z"/>
                <w:rFonts w:ascii="Times New Roman" w:eastAsia="Times New Roman" w:hAnsi="Times New Roman" w:cs="Times New Roman"/>
              </w:rPr>
            </w:pPr>
            <w:ins w:id="7385" w:author="Claire Kouba" w:date="2023-09-12T16:52:00Z">
              <w:r w:rsidRPr="00D753AC">
                <w:rPr>
                  <w:rFonts w:ascii="Times New Roman" w:hAnsi="Times New Roman" w:cs="Times New Roman"/>
                </w:rPr>
                <w:t>0.56</w:t>
              </w:r>
            </w:ins>
          </w:p>
        </w:tc>
      </w:tr>
      <w:tr w:rsidR="002153D1" w:rsidRPr="00D753AC">
        <w:trPr>
          <w:trHeight w:hRule="exact" w:val="247"/>
          <w:ins w:id="7386" w:author="Claire Kouba" w:date="2023-09-12T16:52:00Z"/>
        </w:trPr>
        <w:tc>
          <w:tcPr>
            <w:tcW w:w="2072" w:type="dxa"/>
            <w:tcBorders>
              <w:top w:val="nil"/>
              <w:left w:val="nil"/>
              <w:bottom w:val="single" w:sz="3" w:space="0" w:color="000000"/>
              <w:right w:val="nil"/>
            </w:tcBorders>
          </w:tcPr>
          <w:p w:rsidR="002153D1" w:rsidRPr="00D753AC" w:rsidRDefault="002573FA" w:rsidP="00D753AC">
            <w:pPr>
              <w:pStyle w:val="TableParagraph"/>
              <w:spacing w:before="18"/>
              <w:ind w:left="173"/>
              <w:rPr>
                <w:ins w:id="7387" w:author="Claire Kouba" w:date="2023-09-12T16:52:00Z"/>
                <w:rFonts w:ascii="Times New Roman" w:eastAsia="Times New Roman" w:hAnsi="Times New Roman" w:cs="Times New Roman"/>
              </w:rPr>
            </w:pPr>
            <w:ins w:id="7388" w:author="Claire Kouba" w:date="2023-09-12T16:52:00Z">
              <w:r w:rsidRPr="00D753AC">
                <w:rPr>
                  <w:rFonts w:ascii="Times New Roman" w:hAnsi="Times New Roman" w:cs="Times New Roman"/>
                </w:rPr>
                <w:t>SWJ_jday_of_max</w:t>
              </w:r>
            </w:ins>
          </w:p>
        </w:tc>
        <w:tc>
          <w:tcPr>
            <w:tcW w:w="2506" w:type="dxa"/>
            <w:tcBorders>
              <w:top w:val="nil"/>
              <w:left w:val="nil"/>
              <w:bottom w:val="single" w:sz="3" w:space="0" w:color="000000"/>
              <w:right w:val="nil"/>
            </w:tcBorders>
          </w:tcPr>
          <w:p w:rsidR="002153D1" w:rsidRPr="00D753AC" w:rsidRDefault="002573FA" w:rsidP="00D753AC">
            <w:pPr>
              <w:pStyle w:val="TableParagraph"/>
              <w:spacing w:before="18"/>
              <w:ind w:left="173"/>
              <w:rPr>
                <w:ins w:id="7389" w:author="Claire Kouba" w:date="2023-09-12T16:52:00Z"/>
                <w:rFonts w:ascii="Times New Roman" w:eastAsia="Times New Roman" w:hAnsi="Times New Roman" w:cs="Times New Roman"/>
              </w:rPr>
            </w:pPr>
            <w:ins w:id="7390" w:author="Claire Kouba" w:date="2023-09-12T16:52:00Z">
              <w:r w:rsidRPr="00D753AC">
                <w:rPr>
                  <w:rFonts w:ascii="Times New Roman" w:hAnsi="Times New Roman" w:cs="Times New Roman"/>
                </w:rPr>
                <w:t>springWL_415635N1228315W001</w:t>
              </w:r>
            </w:ins>
          </w:p>
        </w:tc>
        <w:tc>
          <w:tcPr>
            <w:tcW w:w="2506" w:type="dxa"/>
            <w:tcBorders>
              <w:top w:val="nil"/>
              <w:left w:val="nil"/>
              <w:bottom w:val="single" w:sz="3" w:space="0" w:color="000000"/>
              <w:right w:val="nil"/>
            </w:tcBorders>
          </w:tcPr>
          <w:p w:rsidR="002153D1" w:rsidRPr="00D753AC" w:rsidRDefault="002573FA" w:rsidP="00D753AC">
            <w:pPr>
              <w:pStyle w:val="TableParagraph"/>
              <w:spacing w:before="18"/>
              <w:ind w:left="173"/>
              <w:rPr>
                <w:ins w:id="7391" w:author="Claire Kouba" w:date="2023-09-12T16:52:00Z"/>
                <w:rFonts w:ascii="Times New Roman" w:eastAsia="Times New Roman" w:hAnsi="Times New Roman" w:cs="Times New Roman"/>
              </w:rPr>
            </w:pPr>
            <w:ins w:id="7392" w:author="Claire Kouba" w:date="2023-09-12T16:52:00Z">
              <w:r w:rsidRPr="00D753AC">
                <w:rPr>
                  <w:rFonts w:ascii="Times New Roman" w:hAnsi="Times New Roman" w:cs="Times New Roman"/>
                </w:rPr>
                <w:t>mar_flow</w:t>
              </w:r>
            </w:ins>
          </w:p>
        </w:tc>
        <w:tc>
          <w:tcPr>
            <w:tcW w:w="399" w:type="dxa"/>
            <w:tcBorders>
              <w:top w:val="nil"/>
              <w:left w:val="nil"/>
              <w:bottom w:val="single" w:sz="3" w:space="0" w:color="000000"/>
              <w:right w:val="nil"/>
            </w:tcBorders>
          </w:tcPr>
          <w:p w:rsidR="002153D1" w:rsidRPr="00D753AC" w:rsidRDefault="002573FA" w:rsidP="00D753AC">
            <w:pPr>
              <w:pStyle w:val="TableParagraph"/>
              <w:spacing w:before="18"/>
              <w:ind w:left="173"/>
              <w:rPr>
                <w:ins w:id="7393" w:author="Claire Kouba" w:date="2023-09-12T16:52:00Z"/>
                <w:rFonts w:ascii="Times New Roman" w:eastAsia="Times New Roman" w:hAnsi="Times New Roman" w:cs="Times New Roman"/>
              </w:rPr>
            </w:pPr>
            <w:ins w:id="7394" w:author="Claire Kouba" w:date="2023-09-12T16:52:00Z">
              <w:r w:rsidRPr="00D753AC">
                <w:rPr>
                  <w:rFonts w:ascii="Times New Roman" w:hAnsi="Times New Roman" w:cs="Times New Roman"/>
                </w:rPr>
                <w:t>50</w:t>
              </w:r>
            </w:ins>
          </w:p>
        </w:tc>
        <w:tc>
          <w:tcPr>
            <w:tcW w:w="866" w:type="dxa"/>
            <w:tcBorders>
              <w:top w:val="nil"/>
              <w:left w:val="nil"/>
              <w:bottom w:val="single" w:sz="3" w:space="0" w:color="000000"/>
              <w:right w:val="nil"/>
            </w:tcBorders>
          </w:tcPr>
          <w:p w:rsidR="002153D1" w:rsidRPr="00D753AC" w:rsidRDefault="002573FA" w:rsidP="00D753AC">
            <w:pPr>
              <w:pStyle w:val="TableParagraph"/>
              <w:spacing w:before="18"/>
              <w:ind w:left="173"/>
              <w:rPr>
                <w:ins w:id="7395" w:author="Claire Kouba" w:date="2023-09-12T16:52:00Z"/>
                <w:rFonts w:ascii="Times New Roman" w:eastAsia="Times New Roman" w:hAnsi="Times New Roman" w:cs="Times New Roman"/>
              </w:rPr>
            </w:pPr>
            <w:ins w:id="7396" w:author="Claire Kouba" w:date="2023-09-12T16:52:00Z">
              <w:r w:rsidRPr="00D753AC">
                <w:rPr>
                  <w:rFonts w:ascii="Times New Roman" w:hAnsi="Times New Roman" w:cs="Times New Roman"/>
                </w:rPr>
                <w:t>-91</w:t>
              </w:r>
            </w:ins>
          </w:p>
        </w:tc>
        <w:tc>
          <w:tcPr>
            <w:tcW w:w="514" w:type="dxa"/>
            <w:tcBorders>
              <w:top w:val="nil"/>
              <w:left w:val="nil"/>
              <w:bottom w:val="single" w:sz="3" w:space="0" w:color="000000"/>
              <w:right w:val="nil"/>
            </w:tcBorders>
          </w:tcPr>
          <w:p w:rsidR="002153D1" w:rsidRPr="00D753AC" w:rsidRDefault="002573FA" w:rsidP="00D753AC">
            <w:pPr>
              <w:pStyle w:val="TableParagraph"/>
              <w:spacing w:before="18"/>
              <w:ind w:left="173"/>
              <w:rPr>
                <w:ins w:id="7397" w:author="Claire Kouba" w:date="2023-09-12T16:52:00Z"/>
                <w:rFonts w:ascii="Times New Roman" w:eastAsia="Times New Roman" w:hAnsi="Times New Roman" w:cs="Times New Roman"/>
              </w:rPr>
            </w:pPr>
            <w:ins w:id="7398" w:author="Claire Kouba" w:date="2023-09-12T16:52:00Z">
              <w:r w:rsidRPr="00D753AC">
                <w:rPr>
                  <w:rFonts w:ascii="Times New Roman" w:hAnsi="Times New Roman" w:cs="Times New Roman"/>
                </w:rPr>
                <w:t>191</w:t>
              </w:r>
            </w:ins>
          </w:p>
        </w:tc>
        <w:tc>
          <w:tcPr>
            <w:tcW w:w="788" w:type="dxa"/>
            <w:tcBorders>
              <w:top w:val="nil"/>
              <w:left w:val="nil"/>
              <w:bottom w:val="single" w:sz="3" w:space="0" w:color="000000"/>
              <w:right w:val="nil"/>
            </w:tcBorders>
          </w:tcPr>
          <w:p w:rsidR="002153D1" w:rsidRPr="00D753AC" w:rsidRDefault="002573FA" w:rsidP="00D753AC">
            <w:pPr>
              <w:pStyle w:val="TableParagraph"/>
              <w:spacing w:before="18"/>
              <w:ind w:left="173"/>
              <w:rPr>
                <w:ins w:id="7399" w:author="Claire Kouba" w:date="2023-09-12T16:52:00Z"/>
                <w:rFonts w:ascii="Times New Roman" w:eastAsia="Times New Roman" w:hAnsi="Times New Roman" w:cs="Times New Roman"/>
              </w:rPr>
            </w:pPr>
            <w:ins w:id="7400" w:author="Claire Kouba" w:date="2023-09-12T16:52:00Z">
              <w:r w:rsidRPr="00D753AC">
                <w:rPr>
                  <w:rFonts w:ascii="Times New Roman" w:hAnsi="Times New Roman" w:cs="Times New Roman"/>
                </w:rPr>
                <w:t>2.9</w:t>
              </w:r>
            </w:ins>
          </w:p>
        </w:tc>
        <w:tc>
          <w:tcPr>
            <w:tcW w:w="881" w:type="dxa"/>
            <w:tcBorders>
              <w:top w:val="nil"/>
              <w:left w:val="nil"/>
              <w:bottom w:val="single" w:sz="3" w:space="0" w:color="000000"/>
              <w:right w:val="nil"/>
            </w:tcBorders>
          </w:tcPr>
          <w:p w:rsidR="002153D1" w:rsidRPr="00D753AC" w:rsidRDefault="002573FA" w:rsidP="00D753AC">
            <w:pPr>
              <w:pStyle w:val="TableParagraph"/>
              <w:spacing w:before="18"/>
              <w:ind w:left="173"/>
              <w:rPr>
                <w:ins w:id="7401" w:author="Claire Kouba" w:date="2023-09-12T16:52:00Z"/>
                <w:rFonts w:ascii="Times New Roman" w:eastAsia="Times New Roman" w:hAnsi="Times New Roman" w:cs="Times New Roman"/>
              </w:rPr>
            </w:pPr>
            <w:ins w:id="7402" w:author="Claire Kouba" w:date="2023-09-12T16:52:00Z">
              <w:r w:rsidRPr="00D753AC">
                <w:rPr>
                  <w:rFonts w:ascii="Times New Roman" w:hAnsi="Times New Roman" w:cs="Times New Roman"/>
                </w:rPr>
                <w:t>0.58</w:t>
              </w:r>
            </w:ins>
          </w:p>
        </w:tc>
      </w:tr>
    </w:tbl>
    <w:p w:rsidR="002153D1" w:rsidRPr="00D753AC" w:rsidRDefault="002153D1" w:rsidP="00D753AC">
      <w:pPr>
        <w:spacing w:before="10"/>
        <w:ind w:left="173"/>
        <w:rPr>
          <w:ins w:id="7403" w:author="Claire Kouba" w:date="2023-09-12T16:52:00Z"/>
          <w:rFonts w:ascii="Times New Roman" w:eastAsia="Times New Roman" w:hAnsi="Times New Roman" w:cs="Times New Roman"/>
        </w:rPr>
      </w:pPr>
    </w:p>
    <w:p w:rsidR="002153D1" w:rsidRPr="00D753AC" w:rsidRDefault="002573FA" w:rsidP="00D753AC">
      <w:pPr>
        <w:pStyle w:val="Heading2"/>
        <w:numPr>
          <w:ilvl w:val="1"/>
          <w:numId w:val="1"/>
        </w:numPr>
        <w:tabs>
          <w:tab w:val="left" w:pos="597"/>
        </w:tabs>
        <w:spacing w:before="48"/>
        <w:ind w:left="173"/>
        <w:jc w:val="left"/>
        <w:rPr>
          <w:ins w:id="7404" w:author="Claire Kouba" w:date="2023-09-12T16:52:00Z"/>
          <w:rFonts w:cs="Times New Roman"/>
          <w:b w:val="0"/>
          <w:bCs w:val="0"/>
          <w:sz w:val="22"/>
          <w:szCs w:val="22"/>
        </w:rPr>
      </w:pPr>
      <w:ins w:id="7405" w:author="Claire Kouba" w:date="2023-09-12T16:52:00Z">
        <w:r w:rsidRPr="00D753AC">
          <w:rPr>
            <w:rFonts w:cs="Times New Roman"/>
            <w:w w:val="105"/>
            <w:sz w:val="22"/>
            <w:szCs w:val="22"/>
          </w:rPr>
          <w:t>Model selection criteria -</w:t>
        </w:r>
        <w:r w:rsidRPr="00D753AC">
          <w:rPr>
            <w:rFonts w:cs="Times New Roman"/>
            <w:spacing w:val="-16"/>
            <w:w w:val="105"/>
            <w:sz w:val="22"/>
            <w:szCs w:val="22"/>
          </w:rPr>
          <w:t xml:space="preserve"> </w:t>
        </w:r>
        <w:r w:rsidRPr="00D753AC">
          <w:rPr>
            <w:rFonts w:cs="Times New Roman"/>
            <w:i/>
            <w:w w:val="120"/>
            <w:sz w:val="22"/>
            <w:szCs w:val="22"/>
          </w:rPr>
          <w:t>P</w:t>
        </w:r>
        <w:r w:rsidRPr="00D753AC">
          <w:rPr>
            <w:rFonts w:cs="Times New Roman"/>
            <w:i/>
            <w:w w:val="120"/>
            <w:position w:val="-2"/>
            <w:sz w:val="22"/>
            <w:szCs w:val="22"/>
          </w:rPr>
          <w:t>spill</w:t>
        </w:r>
      </w:ins>
    </w:p>
    <w:p w:rsidR="002153D1" w:rsidRPr="00D753AC" w:rsidRDefault="002153D1" w:rsidP="00D753AC">
      <w:pPr>
        <w:spacing w:before="9"/>
        <w:ind w:left="173"/>
        <w:rPr>
          <w:ins w:id="7406" w:author="Claire Kouba" w:date="2023-09-12T16:52:00Z"/>
          <w:rFonts w:ascii="Times New Roman" w:eastAsia="Times New Roman" w:hAnsi="Times New Roman" w:cs="Times New Roman"/>
          <w:b/>
          <w:bCs/>
          <w:i/>
        </w:rPr>
      </w:pPr>
    </w:p>
    <w:p w:rsidR="002153D1" w:rsidRPr="00D753AC" w:rsidRDefault="002573FA" w:rsidP="00D753AC">
      <w:pPr>
        <w:pStyle w:val="BodyText"/>
        <w:tabs>
          <w:tab w:val="left" w:pos="1278"/>
        </w:tabs>
        <w:ind w:left="173" w:right="1146" w:firstLine="42"/>
        <w:rPr>
          <w:ins w:id="7407" w:author="Claire Kouba" w:date="2023-09-12T16:52:00Z"/>
          <w:rFonts w:cs="Times New Roman"/>
          <w:sz w:val="22"/>
          <w:szCs w:val="22"/>
        </w:rPr>
      </w:pPr>
      <w:ins w:id="7408" w:author="Claire Kouba" w:date="2023-09-12T16:52:00Z">
        <w:r w:rsidRPr="00D753AC">
          <w:rPr>
            <w:rFonts w:cs="Times New Roman"/>
            <w:w w:val="105"/>
            <w:sz w:val="22"/>
            <w:szCs w:val="22"/>
          </w:rPr>
          <w:t>Diagnostics</w:t>
        </w:r>
        <w:r w:rsidRPr="00D753AC">
          <w:rPr>
            <w:rFonts w:cs="Times New Roman"/>
            <w:spacing w:val="-25"/>
            <w:w w:val="105"/>
            <w:sz w:val="22"/>
            <w:szCs w:val="22"/>
          </w:rPr>
          <w:t xml:space="preserve"> </w:t>
        </w:r>
        <w:r w:rsidRPr="00D753AC">
          <w:rPr>
            <w:rFonts w:cs="Times New Roman"/>
            <w:w w:val="105"/>
            <w:sz w:val="22"/>
            <w:szCs w:val="22"/>
          </w:rPr>
          <w:t>used</w:t>
        </w:r>
        <w:r w:rsidRPr="00D753AC">
          <w:rPr>
            <w:rFonts w:cs="Times New Roman"/>
            <w:spacing w:val="-25"/>
            <w:w w:val="105"/>
            <w:sz w:val="22"/>
            <w:szCs w:val="22"/>
          </w:rPr>
          <w:t xml:space="preserve"> </w:t>
        </w:r>
        <w:r w:rsidRPr="00D753AC">
          <w:rPr>
            <w:rFonts w:cs="Times New Roman"/>
            <w:w w:val="105"/>
            <w:sz w:val="22"/>
            <w:szCs w:val="22"/>
          </w:rPr>
          <w:t>to</w:t>
        </w:r>
        <w:r w:rsidRPr="00D753AC">
          <w:rPr>
            <w:rFonts w:cs="Times New Roman"/>
            <w:spacing w:val="-25"/>
            <w:w w:val="105"/>
            <w:sz w:val="22"/>
            <w:szCs w:val="22"/>
          </w:rPr>
          <w:t xml:space="preserve"> </w:t>
        </w:r>
        <w:r w:rsidRPr="00D753AC">
          <w:rPr>
            <w:rFonts w:cs="Times New Roman"/>
            <w:w w:val="105"/>
            <w:sz w:val="22"/>
            <w:szCs w:val="22"/>
          </w:rPr>
          <w:t>select</w:t>
        </w:r>
        <w:r w:rsidRPr="00D753AC">
          <w:rPr>
            <w:rFonts w:cs="Times New Roman"/>
            <w:spacing w:val="-25"/>
            <w:w w:val="105"/>
            <w:sz w:val="22"/>
            <w:szCs w:val="22"/>
          </w:rPr>
          <w:t xml:space="preserve"> </w:t>
        </w:r>
        <w:r w:rsidRPr="00D753AC">
          <w:rPr>
            <w:rFonts w:cs="Times New Roman"/>
            <w:w w:val="105"/>
            <w:sz w:val="22"/>
            <w:szCs w:val="22"/>
          </w:rPr>
          <w:t>the</w:t>
        </w:r>
        <w:r w:rsidRPr="00D753AC">
          <w:rPr>
            <w:rFonts w:cs="Times New Roman"/>
            <w:spacing w:val="-25"/>
            <w:w w:val="105"/>
            <w:sz w:val="22"/>
            <w:szCs w:val="22"/>
          </w:rPr>
          <w:t xml:space="preserve"> </w:t>
        </w:r>
        <w:r w:rsidRPr="00D753AC">
          <w:rPr>
            <w:rFonts w:cs="Times New Roman"/>
            <w:w w:val="105"/>
            <w:sz w:val="22"/>
            <w:szCs w:val="22"/>
          </w:rPr>
          <w:t>predictive</w:t>
        </w:r>
        <w:r w:rsidRPr="00D753AC">
          <w:rPr>
            <w:rFonts w:cs="Times New Roman"/>
            <w:spacing w:val="-25"/>
            <w:w w:val="105"/>
            <w:sz w:val="22"/>
            <w:szCs w:val="22"/>
          </w:rPr>
          <w:t xml:space="preserve"> </w:t>
        </w:r>
        <w:r w:rsidRPr="00D753AC">
          <w:rPr>
            <w:rFonts w:cs="Times New Roman"/>
            <w:w w:val="105"/>
            <w:sz w:val="22"/>
            <w:szCs w:val="22"/>
          </w:rPr>
          <w:t>models</w:t>
        </w:r>
        <w:r w:rsidRPr="00D753AC">
          <w:rPr>
            <w:rFonts w:cs="Times New Roman"/>
            <w:spacing w:val="-25"/>
            <w:w w:val="105"/>
            <w:sz w:val="22"/>
            <w:szCs w:val="22"/>
          </w:rPr>
          <w:t xml:space="preserve"> </w:t>
        </w:r>
        <w:r w:rsidRPr="00D753AC">
          <w:rPr>
            <w:rFonts w:cs="Times New Roman"/>
            <w:w w:val="105"/>
            <w:sz w:val="22"/>
            <w:szCs w:val="22"/>
          </w:rPr>
          <w:t>for</w:t>
        </w:r>
        <w:r w:rsidRPr="00D753AC">
          <w:rPr>
            <w:rFonts w:cs="Times New Roman"/>
            <w:spacing w:val="-25"/>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spacing w:val="-6"/>
            <w:w w:val="105"/>
            <w:position w:val="-2"/>
            <w:sz w:val="22"/>
            <w:szCs w:val="22"/>
          </w:rPr>
          <w:t xml:space="preserve"> </w:t>
        </w:r>
        <w:r w:rsidRPr="00D753AC">
          <w:rPr>
            <w:rFonts w:cs="Times New Roman"/>
            <w:w w:val="105"/>
            <w:sz w:val="22"/>
            <w:szCs w:val="22"/>
          </w:rPr>
          <w:t>are</w:t>
        </w:r>
        <w:r w:rsidRPr="00D753AC">
          <w:rPr>
            <w:rFonts w:cs="Times New Roman"/>
            <w:spacing w:val="-25"/>
            <w:w w:val="105"/>
            <w:sz w:val="22"/>
            <w:szCs w:val="22"/>
          </w:rPr>
          <w:t xml:space="preserve"> </w:t>
        </w:r>
        <w:r w:rsidRPr="00D753AC">
          <w:rPr>
            <w:rFonts w:cs="Times New Roman"/>
            <w:w w:val="105"/>
            <w:sz w:val="22"/>
            <w:szCs w:val="22"/>
          </w:rPr>
          <w:t>shown</w:t>
        </w:r>
        <w:r w:rsidRPr="00D753AC">
          <w:rPr>
            <w:rFonts w:cs="Times New Roman"/>
            <w:spacing w:val="-25"/>
            <w:w w:val="105"/>
            <w:sz w:val="22"/>
            <w:szCs w:val="22"/>
          </w:rPr>
          <w:t xml:space="preserve"> </w:t>
        </w:r>
        <w:r w:rsidRPr="00D753AC">
          <w:rPr>
            <w:rFonts w:cs="Times New Roman"/>
            <w:w w:val="105"/>
            <w:sz w:val="22"/>
            <w:szCs w:val="22"/>
          </w:rPr>
          <w:t>below</w:t>
        </w:r>
        <w:r w:rsidRPr="00D753AC">
          <w:rPr>
            <w:rFonts w:cs="Times New Roman"/>
            <w:spacing w:val="-25"/>
            <w:w w:val="105"/>
            <w:sz w:val="22"/>
            <w:szCs w:val="22"/>
          </w:rPr>
          <w:t xml:space="preserve"> </w:t>
        </w:r>
        <w:r w:rsidRPr="00D753AC">
          <w:rPr>
            <w:rFonts w:cs="Times New Roman"/>
            <w:w w:val="105"/>
            <w:sz w:val="22"/>
            <w:szCs w:val="22"/>
          </w:rPr>
          <w:t>and</w:t>
        </w:r>
        <w:r w:rsidRPr="00D753AC">
          <w:rPr>
            <w:rFonts w:cs="Times New Roman"/>
            <w:spacing w:val="-25"/>
            <w:w w:val="105"/>
            <w:sz w:val="22"/>
            <w:szCs w:val="22"/>
          </w:rPr>
          <w:t xml:space="preserve"> </w:t>
        </w:r>
        <w:r w:rsidRPr="00D753AC">
          <w:rPr>
            <w:rFonts w:cs="Times New Roman"/>
            <w:w w:val="105"/>
            <w:sz w:val="22"/>
            <w:szCs w:val="22"/>
          </w:rPr>
          <w:t>discussed</w:t>
        </w:r>
        <w:r w:rsidRPr="00D753AC">
          <w:rPr>
            <w:rFonts w:cs="Times New Roman"/>
            <w:spacing w:val="-25"/>
            <w:w w:val="105"/>
            <w:sz w:val="22"/>
            <w:szCs w:val="22"/>
          </w:rPr>
          <w:t xml:space="preserve"> </w:t>
        </w:r>
        <w:r w:rsidRPr="00D753AC">
          <w:rPr>
            <w:rFonts w:cs="Times New Roman"/>
            <w:w w:val="105"/>
            <w:sz w:val="22"/>
            <w:szCs w:val="22"/>
          </w:rPr>
          <w:t>in</w:t>
        </w:r>
        <w:r w:rsidRPr="00D753AC">
          <w:rPr>
            <w:rFonts w:cs="Times New Roman"/>
            <w:spacing w:val="-25"/>
            <w:w w:val="105"/>
            <w:sz w:val="22"/>
            <w:szCs w:val="22"/>
          </w:rPr>
          <w:t xml:space="preserve"> </w:t>
        </w:r>
        <w:r w:rsidRPr="00D753AC">
          <w:rPr>
            <w:rFonts w:cs="Times New Roman"/>
            <w:w w:val="105"/>
            <w:sz w:val="22"/>
            <w:szCs w:val="22"/>
          </w:rPr>
          <w:t>Results.</w:t>
        </w:r>
        <w:r w:rsidRPr="00D753AC">
          <w:rPr>
            <w:rFonts w:cs="Times New Roman"/>
            <w:spacing w:val="-25"/>
            <w:w w:val="105"/>
            <w:sz w:val="22"/>
            <w:szCs w:val="22"/>
          </w:rPr>
          <w:t xml:space="preserve"> </w:t>
        </w:r>
        <w:r w:rsidRPr="00D753AC">
          <w:rPr>
            <w:rFonts w:cs="Times New Roman"/>
            <w:w w:val="105"/>
            <w:sz w:val="22"/>
            <w:szCs w:val="22"/>
          </w:rPr>
          <w:t>Predictors</w:t>
        </w:r>
        <w:r w:rsidRPr="00D753AC">
          <w:rPr>
            <w:rFonts w:cs="Times New Roman"/>
            <w:spacing w:val="-25"/>
            <w:w w:val="105"/>
            <w:sz w:val="22"/>
            <w:szCs w:val="22"/>
          </w:rPr>
          <w:t xml:space="preserve"> </w:t>
        </w:r>
        <w:r w:rsidRPr="00D753AC">
          <w:rPr>
            <w:rFonts w:cs="Times New Roman"/>
            <w:w w:val="105"/>
            <w:sz w:val="22"/>
            <w:szCs w:val="22"/>
          </w:rPr>
          <w:t>are</w:t>
        </w:r>
        <w:r w:rsidRPr="00D753AC">
          <w:rPr>
            <w:rFonts w:cs="Times New Roman"/>
            <w:w w:val="99"/>
            <w:sz w:val="22"/>
            <w:szCs w:val="22"/>
          </w:rPr>
          <w:t xml:space="preserve"> </w:t>
        </w:r>
        <w:r w:rsidRPr="00D753AC">
          <w:rPr>
            <w:rFonts w:cs="Times New Roman"/>
            <w:w w:val="95"/>
            <w:sz w:val="22"/>
            <w:szCs w:val="22"/>
          </w:rPr>
          <w:t>abbreviated</w:t>
        </w:r>
        <w:r w:rsidRPr="00D753AC">
          <w:rPr>
            <w:rFonts w:cs="Times New Roman"/>
            <w:w w:val="95"/>
            <w:sz w:val="22"/>
            <w:szCs w:val="22"/>
          </w:rPr>
          <w:tab/>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tables</w:t>
        </w:r>
        <w:r w:rsidRPr="00D753AC">
          <w:rPr>
            <w:rFonts w:cs="Times New Roman"/>
            <w:spacing w:val="-29"/>
            <w:w w:val="105"/>
            <w:sz w:val="22"/>
            <w:szCs w:val="22"/>
          </w:rPr>
          <w:t xml:space="preserve"> </w:t>
        </w:r>
        <w:r w:rsidRPr="00D753AC">
          <w:rPr>
            <w:rFonts w:cs="Times New Roman"/>
            <w:w w:val="105"/>
            <w:sz w:val="22"/>
            <w:szCs w:val="22"/>
          </w:rPr>
          <w:t>and</w:t>
        </w:r>
        <w:r w:rsidRPr="00D753AC">
          <w:rPr>
            <w:rFonts w:cs="Times New Roman"/>
            <w:spacing w:val="-29"/>
            <w:w w:val="105"/>
            <w:sz w:val="22"/>
            <w:szCs w:val="22"/>
          </w:rPr>
          <w:t xml:space="preserve"> </w:t>
        </w:r>
        <w:r w:rsidRPr="00D753AC">
          <w:rPr>
            <w:rFonts w:cs="Times New Roman"/>
            <w:w w:val="105"/>
            <w:sz w:val="22"/>
            <w:szCs w:val="22"/>
          </w:rPr>
          <w:t>described</w:t>
        </w:r>
        <w:r w:rsidRPr="00D753AC">
          <w:rPr>
            <w:rFonts w:cs="Times New Roman"/>
            <w:spacing w:val="-29"/>
            <w:w w:val="105"/>
            <w:sz w:val="22"/>
            <w:szCs w:val="22"/>
          </w:rPr>
          <w:t xml:space="preserve"> </w:t>
        </w:r>
        <w:r w:rsidRPr="00D753AC">
          <w:rPr>
            <w:rFonts w:cs="Times New Roman"/>
            <w:w w:val="105"/>
            <w:sz w:val="22"/>
            <w:szCs w:val="22"/>
          </w:rPr>
          <w:t>briefly</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spacing w:val="-4"/>
            <w:w w:val="105"/>
            <w:sz w:val="22"/>
            <w:szCs w:val="22"/>
          </w:rPr>
          <w:t>Table</w:t>
        </w:r>
        <w:r w:rsidRPr="00D753AC">
          <w:rPr>
            <w:rFonts w:cs="Times New Roman"/>
            <w:spacing w:val="-29"/>
            <w:w w:val="105"/>
            <w:sz w:val="22"/>
            <w:szCs w:val="22"/>
          </w:rPr>
          <w:t xml:space="preserve"> </w:t>
        </w:r>
        <w:r w:rsidRPr="00D753AC">
          <w:rPr>
            <w:rFonts w:cs="Times New Roman"/>
            <w:w w:val="105"/>
            <w:sz w:val="22"/>
            <w:szCs w:val="22"/>
          </w:rPr>
          <w:t>A4;</w:t>
        </w:r>
        <w:r w:rsidRPr="00D753AC">
          <w:rPr>
            <w:rFonts w:cs="Times New Roman"/>
            <w:spacing w:val="-29"/>
            <w:w w:val="105"/>
            <w:sz w:val="22"/>
            <w:szCs w:val="22"/>
          </w:rPr>
          <w:t xml:space="preserve"> </w:t>
        </w:r>
        <w:r w:rsidRPr="00D753AC">
          <w:rPr>
            <w:rFonts w:cs="Times New Roman"/>
            <w:w w:val="105"/>
            <w:sz w:val="22"/>
            <w:szCs w:val="22"/>
          </w:rPr>
          <w:t>for</w:t>
        </w:r>
        <w:r w:rsidRPr="00D753AC">
          <w:rPr>
            <w:rFonts w:cs="Times New Roman"/>
            <w:spacing w:val="-29"/>
            <w:w w:val="105"/>
            <w:sz w:val="22"/>
            <w:szCs w:val="22"/>
          </w:rPr>
          <w:t xml:space="preserve"> </w:t>
        </w:r>
        <w:r w:rsidRPr="00D753AC">
          <w:rPr>
            <w:rFonts w:cs="Times New Roman"/>
            <w:w w:val="105"/>
            <w:sz w:val="22"/>
            <w:szCs w:val="22"/>
          </w:rPr>
          <w:t>more</w:t>
        </w:r>
        <w:r w:rsidRPr="00D753AC">
          <w:rPr>
            <w:rFonts w:cs="Times New Roman"/>
            <w:spacing w:val="-29"/>
            <w:w w:val="105"/>
            <w:sz w:val="22"/>
            <w:szCs w:val="22"/>
          </w:rPr>
          <w:t xml:space="preserve"> </w:t>
        </w:r>
        <w:r w:rsidRPr="00D753AC">
          <w:rPr>
            <w:rFonts w:cs="Times New Roman"/>
            <w:w w:val="105"/>
            <w:sz w:val="22"/>
            <w:szCs w:val="22"/>
          </w:rPr>
          <w:t>information</w:t>
        </w:r>
        <w:r w:rsidRPr="00D753AC">
          <w:rPr>
            <w:rFonts w:cs="Times New Roman"/>
            <w:spacing w:val="-29"/>
            <w:w w:val="105"/>
            <w:sz w:val="22"/>
            <w:szCs w:val="22"/>
          </w:rPr>
          <w:t xml:space="preserve"> </w:t>
        </w:r>
        <w:r w:rsidRPr="00D753AC">
          <w:rPr>
            <w:rFonts w:cs="Times New Roman"/>
            <w:w w:val="105"/>
            <w:sz w:val="22"/>
            <w:szCs w:val="22"/>
          </w:rPr>
          <w:t>on</w:t>
        </w:r>
        <w:r w:rsidRPr="00D753AC">
          <w:rPr>
            <w:rFonts w:cs="Times New Roman"/>
            <w:spacing w:val="-29"/>
            <w:w w:val="105"/>
            <w:sz w:val="22"/>
            <w:szCs w:val="22"/>
          </w:rPr>
          <w:t xml:space="preserve"> </w:t>
        </w:r>
        <w:r w:rsidRPr="00D753AC">
          <w:rPr>
            <w:rFonts w:cs="Times New Roman"/>
            <w:w w:val="105"/>
            <w:sz w:val="22"/>
            <w:szCs w:val="22"/>
          </w:rPr>
          <w:t>potential</w:t>
        </w:r>
        <w:r w:rsidRPr="00D753AC">
          <w:rPr>
            <w:rFonts w:cs="Times New Roman"/>
            <w:spacing w:val="-29"/>
            <w:w w:val="105"/>
            <w:sz w:val="22"/>
            <w:szCs w:val="22"/>
          </w:rPr>
          <w:t xml:space="preserve"> </w:t>
        </w:r>
        <w:r w:rsidRPr="00D753AC">
          <w:rPr>
            <w:rFonts w:cs="Times New Roman"/>
            <w:w w:val="105"/>
            <w:sz w:val="22"/>
            <w:szCs w:val="22"/>
          </w:rPr>
          <w:t>predictors</w:t>
        </w:r>
        <w:r w:rsidRPr="00D753AC">
          <w:rPr>
            <w:rFonts w:cs="Times New Roman"/>
            <w:spacing w:val="-29"/>
            <w:w w:val="105"/>
            <w:sz w:val="22"/>
            <w:szCs w:val="22"/>
          </w:rPr>
          <w:t xml:space="preserve"> </w:t>
        </w:r>
        <w:r w:rsidRPr="00D753AC">
          <w:rPr>
            <w:rFonts w:cs="Times New Roman"/>
            <w:w w:val="105"/>
            <w:sz w:val="22"/>
            <w:szCs w:val="22"/>
          </w:rPr>
          <w:t>see</w:t>
        </w:r>
        <w:r w:rsidRPr="00D753AC">
          <w:rPr>
            <w:rFonts w:cs="Times New Roman"/>
            <w:spacing w:val="-29"/>
            <w:w w:val="105"/>
            <w:sz w:val="22"/>
            <w:szCs w:val="22"/>
          </w:rPr>
          <w:t xml:space="preserve"> </w:t>
        </w:r>
        <w:r w:rsidRPr="00D753AC">
          <w:rPr>
            <w:rFonts w:cs="Times New Roman"/>
            <w:w w:val="105"/>
            <w:sz w:val="22"/>
            <w:szCs w:val="22"/>
          </w:rPr>
          <w:t>Section</w:t>
        </w:r>
        <w:r w:rsidRPr="00D753AC">
          <w:rPr>
            <w:rFonts w:cs="Times New Roman"/>
            <w:spacing w:val="-29"/>
            <w:w w:val="105"/>
            <w:sz w:val="22"/>
            <w:szCs w:val="22"/>
          </w:rPr>
          <w:t xml:space="preserve"> </w:t>
        </w:r>
        <w:r w:rsidRPr="00D753AC">
          <w:rPr>
            <w:rFonts w:cs="Times New Roman"/>
            <w:w w:val="105"/>
            <w:sz w:val="22"/>
            <w:szCs w:val="22"/>
          </w:rPr>
          <w:t>2.3.</w:t>
        </w:r>
      </w:ins>
    </w:p>
    <w:p w:rsidR="002153D1" w:rsidRPr="00D753AC" w:rsidRDefault="002153D1" w:rsidP="00D753AC">
      <w:pPr>
        <w:spacing w:before="3"/>
        <w:ind w:left="173"/>
        <w:rPr>
          <w:ins w:id="7409" w:author="Claire Kouba" w:date="2023-09-12T16:52:00Z"/>
          <w:rFonts w:ascii="Times New Roman" w:eastAsia="Times New Roman" w:hAnsi="Times New Roman" w:cs="Times New Roman"/>
        </w:rPr>
      </w:pPr>
    </w:p>
    <w:p w:rsidR="002153D1" w:rsidRPr="00D753AC" w:rsidRDefault="002573FA" w:rsidP="00D753AC">
      <w:pPr>
        <w:ind w:left="173"/>
        <w:rPr>
          <w:ins w:id="7410" w:author="Claire Kouba" w:date="2023-09-12T16:52:00Z"/>
          <w:rFonts w:ascii="Times New Roman" w:eastAsia="Times New Roman" w:hAnsi="Times New Roman" w:cs="Times New Roman"/>
        </w:rPr>
      </w:pPr>
      <w:bookmarkStart w:id="7411" w:name="_bookmark18"/>
      <w:bookmarkEnd w:id="7411"/>
      <w:ins w:id="7412"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A4. </w:t>
        </w:r>
        <w:r w:rsidRPr="00D753AC">
          <w:rPr>
            <w:rFonts w:ascii="Times New Roman" w:hAnsi="Times New Roman" w:cs="Times New Roman"/>
          </w:rPr>
          <w:t>Linear model diagnostics for one-predictor models of P</w:t>
        </w:r>
        <w:r w:rsidRPr="00D753AC">
          <w:rPr>
            <w:rFonts w:ascii="Times New Roman" w:hAnsi="Times New Roman" w:cs="Times New Roman"/>
            <w:spacing w:val="-21"/>
          </w:rPr>
          <w:t xml:space="preserve"> </w:t>
        </w:r>
        <w:r w:rsidRPr="00D753AC">
          <w:rPr>
            <w:rFonts w:ascii="Times New Roman" w:hAnsi="Times New Roman" w:cs="Times New Roman"/>
          </w:rPr>
          <w:t>spill.</w:t>
        </w:r>
      </w:ins>
    </w:p>
    <w:p w:rsidR="002153D1" w:rsidRPr="00D753AC" w:rsidRDefault="002153D1" w:rsidP="00D753AC">
      <w:pPr>
        <w:spacing w:before="5"/>
        <w:ind w:left="173"/>
        <w:rPr>
          <w:ins w:id="7413" w:author="Claire Kouba" w:date="2023-09-12T16:52:00Z"/>
          <w:rFonts w:ascii="Times New Roman" w:eastAsia="Times New Roman" w:hAnsi="Times New Roman" w:cs="Times New Roman"/>
        </w:rPr>
      </w:pPr>
    </w:p>
    <w:tbl>
      <w:tblPr>
        <w:tblW w:w="0" w:type="auto"/>
        <w:tblInd w:w="696" w:type="dxa"/>
        <w:tblLayout w:type="fixed"/>
        <w:tblCellMar>
          <w:left w:w="0" w:type="dxa"/>
          <w:right w:w="0" w:type="dxa"/>
        </w:tblCellMar>
        <w:tblLook w:val="01E0" w:firstRow="1" w:lastRow="1" w:firstColumn="1" w:lastColumn="1" w:noHBand="0" w:noVBand="0"/>
      </w:tblPr>
      <w:tblGrid>
        <w:gridCol w:w="2789"/>
        <w:gridCol w:w="1929"/>
        <w:gridCol w:w="418"/>
        <w:gridCol w:w="1358"/>
        <w:gridCol w:w="548"/>
        <w:gridCol w:w="857"/>
        <w:gridCol w:w="961"/>
      </w:tblGrid>
      <w:tr w:rsidR="002153D1" w:rsidRPr="00D753AC">
        <w:trPr>
          <w:trHeight w:hRule="exact" w:val="315"/>
          <w:ins w:id="7414" w:author="Claire Kouba" w:date="2023-09-12T16:52:00Z"/>
        </w:trPr>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15" w:author="Claire Kouba" w:date="2023-09-12T16:52:00Z"/>
                <w:rFonts w:ascii="Times New Roman" w:eastAsia="Times New Roman" w:hAnsi="Times New Roman" w:cs="Times New Roman"/>
              </w:rPr>
            </w:pPr>
            <w:ins w:id="7416" w:author="Claire Kouba" w:date="2023-09-12T16:52:00Z">
              <w:r w:rsidRPr="00D753AC">
                <w:rPr>
                  <w:rFonts w:ascii="Times New Roman" w:hAnsi="Times New Roman" w:cs="Times New Roman"/>
                </w:rPr>
                <w:t>Predictor</w:t>
              </w:r>
              <w:r w:rsidRPr="00D753AC">
                <w:rPr>
                  <w:rFonts w:ascii="Times New Roman" w:hAnsi="Times New Roman" w:cs="Times New Roman"/>
                  <w:spacing w:val="-5"/>
                </w:rPr>
                <w:t xml:space="preserve"> </w:t>
              </w:r>
              <w:r w:rsidRPr="00D753AC">
                <w:rPr>
                  <w:rFonts w:ascii="Times New Roman" w:hAnsi="Times New Roman" w:cs="Times New Roman"/>
                </w:rPr>
                <w:t>ID</w:t>
              </w:r>
            </w:ins>
          </w:p>
        </w:tc>
        <w:tc>
          <w:tcPr>
            <w:tcW w:w="192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17" w:author="Claire Kouba" w:date="2023-09-12T16:52:00Z"/>
                <w:rFonts w:ascii="Times New Roman" w:eastAsia="Times New Roman" w:hAnsi="Times New Roman" w:cs="Times New Roman"/>
              </w:rPr>
            </w:pPr>
            <w:ins w:id="7418" w:author="Claire Kouba" w:date="2023-09-12T16:52:00Z">
              <w:r w:rsidRPr="00D753AC">
                <w:rPr>
                  <w:rFonts w:ascii="Times New Roman" w:hAnsi="Times New Roman" w:cs="Times New Roman"/>
                </w:rPr>
                <w:t>Predictor</w:t>
              </w:r>
              <w:r w:rsidRPr="00D753AC">
                <w:rPr>
                  <w:rFonts w:ascii="Times New Roman" w:hAnsi="Times New Roman" w:cs="Times New Roman"/>
                  <w:spacing w:val="-6"/>
                </w:rPr>
                <w:t xml:space="preserve"> </w:t>
              </w:r>
              <w:r w:rsidRPr="00D753AC">
                <w:rPr>
                  <w:rFonts w:ascii="Times New Roman" w:hAnsi="Times New Roman" w:cs="Times New Roman"/>
                </w:rPr>
                <w:t>Descrip.</w:t>
              </w:r>
            </w:ins>
          </w:p>
        </w:tc>
        <w:tc>
          <w:tcPr>
            <w:tcW w:w="41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19" w:author="Claire Kouba" w:date="2023-09-12T16:52:00Z"/>
                <w:rFonts w:ascii="Times New Roman" w:eastAsia="Times New Roman" w:hAnsi="Times New Roman" w:cs="Times New Roman"/>
              </w:rPr>
            </w:pPr>
            <w:ins w:id="7420"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21" w:author="Claire Kouba" w:date="2023-09-12T16:52:00Z"/>
                <w:rFonts w:ascii="Times New Roman" w:eastAsia="Times New Roman" w:hAnsi="Times New Roman" w:cs="Times New Roman"/>
              </w:rPr>
            </w:pPr>
            <w:ins w:id="7422"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23" w:author="Claire Kouba" w:date="2023-09-12T16:52:00Z"/>
                <w:rFonts w:ascii="Times New Roman" w:eastAsia="Times New Roman" w:hAnsi="Times New Roman" w:cs="Times New Roman"/>
              </w:rPr>
            </w:pPr>
            <w:ins w:id="7424"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25" w:author="Claire Kouba" w:date="2023-09-12T16:52:00Z"/>
                <w:rFonts w:ascii="Times New Roman" w:eastAsia="Times New Roman" w:hAnsi="Times New Roman" w:cs="Times New Roman"/>
              </w:rPr>
            </w:pPr>
            <w:ins w:id="7426"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427" w:author="Claire Kouba" w:date="2023-09-12T16:52:00Z"/>
                <w:rFonts w:ascii="Times New Roman" w:eastAsia="Times New Roman" w:hAnsi="Times New Roman" w:cs="Times New Roman"/>
              </w:rPr>
            </w:pPr>
            <w:ins w:id="7428"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324"/>
          <w:ins w:id="7429" w:author="Claire Kouba" w:date="2023-09-12T16:52:00Z"/>
        </w:trPr>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430" w:author="Claire Kouba" w:date="2023-09-12T16:52:00Z"/>
                <w:rFonts w:ascii="Times New Roman" w:eastAsia="Times New Roman" w:hAnsi="Times New Roman" w:cs="Times New Roman"/>
              </w:rPr>
            </w:pPr>
            <w:ins w:id="7431" w:author="Claire Kouba" w:date="2023-09-12T16:52:00Z">
              <w:r w:rsidRPr="00D753AC">
                <w:rPr>
                  <w:rFonts w:ascii="Times New Roman" w:hAnsi="Times New Roman" w:cs="Times New Roman"/>
                </w:rPr>
                <w:t>SWJ_max_wc_mm</w:t>
              </w:r>
            </w:ins>
          </w:p>
        </w:tc>
        <w:tc>
          <w:tcPr>
            <w:tcW w:w="1929" w:type="dxa"/>
            <w:tcBorders>
              <w:top w:val="single" w:sz="3" w:space="0" w:color="000000"/>
              <w:left w:val="nil"/>
              <w:bottom w:val="nil"/>
              <w:right w:val="nil"/>
            </w:tcBorders>
          </w:tcPr>
          <w:p w:rsidR="002153D1" w:rsidRPr="00D753AC" w:rsidRDefault="002573FA" w:rsidP="00D753AC">
            <w:pPr>
              <w:pStyle w:val="TableParagraph"/>
              <w:spacing w:before="46"/>
              <w:ind w:left="173"/>
              <w:rPr>
                <w:ins w:id="7432" w:author="Claire Kouba" w:date="2023-09-12T16:52:00Z"/>
                <w:rFonts w:ascii="Times New Roman" w:eastAsia="Times New Roman" w:hAnsi="Times New Roman" w:cs="Times New Roman"/>
              </w:rPr>
            </w:pPr>
            <w:ins w:id="7433" w:author="Claire Kouba" w:date="2023-09-12T16:52:00Z">
              <w:r w:rsidRPr="00D753AC">
                <w:rPr>
                  <w:rFonts w:ascii="Times New Roman" w:hAnsi="Times New Roman" w:cs="Times New Roman"/>
                </w:rPr>
                <w:t>Snow</w:t>
              </w:r>
              <w:r w:rsidRPr="00D753AC">
                <w:rPr>
                  <w:rFonts w:ascii="Times New Roman" w:hAnsi="Times New Roman" w:cs="Times New Roman"/>
                  <w:spacing w:val="-11"/>
                </w:rPr>
                <w:t xml:space="preserve"> </w:t>
              </w:r>
              <w:r w:rsidRPr="00D753AC">
                <w:rPr>
                  <w:rFonts w:ascii="Times New Roman" w:hAnsi="Times New Roman" w:cs="Times New Roman"/>
                </w:rPr>
                <w:t>maximum</w:t>
              </w:r>
            </w:ins>
          </w:p>
        </w:tc>
        <w:tc>
          <w:tcPr>
            <w:tcW w:w="418" w:type="dxa"/>
            <w:tcBorders>
              <w:top w:val="single" w:sz="3" w:space="0" w:color="000000"/>
              <w:left w:val="nil"/>
              <w:bottom w:val="nil"/>
              <w:right w:val="nil"/>
            </w:tcBorders>
          </w:tcPr>
          <w:p w:rsidR="002153D1" w:rsidRPr="00D753AC" w:rsidRDefault="002573FA" w:rsidP="00D753AC">
            <w:pPr>
              <w:pStyle w:val="TableParagraph"/>
              <w:spacing w:before="46"/>
              <w:ind w:left="173"/>
              <w:rPr>
                <w:ins w:id="7434" w:author="Claire Kouba" w:date="2023-09-12T16:52:00Z"/>
                <w:rFonts w:ascii="Times New Roman" w:eastAsia="Times New Roman" w:hAnsi="Times New Roman" w:cs="Times New Roman"/>
              </w:rPr>
            </w:pPr>
            <w:ins w:id="7435" w:author="Claire Kouba" w:date="2023-09-12T16:52:00Z">
              <w:r w:rsidRPr="00D753AC">
                <w:rPr>
                  <w:rFonts w:ascii="Times New Roman" w:hAnsi="Times New Roman" w:cs="Times New Roman"/>
                </w:rPr>
                <w:t>70</w:t>
              </w:r>
            </w:ins>
          </w:p>
        </w:tc>
        <w:tc>
          <w:tcPr>
            <w:tcW w:w="1358" w:type="dxa"/>
            <w:tcBorders>
              <w:top w:val="single" w:sz="3" w:space="0" w:color="000000"/>
              <w:left w:val="nil"/>
              <w:bottom w:val="nil"/>
              <w:right w:val="nil"/>
            </w:tcBorders>
          </w:tcPr>
          <w:p w:rsidR="002153D1" w:rsidRPr="00D753AC" w:rsidRDefault="002573FA" w:rsidP="00D753AC">
            <w:pPr>
              <w:pStyle w:val="TableParagraph"/>
              <w:spacing w:before="46"/>
              <w:ind w:left="173" w:right="117"/>
              <w:rPr>
                <w:ins w:id="7436" w:author="Claire Kouba" w:date="2023-09-12T16:52:00Z"/>
                <w:rFonts w:ascii="Times New Roman" w:eastAsia="Times New Roman" w:hAnsi="Times New Roman" w:cs="Times New Roman"/>
              </w:rPr>
            </w:pPr>
            <w:ins w:id="7437" w:author="Claire Kouba" w:date="2023-09-12T16:52:00Z">
              <w:r w:rsidRPr="00D753AC">
                <w:rPr>
                  <w:rFonts w:ascii="Times New Roman" w:hAnsi="Times New Roman" w:cs="Times New Roman"/>
                  <w:w w:val="95"/>
                </w:rPr>
                <w:t>-333</w:t>
              </w:r>
            </w:ins>
          </w:p>
        </w:tc>
        <w:tc>
          <w:tcPr>
            <w:tcW w:w="548" w:type="dxa"/>
            <w:tcBorders>
              <w:top w:val="single" w:sz="3" w:space="0" w:color="000000"/>
              <w:left w:val="nil"/>
              <w:bottom w:val="nil"/>
              <w:right w:val="nil"/>
            </w:tcBorders>
          </w:tcPr>
          <w:p w:rsidR="002153D1" w:rsidRPr="00D753AC" w:rsidRDefault="002573FA" w:rsidP="00D753AC">
            <w:pPr>
              <w:pStyle w:val="TableParagraph"/>
              <w:spacing w:before="46"/>
              <w:ind w:left="173"/>
              <w:rPr>
                <w:ins w:id="7438" w:author="Claire Kouba" w:date="2023-09-12T16:52:00Z"/>
                <w:rFonts w:ascii="Times New Roman" w:eastAsia="Times New Roman" w:hAnsi="Times New Roman" w:cs="Times New Roman"/>
              </w:rPr>
            </w:pPr>
            <w:ins w:id="7439" w:author="Claire Kouba" w:date="2023-09-12T16:52:00Z">
              <w:r w:rsidRPr="00D753AC">
                <w:rPr>
                  <w:rFonts w:ascii="Times New Roman" w:hAnsi="Times New Roman" w:cs="Times New Roman"/>
                </w:rPr>
                <w:t>673</w:t>
              </w:r>
            </w:ins>
          </w:p>
        </w:tc>
        <w:tc>
          <w:tcPr>
            <w:tcW w:w="857" w:type="dxa"/>
            <w:tcBorders>
              <w:top w:val="single" w:sz="3" w:space="0" w:color="000000"/>
              <w:left w:val="nil"/>
              <w:bottom w:val="nil"/>
              <w:right w:val="nil"/>
            </w:tcBorders>
          </w:tcPr>
          <w:p w:rsidR="002153D1" w:rsidRPr="00D753AC" w:rsidRDefault="002573FA" w:rsidP="00D753AC">
            <w:pPr>
              <w:pStyle w:val="TableParagraph"/>
              <w:spacing w:before="46"/>
              <w:ind w:left="173"/>
              <w:rPr>
                <w:ins w:id="7440" w:author="Claire Kouba" w:date="2023-09-12T16:52:00Z"/>
                <w:rFonts w:ascii="Times New Roman" w:eastAsia="Times New Roman" w:hAnsi="Times New Roman" w:cs="Times New Roman"/>
              </w:rPr>
            </w:pPr>
            <w:ins w:id="7441" w:author="Claire Kouba" w:date="2023-09-12T16:52:00Z">
              <w:r w:rsidRPr="00D753AC">
                <w:rPr>
                  <w:rFonts w:ascii="Times New Roman" w:hAnsi="Times New Roman" w:cs="Times New Roman"/>
                </w:rPr>
                <w:t>850</w:t>
              </w:r>
            </w:ins>
          </w:p>
        </w:tc>
        <w:tc>
          <w:tcPr>
            <w:tcW w:w="961" w:type="dxa"/>
            <w:tcBorders>
              <w:top w:val="single" w:sz="3" w:space="0" w:color="000000"/>
              <w:left w:val="nil"/>
              <w:bottom w:val="nil"/>
              <w:right w:val="nil"/>
            </w:tcBorders>
          </w:tcPr>
          <w:p w:rsidR="002153D1" w:rsidRPr="00D753AC" w:rsidRDefault="002573FA" w:rsidP="00D753AC">
            <w:pPr>
              <w:pStyle w:val="TableParagraph"/>
              <w:spacing w:before="46"/>
              <w:ind w:left="173"/>
              <w:rPr>
                <w:ins w:id="7442" w:author="Claire Kouba" w:date="2023-09-12T16:52:00Z"/>
                <w:rFonts w:ascii="Times New Roman" w:eastAsia="Times New Roman" w:hAnsi="Times New Roman" w:cs="Times New Roman"/>
              </w:rPr>
            </w:pPr>
            <w:ins w:id="7443" w:author="Claire Kouba" w:date="2023-09-12T16:52:00Z">
              <w:r w:rsidRPr="00D753AC">
                <w:rPr>
                  <w:rFonts w:ascii="Times New Roman" w:hAnsi="Times New Roman" w:cs="Times New Roman"/>
                </w:rPr>
                <w:t>0.38</w:t>
              </w:r>
            </w:ins>
          </w:p>
        </w:tc>
      </w:tr>
      <w:tr w:rsidR="002153D1" w:rsidRPr="00D753AC">
        <w:trPr>
          <w:trHeight w:hRule="exact" w:val="307"/>
          <w:ins w:id="7444"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445" w:author="Claire Kouba" w:date="2023-09-12T16:52:00Z"/>
                <w:rFonts w:ascii="Times New Roman" w:eastAsia="Times New Roman" w:hAnsi="Times New Roman" w:cs="Times New Roman"/>
              </w:rPr>
            </w:pPr>
            <w:ins w:id="7446" w:author="Claire Kouba" w:date="2023-09-12T16:52:00Z">
              <w:r w:rsidRPr="00D753AC">
                <w:rPr>
                  <w:rFonts w:ascii="Times New Roman" w:hAnsi="Times New Roman" w:cs="Times New Roman"/>
                </w:rPr>
                <w:t>USC00043182_oct_apr_mm</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447" w:author="Claire Kouba" w:date="2023-09-12T16:52:00Z"/>
                <w:rFonts w:ascii="Times New Roman" w:eastAsia="Times New Roman" w:hAnsi="Times New Roman" w:cs="Times New Roman"/>
              </w:rPr>
            </w:pPr>
            <w:ins w:id="7448" w:author="Claire Kouba" w:date="2023-09-12T16:52:00Z">
              <w:r w:rsidRPr="00D753AC">
                <w:rPr>
                  <w:rFonts w:ascii="Times New Roman" w:hAnsi="Times New Roman" w:cs="Times New Roman"/>
                </w:rPr>
                <w:t>Oct.-Apr.</w:t>
              </w:r>
              <w:r w:rsidRPr="00D753AC">
                <w:rPr>
                  <w:rFonts w:ascii="Times New Roman" w:hAnsi="Times New Roman" w:cs="Times New Roman"/>
                  <w:spacing w:val="-16"/>
                </w:rPr>
                <w:t xml:space="preserve"> </w:t>
              </w:r>
              <w:r w:rsidRPr="00D753AC">
                <w:rPr>
                  <w:rFonts w:ascii="Times New Roman" w:hAnsi="Times New Roman" w:cs="Times New Roman"/>
                </w:rPr>
                <w:t>Precip.</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449" w:author="Claire Kouba" w:date="2023-09-12T16:52:00Z"/>
                <w:rFonts w:ascii="Times New Roman" w:eastAsia="Times New Roman" w:hAnsi="Times New Roman" w:cs="Times New Roman"/>
              </w:rPr>
            </w:pPr>
            <w:ins w:id="7450"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451" w:author="Claire Kouba" w:date="2023-09-12T16:52:00Z"/>
                <w:rFonts w:ascii="Times New Roman" w:eastAsia="Times New Roman" w:hAnsi="Times New Roman" w:cs="Times New Roman"/>
              </w:rPr>
            </w:pPr>
            <w:ins w:id="7452" w:author="Claire Kouba" w:date="2023-09-12T16:52:00Z">
              <w:r w:rsidRPr="00D753AC">
                <w:rPr>
                  <w:rFonts w:ascii="Times New Roman" w:hAnsi="Times New Roman" w:cs="Times New Roman"/>
                  <w:w w:val="95"/>
                </w:rPr>
                <w:t>-351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453" w:author="Claire Kouba" w:date="2023-09-12T16:52:00Z"/>
                <w:rFonts w:ascii="Times New Roman" w:eastAsia="Times New Roman" w:hAnsi="Times New Roman" w:cs="Times New Roman"/>
              </w:rPr>
            </w:pPr>
            <w:ins w:id="7454" w:author="Claire Kouba" w:date="2023-09-12T16:52:00Z">
              <w:r w:rsidRPr="00D753AC">
                <w:rPr>
                  <w:rFonts w:ascii="Times New Roman" w:hAnsi="Times New Roman" w:cs="Times New Roman"/>
                </w:rPr>
                <w:t>708</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455" w:author="Claire Kouba" w:date="2023-09-12T16:52:00Z"/>
                <w:rFonts w:ascii="Times New Roman" w:eastAsia="Times New Roman" w:hAnsi="Times New Roman" w:cs="Times New Roman"/>
              </w:rPr>
            </w:pPr>
            <w:ins w:id="7456" w:author="Claire Kouba" w:date="2023-09-12T16:52:00Z">
              <w:r w:rsidRPr="00D753AC">
                <w:rPr>
                  <w:rFonts w:ascii="Times New Roman" w:hAnsi="Times New Roman" w:cs="Times New Roman"/>
                </w:rPr>
                <w:t>718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457" w:author="Claire Kouba" w:date="2023-09-12T16:52:00Z"/>
                <w:rFonts w:ascii="Times New Roman" w:eastAsia="Times New Roman" w:hAnsi="Times New Roman" w:cs="Times New Roman"/>
              </w:rPr>
            </w:pPr>
            <w:ins w:id="7458" w:author="Claire Kouba" w:date="2023-09-12T16:52:00Z">
              <w:r w:rsidRPr="00D753AC">
                <w:rPr>
                  <w:rFonts w:ascii="Times New Roman" w:hAnsi="Times New Roman" w:cs="Times New Roman"/>
                </w:rPr>
                <w:t>0.43</w:t>
              </w:r>
            </w:ins>
          </w:p>
        </w:tc>
      </w:tr>
      <w:tr w:rsidR="002153D1" w:rsidRPr="00D753AC">
        <w:trPr>
          <w:trHeight w:hRule="exact" w:val="307"/>
          <w:ins w:id="7459"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460" w:author="Claire Kouba" w:date="2023-09-12T16:52:00Z"/>
                <w:rFonts w:ascii="Times New Roman" w:eastAsia="Times New Roman" w:hAnsi="Times New Roman" w:cs="Times New Roman"/>
              </w:rPr>
            </w:pPr>
            <w:ins w:id="7461" w:author="Claire Kouba" w:date="2023-09-12T16:52:00Z">
              <w:r w:rsidRPr="00D753AC">
                <w:rPr>
                  <w:rFonts w:ascii="Times New Roman" w:hAnsi="Times New Roman" w:cs="Times New Roman"/>
                </w:rPr>
                <w:t>SWJ_jday_of_max</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462" w:author="Claire Kouba" w:date="2023-09-12T16:52:00Z"/>
                <w:rFonts w:ascii="Times New Roman" w:eastAsia="Times New Roman" w:hAnsi="Times New Roman" w:cs="Times New Roman"/>
              </w:rPr>
            </w:pPr>
            <w:ins w:id="7463" w:author="Claire Kouba" w:date="2023-09-12T16:52:00Z">
              <w:r w:rsidRPr="00D753AC">
                <w:rPr>
                  <w:rFonts w:ascii="Times New Roman" w:hAnsi="Times New Roman" w:cs="Times New Roman"/>
                </w:rPr>
                <w:t>Snow maximum</w:t>
              </w:r>
              <w:r w:rsidRPr="00D753AC">
                <w:rPr>
                  <w:rFonts w:ascii="Times New Roman" w:hAnsi="Times New Roman" w:cs="Times New Roman"/>
                  <w:spacing w:val="-14"/>
                </w:rPr>
                <w:t xml:space="preserve"> </w:t>
              </w:r>
              <w:r w:rsidRPr="00D753AC">
                <w:rPr>
                  <w:rFonts w:ascii="Times New Roman" w:hAnsi="Times New Roman" w:cs="Times New Roman"/>
                </w:rPr>
                <w:t>timing</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464" w:author="Claire Kouba" w:date="2023-09-12T16:52:00Z"/>
                <w:rFonts w:ascii="Times New Roman" w:eastAsia="Times New Roman" w:hAnsi="Times New Roman" w:cs="Times New Roman"/>
              </w:rPr>
            </w:pPr>
            <w:ins w:id="7465"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466" w:author="Claire Kouba" w:date="2023-09-12T16:52:00Z"/>
                <w:rFonts w:ascii="Times New Roman" w:eastAsia="Times New Roman" w:hAnsi="Times New Roman" w:cs="Times New Roman"/>
              </w:rPr>
            </w:pPr>
            <w:ins w:id="7467" w:author="Claire Kouba" w:date="2023-09-12T16:52:00Z">
              <w:r w:rsidRPr="00D753AC">
                <w:rPr>
                  <w:rFonts w:ascii="Times New Roman" w:hAnsi="Times New Roman" w:cs="Times New Roman"/>
                  <w:w w:val="95"/>
                </w:rPr>
                <w:t>-347</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468" w:author="Claire Kouba" w:date="2023-09-12T16:52:00Z"/>
                <w:rFonts w:ascii="Times New Roman" w:eastAsia="Times New Roman" w:hAnsi="Times New Roman" w:cs="Times New Roman"/>
              </w:rPr>
            </w:pPr>
            <w:ins w:id="7469" w:author="Claire Kouba" w:date="2023-09-12T16:52:00Z">
              <w:r w:rsidRPr="00D753AC">
                <w:rPr>
                  <w:rFonts w:ascii="Times New Roman" w:hAnsi="Times New Roman" w:cs="Times New Roman"/>
                </w:rPr>
                <w:t>699</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470" w:author="Claire Kouba" w:date="2023-09-12T16:52:00Z"/>
                <w:rFonts w:ascii="Times New Roman" w:eastAsia="Times New Roman" w:hAnsi="Times New Roman" w:cs="Times New Roman"/>
              </w:rPr>
            </w:pPr>
            <w:ins w:id="7471" w:author="Claire Kouba" w:date="2023-09-12T16:52:00Z">
              <w:r w:rsidRPr="00D753AC">
                <w:rPr>
                  <w:rFonts w:ascii="Times New Roman" w:hAnsi="Times New Roman" w:cs="Times New Roman"/>
                </w:rPr>
                <w:t>1243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472" w:author="Claire Kouba" w:date="2023-09-12T16:52:00Z"/>
                <w:rFonts w:ascii="Times New Roman" w:eastAsia="Times New Roman" w:hAnsi="Times New Roman" w:cs="Times New Roman"/>
              </w:rPr>
            </w:pPr>
            <w:ins w:id="7473" w:author="Claire Kouba" w:date="2023-09-12T16:52:00Z">
              <w:r w:rsidRPr="00D753AC">
                <w:rPr>
                  <w:rFonts w:ascii="Times New Roman" w:hAnsi="Times New Roman" w:cs="Times New Roman"/>
                </w:rPr>
                <w:t>0.09</w:t>
              </w:r>
            </w:ins>
          </w:p>
        </w:tc>
      </w:tr>
      <w:tr w:rsidR="002153D1" w:rsidRPr="00D753AC">
        <w:trPr>
          <w:trHeight w:hRule="exact" w:val="307"/>
          <w:ins w:id="7474"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475" w:author="Claire Kouba" w:date="2023-09-12T16:52:00Z"/>
                <w:rFonts w:ascii="Times New Roman" w:eastAsia="Times New Roman" w:hAnsi="Times New Roman" w:cs="Times New Roman"/>
              </w:rPr>
            </w:pPr>
            <w:ins w:id="7476" w:author="Claire Kouba" w:date="2023-09-12T16:52:00Z">
              <w:r w:rsidRPr="00D753AC">
                <w:rPr>
                  <w:rFonts w:ascii="Times New Roman" w:hAnsi="Times New Roman" w:cs="Times New Roman"/>
                </w:rPr>
                <w:t>springWL_415635N1228315W001</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477" w:author="Claire Kouba" w:date="2023-09-12T16:52:00Z"/>
                <w:rFonts w:ascii="Times New Roman" w:eastAsia="Times New Roman" w:hAnsi="Times New Roman" w:cs="Times New Roman"/>
              </w:rPr>
            </w:pPr>
            <w:ins w:id="7478" w:author="Claire Kouba" w:date="2023-09-12T16:52:00Z">
              <w:r w:rsidRPr="00D753AC">
                <w:rPr>
                  <w:rFonts w:ascii="Times New Roman" w:hAnsi="Times New Roman" w:cs="Times New Roman"/>
                </w:rPr>
                <w:t>March-May</w:t>
              </w:r>
              <w:r w:rsidRPr="00D753AC">
                <w:rPr>
                  <w:rFonts w:ascii="Times New Roman" w:hAnsi="Times New Roman" w:cs="Times New Roman"/>
                  <w:spacing w:val="-6"/>
                </w:rPr>
                <w:t xml:space="preserve"> </w:t>
              </w:r>
              <w:r w:rsidRPr="00D753AC">
                <w:rPr>
                  <w:rFonts w:ascii="Times New Roman" w:hAnsi="Times New Roman" w:cs="Times New Roman"/>
                </w:rPr>
                <w:t>WLs</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479" w:author="Claire Kouba" w:date="2023-09-12T16:52:00Z"/>
                <w:rFonts w:ascii="Times New Roman" w:eastAsia="Times New Roman" w:hAnsi="Times New Roman" w:cs="Times New Roman"/>
              </w:rPr>
            </w:pPr>
            <w:ins w:id="7480"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481" w:author="Claire Kouba" w:date="2023-09-12T16:52:00Z"/>
                <w:rFonts w:ascii="Times New Roman" w:eastAsia="Times New Roman" w:hAnsi="Times New Roman" w:cs="Times New Roman"/>
              </w:rPr>
            </w:pPr>
            <w:ins w:id="7482" w:author="Claire Kouba" w:date="2023-09-12T16:52:00Z">
              <w:r w:rsidRPr="00D753AC">
                <w:rPr>
                  <w:rFonts w:ascii="Times New Roman" w:hAnsi="Times New Roman" w:cs="Times New Roman"/>
                  <w:w w:val="95"/>
                </w:rPr>
                <w:t>-245</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483" w:author="Claire Kouba" w:date="2023-09-12T16:52:00Z"/>
                <w:rFonts w:ascii="Times New Roman" w:eastAsia="Times New Roman" w:hAnsi="Times New Roman" w:cs="Times New Roman"/>
              </w:rPr>
            </w:pPr>
            <w:ins w:id="7484" w:author="Claire Kouba" w:date="2023-09-12T16:52:00Z">
              <w:r w:rsidRPr="00D753AC">
                <w:rPr>
                  <w:rFonts w:ascii="Times New Roman" w:hAnsi="Times New Roman" w:cs="Times New Roman"/>
                </w:rPr>
                <w:t>495</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485" w:author="Claire Kouba" w:date="2023-09-12T16:52:00Z"/>
                <w:rFonts w:ascii="Times New Roman" w:eastAsia="Times New Roman" w:hAnsi="Times New Roman" w:cs="Times New Roman"/>
              </w:rPr>
            </w:pPr>
            <w:ins w:id="7486" w:author="Claire Kouba" w:date="2023-09-12T16:52:00Z">
              <w:r w:rsidRPr="00D753AC">
                <w:rPr>
                  <w:rFonts w:ascii="Times New Roman" w:hAnsi="Times New Roman" w:cs="Times New Roman"/>
                </w:rPr>
                <w:t>1123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487" w:author="Claire Kouba" w:date="2023-09-12T16:52:00Z"/>
                <w:rFonts w:ascii="Times New Roman" w:eastAsia="Times New Roman" w:hAnsi="Times New Roman" w:cs="Times New Roman"/>
              </w:rPr>
            </w:pPr>
            <w:ins w:id="7488" w:author="Claire Kouba" w:date="2023-09-12T16:52:00Z">
              <w:r w:rsidRPr="00D753AC">
                <w:rPr>
                  <w:rFonts w:ascii="Times New Roman" w:hAnsi="Times New Roman" w:cs="Times New Roman"/>
                </w:rPr>
                <w:t>0.24</w:t>
              </w:r>
            </w:ins>
          </w:p>
        </w:tc>
      </w:tr>
      <w:tr w:rsidR="002153D1" w:rsidRPr="00D753AC">
        <w:trPr>
          <w:trHeight w:hRule="exact" w:val="307"/>
          <w:ins w:id="7489"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490" w:author="Claire Kouba" w:date="2023-09-12T16:52:00Z"/>
                <w:rFonts w:ascii="Times New Roman" w:eastAsia="Times New Roman" w:hAnsi="Times New Roman" w:cs="Times New Roman"/>
              </w:rPr>
            </w:pPr>
            <w:ins w:id="7491" w:author="Claire Kouba" w:date="2023-09-12T16:52:00Z">
              <w:r w:rsidRPr="00D753AC">
                <w:rPr>
                  <w:rFonts w:ascii="Times New Roman" w:hAnsi="Times New Roman" w:cs="Times New Roman"/>
                </w:rPr>
                <w:t>et0_oct_apr</w:t>
              </w:r>
            </w:ins>
          </w:p>
        </w:tc>
        <w:tc>
          <w:tcPr>
            <w:tcW w:w="1929" w:type="dxa"/>
            <w:tcBorders>
              <w:top w:val="nil"/>
              <w:left w:val="nil"/>
              <w:bottom w:val="nil"/>
              <w:right w:val="nil"/>
            </w:tcBorders>
          </w:tcPr>
          <w:p w:rsidR="002153D1" w:rsidRPr="00D753AC" w:rsidRDefault="002573FA" w:rsidP="00D753AC">
            <w:pPr>
              <w:pStyle w:val="TableParagraph"/>
              <w:spacing w:before="33"/>
              <w:ind w:left="173"/>
              <w:rPr>
                <w:ins w:id="7492" w:author="Claire Kouba" w:date="2023-09-12T16:52:00Z"/>
                <w:rFonts w:ascii="Times New Roman" w:eastAsia="Times New Roman" w:hAnsi="Times New Roman" w:cs="Times New Roman"/>
              </w:rPr>
            </w:pPr>
            <w:ins w:id="7493" w:author="Claire Kouba" w:date="2023-09-12T16:52:00Z">
              <w:r w:rsidRPr="00D753AC">
                <w:rPr>
                  <w:rFonts w:ascii="Times New Roman" w:hAnsi="Times New Roman" w:cs="Times New Roman"/>
                </w:rPr>
                <w:t>ET</w:t>
              </w:r>
              <w:r w:rsidRPr="00D753AC">
                <w:rPr>
                  <w:rFonts w:ascii="Times New Roman" w:hAnsi="Times New Roman" w:cs="Times New Roman"/>
                  <w:spacing w:val="-3"/>
                </w:rPr>
                <w:t xml:space="preserve"> </w:t>
              </w:r>
              <w:r w:rsidRPr="00D753AC">
                <w:rPr>
                  <w:rFonts w:ascii="Times New Roman" w:hAnsi="Times New Roman" w:cs="Times New Roman"/>
                </w:rPr>
                <w:t>Ref.</w:t>
              </w:r>
            </w:ins>
          </w:p>
        </w:tc>
        <w:tc>
          <w:tcPr>
            <w:tcW w:w="418" w:type="dxa"/>
            <w:tcBorders>
              <w:top w:val="nil"/>
              <w:left w:val="nil"/>
              <w:bottom w:val="nil"/>
              <w:right w:val="nil"/>
            </w:tcBorders>
          </w:tcPr>
          <w:p w:rsidR="002153D1" w:rsidRPr="00D753AC" w:rsidRDefault="002573FA" w:rsidP="00D753AC">
            <w:pPr>
              <w:pStyle w:val="TableParagraph"/>
              <w:spacing w:before="33"/>
              <w:ind w:left="173"/>
              <w:rPr>
                <w:ins w:id="7494" w:author="Claire Kouba" w:date="2023-09-12T16:52:00Z"/>
                <w:rFonts w:ascii="Times New Roman" w:eastAsia="Times New Roman" w:hAnsi="Times New Roman" w:cs="Times New Roman"/>
              </w:rPr>
            </w:pPr>
            <w:ins w:id="7495" w:author="Claire Kouba" w:date="2023-09-12T16:52:00Z">
              <w:r w:rsidRPr="00D753AC">
                <w:rPr>
                  <w:rFonts w:ascii="Times New Roman" w:hAnsi="Times New Roman" w:cs="Times New Roman"/>
                </w:rPr>
                <w:t>17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496" w:author="Claire Kouba" w:date="2023-09-12T16:52:00Z"/>
                <w:rFonts w:ascii="Times New Roman" w:eastAsia="Times New Roman" w:hAnsi="Times New Roman" w:cs="Times New Roman"/>
              </w:rPr>
            </w:pPr>
            <w:ins w:id="7497" w:author="Claire Kouba" w:date="2023-09-12T16:52:00Z">
              <w:r w:rsidRPr="00D753AC">
                <w:rPr>
                  <w:rFonts w:ascii="Times New Roman" w:hAnsi="Times New Roman" w:cs="Times New Roman"/>
                  <w:w w:val="95"/>
                </w:rPr>
                <w:t>-81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498" w:author="Claire Kouba" w:date="2023-09-12T16:52:00Z"/>
                <w:rFonts w:ascii="Times New Roman" w:eastAsia="Times New Roman" w:hAnsi="Times New Roman" w:cs="Times New Roman"/>
              </w:rPr>
            </w:pPr>
            <w:ins w:id="7499" w:author="Claire Kouba" w:date="2023-09-12T16:52:00Z">
              <w:r w:rsidRPr="00D753AC">
                <w:rPr>
                  <w:rFonts w:ascii="Times New Roman" w:hAnsi="Times New Roman" w:cs="Times New Roman"/>
                </w:rPr>
                <w:t>167</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500" w:author="Claire Kouba" w:date="2023-09-12T16:52:00Z"/>
                <w:rFonts w:ascii="Times New Roman" w:eastAsia="Times New Roman" w:hAnsi="Times New Roman" w:cs="Times New Roman"/>
              </w:rPr>
            </w:pPr>
            <w:ins w:id="7501" w:author="Claire Kouba" w:date="2023-09-12T16:52:00Z">
              <w:r w:rsidRPr="00D753AC">
                <w:rPr>
                  <w:rFonts w:ascii="Times New Roman" w:hAnsi="Times New Roman" w:cs="Times New Roman"/>
                </w:rPr>
                <w:t>932</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502" w:author="Claire Kouba" w:date="2023-09-12T16:52:00Z"/>
                <w:rFonts w:ascii="Times New Roman" w:eastAsia="Times New Roman" w:hAnsi="Times New Roman" w:cs="Times New Roman"/>
              </w:rPr>
            </w:pPr>
            <w:ins w:id="7503" w:author="Claire Kouba" w:date="2023-09-12T16:52:00Z">
              <w:r w:rsidRPr="00D753AC">
                <w:rPr>
                  <w:rFonts w:ascii="Times New Roman" w:hAnsi="Times New Roman" w:cs="Times New Roman"/>
                </w:rPr>
                <w:t>0.23</w:t>
              </w:r>
            </w:ins>
          </w:p>
        </w:tc>
      </w:tr>
      <w:tr w:rsidR="002153D1" w:rsidRPr="00D753AC">
        <w:trPr>
          <w:trHeight w:hRule="exact" w:val="297"/>
          <w:ins w:id="7504" w:author="Claire Kouba" w:date="2023-09-12T16:52:00Z"/>
        </w:trPr>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505" w:author="Claire Kouba" w:date="2023-09-12T16:52:00Z"/>
                <w:rFonts w:ascii="Times New Roman" w:eastAsia="Times New Roman" w:hAnsi="Times New Roman" w:cs="Times New Roman"/>
              </w:rPr>
            </w:pPr>
            <w:ins w:id="7506" w:author="Claire Kouba" w:date="2023-09-12T16:52:00Z">
              <w:r w:rsidRPr="00D753AC">
                <w:rPr>
                  <w:rFonts w:ascii="Times New Roman" w:hAnsi="Times New Roman" w:cs="Times New Roman"/>
                </w:rPr>
                <w:t>mar_flow</w:t>
              </w:r>
            </w:ins>
          </w:p>
        </w:tc>
        <w:tc>
          <w:tcPr>
            <w:tcW w:w="1929" w:type="dxa"/>
            <w:tcBorders>
              <w:top w:val="nil"/>
              <w:left w:val="nil"/>
              <w:bottom w:val="single" w:sz="3" w:space="0" w:color="000000"/>
              <w:right w:val="nil"/>
            </w:tcBorders>
          </w:tcPr>
          <w:p w:rsidR="002153D1" w:rsidRPr="00D753AC" w:rsidRDefault="002573FA" w:rsidP="00D753AC">
            <w:pPr>
              <w:pStyle w:val="TableParagraph"/>
              <w:spacing w:before="33"/>
              <w:ind w:left="173"/>
              <w:rPr>
                <w:ins w:id="7507" w:author="Claire Kouba" w:date="2023-09-12T16:52:00Z"/>
                <w:rFonts w:ascii="Times New Roman" w:eastAsia="Times New Roman" w:hAnsi="Times New Roman" w:cs="Times New Roman"/>
              </w:rPr>
            </w:pPr>
            <w:ins w:id="7508" w:author="Claire Kouba" w:date="2023-09-12T16:52:00Z">
              <w:r w:rsidRPr="00D753AC">
                <w:rPr>
                  <w:rFonts w:ascii="Times New Roman" w:hAnsi="Times New Roman" w:cs="Times New Roman"/>
                </w:rPr>
                <w:t>March flow</w:t>
              </w:r>
              <w:r w:rsidRPr="00D753AC">
                <w:rPr>
                  <w:rFonts w:ascii="Times New Roman" w:hAnsi="Times New Roman" w:cs="Times New Roman"/>
                  <w:spacing w:val="-25"/>
                </w:rPr>
                <w:t xml:space="preserve"> </w:t>
              </w:r>
              <w:r w:rsidRPr="00D753AC">
                <w:rPr>
                  <w:rFonts w:ascii="Times New Roman" w:hAnsi="Times New Roman" w:cs="Times New Roman"/>
                </w:rPr>
                <w:t>vol.</w:t>
              </w:r>
            </w:ins>
          </w:p>
        </w:tc>
        <w:tc>
          <w:tcPr>
            <w:tcW w:w="418" w:type="dxa"/>
            <w:tcBorders>
              <w:top w:val="nil"/>
              <w:left w:val="nil"/>
              <w:bottom w:val="single" w:sz="3" w:space="0" w:color="000000"/>
              <w:right w:val="nil"/>
            </w:tcBorders>
          </w:tcPr>
          <w:p w:rsidR="002153D1" w:rsidRPr="00D753AC" w:rsidRDefault="002573FA" w:rsidP="00D753AC">
            <w:pPr>
              <w:pStyle w:val="TableParagraph"/>
              <w:spacing w:before="33"/>
              <w:ind w:left="173"/>
              <w:rPr>
                <w:ins w:id="7509" w:author="Claire Kouba" w:date="2023-09-12T16:52:00Z"/>
                <w:rFonts w:ascii="Times New Roman" w:eastAsia="Times New Roman" w:hAnsi="Times New Roman" w:cs="Times New Roman"/>
              </w:rPr>
            </w:pPr>
            <w:ins w:id="7510" w:author="Claire Kouba" w:date="2023-09-12T16:52:00Z">
              <w:r w:rsidRPr="00D753AC">
                <w:rPr>
                  <w:rFonts w:ascii="Times New Roman" w:hAnsi="Times New Roman" w:cs="Times New Roman"/>
                </w:rPr>
                <w:t>78</w:t>
              </w:r>
            </w:ins>
          </w:p>
        </w:tc>
        <w:tc>
          <w:tcPr>
            <w:tcW w:w="1358" w:type="dxa"/>
            <w:tcBorders>
              <w:top w:val="nil"/>
              <w:left w:val="nil"/>
              <w:bottom w:val="single" w:sz="3" w:space="0" w:color="000000"/>
              <w:right w:val="nil"/>
            </w:tcBorders>
          </w:tcPr>
          <w:p w:rsidR="002153D1" w:rsidRPr="00D753AC" w:rsidRDefault="002573FA" w:rsidP="00D753AC">
            <w:pPr>
              <w:pStyle w:val="TableParagraph"/>
              <w:spacing w:before="33"/>
              <w:ind w:left="173" w:right="117"/>
              <w:rPr>
                <w:ins w:id="7511" w:author="Claire Kouba" w:date="2023-09-12T16:52:00Z"/>
                <w:rFonts w:ascii="Times New Roman" w:eastAsia="Times New Roman" w:hAnsi="Times New Roman" w:cs="Times New Roman"/>
              </w:rPr>
            </w:pPr>
            <w:ins w:id="7512" w:author="Claire Kouba" w:date="2023-09-12T16:52:00Z">
              <w:r w:rsidRPr="00D753AC">
                <w:rPr>
                  <w:rFonts w:ascii="Times New Roman" w:hAnsi="Times New Roman" w:cs="Times New Roman"/>
                  <w:w w:val="95"/>
                </w:rPr>
                <w:t>-380</w:t>
              </w:r>
            </w:ins>
          </w:p>
        </w:tc>
        <w:tc>
          <w:tcPr>
            <w:tcW w:w="548" w:type="dxa"/>
            <w:tcBorders>
              <w:top w:val="nil"/>
              <w:left w:val="nil"/>
              <w:bottom w:val="single" w:sz="3" w:space="0" w:color="000000"/>
              <w:right w:val="nil"/>
            </w:tcBorders>
          </w:tcPr>
          <w:p w:rsidR="002153D1" w:rsidRPr="00D753AC" w:rsidRDefault="002573FA" w:rsidP="00D753AC">
            <w:pPr>
              <w:pStyle w:val="TableParagraph"/>
              <w:spacing w:before="33"/>
              <w:ind w:left="173"/>
              <w:rPr>
                <w:ins w:id="7513" w:author="Claire Kouba" w:date="2023-09-12T16:52:00Z"/>
                <w:rFonts w:ascii="Times New Roman" w:eastAsia="Times New Roman" w:hAnsi="Times New Roman" w:cs="Times New Roman"/>
              </w:rPr>
            </w:pPr>
            <w:ins w:id="7514" w:author="Claire Kouba" w:date="2023-09-12T16:52:00Z">
              <w:r w:rsidRPr="00D753AC">
                <w:rPr>
                  <w:rFonts w:ascii="Times New Roman" w:hAnsi="Times New Roman" w:cs="Times New Roman"/>
                </w:rPr>
                <w:t>767</w:t>
              </w:r>
            </w:ins>
          </w:p>
        </w:tc>
        <w:tc>
          <w:tcPr>
            <w:tcW w:w="857" w:type="dxa"/>
            <w:tcBorders>
              <w:top w:val="nil"/>
              <w:left w:val="nil"/>
              <w:bottom w:val="single" w:sz="3" w:space="0" w:color="000000"/>
              <w:right w:val="nil"/>
            </w:tcBorders>
          </w:tcPr>
          <w:p w:rsidR="002153D1" w:rsidRPr="00D753AC" w:rsidRDefault="002573FA" w:rsidP="00D753AC">
            <w:pPr>
              <w:pStyle w:val="TableParagraph"/>
              <w:spacing w:before="33"/>
              <w:ind w:left="173"/>
              <w:rPr>
                <w:ins w:id="7515" w:author="Claire Kouba" w:date="2023-09-12T16:52:00Z"/>
                <w:rFonts w:ascii="Times New Roman" w:eastAsia="Times New Roman" w:hAnsi="Times New Roman" w:cs="Times New Roman"/>
              </w:rPr>
            </w:pPr>
            <w:ins w:id="7516" w:author="Claire Kouba" w:date="2023-09-12T16:52:00Z">
              <w:r w:rsidRPr="00D753AC">
                <w:rPr>
                  <w:rFonts w:ascii="Times New Roman" w:hAnsi="Times New Roman" w:cs="Times New Roman"/>
                </w:rPr>
                <w:t>1061</w:t>
              </w:r>
            </w:ins>
          </w:p>
        </w:tc>
        <w:tc>
          <w:tcPr>
            <w:tcW w:w="961" w:type="dxa"/>
            <w:tcBorders>
              <w:top w:val="nil"/>
              <w:left w:val="nil"/>
              <w:bottom w:val="single" w:sz="3" w:space="0" w:color="000000"/>
              <w:right w:val="nil"/>
            </w:tcBorders>
          </w:tcPr>
          <w:p w:rsidR="002153D1" w:rsidRPr="00D753AC" w:rsidRDefault="002573FA" w:rsidP="00D753AC">
            <w:pPr>
              <w:pStyle w:val="TableParagraph"/>
              <w:spacing w:before="33"/>
              <w:ind w:left="173"/>
              <w:rPr>
                <w:ins w:id="7517" w:author="Claire Kouba" w:date="2023-09-12T16:52:00Z"/>
                <w:rFonts w:ascii="Times New Roman" w:eastAsia="Times New Roman" w:hAnsi="Times New Roman" w:cs="Times New Roman"/>
              </w:rPr>
            </w:pPr>
            <w:ins w:id="7518" w:author="Claire Kouba" w:date="2023-09-12T16:52:00Z">
              <w:r w:rsidRPr="00D753AC">
                <w:rPr>
                  <w:rFonts w:ascii="Times New Roman" w:hAnsi="Times New Roman" w:cs="Times New Roman"/>
                </w:rPr>
                <w:t>0.14</w:t>
              </w:r>
            </w:ins>
          </w:p>
        </w:tc>
      </w:tr>
    </w:tbl>
    <w:p w:rsidR="002153D1" w:rsidRPr="00D753AC" w:rsidRDefault="002153D1" w:rsidP="00D753AC">
      <w:pPr>
        <w:ind w:left="173"/>
        <w:rPr>
          <w:ins w:id="7519" w:author="Claire Kouba" w:date="2023-09-12T16:52:00Z"/>
          <w:rFonts w:ascii="Times New Roman" w:eastAsia="Times New Roman" w:hAnsi="Times New Roman" w:cs="Times New Roman"/>
        </w:rPr>
        <w:sectPr w:rsidR="002153D1" w:rsidRPr="00D753AC">
          <w:pgSz w:w="11910" w:h="13610"/>
          <w:pgMar w:top="560" w:right="340" w:bottom="880" w:left="820" w:header="0" w:footer="689" w:gutter="0"/>
          <w:cols w:space="720"/>
        </w:sectPr>
      </w:pPr>
    </w:p>
    <w:p w:rsidR="002153D1" w:rsidRPr="00D753AC" w:rsidRDefault="002153D1" w:rsidP="00D753AC">
      <w:pPr>
        <w:spacing w:before="3"/>
        <w:ind w:left="173"/>
        <w:rPr>
          <w:ins w:id="7520" w:author="Claire Kouba" w:date="2023-09-12T16:52:00Z"/>
          <w:rFonts w:ascii="Times New Roman" w:eastAsia="Times New Roman" w:hAnsi="Times New Roman" w:cs="Times New Roman"/>
        </w:rPr>
      </w:pPr>
    </w:p>
    <w:p w:rsidR="002153D1" w:rsidRPr="00D753AC" w:rsidRDefault="002573FA" w:rsidP="00D753AC">
      <w:pPr>
        <w:ind w:left="173"/>
        <w:rPr>
          <w:ins w:id="7521" w:author="Claire Kouba" w:date="2023-09-12T16:52:00Z"/>
          <w:rFonts w:ascii="Times New Roman" w:eastAsia="Times New Roman" w:hAnsi="Times New Roman" w:cs="Times New Roman"/>
        </w:rPr>
      </w:pPr>
      <w:ins w:id="7522" w:author="Claire Kouba" w:date="2023-09-12T16:52:00Z">
        <w:r w:rsidRPr="00D753AC">
          <w:rPr>
            <w:rFonts w:ascii="Times New Roman" w:eastAsia="Times New Roman" w:hAnsi="Times New Roman" w:cs="Times New Roman"/>
            <w:noProof/>
            <w:position w:val="-215"/>
          </w:rPr>
          <w:drawing>
            <wp:inline distT="0" distB="0" distL="0" distR="0">
              <wp:extent cx="6400799" cy="685800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14" cstate="print"/>
                      <a:stretch>
                        <a:fillRect/>
                      </a:stretch>
                    </pic:blipFill>
                    <pic:spPr>
                      <a:xfrm>
                        <a:off x="0" y="0"/>
                        <a:ext cx="6400799" cy="6858000"/>
                      </a:xfrm>
                      <a:prstGeom prst="rect">
                        <a:avLst/>
                      </a:prstGeom>
                    </pic:spPr>
                  </pic:pic>
                </a:graphicData>
              </a:graphic>
            </wp:inline>
          </w:drawing>
        </w:r>
      </w:ins>
    </w:p>
    <w:p w:rsidR="002153D1" w:rsidRPr="00D753AC" w:rsidRDefault="002153D1" w:rsidP="00D753AC">
      <w:pPr>
        <w:spacing w:before="11"/>
        <w:ind w:left="173"/>
        <w:rPr>
          <w:ins w:id="7523" w:author="Claire Kouba" w:date="2023-09-12T16:52:00Z"/>
          <w:rFonts w:ascii="Times New Roman" w:eastAsia="Times New Roman" w:hAnsi="Times New Roman" w:cs="Times New Roman"/>
        </w:rPr>
      </w:pPr>
    </w:p>
    <w:p w:rsidR="002153D1" w:rsidRPr="00D753AC" w:rsidRDefault="002573FA" w:rsidP="00D753AC">
      <w:pPr>
        <w:spacing w:before="69"/>
        <w:ind w:left="173"/>
        <w:rPr>
          <w:ins w:id="7524" w:author="Claire Kouba" w:date="2023-09-12T16:52:00Z"/>
          <w:rFonts w:ascii="Times New Roman" w:eastAsia="Times New Roman" w:hAnsi="Times New Roman" w:cs="Times New Roman"/>
        </w:rPr>
      </w:pPr>
      <w:bookmarkStart w:id="7525" w:name="_bookmark19"/>
      <w:bookmarkEnd w:id="7525"/>
      <w:ins w:id="7526" w:author="Claire Kouba" w:date="2023-09-12T16:52:00Z">
        <w:r w:rsidRPr="00D753AC">
          <w:rPr>
            <w:rFonts w:ascii="Times New Roman" w:hAnsi="Times New Roman" w:cs="Times New Roman"/>
            <w:b/>
          </w:rPr>
          <w:t>Figure</w:t>
        </w:r>
        <w:r w:rsidRPr="00D753AC">
          <w:rPr>
            <w:rFonts w:ascii="Times New Roman" w:hAnsi="Times New Roman" w:cs="Times New Roman"/>
            <w:b/>
            <w:spacing w:val="8"/>
          </w:rPr>
          <w:t xml:space="preserve"> </w:t>
        </w:r>
        <w:r w:rsidRPr="00D753AC">
          <w:rPr>
            <w:rFonts w:ascii="Times New Roman" w:hAnsi="Times New Roman" w:cs="Times New Roman"/>
            <w:b/>
          </w:rPr>
          <w:t>A6.</w:t>
        </w:r>
        <w:r w:rsidRPr="00D753AC">
          <w:rPr>
            <w:rFonts w:ascii="Times New Roman" w:hAnsi="Times New Roman" w:cs="Times New Roman"/>
            <w:b/>
            <w:spacing w:val="8"/>
          </w:rPr>
          <w:t xml:space="preserve"> </w:t>
        </w:r>
        <w:r w:rsidRPr="00D753AC">
          <w:rPr>
            <w:rFonts w:ascii="Times New Roman" w:hAnsi="Times New Roman" w:cs="Times New Roman"/>
          </w:rPr>
          <w:t>Single-predictor</w:t>
        </w:r>
        <w:r w:rsidRPr="00D753AC">
          <w:rPr>
            <w:rFonts w:ascii="Times New Roman" w:hAnsi="Times New Roman" w:cs="Times New Roman"/>
            <w:spacing w:val="8"/>
          </w:rPr>
          <w:t xml:space="preserve"> </w:t>
        </w:r>
        <w:r w:rsidRPr="00D753AC">
          <w:rPr>
            <w:rFonts w:ascii="Times New Roman" w:hAnsi="Times New Roman" w:cs="Times New Roman"/>
          </w:rPr>
          <w:t>models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8"/>
          </w:rPr>
          <w:t xml:space="preserve"> </w:t>
        </w:r>
        <w:r w:rsidRPr="00D753AC">
          <w:rPr>
            <w:rFonts w:ascii="Times New Roman" w:hAnsi="Times New Roman" w:cs="Times New Roman"/>
          </w:rPr>
          <w:t>P</w:t>
        </w:r>
        <w:r w:rsidRPr="00D753AC">
          <w:rPr>
            <w:rFonts w:ascii="Times New Roman" w:hAnsi="Times New Roman" w:cs="Times New Roman"/>
            <w:spacing w:val="8"/>
          </w:rPr>
          <w:t xml:space="preserve"> </w:t>
        </w:r>
        <w:r w:rsidRPr="00D753AC">
          <w:rPr>
            <w:rFonts w:ascii="Times New Roman" w:hAnsi="Times New Roman" w:cs="Times New Roman"/>
          </w:rPr>
          <w:t>spill,</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spacing w:val="8"/>
          </w:rPr>
          <w:t xml:space="preserve"> </w:t>
        </w:r>
        <w:r w:rsidRPr="00D753AC">
          <w:rPr>
            <w:rFonts w:ascii="Times New Roman" w:hAnsi="Times New Roman" w:cs="Times New Roman"/>
          </w:rPr>
          <w:t>cumulative</w:t>
        </w:r>
        <w:r w:rsidRPr="00D753AC">
          <w:rPr>
            <w:rFonts w:ascii="Times New Roman" w:hAnsi="Times New Roman" w:cs="Times New Roman"/>
            <w:spacing w:val="8"/>
          </w:rPr>
          <w:t xml:space="preserve"> </w:t>
        </w:r>
        <w:r w:rsidRPr="00D753AC">
          <w:rPr>
            <w:rFonts w:ascii="Times New Roman" w:hAnsi="Times New Roman" w:cs="Times New Roman"/>
          </w:rPr>
          <w:t>precipitation</w:t>
        </w:r>
        <w:r w:rsidRPr="00D753AC">
          <w:rPr>
            <w:rFonts w:ascii="Times New Roman" w:hAnsi="Times New Roman" w:cs="Times New Roman"/>
            <w:spacing w:val="8"/>
          </w:rPr>
          <w:t xml:space="preserve"> </w:t>
        </w:r>
        <w:r w:rsidRPr="00D753AC">
          <w:rPr>
            <w:rFonts w:ascii="Times New Roman" w:hAnsi="Times New Roman" w:cs="Times New Roman"/>
          </w:rPr>
          <w:t>after</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spacing w:val="8"/>
          </w:rPr>
          <w:t xml:space="preserve"> </w:t>
        </w:r>
        <w:r w:rsidRPr="00D753AC">
          <w:rPr>
            <w:rFonts w:ascii="Times New Roman" w:hAnsi="Times New Roman" w:cs="Times New Roman"/>
          </w:rPr>
          <w:t>dry</w:t>
        </w:r>
        <w:r w:rsidRPr="00D753AC">
          <w:rPr>
            <w:rFonts w:ascii="Times New Roman" w:hAnsi="Times New Roman" w:cs="Times New Roman"/>
            <w:spacing w:val="8"/>
          </w:rPr>
          <w:t xml:space="preserve"> </w:t>
        </w:r>
        <w:r w:rsidRPr="00D753AC">
          <w:rPr>
            <w:rFonts w:ascii="Times New Roman" w:hAnsi="Times New Roman" w:cs="Times New Roman"/>
          </w:rPr>
          <w:t>season</w:t>
        </w:r>
        <w:r w:rsidRPr="00D753AC">
          <w:rPr>
            <w:rFonts w:ascii="Times New Roman" w:hAnsi="Times New Roman" w:cs="Times New Roman"/>
            <w:spacing w:val="8"/>
          </w:rPr>
          <w:t xml:space="preserve"> </w:t>
        </w:r>
        <w:r w:rsidRPr="00D753AC">
          <w:rPr>
            <w:rFonts w:ascii="Times New Roman" w:hAnsi="Times New Roman" w:cs="Times New Roman"/>
          </w:rPr>
          <w:t>needed</w:t>
        </w:r>
        <w:r w:rsidRPr="00D753AC">
          <w:rPr>
            <w:rFonts w:ascii="Times New Roman" w:hAnsi="Times New Roman" w:cs="Times New Roman"/>
            <w:spacing w:val="8"/>
          </w:rPr>
          <w:t xml:space="preserve"> </w:t>
        </w:r>
        <w:r w:rsidRPr="00D753AC">
          <w:rPr>
            <w:rFonts w:ascii="Times New Roman" w:hAnsi="Times New Roman" w:cs="Times New Roman"/>
          </w:rPr>
          <w:t>to</w:t>
        </w:r>
        <w:r w:rsidRPr="00D753AC">
          <w:rPr>
            <w:rFonts w:ascii="Times New Roman" w:hAnsi="Times New Roman" w:cs="Times New Roman"/>
            <w:spacing w:val="8"/>
          </w:rPr>
          <w:t xml:space="preserve"> </w:t>
        </w:r>
        <w:r w:rsidRPr="00D753AC">
          <w:rPr>
            <w:rFonts w:ascii="Times New Roman" w:hAnsi="Times New Roman" w:cs="Times New Roman"/>
          </w:rPr>
          <w:t>generate</w:t>
        </w:r>
        <w:r w:rsidRPr="00D753AC">
          <w:rPr>
            <w:rFonts w:ascii="Times New Roman" w:hAnsi="Times New Roman" w:cs="Times New Roman"/>
            <w:spacing w:val="8"/>
          </w:rPr>
          <w:t xml:space="preserve"> </w:t>
        </w:r>
        <w:r w:rsidRPr="00D753AC">
          <w:rPr>
            <w:rFonts w:ascii="Times New Roman" w:hAnsi="Times New Roman" w:cs="Times New Roman"/>
          </w:rPr>
          <w:t>120</w:t>
        </w:r>
        <w:r w:rsidRPr="00D753AC">
          <w:rPr>
            <w:rFonts w:ascii="Times New Roman" w:hAnsi="Times New Roman" w:cs="Times New Roman"/>
            <w:spacing w:val="8"/>
          </w:rPr>
          <w:t xml:space="preserve"> </w:t>
        </w:r>
        <w:r w:rsidRPr="00D753AC">
          <w:rPr>
            <w:rFonts w:ascii="Times New Roman" w:hAnsi="Times New Roman" w:cs="Times New Roman"/>
          </w:rPr>
          <w:t>cfs</w:t>
        </w:r>
        <w:r w:rsidRPr="00D753AC">
          <w:rPr>
            <w:rFonts w:ascii="Times New Roman" w:hAnsi="Times New Roman" w:cs="Times New Roman"/>
            <w:spacing w:val="8"/>
          </w:rPr>
          <w:t xml:space="preserve"> </w:t>
        </w:r>
        <w:r w:rsidRPr="00D753AC">
          <w:rPr>
            <w:rFonts w:ascii="Times New Roman" w:hAnsi="Times New Roman" w:cs="Times New Roman"/>
          </w:rPr>
          <w:t>of</w:t>
        </w:r>
        <w:r w:rsidRPr="00D753AC">
          <w:rPr>
            <w:rFonts w:ascii="Times New Roman" w:hAnsi="Times New Roman" w:cs="Times New Roman"/>
            <w:spacing w:val="8"/>
          </w:rPr>
          <w:t xml:space="preserve"> </w:t>
        </w:r>
        <w:r w:rsidRPr="00D753AC">
          <w:rPr>
            <w:rFonts w:ascii="Times New Roman" w:hAnsi="Times New Roman" w:cs="Times New Roman"/>
          </w:rPr>
          <w:t>flow</w:t>
        </w:r>
        <w:r w:rsidRPr="00D753AC">
          <w:rPr>
            <w:rFonts w:ascii="Times New Roman" w:hAnsi="Times New Roman" w:cs="Times New Roman"/>
            <w:spacing w:val="8"/>
          </w:rPr>
          <w:t xml:space="preserve"> </w:t>
        </w:r>
        <w:r w:rsidRPr="00D753AC">
          <w:rPr>
            <w:rFonts w:ascii="Times New Roman" w:hAnsi="Times New Roman" w:cs="Times New Roman"/>
          </w:rPr>
          <w:t>in</w:t>
        </w:r>
        <w:r w:rsidRPr="00D753AC">
          <w:rPr>
            <w:rFonts w:ascii="Times New Roman" w:hAnsi="Times New Roman" w:cs="Times New Roman"/>
            <w:spacing w:val="8"/>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Scott</w:t>
        </w:r>
        <w:r w:rsidRPr="00D753AC">
          <w:rPr>
            <w:rFonts w:ascii="Times New Roman" w:hAnsi="Times New Roman" w:cs="Times New Roman"/>
            <w:spacing w:val="1"/>
          </w:rPr>
          <w:t xml:space="preserve"> </w:t>
        </w:r>
        <w:r w:rsidRPr="00D753AC">
          <w:rPr>
            <w:rFonts w:ascii="Times New Roman" w:hAnsi="Times New Roman" w:cs="Times New Roman"/>
            <w:spacing w:val="-4"/>
          </w:rPr>
          <w:t>River.</w:t>
        </w:r>
      </w:ins>
    </w:p>
    <w:p w:rsidR="002153D1" w:rsidRPr="00D753AC" w:rsidRDefault="002153D1" w:rsidP="00D753AC">
      <w:pPr>
        <w:ind w:left="173"/>
        <w:rPr>
          <w:ins w:id="7527" w:author="Claire Kouba" w:date="2023-09-12T16:52:00Z"/>
          <w:rFonts w:ascii="Times New Roman" w:eastAsia="Times New Roman" w:hAnsi="Times New Roman" w:cs="Times New Roman"/>
        </w:rPr>
        <w:sectPr w:rsidR="002153D1" w:rsidRPr="00D753AC">
          <w:pgSz w:w="11910" w:h="13610"/>
          <w:pgMar w:top="620" w:right="840" w:bottom="880" w:left="820" w:header="0" w:footer="689" w:gutter="0"/>
          <w:cols w:space="720"/>
        </w:sectPr>
      </w:pPr>
    </w:p>
    <w:p w:rsidR="002153D1" w:rsidRPr="00D753AC" w:rsidRDefault="002153D1" w:rsidP="00D753AC">
      <w:pPr>
        <w:spacing w:before="3"/>
        <w:ind w:left="173"/>
        <w:rPr>
          <w:ins w:id="7528" w:author="Claire Kouba" w:date="2023-09-12T16:52:00Z"/>
          <w:rFonts w:ascii="Times New Roman" w:eastAsia="Times New Roman" w:hAnsi="Times New Roman" w:cs="Times New Roman"/>
        </w:rPr>
      </w:pPr>
    </w:p>
    <w:p w:rsidR="002153D1" w:rsidRPr="00D753AC" w:rsidRDefault="002573FA" w:rsidP="00D753AC">
      <w:pPr>
        <w:ind w:left="173"/>
        <w:rPr>
          <w:ins w:id="7529" w:author="Claire Kouba" w:date="2023-09-12T16:52:00Z"/>
          <w:rFonts w:ascii="Times New Roman" w:eastAsia="Times New Roman" w:hAnsi="Times New Roman" w:cs="Times New Roman"/>
        </w:rPr>
      </w:pPr>
      <w:ins w:id="7530" w:author="Claire Kouba" w:date="2023-09-12T16:52:00Z">
        <w:r w:rsidRPr="00D753AC">
          <w:rPr>
            <w:rFonts w:ascii="Times New Roman" w:eastAsia="Times New Roman" w:hAnsi="Times New Roman" w:cs="Times New Roman"/>
            <w:noProof/>
            <w:position w:val="-215"/>
          </w:rPr>
          <w:drawing>
            <wp:inline distT="0" distB="0" distL="0" distR="0">
              <wp:extent cx="6400799" cy="6858000"/>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5" cstate="print"/>
                      <a:stretch>
                        <a:fillRect/>
                      </a:stretch>
                    </pic:blipFill>
                    <pic:spPr>
                      <a:xfrm>
                        <a:off x="0" y="0"/>
                        <a:ext cx="6400799" cy="6858000"/>
                      </a:xfrm>
                      <a:prstGeom prst="rect">
                        <a:avLst/>
                      </a:prstGeom>
                    </pic:spPr>
                  </pic:pic>
                </a:graphicData>
              </a:graphic>
            </wp:inline>
          </w:drawing>
        </w:r>
      </w:ins>
    </w:p>
    <w:p w:rsidR="002153D1" w:rsidRPr="00D753AC" w:rsidRDefault="002153D1" w:rsidP="00D753AC">
      <w:pPr>
        <w:spacing w:before="11"/>
        <w:ind w:left="173"/>
        <w:rPr>
          <w:ins w:id="7531" w:author="Claire Kouba" w:date="2023-09-12T16:52:00Z"/>
          <w:rFonts w:ascii="Times New Roman" w:eastAsia="Times New Roman" w:hAnsi="Times New Roman" w:cs="Times New Roman"/>
        </w:rPr>
      </w:pPr>
    </w:p>
    <w:p w:rsidR="002153D1" w:rsidRPr="00D753AC" w:rsidRDefault="002573FA" w:rsidP="00D753AC">
      <w:pPr>
        <w:spacing w:before="69"/>
        <w:ind w:left="173"/>
        <w:rPr>
          <w:ins w:id="7532" w:author="Claire Kouba" w:date="2023-09-12T16:52:00Z"/>
          <w:rFonts w:ascii="Times New Roman" w:eastAsia="Times New Roman" w:hAnsi="Times New Roman" w:cs="Times New Roman"/>
        </w:rPr>
      </w:pPr>
      <w:bookmarkStart w:id="7533" w:name="_bookmark20"/>
      <w:bookmarkEnd w:id="7533"/>
      <w:ins w:id="7534" w:author="Claire Kouba" w:date="2023-09-12T16:52:00Z">
        <w:r w:rsidRPr="00D753AC">
          <w:rPr>
            <w:rFonts w:ascii="Times New Roman" w:hAnsi="Times New Roman" w:cs="Times New Roman"/>
            <w:b/>
          </w:rPr>
          <w:t>Figure</w:t>
        </w:r>
        <w:r w:rsidRPr="00D753AC">
          <w:rPr>
            <w:rFonts w:ascii="Times New Roman" w:hAnsi="Times New Roman" w:cs="Times New Roman"/>
            <w:b/>
            <w:spacing w:val="-5"/>
          </w:rPr>
          <w:t xml:space="preserve"> </w:t>
        </w:r>
        <w:r w:rsidRPr="00D753AC">
          <w:rPr>
            <w:rFonts w:ascii="Times New Roman" w:hAnsi="Times New Roman" w:cs="Times New Roman"/>
            <w:b/>
          </w:rPr>
          <w:t>A7.</w:t>
        </w:r>
        <w:r w:rsidRPr="00D753AC">
          <w:rPr>
            <w:rFonts w:ascii="Times New Roman" w:hAnsi="Times New Roman" w:cs="Times New Roman"/>
            <w:b/>
            <w:spacing w:val="-5"/>
          </w:rPr>
          <w:t xml:space="preserve"> </w:t>
        </w:r>
        <w:r w:rsidRPr="00D753AC">
          <w:rPr>
            <w:rFonts w:ascii="Times New Roman" w:hAnsi="Times New Roman" w:cs="Times New Roman"/>
          </w:rPr>
          <w:t>Two-predictor</w:t>
        </w:r>
        <w:r w:rsidRPr="00D753AC">
          <w:rPr>
            <w:rFonts w:ascii="Times New Roman" w:hAnsi="Times New Roman" w:cs="Times New Roman"/>
            <w:spacing w:val="-5"/>
          </w:rPr>
          <w:t xml:space="preserve"> </w:t>
        </w:r>
        <w:r w:rsidRPr="00D753AC">
          <w:rPr>
            <w:rFonts w:ascii="Times New Roman" w:hAnsi="Times New Roman" w:cs="Times New Roman"/>
          </w:rPr>
          <w:t>models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P</w:t>
        </w:r>
        <w:r w:rsidRPr="00D753AC">
          <w:rPr>
            <w:rFonts w:ascii="Times New Roman" w:hAnsi="Times New Roman" w:cs="Times New Roman"/>
            <w:spacing w:val="-5"/>
          </w:rPr>
          <w:t xml:space="preserve"> </w:t>
        </w:r>
        <w:r w:rsidRPr="00D753AC">
          <w:rPr>
            <w:rFonts w:ascii="Times New Roman" w:hAnsi="Times New Roman" w:cs="Times New Roman"/>
          </w:rPr>
          <w:t>spill,</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cumulative</w:t>
        </w:r>
        <w:r w:rsidRPr="00D753AC">
          <w:rPr>
            <w:rFonts w:ascii="Times New Roman" w:hAnsi="Times New Roman" w:cs="Times New Roman"/>
            <w:spacing w:val="-5"/>
          </w:rPr>
          <w:t xml:space="preserve"> </w:t>
        </w:r>
        <w:r w:rsidRPr="00D753AC">
          <w:rPr>
            <w:rFonts w:ascii="Times New Roman" w:hAnsi="Times New Roman" w:cs="Times New Roman"/>
          </w:rPr>
          <w:t>precipitation</w:t>
        </w:r>
        <w:r w:rsidRPr="00D753AC">
          <w:rPr>
            <w:rFonts w:ascii="Times New Roman" w:hAnsi="Times New Roman" w:cs="Times New Roman"/>
            <w:spacing w:val="-5"/>
          </w:rPr>
          <w:t xml:space="preserve"> </w:t>
        </w:r>
        <w:r w:rsidRPr="00D753AC">
          <w:rPr>
            <w:rFonts w:ascii="Times New Roman" w:hAnsi="Times New Roman" w:cs="Times New Roman"/>
          </w:rPr>
          <w:t>after</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dry</w:t>
        </w:r>
        <w:r w:rsidRPr="00D753AC">
          <w:rPr>
            <w:rFonts w:ascii="Times New Roman" w:hAnsi="Times New Roman" w:cs="Times New Roman"/>
            <w:spacing w:val="-5"/>
          </w:rPr>
          <w:t xml:space="preserve"> </w:t>
        </w:r>
        <w:r w:rsidRPr="00D753AC">
          <w:rPr>
            <w:rFonts w:ascii="Times New Roman" w:hAnsi="Times New Roman" w:cs="Times New Roman"/>
          </w:rPr>
          <w:t>season</w:t>
        </w:r>
        <w:r w:rsidRPr="00D753AC">
          <w:rPr>
            <w:rFonts w:ascii="Times New Roman" w:hAnsi="Times New Roman" w:cs="Times New Roman"/>
            <w:spacing w:val="-5"/>
          </w:rPr>
          <w:t xml:space="preserve"> </w:t>
        </w:r>
        <w:r w:rsidRPr="00D753AC">
          <w:rPr>
            <w:rFonts w:ascii="Times New Roman" w:hAnsi="Times New Roman" w:cs="Times New Roman"/>
          </w:rPr>
          <w:t>needed</w:t>
        </w:r>
        <w:r w:rsidRPr="00D753AC">
          <w:rPr>
            <w:rFonts w:ascii="Times New Roman" w:hAnsi="Times New Roman" w:cs="Times New Roman"/>
            <w:spacing w:val="-5"/>
          </w:rPr>
          <w:t xml:space="preserve"> </w:t>
        </w:r>
        <w:r w:rsidRPr="00D753AC">
          <w:rPr>
            <w:rFonts w:ascii="Times New Roman" w:hAnsi="Times New Roman" w:cs="Times New Roman"/>
          </w:rPr>
          <w:t>to</w:t>
        </w:r>
        <w:r w:rsidRPr="00D753AC">
          <w:rPr>
            <w:rFonts w:ascii="Times New Roman" w:hAnsi="Times New Roman" w:cs="Times New Roman"/>
            <w:spacing w:val="-5"/>
          </w:rPr>
          <w:t xml:space="preserve"> </w:t>
        </w:r>
        <w:r w:rsidRPr="00D753AC">
          <w:rPr>
            <w:rFonts w:ascii="Times New Roman" w:hAnsi="Times New Roman" w:cs="Times New Roman"/>
          </w:rPr>
          <w:t>generate</w:t>
        </w:r>
        <w:r w:rsidRPr="00D753AC">
          <w:rPr>
            <w:rFonts w:ascii="Times New Roman" w:hAnsi="Times New Roman" w:cs="Times New Roman"/>
            <w:spacing w:val="-5"/>
          </w:rPr>
          <w:t xml:space="preserve"> </w:t>
        </w:r>
        <w:r w:rsidRPr="00D753AC">
          <w:rPr>
            <w:rFonts w:ascii="Times New Roman" w:hAnsi="Times New Roman" w:cs="Times New Roman"/>
          </w:rPr>
          <w:t>120</w:t>
        </w:r>
        <w:r w:rsidRPr="00D753AC">
          <w:rPr>
            <w:rFonts w:ascii="Times New Roman" w:hAnsi="Times New Roman" w:cs="Times New Roman"/>
            <w:spacing w:val="-5"/>
          </w:rPr>
          <w:t xml:space="preserve"> </w:t>
        </w:r>
        <w:r w:rsidRPr="00D753AC">
          <w:rPr>
            <w:rFonts w:ascii="Times New Roman" w:hAnsi="Times New Roman" w:cs="Times New Roman"/>
          </w:rPr>
          <w:t>cfs</w:t>
        </w:r>
        <w:r w:rsidRPr="00D753AC">
          <w:rPr>
            <w:rFonts w:ascii="Times New Roman" w:hAnsi="Times New Roman" w:cs="Times New Roman"/>
            <w:spacing w:val="-5"/>
          </w:rPr>
          <w:t xml:space="preserve"> </w:t>
        </w:r>
        <w:r w:rsidRPr="00D753AC">
          <w:rPr>
            <w:rFonts w:ascii="Times New Roman" w:hAnsi="Times New Roman" w:cs="Times New Roman"/>
          </w:rPr>
          <w:t>of</w:t>
        </w:r>
        <w:r w:rsidRPr="00D753AC">
          <w:rPr>
            <w:rFonts w:ascii="Times New Roman" w:hAnsi="Times New Roman" w:cs="Times New Roman"/>
            <w:spacing w:val="-5"/>
          </w:rPr>
          <w:t xml:space="preserve"> </w:t>
        </w:r>
        <w:r w:rsidRPr="00D753AC">
          <w:rPr>
            <w:rFonts w:ascii="Times New Roman" w:hAnsi="Times New Roman" w:cs="Times New Roman"/>
          </w:rPr>
          <w:t>flow</w:t>
        </w:r>
        <w:r w:rsidRPr="00D753AC">
          <w:rPr>
            <w:rFonts w:ascii="Times New Roman" w:hAnsi="Times New Roman" w:cs="Times New Roman"/>
            <w:spacing w:val="-5"/>
          </w:rPr>
          <w:t xml:space="preserve"> </w:t>
        </w:r>
        <w:r w:rsidRPr="00D753AC">
          <w:rPr>
            <w:rFonts w:ascii="Times New Roman" w:hAnsi="Times New Roman" w:cs="Times New Roman"/>
          </w:rPr>
          <w:t>in</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Scott</w:t>
        </w:r>
        <w:r w:rsidRPr="00D753AC">
          <w:rPr>
            <w:rFonts w:ascii="Times New Roman" w:hAnsi="Times New Roman" w:cs="Times New Roman"/>
            <w:w w:val="99"/>
          </w:rPr>
          <w:t xml:space="preserve"> </w:t>
        </w:r>
        <w:r w:rsidRPr="00D753AC">
          <w:rPr>
            <w:rFonts w:ascii="Times New Roman" w:hAnsi="Times New Roman" w:cs="Times New Roman"/>
            <w:spacing w:val="-4"/>
          </w:rPr>
          <w:t>River.</w:t>
        </w:r>
      </w:ins>
    </w:p>
    <w:p w:rsidR="002153D1" w:rsidRPr="00D753AC" w:rsidRDefault="002153D1" w:rsidP="00D753AC">
      <w:pPr>
        <w:ind w:left="173"/>
        <w:rPr>
          <w:ins w:id="7535" w:author="Claire Kouba" w:date="2023-09-12T16:52:00Z"/>
          <w:rFonts w:ascii="Times New Roman" w:eastAsia="Times New Roman" w:hAnsi="Times New Roman" w:cs="Times New Roman"/>
        </w:rPr>
        <w:sectPr w:rsidR="002153D1" w:rsidRPr="00D753AC">
          <w:pgSz w:w="11910" w:h="13610"/>
          <w:pgMar w:top="620" w:right="840" w:bottom="880" w:left="820" w:header="0" w:footer="689" w:gutter="0"/>
          <w:cols w:space="720"/>
        </w:sectPr>
      </w:pPr>
    </w:p>
    <w:p w:rsidR="002153D1" w:rsidRPr="00D753AC" w:rsidRDefault="002153D1" w:rsidP="00D753AC">
      <w:pPr>
        <w:spacing w:before="6"/>
        <w:ind w:left="173"/>
        <w:rPr>
          <w:ins w:id="7536" w:author="Claire Kouba" w:date="2023-09-12T16:52:00Z"/>
          <w:rFonts w:ascii="Times New Roman" w:eastAsia="Times New Roman" w:hAnsi="Times New Roman" w:cs="Times New Roman"/>
        </w:rPr>
      </w:pPr>
    </w:p>
    <w:p w:rsidR="002153D1" w:rsidRPr="00D753AC" w:rsidRDefault="002573FA" w:rsidP="00D753AC">
      <w:pPr>
        <w:ind w:left="173"/>
        <w:rPr>
          <w:ins w:id="7537" w:author="Claire Kouba" w:date="2023-09-12T16:52:00Z"/>
          <w:rFonts w:ascii="Times New Roman" w:eastAsia="Times New Roman" w:hAnsi="Times New Roman" w:cs="Times New Roman"/>
        </w:rPr>
      </w:pPr>
      <w:ins w:id="7538" w:author="Claire Kouba" w:date="2023-09-12T16:52:00Z">
        <w:r w:rsidRPr="00D753AC">
          <w:rPr>
            <w:rFonts w:ascii="Times New Roman" w:eastAsia="Times New Roman" w:hAnsi="Times New Roman" w:cs="Times New Roman"/>
            <w:noProof/>
            <w:position w:val="-186"/>
          </w:rPr>
          <w:drawing>
            <wp:inline distT="0" distB="0" distL="0" distR="0">
              <wp:extent cx="6400799" cy="594360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16" cstate="print"/>
                      <a:stretch>
                        <a:fillRect/>
                      </a:stretch>
                    </pic:blipFill>
                    <pic:spPr>
                      <a:xfrm>
                        <a:off x="0" y="0"/>
                        <a:ext cx="6400799" cy="5943600"/>
                      </a:xfrm>
                      <a:prstGeom prst="rect">
                        <a:avLst/>
                      </a:prstGeom>
                    </pic:spPr>
                  </pic:pic>
                </a:graphicData>
              </a:graphic>
            </wp:inline>
          </w:drawing>
        </w:r>
      </w:ins>
    </w:p>
    <w:p w:rsidR="002153D1" w:rsidRPr="00D753AC" w:rsidRDefault="002153D1" w:rsidP="00D753AC">
      <w:pPr>
        <w:spacing w:before="6"/>
        <w:ind w:left="173"/>
        <w:rPr>
          <w:ins w:id="7539" w:author="Claire Kouba" w:date="2023-09-12T16:52:00Z"/>
          <w:rFonts w:ascii="Times New Roman" w:eastAsia="Times New Roman" w:hAnsi="Times New Roman" w:cs="Times New Roman"/>
        </w:rPr>
      </w:pPr>
    </w:p>
    <w:p w:rsidR="002153D1" w:rsidRPr="00D753AC" w:rsidRDefault="002573FA" w:rsidP="00D753AC">
      <w:pPr>
        <w:spacing w:before="69"/>
        <w:ind w:left="173" w:right="99"/>
        <w:rPr>
          <w:ins w:id="7540" w:author="Claire Kouba" w:date="2023-09-12T16:52:00Z"/>
          <w:rFonts w:ascii="Times New Roman" w:eastAsia="Times New Roman" w:hAnsi="Times New Roman" w:cs="Times New Roman"/>
        </w:rPr>
      </w:pPr>
      <w:bookmarkStart w:id="7541" w:name="_bookmark21"/>
      <w:bookmarkEnd w:id="7541"/>
      <w:ins w:id="7542" w:author="Claire Kouba" w:date="2023-09-12T16:52:00Z">
        <w:r w:rsidRPr="00D753AC">
          <w:rPr>
            <w:rFonts w:ascii="Times New Roman" w:hAnsi="Times New Roman" w:cs="Times New Roman"/>
            <w:b/>
          </w:rPr>
          <w:t>Figure</w:t>
        </w:r>
        <w:r w:rsidRPr="00D753AC">
          <w:rPr>
            <w:rFonts w:ascii="Times New Roman" w:hAnsi="Times New Roman" w:cs="Times New Roman"/>
            <w:b/>
            <w:spacing w:val="6"/>
          </w:rPr>
          <w:t xml:space="preserve"> </w:t>
        </w:r>
        <w:r w:rsidRPr="00D753AC">
          <w:rPr>
            <w:rFonts w:ascii="Times New Roman" w:hAnsi="Times New Roman" w:cs="Times New Roman"/>
            <w:b/>
          </w:rPr>
          <w:t>A8.</w:t>
        </w:r>
        <w:r w:rsidRPr="00D753AC">
          <w:rPr>
            <w:rFonts w:ascii="Times New Roman" w:hAnsi="Times New Roman" w:cs="Times New Roman"/>
            <w:b/>
            <w:spacing w:val="6"/>
          </w:rPr>
          <w:t xml:space="preserve"> </w:t>
        </w:r>
        <w:r w:rsidRPr="00D753AC">
          <w:rPr>
            <w:rFonts w:ascii="Times New Roman" w:hAnsi="Times New Roman" w:cs="Times New Roman"/>
          </w:rPr>
          <w:t>Observed</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predicted</w:t>
        </w:r>
        <w:r w:rsidRPr="00D753AC">
          <w:rPr>
            <w:rFonts w:ascii="Times New Roman" w:hAnsi="Times New Roman" w:cs="Times New Roman"/>
            <w:spacing w:val="6"/>
          </w:rPr>
          <w:t xml:space="preserve"> </w:t>
        </w:r>
        <w:r w:rsidRPr="00D753AC">
          <w:rPr>
            <w:rFonts w:ascii="Times New Roman" w:hAnsi="Times New Roman" w:cs="Times New Roman"/>
          </w:rPr>
          <w:t>values</w:t>
        </w:r>
        <w:r w:rsidRPr="00D753AC">
          <w:rPr>
            <w:rFonts w:ascii="Times New Roman" w:hAnsi="Times New Roman" w:cs="Times New Roman"/>
            <w:spacing w:val="6"/>
          </w:rPr>
          <w:t xml:space="preserve"> </w:t>
        </w:r>
        <w:r w:rsidRPr="00D753AC">
          <w:rPr>
            <w:rFonts w:ascii="Times New Roman" w:hAnsi="Times New Roman" w:cs="Times New Roman"/>
          </w:rPr>
          <w:t>of</w:t>
        </w:r>
        <w:r w:rsidRPr="00D753AC">
          <w:rPr>
            <w:rFonts w:ascii="Times New Roman" w:hAnsi="Times New Roman" w:cs="Times New Roman"/>
            <w:spacing w:val="6"/>
          </w:rPr>
          <w:t xml:space="preserve"> </w:t>
        </w:r>
        <w:r w:rsidRPr="00D753AC">
          <w:rPr>
            <w:rFonts w:ascii="Times New Roman" w:hAnsi="Times New Roman" w:cs="Times New Roman"/>
          </w:rPr>
          <w:t>P</w:t>
        </w:r>
        <w:r w:rsidRPr="00D753AC">
          <w:rPr>
            <w:rFonts w:ascii="Times New Roman" w:hAnsi="Times New Roman" w:cs="Times New Roman"/>
            <w:spacing w:val="6"/>
          </w:rPr>
          <w:t xml:space="preserve"> </w:t>
        </w:r>
        <w:r w:rsidRPr="00D753AC">
          <w:rPr>
            <w:rFonts w:ascii="Times New Roman" w:hAnsi="Times New Roman" w:cs="Times New Roman"/>
          </w:rPr>
          <w:t>spill</w:t>
        </w:r>
        <w:r w:rsidRPr="00D753AC">
          <w:rPr>
            <w:rFonts w:ascii="Times New Roman" w:hAnsi="Times New Roman" w:cs="Times New Roman"/>
            <w:spacing w:val="6"/>
          </w:rPr>
          <w:t xml:space="preserve"> </w:t>
        </w:r>
        <w:r w:rsidRPr="00D753AC">
          <w:rPr>
            <w:rFonts w:ascii="Times New Roman" w:hAnsi="Times New Roman" w:cs="Times New Roman"/>
          </w:rPr>
          <w:t>(panel</w:t>
        </w:r>
        <w:r w:rsidRPr="00D753AC">
          <w:rPr>
            <w:rFonts w:ascii="Times New Roman" w:hAnsi="Times New Roman" w:cs="Times New Roman"/>
            <w:spacing w:val="6"/>
          </w:rPr>
          <w:t xml:space="preserve"> </w:t>
        </w:r>
        <w:r w:rsidRPr="00D753AC">
          <w:rPr>
            <w:rFonts w:ascii="Times New Roman" w:hAnsi="Times New Roman" w:cs="Times New Roman"/>
          </w:rPr>
          <w:t>A)</w:t>
        </w:r>
        <w:r w:rsidRPr="00D753AC">
          <w:rPr>
            <w:rFonts w:ascii="Times New Roman" w:hAnsi="Times New Roman" w:cs="Times New Roman"/>
            <w:spacing w:val="6"/>
          </w:rPr>
          <w:t xml:space="preserve"> </w:t>
        </w:r>
        <w:r w:rsidRPr="00D753AC">
          <w:rPr>
            <w:rFonts w:ascii="Times New Roman" w:hAnsi="Times New Roman" w:cs="Times New Roman"/>
          </w:rPr>
          <w:t>indicate</w:t>
        </w:r>
        <w:r w:rsidRPr="00D753AC">
          <w:rPr>
            <w:rFonts w:ascii="Times New Roman" w:hAnsi="Times New Roman" w:cs="Times New Roman"/>
            <w:spacing w:val="6"/>
          </w:rPr>
          <w:t xml:space="preserve"> </w:t>
        </w:r>
        <w:r w:rsidRPr="00D753AC">
          <w:rPr>
            <w:rFonts w:ascii="Times New Roman" w:hAnsi="Times New Roman" w:cs="Times New Roman"/>
          </w:rPr>
          <w:t>a</w:t>
        </w:r>
        <w:r w:rsidRPr="00D753AC">
          <w:rPr>
            <w:rFonts w:ascii="Times New Roman" w:hAnsi="Times New Roman" w:cs="Times New Roman"/>
            <w:spacing w:val="6"/>
          </w:rPr>
          <w:t xml:space="preserve"> </w:t>
        </w:r>
        <w:r w:rsidRPr="00D753AC">
          <w:rPr>
            <w:rFonts w:ascii="Times New Roman" w:hAnsi="Times New Roman" w:cs="Times New Roman"/>
          </w:rPr>
          <w:t>worse</w:t>
        </w:r>
        <w:r w:rsidRPr="00D753AC">
          <w:rPr>
            <w:rFonts w:ascii="Times New Roman" w:hAnsi="Times New Roman" w:cs="Times New Roman"/>
            <w:spacing w:val="6"/>
          </w:rPr>
          <w:t xml:space="preserve"> </w:t>
        </w:r>
        <w:r w:rsidRPr="00D753AC">
          <w:rPr>
            <w:rFonts w:ascii="Times New Roman" w:hAnsi="Times New Roman" w:cs="Times New Roman"/>
          </w:rPr>
          <w:t>model</w:t>
        </w:r>
        <w:r w:rsidRPr="00D753AC">
          <w:rPr>
            <w:rFonts w:ascii="Times New Roman" w:hAnsi="Times New Roman" w:cs="Times New Roman"/>
            <w:spacing w:val="6"/>
          </w:rPr>
          <w:t xml:space="preserve"> </w:t>
        </w:r>
        <w:r w:rsidRPr="00D753AC">
          <w:rPr>
            <w:rFonts w:ascii="Times New Roman" w:hAnsi="Times New Roman" w:cs="Times New Roman"/>
          </w:rPr>
          <w:t>fit</w:t>
        </w:r>
        <w:r w:rsidRPr="00D753AC">
          <w:rPr>
            <w:rFonts w:ascii="Times New Roman" w:hAnsi="Times New Roman" w:cs="Times New Roman"/>
            <w:spacing w:val="6"/>
          </w:rPr>
          <w:t xml:space="preserve"> </w:t>
        </w:r>
        <w:r w:rsidRPr="00D753AC">
          <w:rPr>
            <w:rFonts w:ascii="Times New Roman" w:hAnsi="Times New Roman" w:cs="Times New Roman"/>
          </w:rPr>
          <w:t>for</w:t>
        </w:r>
        <w:r w:rsidRPr="00D753AC">
          <w:rPr>
            <w:rFonts w:ascii="Times New Roman" w:hAnsi="Times New Roman" w:cs="Times New Roman"/>
            <w:spacing w:val="6"/>
          </w:rPr>
          <w:t xml:space="preserve"> </w:t>
        </w:r>
        <w:r w:rsidRPr="00D753AC">
          <w:rPr>
            <w:rFonts w:ascii="Times New Roman" w:hAnsi="Times New Roman" w:cs="Times New Roman"/>
          </w:rPr>
          <w:t>the</w:t>
        </w:r>
        <w:r w:rsidRPr="00D753AC">
          <w:rPr>
            <w:rFonts w:ascii="Times New Roman" w:hAnsi="Times New Roman" w:cs="Times New Roman"/>
            <w:spacing w:val="6"/>
          </w:rPr>
          <w:t xml:space="preserve"> </w:t>
        </w:r>
        <w:r w:rsidRPr="00D753AC">
          <w:rPr>
            <w:rFonts w:ascii="Times New Roman" w:hAnsi="Times New Roman" w:cs="Times New Roman"/>
          </w:rPr>
          <w:t>P</w:t>
        </w:r>
        <w:r w:rsidRPr="00D753AC">
          <w:rPr>
            <w:rFonts w:ascii="Times New Roman" w:hAnsi="Times New Roman" w:cs="Times New Roman"/>
            <w:spacing w:val="6"/>
          </w:rPr>
          <w:t xml:space="preserve"> </w:t>
        </w:r>
        <w:r w:rsidRPr="00D753AC">
          <w:rPr>
            <w:rFonts w:ascii="Times New Roman" w:hAnsi="Times New Roman" w:cs="Times New Roman"/>
          </w:rPr>
          <w:t>spill</w:t>
        </w:r>
        <w:r w:rsidRPr="00D753AC">
          <w:rPr>
            <w:rFonts w:ascii="Times New Roman" w:hAnsi="Times New Roman" w:cs="Times New Roman"/>
            <w:spacing w:val="6"/>
          </w:rPr>
          <w:t xml:space="preserve"> </w:t>
        </w:r>
        <w:r w:rsidRPr="00D753AC">
          <w:rPr>
            <w:rFonts w:ascii="Times New Roman" w:hAnsi="Times New Roman" w:cs="Times New Roman"/>
          </w:rPr>
          <w:t>prediction</w:t>
        </w:r>
        <w:r w:rsidRPr="00D753AC">
          <w:rPr>
            <w:rFonts w:ascii="Times New Roman" w:hAnsi="Times New Roman" w:cs="Times New Roman"/>
            <w:spacing w:val="6"/>
          </w:rPr>
          <w:t xml:space="preserve"> </w:t>
        </w:r>
        <w:r w:rsidRPr="00D753AC">
          <w:rPr>
            <w:rFonts w:ascii="Times New Roman" w:hAnsi="Times New Roman" w:cs="Times New Roman"/>
          </w:rPr>
          <w:t>than</w:t>
        </w:r>
        <w:r w:rsidRPr="00D753AC">
          <w:rPr>
            <w:rFonts w:ascii="Times New Roman" w:hAnsi="Times New Roman" w:cs="Times New Roman"/>
            <w:spacing w:val="6"/>
          </w:rPr>
          <w:t xml:space="preserve"> </w:t>
        </w:r>
        <w:r w:rsidRPr="00D753AC">
          <w:rPr>
            <w:rFonts w:ascii="Times New Roman" w:hAnsi="Times New Roman" w:cs="Times New Roman"/>
          </w:rPr>
          <w:t>for</w:t>
        </w:r>
        <w:r w:rsidRPr="00D753AC">
          <w:rPr>
            <w:rFonts w:ascii="Times New Roman" w:hAnsi="Times New Roman" w:cs="Times New Roman"/>
            <w:spacing w:val="6"/>
          </w:rPr>
          <w:t xml:space="preserve"> </w:t>
        </w:r>
        <w:r w:rsidRPr="00D753AC">
          <w:rPr>
            <w:rFonts w:ascii="Times New Roman" w:hAnsi="Times New Roman" w:cs="Times New Roman"/>
          </w:rPr>
          <w:t>minimum</w:t>
        </w:r>
        <w:r w:rsidRPr="00D753AC">
          <w:rPr>
            <w:rFonts w:ascii="Times New Roman" w:hAnsi="Times New Roman" w:cs="Times New Roman"/>
            <w:spacing w:val="6"/>
          </w:rPr>
          <w:t xml:space="preserve"> </w:t>
        </w:r>
        <w:r w:rsidRPr="00D753AC">
          <w:rPr>
            <w:rFonts w:ascii="Times New Roman" w:hAnsi="Times New Roman" w:cs="Times New Roman"/>
          </w:rPr>
          <w:t>30-</w:t>
        </w:r>
        <w:r w:rsidRPr="00D753AC">
          <w:rPr>
            <w:rFonts w:ascii="Times New Roman" w:hAnsi="Times New Roman" w:cs="Times New Roman"/>
            <w:w w:val="99"/>
          </w:rPr>
          <w:t xml:space="preserve"> </w:t>
        </w:r>
        <w:r w:rsidRPr="00D753AC">
          <w:rPr>
            <w:rFonts w:ascii="Times New Roman" w:hAnsi="Times New Roman" w:cs="Times New Roman"/>
          </w:rPr>
          <w:t>day</w:t>
        </w:r>
        <w:r w:rsidRPr="00D753AC">
          <w:rPr>
            <w:rFonts w:ascii="Times New Roman" w:hAnsi="Times New Roman" w:cs="Times New Roman"/>
            <w:spacing w:val="6"/>
          </w:rPr>
          <w:t xml:space="preserve"> </w:t>
        </w:r>
        <w:r w:rsidRPr="00D753AC">
          <w:rPr>
            <w:rFonts w:ascii="Times New Roman" w:hAnsi="Times New Roman" w:cs="Times New Roman"/>
          </w:rPr>
          <w:t>dry</w:t>
        </w:r>
        <w:r w:rsidRPr="00D753AC">
          <w:rPr>
            <w:rFonts w:ascii="Times New Roman" w:hAnsi="Times New Roman" w:cs="Times New Roman"/>
            <w:spacing w:val="6"/>
          </w:rPr>
          <w:t xml:space="preserve"> </w:t>
        </w:r>
        <w:r w:rsidRPr="00D753AC">
          <w:rPr>
            <w:rFonts w:ascii="Times New Roman" w:hAnsi="Times New Roman" w:cs="Times New Roman"/>
          </w:rPr>
          <w:t>season</w:t>
        </w:r>
        <w:r w:rsidRPr="00D753AC">
          <w:rPr>
            <w:rFonts w:ascii="Times New Roman" w:hAnsi="Times New Roman" w:cs="Times New Roman"/>
            <w:spacing w:val="6"/>
          </w:rPr>
          <w:t xml:space="preserve"> </w:t>
        </w:r>
        <w:r w:rsidRPr="00D753AC">
          <w:rPr>
            <w:rFonts w:ascii="Times New Roman" w:hAnsi="Times New Roman" w:cs="Times New Roman"/>
          </w:rPr>
          <w:t>baseflows.</w:t>
        </w:r>
        <w:r w:rsidRPr="00D753AC">
          <w:rPr>
            <w:rFonts w:ascii="Times New Roman" w:hAnsi="Times New Roman" w:cs="Times New Roman"/>
            <w:spacing w:val="6"/>
          </w:rPr>
          <w:t xml:space="preserve"> </w:t>
        </w:r>
        <w:r w:rsidRPr="00D753AC">
          <w:rPr>
            <w:rFonts w:ascii="Times New Roman" w:hAnsi="Times New Roman" w:cs="Times New Roman"/>
          </w:rPr>
          <w:t>Serious</w:t>
        </w:r>
        <w:r w:rsidRPr="00D753AC">
          <w:rPr>
            <w:rFonts w:ascii="Times New Roman" w:hAnsi="Times New Roman" w:cs="Times New Roman"/>
            <w:spacing w:val="6"/>
          </w:rPr>
          <w:t xml:space="preserve"> </w:t>
        </w:r>
        <w:r w:rsidRPr="00D753AC">
          <w:rPr>
            <w:rFonts w:ascii="Times New Roman" w:hAnsi="Times New Roman" w:cs="Times New Roman"/>
          </w:rPr>
          <w:t>overprediction</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Era</w:t>
        </w:r>
        <w:r w:rsidRPr="00D753AC">
          <w:rPr>
            <w:rFonts w:ascii="Times New Roman" w:hAnsi="Times New Roman" w:cs="Times New Roman"/>
            <w:spacing w:val="6"/>
          </w:rPr>
          <w:t xml:space="preserve"> </w:t>
        </w:r>
        <w:r w:rsidRPr="00D753AC">
          <w:rPr>
            <w:rFonts w:ascii="Times New Roman" w:hAnsi="Times New Roman" w:cs="Times New Roman"/>
          </w:rPr>
          <w:t>1</w:t>
        </w:r>
        <w:r w:rsidRPr="00D753AC">
          <w:rPr>
            <w:rFonts w:ascii="Times New Roman" w:hAnsi="Times New Roman" w:cs="Times New Roman"/>
            <w:spacing w:val="6"/>
          </w:rPr>
          <w:t xml:space="preserve"> </w:t>
        </w:r>
        <w:r w:rsidRPr="00D753AC">
          <w:rPr>
            <w:rFonts w:ascii="Times New Roman" w:hAnsi="Times New Roman" w:cs="Times New Roman"/>
          </w:rPr>
          <w:t>is</w:t>
        </w:r>
        <w:r w:rsidRPr="00D753AC">
          <w:rPr>
            <w:rFonts w:ascii="Times New Roman" w:hAnsi="Times New Roman" w:cs="Times New Roman"/>
            <w:spacing w:val="6"/>
          </w:rPr>
          <w:t xml:space="preserve"> </w:t>
        </w:r>
        <w:r w:rsidRPr="00D753AC">
          <w:rPr>
            <w:rFonts w:ascii="Times New Roman" w:hAnsi="Times New Roman" w:cs="Times New Roman"/>
          </w:rPr>
          <w:t>followed</w:t>
        </w:r>
        <w:r w:rsidRPr="00D753AC">
          <w:rPr>
            <w:rFonts w:ascii="Times New Roman" w:hAnsi="Times New Roman" w:cs="Times New Roman"/>
            <w:spacing w:val="6"/>
          </w:rPr>
          <w:t xml:space="preserve"> </w:t>
        </w:r>
        <w:r w:rsidRPr="00D753AC">
          <w:rPr>
            <w:rFonts w:ascii="Times New Roman" w:hAnsi="Times New Roman" w:cs="Times New Roman"/>
          </w:rPr>
          <w:t>by</w:t>
        </w:r>
        <w:r w:rsidRPr="00D753AC">
          <w:rPr>
            <w:rFonts w:ascii="Times New Roman" w:hAnsi="Times New Roman" w:cs="Times New Roman"/>
            <w:spacing w:val="6"/>
          </w:rPr>
          <w:t xml:space="preserve"> </w:t>
        </w:r>
        <w:r w:rsidRPr="00D753AC">
          <w:rPr>
            <w:rFonts w:ascii="Times New Roman" w:hAnsi="Times New Roman" w:cs="Times New Roman"/>
          </w:rPr>
          <w:t>more</w:t>
        </w:r>
        <w:r w:rsidRPr="00D753AC">
          <w:rPr>
            <w:rFonts w:ascii="Times New Roman" w:hAnsi="Times New Roman" w:cs="Times New Roman"/>
            <w:spacing w:val="6"/>
          </w:rPr>
          <w:t xml:space="preserve"> </w:t>
        </w:r>
        <w:r w:rsidRPr="00D753AC">
          <w:rPr>
            <w:rFonts w:ascii="Times New Roman" w:hAnsi="Times New Roman" w:cs="Times New Roman"/>
          </w:rPr>
          <w:t>mixed</w:t>
        </w:r>
        <w:r w:rsidRPr="00D753AC">
          <w:rPr>
            <w:rFonts w:ascii="Times New Roman" w:hAnsi="Times New Roman" w:cs="Times New Roman"/>
            <w:spacing w:val="6"/>
          </w:rPr>
          <w:t xml:space="preserve"> </w:t>
        </w:r>
        <w:r w:rsidRPr="00D753AC">
          <w:rPr>
            <w:rFonts w:ascii="Times New Roman" w:hAnsi="Times New Roman" w:cs="Times New Roman"/>
          </w:rPr>
          <w:t>over-</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under-prediction</w:t>
        </w:r>
        <w:r w:rsidRPr="00D753AC">
          <w:rPr>
            <w:rFonts w:ascii="Times New Roman" w:hAnsi="Times New Roman" w:cs="Times New Roman"/>
            <w:spacing w:val="6"/>
          </w:rPr>
          <w:t xml:space="preserve"> </w:t>
        </w:r>
        <w:r w:rsidRPr="00D753AC">
          <w:rPr>
            <w:rFonts w:ascii="Times New Roman" w:hAnsi="Times New Roman" w:cs="Times New Roman"/>
          </w:rPr>
          <w:t>in</w:t>
        </w:r>
        <w:r w:rsidRPr="00D753AC">
          <w:rPr>
            <w:rFonts w:ascii="Times New Roman" w:hAnsi="Times New Roman" w:cs="Times New Roman"/>
            <w:spacing w:val="6"/>
          </w:rPr>
          <w:t xml:space="preserve"> </w:t>
        </w:r>
        <w:r w:rsidRPr="00D753AC">
          <w:rPr>
            <w:rFonts w:ascii="Times New Roman" w:hAnsi="Times New Roman" w:cs="Times New Roman"/>
          </w:rPr>
          <w:t>Eras</w:t>
        </w:r>
        <w:r w:rsidRPr="00D753AC">
          <w:rPr>
            <w:rFonts w:ascii="Times New Roman" w:hAnsi="Times New Roman" w:cs="Times New Roman"/>
            <w:spacing w:val="6"/>
          </w:rPr>
          <w:t xml:space="preserve"> </w:t>
        </w:r>
        <w:r w:rsidRPr="00D753AC">
          <w:rPr>
            <w:rFonts w:ascii="Times New Roman" w:hAnsi="Times New Roman" w:cs="Times New Roman"/>
          </w:rPr>
          <w:t>2</w:t>
        </w:r>
        <w:r w:rsidRPr="00D753AC">
          <w:rPr>
            <w:rFonts w:ascii="Times New Roman" w:hAnsi="Times New Roman" w:cs="Times New Roman"/>
            <w:spacing w:val="6"/>
          </w:rPr>
          <w:t xml:space="preserve"> </w:t>
        </w:r>
        <w:r w:rsidRPr="00D753AC">
          <w:rPr>
            <w:rFonts w:ascii="Times New Roman" w:hAnsi="Times New Roman" w:cs="Times New Roman"/>
          </w:rPr>
          <w:t>and</w:t>
        </w:r>
        <w:r w:rsidRPr="00D753AC">
          <w:rPr>
            <w:rFonts w:ascii="Times New Roman" w:hAnsi="Times New Roman" w:cs="Times New Roman"/>
            <w:spacing w:val="6"/>
          </w:rPr>
          <w:t xml:space="preserve"> </w:t>
        </w:r>
        <w:r w:rsidRPr="00D753AC">
          <w:rPr>
            <w:rFonts w:ascii="Times New Roman" w:hAnsi="Times New Roman" w:cs="Times New Roman"/>
          </w:rPr>
          <w:t>3</w:t>
        </w:r>
        <w:r w:rsidRPr="00D753AC">
          <w:rPr>
            <w:rFonts w:ascii="Times New Roman" w:hAnsi="Times New Roman" w:cs="Times New Roman"/>
            <w:spacing w:val="6"/>
          </w:rPr>
          <w:t xml:space="preserve"> </w:t>
        </w:r>
        <w:r w:rsidRPr="00D753AC">
          <w:rPr>
            <w:rFonts w:ascii="Times New Roman" w:hAnsi="Times New Roman" w:cs="Times New Roman"/>
          </w:rPr>
          <w:t>(bottom</w:t>
        </w:r>
        <w:r w:rsidRPr="00D753AC">
          <w:rPr>
            <w:rFonts w:ascii="Times New Roman" w:hAnsi="Times New Roman" w:cs="Times New Roman"/>
            <w:w w:val="99"/>
          </w:rPr>
          <w:t xml:space="preserve"> </w:t>
        </w:r>
        <w:r w:rsidRPr="00D753AC">
          <w:rPr>
            <w:rFonts w:ascii="Times New Roman" w:hAnsi="Times New Roman" w:cs="Times New Roman"/>
          </w:rPr>
          <w:t>panel).</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overall</w:t>
        </w:r>
        <w:r w:rsidRPr="00D753AC">
          <w:rPr>
            <w:rFonts w:ascii="Times New Roman" w:hAnsi="Times New Roman" w:cs="Times New Roman"/>
            <w:spacing w:val="-5"/>
          </w:rPr>
          <w:t xml:space="preserve"> </w:t>
        </w:r>
        <w:r w:rsidRPr="00D753AC">
          <w:rPr>
            <w:rFonts w:ascii="Times New Roman" w:hAnsi="Times New Roman" w:cs="Times New Roman"/>
          </w:rPr>
          <w:t>P</w:t>
        </w:r>
        <w:r w:rsidRPr="00D753AC">
          <w:rPr>
            <w:rFonts w:ascii="Times New Roman" w:hAnsi="Times New Roman" w:cs="Times New Roman"/>
            <w:spacing w:val="-5"/>
          </w:rPr>
          <w:t xml:space="preserve"> </w:t>
        </w:r>
        <w:r w:rsidRPr="00D753AC">
          <w:rPr>
            <w:rFonts w:ascii="Times New Roman" w:hAnsi="Times New Roman" w:cs="Times New Roman"/>
          </w:rPr>
          <w:t>spill</w:t>
        </w:r>
        <w:r w:rsidRPr="00D753AC">
          <w:rPr>
            <w:rFonts w:ascii="Times New Roman" w:hAnsi="Times New Roman" w:cs="Times New Roman"/>
            <w:spacing w:val="-5"/>
          </w:rPr>
          <w:t xml:space="preserve"> </w:t>
        </w:r>
        <w:r w:rsidRPr="00D753AC">
          <w:rPr>
            <w:rFonts w:ascii="Times New Roman" w:hAnsi="Times New Roman" w:cs="Times New Roman"/>
          </w:rPr>
          <w:t>model</w:t>
        </w:r>
        <w:r w:rsidRPr="00D753AC">
          <w:rPr>
            <w:rFonts w:ascii="Times New Roman" w:hAnsi="Times New Roman" w:cs="Times New Roman"/>
            <w:spacing w:val="-5"/>
          </w:rPr>
          <w:t xml:space="preserve"> </w:t>
        </w:r>
        <w:r w:rsidRPr="00D753AC">
          <w:rPr>
            <w:rFonts w:ascii="Times New Roman" w:hAnsi="Times New Roman" w:cs="Times New Roman"/>
          </w:rPr>
          <w:t>is</w:t>
        </w:r>
        <w:r w:rsidRPr="00D753AC">
          <w:rPr>
            <w:rFonts w:ascii="Times New Roman" w:hAnsi="Times New Roman" w:cs="Times New Roman"/>
            <w:spacing w:val="-5"/>
          </w:rPr>
          <w:t xml:space="preserve"> </w:t>
        </w:r>
        <w:r w:rsidRPr="00D753AC">
          <w:rPr>
            <w:rFonts w:ascii="Times New Roman" w:hAnsi="Times New Roman" w:cs="Times New Roman"/>
          </w:rPr>
          <w:t>based</w:t>
        </w:r>
        <w:r w:rsidRPr="00D753AC">
          <w:rPr>
            <w:rFonts w:ascii="Times New Roman" w:hAnsi="Times New Roman" w:cs="Times New Roman"/>
            <w:spacing w:val="-5"/>
          </w:rPr>
          <w:t xml:space="preserve"> </w:t>
        </w:r>
        <w:r w:rsidRPr="00D753AC">
          <w:rPr>
            <w:rFonts w:ascii="Times New Roman" w:hAnsi="Times New Roman" w:cs="Times New Roman"/>
          </w:rPr>
          <w:t>on</w:t>
        </w:r>
        <w:r w:rsidRPr="00D753AC">
          <w:rPr>
            <w:rFonts w:ascii="Times New Roman" w:hAnsi="Times New Roman" w:cs="Times New Roman"/>
            <w:spacing w:val="-5"/>
          </w:rPr>
          <w:t xml:space="preserve"> </w:t>
        </w:r>
        <w:r w:rsidRPr="00D753AC">
          <w:rPr>
            <w:rFonts w:ascii="Times New Roman" w:hAnsi="Times New Roman" w:cs="Times New Roman"/>
          </w:rPr>
          <w:t>observations</w:t>
        </w:r>
        <w:r w:rsidRPr="00D753AC">
          <w:rPr>
            <w:rFonts w:ascii="Times New Roman" w:hAnsi="Times New Roman" w:cs="Times New Roman"/>
            <w:spacing w:val="-5"/>
          </w:rPr>
          <w:t xml:space="preserve"> </w:t>
        </w:r>
        <w:r w:rsidRPr="00D753AC">
          <w:rPr>
            <w:rFonts w:ascii="Times New Roman" w:hAnsi="Times New Roman" w:cs="Times New Roman"/>
          </w:rPr>
          <w:t>from</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spacing w:val="-5"/>
          </w:rPr>
          <w:t xml:space="preserve"> </w:t>
        </w:r>
        <w:r w:rsidRPr="00D753AC">
          <w:rPr>
            <w:rFonts w:ascii="Times New Roman" w:hAnsi="Times New Roman" w:cs="Times New Roman"/>
          </w:rPr>
          <w:t>full</w:t>
        </w:r>
        <w:r w:rsidRPr="00D753AC">
          <w:rPr>
            <w:rFonts w:ascii="Times New Roman" w:hAnsi="Times New Roman" w:cs="Times New Roman"/>
            <w:spacing w:val="-5"/>
          </w:rPr>
          <w:t xml:space="preserve"> </w:t>
        </w:r>
        <w:r w:rsidRPr="00D753AC">
          <w:rPr>
            <w:rFonts w:ascii="Times New Roman" w:hAnsi="Times New Roman" w:cs="Times New Roman"/>
          </w:rPr>
          <w:t>record,</w:t>
        </w:r>
        <w:r w:rsidRPr="00D753AC">
          <w:rPr>
            <w:rFonts w:ascii="Times New Roman" w:hAnsi="Times New Roman" w:cs="Times New Roman"/>
            <w:spacing w:val="-5"/>
          </w:rPr>
          <w:t xml:space="preserve"> </w:t>
        </w:r>
        <w:r w:rsidRPr="00D753AC">
          <w:rPr>
            <w:rFonts w:ascii="Times New Roman" w:hAnsi="Times New Roman" w:cs="Times New Roman"/>
          </w:rPr>
          <w:t>but</w:t>
        </w:r>
        <w:r w:rsidRPr="00D753AC">
          <w:rPr>
            <w:rFonts w:ascii="Times New Roman" w:hAnsi="Times New Roman" w:cs="Times New Roman"/>
            <w:spacing w:val="-5"/>
          </w:rPr>
          <w:t xml:space="preserve"> </w:t>
        </w:r>
        <w:r w:rsidRPr="00D753AC">
          <w:rPr>
            <w:rFonts w:ascii="Times New Roman" w:hAnsi="Times New Roman" w:cs="Times New Roman"/>
          </w:rPr>
          <w:t>three</w:t>
        </w:r>
        <w:r w:rsidRPr="00D753AC">
          <w:rPr>
            <w:rFonts w:ascii="Times New Roman" w:hAnsi="Times New Roman" w:cs="Times New Roman"/>
            <w:spacing w:val="-5"/>
          </w:rPr>
          <w:t xml:space="preserve"> </w:t>
        </w:r>
        <w:r w:rsidRPr="00D753AC">
          <w:rPr>
            <w:rFonts w:ascii="Times New Roman" w:hAnsi="Times New Roman" w:cs="Times New Roman"/>
          </w:rPr>
          <w:t>additional</w:t>
        </w:r>
        <w:r w:rsidRPr="00D753AC">
          <w:rPr>
            <w:rFonts w:ascii="Times New Roman" w:hAnsi="Times New Roman" w:cs="Times New Roman"/>
            <w:spacing w:val="-5"/>
          </w:rPr>
          <w:t xml:space="preserve"> </w:t>
        </w:r>
        <w:r w:rsidRPr="00D753AC">
          <w:rPr>
            <w:rFonts w:ascii="Times New Roman" w:hAnsi="Times New Roman" w:cs="Times New Roman"/>
          </w:rPr>
          <w:t>models</w:t>
        </w:r>
        <w:r w:rsidRPr="00D753AC">
          <w:rPr>
            <w:rFonts w:ascii="Times New Roman" w:hAnsi="Times New Roman" w:cs="Times New Roman"/>
            <w:spacing w:val="-5"/>
          </w:rPr>
          <w:t xml:space="preserve"> </w:t>
        </w:r>
        <w:r w:rsidRPr="00D753AC">
          <w:rPr>
            <w:rFonts w:ascii="Times New Roman" w:hAnsi="Times New Roman" w:cs="Times New Roman"/>
          </w:rPr>
          <w:t>were</w:t>
        </w:r>
        <w:r w:rsidRPr="00D753AC">
          <w:rPr>
            <w:rFonts w:ascii="Times New Roman" w:hAnsi="Times New Roman" w:cs="Times New Roman"/>
            <w:spacing w:val="-5"/>
          </w:rPr>
          <w:t xml:space="preserve"> </w:t>
        </w:r>
        <w:r w:rsidRPr="00D753AC">
          <w:rPr>
            <w:rFonts w:ascii="Times New Roman" w:hAnsi="Times New Roman" w:cs="Times New Roman"/>
          </w:rPr>
          <w:t>generated</w:t>
        </w:r>
        <w:r w:rsidRPr="00D753AC">
          <w:rPr>
            <w:rFonts w:ascii="Times New Roman" w:hAnsi="Times New Roman" w:cs="Times New Roman"/>
            <w:spacing w:val="-5"/>
          </w:rPr>
          <w:t xml:space="preserve"> </w:t>
        </w:r>
        <w:r w:rsidRPr="00D753AC">
          <w:rPr>
            <w:rFonts w:ascii="Times New Roman" w:hAnsi="Times New Roman" w:cs="Times New Roman"/>
          </w:rPr>
          <w:t>based</w:t>
        </w:r>
        <w:r w:rsidRPr="00D753AC">
          <w:rPr>
            <w:rFonts w:ascii="Times New Roman" w:hAnsi="Times New Roman" w:cs="Times New Roman"/>
            <w:spacing w:val="-5"/>
          </w:rPr>
          <w:t xml:space="preserve"> </w:t>
        </w:r>
        <w:r w:rsidRPr="00D753AC">
          <w:rPr>
            <w:rFonts w:ascii="Times New Roman" w:hAnsi="Times New Roman" w:cs="Times New Roman"/>
          </w:rPr>
          <w:t>on</w:t>
        </w:r>
        <w:r w:rsidRPr="00D753AC">
          <w:rPr>
            <w:rFonts w:ascii="Times New Roman" w:hAnsi="Times New Roman" w:cs="Times New Roman"/>
            <w:spacing w:val="-5"/>
          </w:rPr>
          <w:t xml:space="preserve"> </w:t>
        </w:r>
        <w:r w:rsidRPr="00D753AC">
          <w:rPr>
            <w:rFonts w:ascii="Times New Roman" w:hAnsi="Times New Roman" w:cs="Times New Roman"/>
          </w:rPr>
          <w:t>only</w:t>
        </w:r>
        <w:r w:rsidRPr="00D753AC">
          <w:rPr>
            <w:rFonts w:ascii="Times New Roman" w:hAnsi="Times New Roman" w:cs="Times New Roman"/>
            <w:spacing w:val="-5"/>
          </w:rPr>
          <w:t xml:space="preserve"> </w:t>
        </w:r>
        <w:r w:rsidRPr="00D753AC">
          <w:rPr>
            <w:rFonts w:ascii="Times New Roman" w:hAnsi="Times New Roman" w:cs="Times New Roman"/>
          </w:rPr>
          <w:t>the</w:t>
        </w:r>
        <w:r w:rsidRPr="00D753AC">
          <w:rPr>
            <w:rFonts w:ascii="Times New Roman" w:hAnsi="Times New Roman" w:cs="Times New Roman"/>
            <w:w w:val="99"/>
          </w:rPr>
          <w:t xml:space="preserve"> </w:t>
        </w:r>
        <w:r w:rsidRPr="00D753AC">
          <w:rPr>
            <w:rFonts w:ascii="Times New Roman" w:hAnsi="Times New Roman" w:cs="Times New Roman"/>
          </w:rPr>
          <w:t>observations</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Eras</w:t>
        </w:r>
        <w:r w:rsidRPr="00D753AC">
          <w:rPr>
            <w:rFonts w:ascii="Times New Roman" w:hAnsi="Times New Roman" w:cs="Times New Roman"/>
            <w:spacing w:val="-3"/>
          </w:rPr>
          <w:t xml:space="preserve"> </w:t>
        </w:r>
        <w:r w:rsidRPr="00D753AC">
          <w:rPr>
            <w:rFonts w:ascii="Times New Roman" w:hAnsi="Times New Roman" w:cs="Times New Roman"/>
          </w:rPr>
          <w:t>1,</w:t>
        </w:r>
        <w:r w:rsidRPr="00D753AC">
          <w:rPr>
            <w:rFonts w:ascii="Times New Roman" w:hAnsi="Times New Roman" w:cs="Times New Roman"/>
            <w:spacing w:val="-3"/>
          </w:rPr>
          <w:t xml:space="preserve"> </w:t>
        </w:r>
        <w:r w:rsidRPr="00D753AC">
          <w:rPr>
            <w:rFonts w:ascii="Times New Roman" w:hAnsi="Times New Roman" w:cs="Times New Roman"/>
          </w:rPr>
          <w:t>2,</w:t>
        </w:r>
        <w:r w:rsidRPr="00D753AC">
          <w:rPr>
            <w:rFonts w:ascii="Times New Roman" w:hAnsi="Times New Roman" w:cs="Times New Roman"/>
            <w:spacing w:val="-3"/>
          </w:rPr>
          <w:t xml:space="preserve"> </w:t>
        </w:r>
        <w:r w:rsidRPr="00D753AC">
          <w:rPr>
            <w:rFonts w:ascii="Times New Roman" w:hAnsi="Times New Roman" w:cs="Times New Roman"/>
          </w:rPr>
          <w:t>and</w:t>
        </w:r>
        <w:r w:rsidRPr="00D753AC">
          <w:rPr>
            <w:rFonts w:ascii="Times New Roman" w:hAnsi="Times New Roman" w:cs="Times New Roman"/>
            <w:spacing w:val="-3"/>
          </w:rPr>
          <w:t xml:space="preserve"> </w:t>
        </w:r>
        <w:r w:rsidRPr="00D753AC">
          <w:rPr>
            <w:rFonts w:ascii="Times New Roman" w:hAnsi="Times New Roman" w:cs="Times New Roman"/>
          </w:rPr>
          <w:t>3.</w:t>
        </w:r>
        <w:r w:rsidRPr="00D753AC">
          <w:rPr>
            <w:rFonts w:ascii="Times New Roman" w:hAnsi="Times New Roman" w:cs="Times New Roman"/>
            <w:spacing w:val="-3"/>
          </w:rPr>
          <w:t xml:space="preserve"> </w:t>
        </w:r>
        <w:r w:rsidRPr="00D753AC">
          <w:rPr>
            <w:rFonts w:ascii="Times New Roman" w:hAnsi="Times New Roman" w:cs="Times New Roman"/>
          </w:rPr>
          <w:t>Residuals</w:t>
        </w:r>
        <w:r w:rsidRPr="00D753AC">
          <w:rPr>
            <w:rFonts w:ascii="Times New Roman" w:hAnsi="Times New Roman" w:cs="Times New Roman"/>
            <w:spacing w:val="-3"/>
          </w:rPr>
          <w:t xml:space="preserve"> </w:t>
        </w:r>
        <w:r w:rsidRPr="00D753AC">
          <w:rPr>
            <w:rFonts w:ascii="Times New Roman" w:hAnsi="Times New Roman" w:cs="Times New Roman"/>
          </w:rPr>
          <w:t>based</w:t>
        </w:r>
        <w:r w:rsidRPr="00D753AC">
          <w:rPr>
            <w:rFonts w:ascii="Times New Roman" w:hAnsi="Times New Roman" w:cs="Times New Roman"/>
            <w:spacing w:val="-3"/>
          </w:rPr>
          <w:t xml:space="preserve"> </w:t>
        </w:r>
        <w:r w:rsidRPr="00D753AC">
          <w:rPr>
            <w:rFonts w:ascii="Times New Roman" w:hAnsi="Times New Roman" w:cs="Times New Roman"/>
          </w:rPr>
          <w:t>on</w:t>
        </w:r>
        <w:r w:rsidRPr="00D753AC">
          <w:rPr>
            <w:rFonts w:ascii="Times New Roman" w:hAnsi="Times New Roman" w:cs="Times New Roman"/>
            <w:spacing w:val="-3"/>
          </w:rPr>
          <w:t xml:space="preserve"> </w:t>
        </w:r>
        <w:r w:rsidRPr="00D753AC">
          <w:rPr>
            <w:rFonts w:ascii="Times New Roman" w:hAnsi="Times New Roman" w:cs="Times New Roman"/>
          </w:rPr>
          <w:t>Era</w:t>
        </w:r>
        <w:r w:rsidRPr="00D753AC">
          <w:rPr>
            <w:rFonts w:ascii="Times New Roman" w:hAnsi="Times New Roman" w:cs="Times New Roman"/>
            <w:spacing w:val="-3"/>
          </w:rPr>
          <w:t xml:space="preserve"> </w:t>
        </w:r>
        <w:r w:rsidRPr="00D753AC">
          <w:rPr>
            <w:rFonts w:ascii="Times New Roman" w:hAnsi="Times New Roman" w:cs="Times New Roman"/>
          </w:rPr>
          <w:t>1</w:t>
        </w:r>
        <w:r w:rsidRPr="00D753AC">
          <w:rPr>
            <w:rFonts w:ascii="Times New Roman" w:hAnsi="Times New Roman" w:cs="Times New Roman"/>
            <w:spacing w:val="-3"/>
          </w:rPr>
          <w:t xml:space="preserve"> </w:t>
        </w:r>
        <w:r w:rsidRPr="00D753AC">
          <w:rPr>
            <w:rFonts w:ascii="Times New Roman" w:hAnsi="Times New Roman" w:cs="Times New Roman"/>
          </w:rPr>
          <w:t>data</w:t>
        </w:r>
        <w:r w:rsidRPr="00D753AC">
          <w:rPr>
            <w:rFonts w:ascii="Times New Roman" w:hAnsi="Times New Roman" w:cs="Times New Roman"/>
            <w:spacing w:val="-3"/>
          </w:rPr>
          <w:t xml:space="preserve"> </w:t>
        </w:r>
        <w:r w:rsidRPr="00D753AC">
          <w:rPr>
            <w:rFonts w:ascii="Times New Roman" w:hAnsi="Times New Roman" w:cs="Times New Roman"/>
          </w:rPr>
          <w:t>are</w:t>
        </w:r>
        <w:r w:rsidRPr="00D753AC">
          <w:rPr>
            <w:rFonts w:ascii="Times New Roman" w:hAnsi="Times New Roman" w:cs="Times New Roman"/>
            <w:spacing w:val="-3"/>
          </w:rPr>
          <w:t xml:space="preserve"> </w:t>
        </w:r>
        <w:r w:rsidRPr="00D753AC">
          <w:rPr>
            <w:rFonts w:ascii="Times New Roman" w:hAnsi="Times New Roman" w:cs="Times New Roman"/>
          </w:rPr>
          <w:t>generally</w:t>
        </w:r>
        <w:r w:rsidRPr="00D753AC">
          <w:rPr>
            <w:rFonts w:ascii="Times New Roman" w:hAnsi="Times New Roman" w:cs="Times New Roman"/>
            <w:spacing w:val="-3"/>
          </w:rPr>
          <w:t xml:space="preserve"> </w:t>
        </w:r>
        <w:r w:rsidRPr="00D753AC">
          <w:rPr>
            <w:rFonts w:ascii="Times New Roman" w:hAnsi="Times New Roman" w:cs="Times New Roman"/>
          </w:rPr>
          <w:t>lower</w:t>
        </w:r>
        <w:r w:rsidRPr="00D753AC">
          <w:rPr>
            <w:rFonts w:ascii="Times New Roman" w:hAnsi="Times New Roman" w:cs="Times New Roman"/>
            <w:spacing w:val="-3"/>
          </w:rPr>
          <w:t xml:space="preserve"> </w:t>
        </w:r>
        <w:r w:rsidRPr="00D753AC">
          <w:rPr>
            <w:rFonts w:ascii="Times New Roman" w:hAnsi="Times New Roman" w:cs="Times New Roman"/>
          </w:rPr>
          <w:t>than</w:t>
        </w:r>
        <w:r w:rsidRPr="00D753AC">
          <w:rPr>
            <w:rFonts w:ascii="Times New Roman" w:hAnsi="Times New Roman" w:cs="Times New Roman"/>
            <w:spacing w:val="-3"/>
          </w:rPr>
          <w:t xml:space="preserve"> </w:t>
        </w:r>
        <w:r w:rsidRPr="00D753AC">
          <w:rPr>
            <w:rFonts w:ascii="Times New Roman" w:hAnsi="Times New Roman" w:cs="Times New Roman"/>
          </w:rPr>
          <w:t>those</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Eras</w:t>
        </w:r>
        <w:r w:rsidRPr="00D753AC">
          <w:rPr>
            <w:rFonts w:ascii="Times New Roman" w:hAnsi="Times New Roman" w:cs="Times New Roman"/>
            <w:spacing w:val="-3"/>
          </w:rPr>
          <w:t xml:space="preserve"> </w:t>
        </w:r>
        <w:r w:rsidRPr="00D753AC">
          <w:rPr>
            <w:rFonts w:ascii="Times New Roman" w:hAnsi="Times New Roman" w:cs="Times New Roman"/>
          </w:rPr>
          <w:t>2</w:t>
        </w:r>
        <w:r w:rsidRPr="00D753AC">
          <w:rPr>
            <w:rFonts w:ascii="Times New Roman" w:hAnsi="Times New Roman" w:cs="Times New Roman"/>
            <w:spacing w:val="-3"/>
          </w:rPr>
          <w:t xml:space="preserve"> </w:t>
        </w:r>
        <w:r w:rsidRPr="00D753AC">
          <w:rPr>
            <w:rFonts w:ascii="Times New Roman" w:hAnsi="Times New Roman" w:cs="Times New Roman"/>
          </w:rPr>
          <w:t>or</w:t>
        </w:r>
        <w:r w:rsidRPr="00D753AC">
          <w:rPr>
            <w:rFonts w:ascii="Times New Roman" w:hAnsi="Times New Roman" w:cs="Times New Roman"/>
            <w:spacing w:val="-3"/>
          </w:rPr>
          <w:t xml:space="preserve"> </w:t>
        </w:r>
        <w:r w:rsidRPr="00D753AC">
          <w:rPr>
            <w:rFonts w:ascii="Times New Roman" w:hAnsi="Times New Roman" w:cs="Times New Roman"/>
          </w:rPr>
          <w:t>3</w:t>
        </w:r>
        <w:r w:rsidRPr="00D753AC">
          <w:rPr>
            <w:rFonts w:ascii="Times New Roman" w:hAnsi="Times New Roman" w:cs="Times New Roman"/>
            <w:spacing w:val="-3"/>
          </w:rPr>
          <w:t xml:space="preserve"> </w:t>
        </w:r>
        <w:r w:rsidRPr="00D753AC">
          <w:rPr>
            <w:rFonts w:ascii="Times New Roman" w:hAnsi="Times New Roman" w:cs="Times New Roman"/>
          </w:rPr>
          <w:t>or</w:t>
        </w:r>
        <w:r w:rsidRPr="00D753AC">
          <w:rPr>
            <w:rFonts w:ascii="Times New Roman" w:hAnsi="Times New Roman" w:cs="Times New Roman"/>
            <w:spacing w:val="-3"/>
          </w:rPr>
          <w:t xml:space="preserve"> </w:t>
        </w:r>
        <w:r w:rsidRPr="00D753AC">
          <w:rPr>
            <w:rFonts w:ascii="Times New Roman" w:hAnsi="Times New Roman" w:cs="Times New Roman"/>
          </w:rPr>
          <w:t>from</w:t>
        </w:r>
        <w:r w:rsidRPr="00D753AC">
          <w:rPr>
            <w:rFonts w:ascii="Times New Roman" w:hAnsi="Times New Roman" w:cs="Times New Roman"/>
            <w:spacing w:val="-3"/>
          </w:rPr>
          <w:t xml:space="preserve"> </w:t>
        </w:r>
        <w:r w:rsidRPr="00D753AC">
          <w:rPr>
            <w:rFonts w:ascii="Times New Roman" w:hAnsi="Times New Roman" w:cs="Times New Roman"/>
          </w:rPr>
          <w:t>the</w:t>
        </w:r>
        <w:r w:rsidRPr="00D753AC">
          <w:rPr>
            <w:rFonts w:ascii="Times New Roman" w:hAnsi="Times New Roman" w:cs="Times New Roman"/>
            <w:spacing w:val="-3"/>
          </w:rPr>
          <w:t xml:space="preserve"> </w:t>
        </w:r>
        <w:r w:rsidRPr="00D753AC">
          <w:rPr>
            <w:rFonts w:ascii="Times New Roman" w:hAnsi="Times New Roman" w:cs="Times New Roman"/>
          </w:rPr>
          <w:t>full</w:t>
        </w:r>
        <w:r w:rsidRPr="00D753AC">
          <w:rPr>
            <w:rFonts w:ascii="Times New Roman" w:hAnsi="Times New Roman" w:cs="Times New Roman"/>
            <w:spacing w:val="-3"/>
          </w:rPr>
          <w:t xml:space="preserve"> </w:t>
        </w:r>
        <w:r w:rsidRPr="00D753AC">
          <w:rPr>
            <w:rFonts w:ascii="Times New Roman" w:hAnsi="Times New Roman" w:cs="Times New Roman"/>
          </w:rPr>
          <w:t>record.</w:t>
        </w:r>
      </w:ins>
    </w:p>
    <w:p w:rsidR="002153D1" w:rsidRPr="00D753AC" w:rsidRDefault="002153D1" w:rsidP="00D753AC">
      <w:pPr>
        <w:ind w:left="173"/>
        <w:rPr>
          <w:ins w:id="7543" w:author="Claire Kouba" w:date="2023-09-12T16:52:00Z"/>
          <w:rFonts w:ascii="Times New Roman" w:eastAsia="Times New Roman" w:hAnsi="Times New Roman" w:cs="Times New Roman"/>
        </w:rPr>
        <w:sectPr w:rsidR="002153D1" w:rsidRPr="00D753AC">
          <w:pgSz w:w="11910" w:h="13610"/>
          <w:pgMar w:top="1020" w:right="840" w:bottom="880" w:left="820" w:header="0" w:footer="689" w:gutter="0"/>
          <w:cols w:space="720"/>
        </w:sectPr>
      </w:pPr>
    </w:p>
    <w:p w:rsidR="002153D1" w:rsidRPr="00D753AC" w:rsidRDefault="002573FA" w:rsidP="00D753AC">
      <w:pPr>
        <w:spacing w:before="59"/>
        <w:ind w:left="173"/>
        <w:rPr>
          <w:ins w:id="7544" w:author="Claire Kouba" w:date="2023-09-12T16:52:00Z"/>
          <w:rFonts w:ascii="Times New Roman" w:eastAsia="Times New Roman" w:hAnsi="Times New Roman" w:cs="Times New Roman"/>
        </w:rPr>
      </w:pPr>
      <w:ins w:id="7545" w:author="Claire Kouba" w:date="2023-09-12T16:52:00Z">
        <w:r w:rsidRPr="00D753AC">
          <w:rPr>
            <w:rFonts w:ascii="Times New Roman" w:hAnsi="Times New Roman" w:cs="Times New Roman"/>
            <w:b/>
            <w:spacing w:val="-4"/>
          </w:rPr>
          <w:t xml:space="preserve">Table </w:t>
        </w:r>
        <w:r w:rsidRPr="00D753AC">
          <w:rPr>
            <w:rFonts w:ascii="Times New Roman" w:hAnsi="Times New Roman" w:cs="Times New Roman"/>
            <w:b/>
          </w:rPr>
          <w:t xml:space="preserve">A5. </w:t>
        </w:r>
        <w:r w:rsidRPr="00D753AC">
          <w:rPr>
            <w:rFonts w:ascii="Times New Roman" w:hAnsi="Times New Roman" w:cs="Times New Roman"/>
          </w:rPr>
          <w:t>Linear model diagnostics for two-predictor models of P spill. See table of one-predictor models for description of predictor</w:t>
        </w:r>
        <w:r w:rsidRPr="00D753AC">
          <w:rPr>
            <w:rFonts w:ascii="Times New Roman" w:hAnsi="Times New Roman" w:cs="Times New Roman"/>
            <w:spacing w:val="31"/>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rsidR="002153D1" w:rsidRPr="00D753AC" w:rsidRDefault="002153D1" w:rsidP="00D753AC">
      <w:pPr>
        <w:spacing w:before="1"/>
        <w:ind w:left="173"/>
        <w:rPr>
          <w:ins w:id="7546" w:author="Claire Kouba" w:date="2023-09-12T16:52:00Z"/>
          <w:rFonts w:ascii="Times New Roman" w:eastAsia="Times New Roman" w:hAnsi="Times New Roman" w:cs="Times New Roman"/>
        </w:rPr>
      </w:pPr>
    </w:p>
    <w:tbl>
      <w:tblPr>
        <w:tblW w:w="0" w:type="auto"/>
        <w:tblInd w:w="266" w:type="dxa"/>
        <w:tblLayout w:type="fixed"/>
        <w:tblCellMar>
          <w:left w:w="0" w:type="dxa"/>
          <w:right w:w="0" w:type="dxa"/>
        </w:tblCellMar>
        <w:tblLook w:val="01E0" w:firstRow="1" w:lastRow="1" w:firstColumn="1" w:lastColumn="1" w:noHBand="0" w:noVBand="0"/>
      </w:tblPr>
      <w:tblGrid>
        <w:gridCol w:w="2789"/>
        <w:gridCol w:w="2789"/>
        <w:gridCol w:w="419"/>
        <w:gridCol w:w="1358"/>
        <w:gridCol w:w="548"/>
        <w:gridCol w:w="857"/>
        <w:gridCol w:w="961"/>
      </w:tblGrid>
      <w:tr w:rsidR="002153D1" w:rsidRPr="00D753AC">
        <w:trPr>
          <w:trHeight w:hRule="exact" w:val="315"/>
          <w:ins w:id="7547" w:author="Claire Kouba" w:date="2023-09-12T16:52:00Z"/>
        </w:trPr>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48" w:author="Claire Kouba" w:date="2023-09-12T16:52:00Z"/>
                <w:rFonts w:ascii="Times New Roman" w:eastAsia="Times New Roman" w:hAnsi="Times New Roman" w:cs="Times New Roman"/>
              </w:rPr>
            </w:pPr>
            <w:ins w:id="7549"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78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50" w:author="Claire Kouba" w:date="2023-09-12T16:52:00Z"/>
                <w:rFonts w:ascii="Times New Roman" w:eastAsia="Times New Roman" w:hAnsi="Times New Roman" w:cs="Times New Roman"/>
              </w:rPr>
            </w:pPr>
            <w:ins w:id="7551"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419"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52" w:author="Claire Kouba" w:date="2023-09-12T16:52:00Z"/>
                <w:rFonts w:ascii="Times New Roman" w:eastAsia="Times New Roman" w:hAnsi="Times New Roman" w:cs="Times New Roman"/>
              </w:rPr>
            </w:pPr>
            <w:ins w:id="7553" w:author="Claire Kouba" w:date="2023-09-12T16:52:00Z">
              <w:r w:rsidRPr="00D753AC">
                <w:rPr>
                  <w:rFonts w:ascii="Times New Roman" w:hAnsi="Times New Roman" w:cs="Times New Roman"/>
                  <w:w w:val="99"/>
                </w:rPr>
                <w:t>n</w:t>
              </w:r>
            </w:ins>
          </w:p>
        </w:tc>
        <w:tc>
          <w:tcPr>
            <w:tcW w:w="135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54" w:author="Claire Kouba" w:date="2023-09-12T16:52:00Z"/>
                <w:rFonts w:ascii="Times New Roman" w:eastAsia="Times New Roman" w:hAnsi="Times New Roman" w:cs="Times New Roman"/>
              </w:rPr>
            </w:pPr>
            <w:ins w:id="7555" w:author="Claire Kouba" w:date="2023-09-12T16:52:00Z">
              <w:r w:rsidRPr="00D753AC">
                <w:rPr>
                  <w:rFonts w:ascii="Times New Roman" w:hAnsi="Times New Roman" w:cs="Times New Roman"/>
                </w:rPr>
                <w:t>Log</w:t>
              </w:r>
              <w:r w:rsidRPr="00D753AC">
                <w:rPr>
                  <w:rFonts w:ascii="Times New Roman" w:hAnsi="Times New Roman" w:cs="Times New Roman"/>
                  <w:spacing w:val="-8"/>
                </w:rPr>
                <w:t xml:space="preserve"> </w:t>
              </w:r>
              <w:r w:rsidRPr="00D753AC">
                <w:rPr>
                  <w:rFonts w:ascii="Times New Roman" w:hAnsi="Times New Roman" w:cs="Times New Roman"/>
                </w:rPr>
                <w:t>Likelihood</w:t>
              </w:r>
            </w:ins>
          </w:p>
        </w:tc>
        <w:tc>
          <w:tcPr>
            <w:tcW w:w="548"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56" w:author="Claire Kouba" w:date="2023-09-12T16:52:00Z"/>
                <w:rFonts w:ascii="Times New Roman" w:eastAsia="Times New Roman" w:hAnsi="Times New Roman" w:cs="Times New Roman"/>
              </w:rPr>
            </w:pPr>
            <w:ins w:id="7557" w:author="Claire Kouba" w:date="2023-09-12T16:52:00Z">
              <w:r w:rsidRPr="00D753AC">
                <w:rPr>
                  <w:rFonts w:ascii="Times New Roman" w:hAnsi="Times New Roman" w:cs="Times New Roman"/>
                </w:rPr>
                <w:t>AIC</w:t>
              </w:r>
            </w:ins>
          </w:p>
        </w:tc>
        <w:tc>
          <w:tcPr>
            <w:tcW w:w="857"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58" w:author="Claire Kouba" w:date="2023-09-12T16:52:00Z"/>
                <w:rFonts w:ascii="Times New Roman" w:eastAsia="Times New Roman" w:hAnsi="Times New Roman" w:cs="Times New Roman"/>
              </w:rPr>
            </w:pPr>
            <w:ins w:id="7559" w:author="Claire Kouba" w:date="2023-09-12T16:52:00Z">
              <w:r w:rsidRPr="00D753AC">
                <w:rPr>
                  <w:rFonts w:ascii="Times New Roman" w:hAnsi="Times New Roman" w:cs="Times New Roman"/>
                </w:rPr>
                <w:t>LOOCV</w:t>
              </w:r>
            </w:ins>
          </w:p>
        </w:tc>
        <w:tc>
          <w:tcPr>
            <w:tcW w:w="961" w:type="dxa"/>
            <w:tcBorders>
              <w:top w:val="single" w:sz="3" w:space="0" w:color="000000"/>
              <w:left w:val="nil"/>
              <w:bottom w:val="single" w:sz="3" w:space="0" w:color="000000"/>
              <w:right w:val="nil"/>
            </w:tcBorders>
          </w:tcPr>
          <w:p w:rsidR="002153D1" w:rsidRPr="00D753AC" w:rsidRDefault="002573FA" w:rsidP="00D753AC">
            <w:pPr>
              <w:pStyle w:val="TableParagraph"/>
              <w:spacing w:before="46"/>
              <w:ind w:left="173"/>
              <w:rPr>
                <w:ins w:id="7560" w:author="Claire Kouba" w:date="2023-09-12T16:52:00Z"/>
                <w:rFonts w:ascii="Times New Roman" w:eastAsia="Times New Roman" w:hAnsi="Times New Roman" w:cs="Times New Roman"/>
              </w:rPr>
            </w:pPr>
            <w:ins w:id="7561"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324"/>
          <w:ins w:id="7562" w:author="Claire Kouba" w:date="2023-09-12T16:52:00Z"/>
        </w:trPr>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563" w:author="Claire Kouba" w:date="2023-09-12T16:52:00Z"/>
                <w:rFonts w:ascii="Times New Roman" w:eastAsia="Times New Roman" w:hAnsi="Times New Roman" w:cs="Times New Roman"/>
              </w:rPr>
            </w:pPr>
            <w:ins w:id="7564" w:author="Claire Kouba" w:date="2023-09-12T16:52:00Z">
              <w:r w:rsidRPr="00D753AC">
                <w:rPr>
                  <w:rFonts w:ascii="Times New Roman" w:hAnsi="Times New Roman" w:cs="Times New Roman"/>
                </w:rPr>
                <w:t>SWJ_max_wc_mm</w:t>
              </w:r>
            </w:ins>
          </w:p>
        </w:tc>
        <w:tc>
          <w:tcPr>
            <w:tcW w:w="2789" w:type="dxa"/>
            <w:tcBorders>
              <w:top w:val="single" w:sz="3" w:space="0" w:color="000000"/>
              <w:left w:val="nil"/>
              <w:bottom w:val="nil"/>
              <w:right w:val="nil"/>
            </w:tcBorders>
          </w:tcPr>
          <w:p w:rsidR="002153D1" w:rsidRPr="00D753AC" w:rsidRDefault="002573FA" w:rsidP="00D753AC">
            <w:pPr>
              <w:pStyle w:val="TableParagraph"/>
              <w:spacing w:before="46"/>
              <w:ind w:left="173"/>
              <w:rPr>
                <w:ins w:id="7565" w:author="Claire Kouba" w:date="2023-09-12T16:52:00Z"/>
                <w:rFonts w:ascii="Times New Roman" w:eastAsia="Times New Roman" w:hAnsi="Times New Roman" w:cs="Times New Roman"/>
              </w:rPr>
            </w:pPr>
            <w:ins w:id="7566" w:author="Claire Kouba" w:date="2023-09-12T16:52:00Z">
              <w:r w:rsidRPr="00D753AC">
                <w:rPr>
                  <w:rFonts w:ascii="Times New Roman" w:hAnsi="Times New Roman" w:cs="Times New Roman"/>
                </w:rPr>
                <w:t>USC00043182_oct_apr_mm</w:t>
              </w:r>
            </w:ins>
          </w:p>
        </w:tc>
        <w:tc>
          <w:tcPr>
            <w:tcW w:w="419" w:type="dxa"/>
            <w:tcBorders>
              <w:top w:val="single" w:sz="3" w:space="0" w:color="000000"/>
              <w:left w:val="nil"/>
              <w:bottom w:val="nil"/>
              <w:right w:val="nil"/>
            </w:tcBorders>
          </w:tcPr>
          <w:p w:rsidR="002153D1" w:rsidRPr="00D753AC" w:rsidRDefault="002573FA" w:rsidP="00D753AC">
            <w:pPr>
              <w:pStyle w:val="TableParagraph"/>
              <w:spacing w:before="46"/>
              <w:ind w:left="173"/>
              <w:rPr>
                <w:ins w:id="7567" w:author="Claire Kouba" w:date="2023-09-12T16:52:00Z"/>
                <w:rFonts w:ascii="Times New Roman" w:eastAsia="Times New Roman" w:hAnsi="Times New Roman" w:cs="Times New Roman"/>
              </w:rPr>
            </w:pPr>
            <w:ins w:id="7568" w:author="Claire Kouba" w:date="2023-09-12T16:52:00Z">
              <w:r w:rsidRPr="00D753AC">
                <w:rPr>
                  <w:rFonts w:ascii="Times New Roman" w:hAnsi="Times New Roman" w:cs="Times New Roman"/>
                </w:rPr>
                <w:t>67</w:t>
              </w:r>
            </w:ins>
          </w:p>
        </w:tc>
        <w:tc>
          <w:tcPr>
            <w:tcW w:w="1358" w:type="dxa"/>
            <w:tcBorders>
              <w:top w:val="single" w:sz="3" w:space="0" w:color="000000"/>
              <w:left w:val="nil"/>
              <w:bottom w:val="nil"/>
              <w:right w:val="nil"/>
            </w:tcBorders>
          </w:tcPr>
          <w:p w:rsidR="002153D1" w:rsidRPr="00D753AC" w:rsidRDefault="002573FA" w:rsidP="00D753AC">
            <w:pPr>
              <w:pStyle w:val="TableParagraph"/>
              <w:spacing w:before="46"/>
              <w:ind w:left="173" w:right="117"/>
              <w:rPr>
                <w:ins w:id="7569" w:author="Claire Kouba" w:date="2023-09-12T16:52:00Z"/>
                <w:rFonts w:ascii="Times New Roman" w:eastAsia="Times New Roman" w:hAnsi="Times New Roman" w:cs="Times New Roman"/>
              </w:rPr>
            </w:pPr>
            <w:ins w:id="7570" w:author="Claire Kouba" w:date="2023-09-12T16:52:00Z">
              <w:r w:rsidRPr="00D753AC">
                <w:rPr>
                  <w:rFonts w:ascii="Times New Roman" w:hAnsi="Times New Roman" w:cs="Times New Roman"/>
                  <w:w w:val="95"/>
                </w:rPr>
                <w:t>-312</w:t>
              </w:r>
            </w:ins>
          </w:p>
        </w:tc>
        <w:tc>
          <w:tcPr>
            <w:tcW w:w="548" w:type="dxa"/>
            <w:tcBorders>
              <w:top w:val="single" w:sz="3" w:space="0" w:color="000000"/>
              <w:left w:val="nil"/>
              <w:bottom w:val="nil"/>
              <w:right w:val="nil"/>
            </w:tcBorders>
          </w:tcPr>
          <w:p w:rsidR="002153D1" w:rsidRPr="00D753AC" w:rsidRDefault="002573FA" w:rsidP="00D753AC">
            <w:pPr>
              <w:pStyle w:val="TableParagraph"/>
              <w:spacing w:before="46"/>
              <w:ind w:left="173"/>
              <w:rPr>
                <w:ins w:id="7571" w:author="Claire Kouba" w:date="2023-09-12T16:52:00Z"/>
                <w:rFonts w:ascii="Times New Roman" w:eastAsia="Times New Roman" w:hAnsi="Times New Roman" w:cs="Times New Roman"/>
              </w:rPr>
            </w:pPr>
            <w:ins w:id="7572" w:author="Claire Kouba" w:date="2023-09-12T16:52:00Z">
              <w:r w:rsidRPr="00D753AC">
                <w:rPr>
                  <w:rFonts w:ascii="Times New Roman" w:hAnsi="Times New Roman" w:cs="Times New Roman"/>
                </w:rPr>
                <w:t>631</w:t>
              </w:r>
            </w:ins>
          </w:p>
        </w:tc>
        <w:tc>
          <w:tcPr>
            <w:tcW w:w="857" w:type="dxa"/>
            <w:tcBorders>
              <w:top w:val="single" w:sz="3" w:space="0" w:color="000000"/>
              <w:left w:val="nil"/>
              <w:bottom w:val="nil"/>
              <w:right w:val="nil"/>
            </w:tcBorders>
          </w:tcPr>
          <w:p w:rsidR="002153D1" w:rsidRPr="00D753AC" w:rsidRDefault="002573FA" w:rsidP="00D753AC">
            <w:pPr>
              <w:pStyle w:val="TableParagraph"/>
              <w:spacing w:before="46"/>
              <w:ind w:left="173"/>
              <w:rPr>
                <w:ins w:id="7573" w:author="Claire Kouba" w:date="2023-09-12T16:52:00Z"/>
                <w:rFonts w:ascii="Times New Roman" w:eastAsia="Times New Roman" w:hAnsi="Times New Roman" w:cs="Times New Roman"/>
              </w:rPr>
            </w:pPr>
            <w:ins w:id="7574" w:author="Claire Kouba" w:date="2023-09-12T16:52:00Z">
              <w:r w:rsidRPr="00D753AC">
                <w:rPr>
                  <w:rFonts w:ascii="Times New Roman" w:hAnsi="Times New Roman" w:cs="Times New Roman"/>
                </w:rPr>
                <w:t>697</w:t>
              </w:r>
            </w:ins>
          </w:p>
        </w:tc>
        <w:tc>
          <w:tcPr>
            <w:tcW w:w="961" w:type="dxa"/>
            <w:tcBorders>
              <w:top w:val="single" w:sz="3" w:space="0" w:color="000000"/>
              <w:left w:val="nil"/>
              <w:bottom w:val="nil"/>
              <w:right w:val="nil"/>
            </w:tcBorders>
          </w:tcPr>
          <w:p w:rsidR="002153D1" w:rsidRPr="00D753AC" w:rsidRDefault="002573FA" w:rsidP="00D753AC">
            <w:pPr>
              <w:pStyle w:val="TableParagraph"/>
              <w:spacing w:before="46"/>
              <w:ind w:left="173"/>
              <w:rPr>
                <w:ins w:id="7575" w:author="Claire Kouba" w:date="2023-09-12T16:52:00Z"/>
                <w:rFonts w:ascii="Times New Roman" w:eastAsia="Times New Roman" w:hAnsi="Times New Roman" w:cs="Times New Roman"/>
              </w:rPr>
            </w:pPr>
            <w:ins w:id="7576" w:author="Claire Kouba" w:date="2023-09-12T16:52:00Z">
              <w:r w:rsidRPr="00D753AC">
                <w:rPr>
                  <w:rFonts w:ascii="Times New Roman" w:hAnsi="Times New Roman" w:cs="Times New Roman"/>
                </w:rPr>
                <w:t>0.51</w:t>
              </w:r>
            </w:ins>
          </w:p>
        </w:tc>
      </w:tr>
      <w:tr w:rsidR="002153D1" w:rsidRPr="00D753AC">
        <w:trPr>
          <w:trHeight w:hRule="exact" w:val="307"/>
          <w:ins w:id="7577"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578" w:author="Claire Kouba" w:date="2023-09-12T16:52:00Z"/>
                <w:rFonts w:ascii="Times New Roman" w:eastAsia="Times New Roman" w:hAnsi="Times New Roman" w:cs="Times New Roman"/>
              </w:rPr>
            </w:pPr>
            <w:ins w:id="7579"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580" w:author="Claire Kouba" w:date="2023-09-12T16:52:00Z"/>
                <w:rFonts w:ascii="Times New Roman" w:eastAsia="Times New Roman" w:hAnsi="Times New Roman" w:cs="Times New Roman"/>
              </w:rPr>
            </w:pPr>
            <w:ins w:id="7581"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582" w:author="Claire Kouba" w:date="2023-09-12T16:52:00Z"/>
                <w:rFonts w:ascii="Times New Roman" w:eastAsia="Times New Roman" w:hAnsi="Times New Roman" w:cs="Times New Roman"/>
              </w:rPr>
            </w:pPr>
            <w:ins w:id="7583"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584" w:author="Claire Kouba" w:date="2023-09-12T16:52:00Z"/>
                <w:rFonts w:ascii="Times New Roman" w:eastAsia="Times New Roman" w:hAnsi="Times New Roman" w:cs="Times New Roman"/>
              </w:rPr>
            </w:pPr>
            <w:ins w:id="7585" w:author="Claire Kouba" w:date="2023-09-12T16:52:00Z">
              <w:r w:rsidRPr="00D753AC">
                <w:rPr>
                  <w:rFonts w:ascii="Times New Roman" w:hAnsi="Times New Roman" w:cs="Times New Roman"/>
                  <w:w w:val="95"/>
                </w:rPr>
                <w:t>-333</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586" w:author="Claire Kouba" w:date="2023-09-12T16:52:00Z"/>
                <w:rFonts w:ascii="Times New Roman" w:eastAsia="Times New Roman" w:hAnsi="Times New Roman" w:cs="Times New Roman"/>
              </w:rPr>
            </w:pPr>
            <w:ins w:id="7587" w:author="Claire Kouba" w:date="2023-09-12T16:52:00Z">
              <w:r w:rsidRPr="00D753AC">
                <w:rPr>
                  <w:rFonts w:ascii="Times New Roman" w:hAnsi="Times New Roman" w:cs="Times New Roman"/>
                </w:rPr>
                <w:t>674</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588" w:author="Claire Kouba" w:date="2023-09-12T16:52:00Z"/>
                <w:rFonts w:ascii="Times New Roman" w:eastAsia="Times New Roman" w:hAnsi="Times New Roman" w:cs="Times New Roman"/>
              </w:rPr>
            </w:pPr>
            <w:ins w:id="7589" w:author="Claire Kouba" w:date="2023-09-12T16:52:00Z">
              <w:r w:rsidRPr="00D753AC">
                <w:rPr>
                  <w:rFonts w:ascii="Times New Roman" w:hAnsi="Times New Roman" w:cs="Times New Roman"/>
                </w:rPr>
                <w:t>870</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590" w:author="Claire Kouba" w:date="2023-09-12T16:52:00Z"/>
                <w:rFonts w:ascii="Times New Roman" w:eastAsia="Times New Roman" w:hAnsi="Times New Roman" w:cs="Times New Roman"/>
              </w:rPr>
            </w:pPr>
            <w:ins w:id="7591" w:author="Claire Kouba" w:date="2023-09-12T16:52:00Z">
              <w:r w:rsidRPr="00D753AC">
                <w:rPr>
                  <w:rFonts w:ascii="Times New Roman" w:hAnsi="Times New Roman" w:cs="Times New Roman"/>
                </w:rPr>
                <w:t>0.39</w:t>
              </w:r>
            </w:ins>
          </w:p>
        </w:tc>
      </w:tr>
      <w:tr w:rsidR="002153D1" w:rsidRPr="00D753AC">
        <w:trPr>
          <w:trHeight w:hRule="exact" w:val="307"/>
          <w:ins w:id="7592"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593" w:author="Claire Kouba" w:date="2023-09-12T16:52:00Z"/>
                <w:rFonts w:ascii="Times New Roman" w:eastAsia="Times New Roman" w:hAnsi="Times New Roman" w:cs="Times New Roman"/>
              </w:rPr>
            </w:pPr>
            <w:ins w:id="7594"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595" w:author="Claire Kouba" w:date="2023-09-12T16:52:00Z"/>
                <w:rFonts w:ascii="Times New Roman" w:eastAsia="Times New Roman" w:hAnsi="Times New Roman" w:cs="Times New Roman"/>
              </w:rPr>
            </w:pPr>
            <w:ins w:id="7596"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597" w:author="Claire Kouba" w:date="2023-09-12T16:52:00Z"/>
                <w:rFonts w:ascii="Times New Roman" w:eastAsia="Times New Roman" w:hAnsi="Times New Roman" w:cs="Times New Roman"/>
              </w:rPr>
            </w:pPr>
            <w:ins w:id="7598"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599" w:author="Claire Kouba" w:date="2023-09-12T16:52:00Z"/>
                <w:rFonts w:ascii="Times New Roman" w:eastAsia="Times New Roman" w:hAnsi="Times New Roman" w:cs="Times New Roman"/>
              </w:rPr>
            </w:pPr>
            <w:ins w:id="7600" w:author="Claire Kouba" w:date="2023-09-12T16:52:00Z">
              <w:r w:rsidRPr="00D753AC">
                <w:rPr>
                  <w:rFonts w:ascii="Times New Roman" w:hAnsi="Times New Roman" w:cs="Times New Roman"/>
                  <w:w w:val="95"/>
                </w:rPr>
                <w:t>-240</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01" w:author="Claire Kouba" w:date="2023-09-12T16:52:00Z"/>
                <w:rFonts w:ascii="Times New Roman" w:eastAsia="Times New Roman" w:hAnsi="Times New Roman" w:cs="Times New Roman"/>
              </w:rPr>
            </w:pPr>
            <w:ins w:id="7602" w:author="Claire Kouba" w:date="2023-09-12T16:52:00Z">
              <w:r w:rsidRPr="00D753AC">
                <w:rPr>
                  <w:rFonts w:ascii="Times New Roman" w:hAnsi="Times New Roman" w:cs="Times New Roman"/>
                </w:rPr>
                <w:t>487</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03" w:author="Claire Kouba" w:date="2023-09-12T16:52:00Z"/>
                <w:rFonts w:ascii="Times New Roman" w:eastAsia="Times New Roman" w:hAnsi="Times New Roman" w:cs="Times New Roman"/>
              </w:rPr>
            </w:pPr>
            <w:ins w:id="7604" w:author="Claire Kouba" w:date="2023-09-12T16:52:00Z">
              <w:r w:rsidRPr="00D753AC">
                <w:rPr>
                  <w:rFonts w:ascii="Times New Roman" w:hAnsi="Times New Roman" w:cs="Times New Roman"/>
                </w:rPr>
                <w:t>951</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05" w:author="Claire Kouba" w:date="2023-09-12T16:52:00Z"/>
                <w:rFonts w:ascii="Times New Roman" w:eastAsia="Times New Roman" w:hAnsi="Times New Roman" w:cs="Times New Roman"/>
              </w:rPr>
            </w:pPr>
            <w:ins w:id="7606" w:author="Claire Kouba" w:date="2023-09-12T16:52:00Z">
              <w:r w:rsidRPr="00D753AC">
                <w:rPr>
                  <w:rFonts w:ascii="Times New Roman" w:hAnsi="Times New Roman" w:cs="Times New Roman"/>
                </w:rPr>
                <w:t>0.38</w:t>
              </w:r>
            </w:ins>
          </w:p>
        </w:tc>
      </w:tr>
      <w:tr w:rsidR="002153D1" w:rsidRPr="00D753AC">
        <w:trPr>
          <w:trHeight w:hRule="exact" w:val="307"/>
          <w:ins w:id="7607"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08" w:author="Claire Kouba" w:date="2023-09-12T16:52:00Z"/>
                <w:rFonts w:ascii="Times New Roman" w:eastAsia="Times New Roman" w:hAnsi="Times New Roman" w:cs="Times New Roman"/>
              </w:rPr>
            </w:pPr>
            <w:ins w:id="7609" w:author="Claire Kouba" w:date="2023-09-12T16:52:00Z">
              <w:r w:rsidRPr="00D753AC">
                <w:rPr>
                  <w:rFonts w:ascii="Times New Roman" w:hAnsi="Times New Roman" w:cs="Times New Roman"/>
                </w:rPr>
                <w:t>SWJ_max_wc_mm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10" w:author="Claire Kouba" w:date="2023-09-12T16:52:00Z"/>
                <w:rFonts w:ascii="Times New Roman" w:eastAsia="Times New Roman" w:hAnsi="Times New Roman" w:cs="Times New Roman"/>
              </w:rPr>
            </w:pPr>
            <w:ins w:id="7611"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12" w:author="Claire Kouba" w:date="2023-09-12T16:52:00Z"/>
                <w:rFonts w:ascii="Times New Roman" w:eastAsia="Times New Roman" w:hAnsi="Times New Roman" w:cs="Times New Roman"/>
              </w:rPr>
            </w:pPr>
            <w:ins w:id="7613"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14" w:author="Claire Kouba" w:date="2023-09-12T16:52:00Z"/>
                <w:rFonts w:ascii="Times New Roman" w:eastAsia="Times New Roman" w:hAnsi="Times New Roman" w:cs="Times New Roman"/>
              </w:rPr>
            </w:pPr>
            <w:ins w:id="7615" w:author="Claire Kouba" w:date="2023-09-12T16:52:00Z">
              <w:r w:rsidRPr="00D753AC">
                <w:rPr>
                  <w:rFonts w:ascii="Times New Roman" w:hAnsi="Times New Roman" w:cs="Times New Roman"/>
                  <w:w w:val="95"/>
                </w:rPr>
                <w:t>-333</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16" w:author="Claire Kouba" w:date="2023-09-12T16:52:00Z"/>
                <w:rFonts w:ascii="Times New Roman" w:eastAsia="Times New Roman" w:hAnsi="Times New Roman" w:cs="Times New Roman"/>
              </w:rPr>
            </w:pPr>
            <w:ins w:id="7617" w:author="Claire Kouba" w:date="2023-09-12T16:52:00Z">
              <w:r w:rsidRPr="00D753AC">
                <w:rPr>
                  <w:rFonts w:ascii="Times New Roman" w:hAnsi="Times New Roman" w:cs="Times New Roman"/>
                </w:rPr>
                <w:t>674</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18" w:author="Claire Kouba" w:date="2023-09-12T16:52:00Z"/>
                <w:rFonts w:ascii="Times New Roman" w:eastAsia="Times New Roman" w:hAnsi="Times New Roman" w:cs="Times New Roman"/>
              </w:rPr>
            </w:pPr>
            <w:ins w:id="7619" w:author="Claire Kouba" w:date="2023-09-12T16:52:00Z">
              <w:r w:rsidRPr="00D753AC">
                <w:rPr>
                  <w:rFonts w:ascii="Times New Roman" w:hAnsi="Times New Roman" w:cs="Times New Roman"/>
                </w:rPr>
                <w:t>853</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20" w:author="Claire Kouba" w:date="2023-09-12T16:52:00Z"/>
                <w:rFonts w:ascii="Times New Roman" w:eastAsia="Times New Roman" w:hAnsi="Times New Roman" w:cs="Times New Roman"/>
              </w:rPr>
            </w:pPr>
            <w:ins w:id="7621" w:author="Claire Kouba" w:date="2023-09-12T16:52:00Z">
              <w:r w:rsidRPr="00D753AC">
                <w:rPr>
                  <w:rFonts w:ascii="Times New Roman" w:hAnsi="Times New Roman" w:cs="Times New Roman"/>
                </w:rPr>
                <w:t>0.39</w:t>
              </w:r>
            </w:ins>
          </w:p>
        </w:tc>
      </w:tr>
      <w:tr w:rsidR="002153D1" w:rsidRPr="00D753AC">
        <w:trPr>
          <w:trHeight w:hRule="exact" w:val="307"/>
          <w:ins w:id="7622"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23" w:author="Claire Kouba" w:date="2023-09-12T16:52:00Z"/>
                <w:rFonts w:ascii="Times New Roman" w:eastAsia="Times New Roman" w:hAnsi="Times New Roman" w:cs="Times New Roman"/>
              </w:rPr>
            </w:pPr>
            <w:ins w:id="7624"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25" w:author="Claire Kouba" w:date="2023-09-12T16:52:00Z"/>
                <w:rFonts w:ascii="Times New Roman" w:eastAsia="Times New Roman" w:hAnsi="Times New Roman" w:cs="Times New Roman"/>
              </w:rPr>
            </w:pPr>
            <w:ins w:id="7626" w:author="Claire Kouba" w:date="2023-09-12T16:52:00Z">
              <w:r w:rsidRPr="00D753AC">
                <w:rPr>
                  <w:rFonts w:ascii="Times New Roman" w:hAnsi="Times New Roman" w:cs="Times New Roman"/>
                </w:rPr>
                <w:t>SWJ_jday_of_max</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27" w:author="Claire Kouba" w:date="2023-09-12T16:52:00Z"/>
                <w:rFonts w:ascii="Times New Roman" w:eastAsia="Times New Roman" w:hAnsi="Times New Roman" w:cs="Times New Roman"/>
              </w:rPr>
            </w:pPr>
            <w:ins w:id="7628" w:author="Claire Kouba" w:date="2023-09-12T16:52:00Z">
              <w:r w:rsidRPr="00D753AC">
                <w:rPr>
                  <w:rFonts w:ascii="Times New Roman" w:hAnsi="Times New Roman" w:cs="Times New Roman"/>
                </w:rPr>
                <w:t>67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29" w:author="Claire Kouba" w:date="2023-09-12T16:52:00Z"/>
                <w:rFonts w:ascii="Times New Roman" w:eastAsia="Times New Roman" w:hAnsi="Times New Roman" w:cs="Times New Roman"/>
              </w:rPr>
            </w:pPr>
            <w:ins w:id="7630" w:author="Claire Kouba" w:date="2023-09-12T16:52:00Z">
              <w:r w:rsidRPr="00D753AC">
                <w:rPr>
                  <w:rFonts w:ascii="Times New Roman" w:hAnsi="Times New Roman" w:cs="Times New Roman"/>
                  <w:w w:val="95"/>
                </w:rPr>
                <w:t>-315</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31" w:author="Claire Kouba" w:date="2023-09-12T16:52:00Z"/>
                <w:rFonts w:ascii="Times New Roman" w:eastAsia="Times New Roman" w:hAnsi="Times New Roman" w:cs="Times New Roman"/>
              </w:rPr>
            </w:pPr>
            <w:ins w:id="7632" w:author="Claire Kouba" w:date="2023-09-12T16:52:00Z">
              <w:r w:rsidRPr="00D753AC">
                <w:rPr>
                  <w:rFonts w:ascii="Times New Roman" w:hAnsi="Times New Roman" w:cs="Times New Roman"/>
                </w:rPr>
                <w:t>637</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33" w:author="Claire Kouba" w:date="2023-09-12T16:52:00Z"/>
                <w:rFonts w:ascii="Times New Roman" w:eastAsia="Times New Roman" w:hAnsi="Times New Roman" w:cs="Times New Roman"/>
              </w:rPr>
            </w:pPr>
            <w:ins w:id="7634" w:author="Claire Kouba" w:date="2023-09-12T16:52:00Z">
              <w:r w:rsidRPr="00D753AC">
                <w:rPr>
                  <w:rFonts w:ascii="Times New Roman" w:hAnsi="Times New Roman" w:cs="Times New Roman"/>
                </w:rPr>
                <w:t>760</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35" w:author="Claire Kouba" w:date="2023-09-12T16:52:00Z"/>
                <w:rFonts w:ascii="Times New Roman" w:eastAsia="Times New Roman" w:hAnsi="Times New Roman" w:cs="Times New Roman"/>
              </w:rPr>
            </w:pPr>
            <w:ins w:id="7636" w:author="Claire Kouba" w:date="2023-09-12T16:52:00Z">
              <w:r w:rsidRPr="00D753AC">
                <w:rPr>
                  <w:rFonts w:ascii="Times New Roman" w:hAnsi="Times New Roman" w:cs="Times New Roman"/>
                </w:rPr>
                <w:t>0.47</w:t>
              </w:r>
            </w:ins>
          </w:p>
        </w:tc>
      </w:tr>
      <w:tr w:rsidR="002153D1" w:rsidRPr="00D753AC">
        <w:trPr>
          <w:trHeight w:hRule="exact" w:val="307"/>
          <w:ins w:id="7637"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38" w:author="Claire Kouba" w:date="2023-09-12T16:52:00Z"/>
                <w:rFonts w:ascii="Times New Roman" w:eastAsia="Times New Roman" w:hAnsi="Times New Roman" w:cs="Times New Roman"/>
              </w:rPr>
            </w:pPr>
            <w:ins w:id="7639"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40" w:author="Claire Kouba" w:date="2023-09-12T16:52:00Z"/>
                <w:rFonts w:ascii="Times New Roman" w:eastAsia="Times New Roman" w:hAnsi="Times New Roman" w:cs="Times New Roman"/>
              </w:rPr>
            </w:pPr>
            <w:ins w:id="7641"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42" w:author="Claire Kouba" w:date="2023-09-12T16:52:00Z"/>
                <w:rFonts w:ascii="Times New Roman" w:eastAsia="Times New Roman" w:hAnsi="Times New Roman" w:cs="Times New Roman"/>
              </w:rPr>
            </w:pPr>
            <w:ins w:id="7643" w:author="Claire Kouba" w:date="2023-09-12T16:52:00Z">
              <w:r w:rsidRPr="00D753AC">
                <w:rPr>
                  <w:rFonts w:ascii="Times New Roman" w:hAnsi="Times New Roman" w:cs="Times New Roman"/>
                </w:rPr>
                <w:t>47</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44" w:author="Claire Kouba" w:date="2023-09-12T16:52:00Z"/>
                <w:rFonts w:ascii="Times New Roman" w:eastAsia="Times New Roman" w:hAnsi="Times New Roman" w:cs="Times New Roman"/>
              </w:rPr>
            </w:pPr>
            <w:ins w:id="7645" w:author="Claire Kouba" w:date="2023-09-12T16:52:00Z">
              <w:r w:rsidRPr="00D753AC">
                <w:rPr>
                  <w:rFonts w:ascii="Times New Roman" w:hAnsi="Times New Roman" w:cs="Times New Roman"/>
                  <w:w w:val="95"/>
                </w:rPr>
                <w:t>-224</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46" w:author="Claire Kouba" w:date="2023-09-12T16:52:00Z"/>
                <w:rFonts w:ascii="Times New Roman" w:eastAsia="Times New Roman" w:hAnsi="Times New Roman" w:cs="Times New Roman"/>
              </w:rPr>
            </w:pPr>
            <w:ins w:id="7647" w:author="Claire Kouba" w:date="2023-09-12T16:52:00Z">
              <w:r w:rsidRPr="00D753AC">
                <w:rPr>
                  <w:rFonts w:ascii="Times New Roman" w:hAnsi="Times New Roman" w:cs="Times New Roman"/>
                </w:rPr>
                <w:t>457</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48" w:author="Claire Kouba" w:date="2023-09-12T16:52:00Z"/>
                <w:rFonts w:ascii="Times New Roman" w:eastAsia="Times New Roman" w:hAnsi="Times New Roman" w:cs="Times New Roman"/>
              </w:rPr>
            </w:pPr>
            <w:ins w:id="7649" w:author="Claire Kouba" w:date="2023-09-12T16:52:00Z">
              <w:r w:rsidRPr="00D753AC">
                <w:rPr>
                  <w:rFonts w:ascii="Times New Roman" w:hAnsi="Times New Roman" w:cs="Times New Roman"/>
                </w:rPr>
                <w:t>920</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50" w:author="Claire Kouba" w:date="2023-09-12T16:52:00Z"/>
                <w:rFonts w:ascii="Times New Roman" w:eastAsia="Times New Roman" w:hAnsi="Times New Roman" w:cs="Times New Roman"/>
              </w:rPr>
            </w:pPr>
            <w:ins w:id="7651" w:author="Claire Kouba" w:date="2023-09-12T16:52:00Z">
              <w:r w:rsidRPr="00D753AC">
                <w:rPr>
                  <w:rFonts w:ascii="Times New Roman" w:hAnsi="Times New Roman" w:cs="Times New Roman"/>
                </w:rPr>
                <w:t>0.43</w:t>
              </w:r>
            </w:ins>
          </w:p>
        </w:tc>
      </w:tr>
      <w:tr w:rsidR="002153D1" w:rsidRPr="00D753AC">
        <w:trPr>
          <w:trHeight w:hRule="exact" w:val="307"/>
          <w:ins w:id="7652"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53" w:author="Claire Kouba" w:date="2023-09-12T16:52:00Z"/>
                <w:rFonts w:ascii="Times New Roman" w:eastAsia="Times New Roman" w:hAnsi="Times New Roman" w:cs="Times New Roman"/>
              </w:rPr>
            </w:pPr>
            <w:ins w:id="7654" w:author="Claire Kouba" w:date="2023-09-12T16:52:00Z">
              <w:r w:rsidRPr="00D753AC">
                <w:rPr>
                  <w:rFonts w:ascii="Times New Roman" w:hAnsi="Times New Roman" w:cs="Times New Roman"/>
                </w:rPr>
                <w:t>USC00043182_oct_apr_mm</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55" w:author="Claire Kouba" w:date="2023-09-12T16:52:00Z"/>
                <w:rFonts w:ascii="Times New Roman" w:eastAsia="Times New Roman" w:hAnsi="Times New Roman" w:cs="Times New Roman"/>
              </w:rPr>
            </w:pPr>
            <w:ins w:id="7656"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57" w:author="Claire Kouba" w:date="2023-09-12T16:52:00Z"/>
                <w:rFonts w:ascii="Times New Roman" w:eastAsia="Times New Roman" w:hAnsi="Times New Roman" w:cs="Times New Roman"/>
              </w:rPr>
            </w:pPr>
            <w:ins w:id="7658" w:author="Claire Kouba" w:date="2023-09-12T16:52:00Z">
              <w:r w:rsidRPr="00D753AC">
                <w:rPr>
                  <w:rFonts w:ascii="Times New Roman" w:hAnsi="Times New Roman" w:cs="Times New Roman"/>
                </w:rPr>
                <w:t>75</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59" w:author="Claire Kouba" w:date="2023-09-12T16:52:00Z"/>
                <w:rFonts w:ascii="Times New Roman" w:eastAsia="Times New Roman" w:hAnsi="Times New Roman" w:cs="Times New Roman"/>
              </w:rPr>
            </w:pPr>
            <w:ins w:id="7660" w:author="Claire Kouba" w:date="2023-09-12T16:52:00Z">
              <w:r w:rsidRPr="00D753AC">
                <w:rPr>
                  <w:rFonts w:ascii="Times New Roman" w:hAnsi="Times New Roman" w:cs="Times New Roman"/>
                  <w:w w:val="95"/>
                </w:rPr>
                <w:t>-351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61" w:author="Claire Kouba" w:date="2023-09-12T16:52:00Z"/>
                <w:rFonts w:ascii="Times New Roman" w:eastAsia="Times New Roman" w:hAnsi="Times New Roman" w:cs="Times New Roman"/>
              </w:rPr>
            </w:pPr>
            <w:ins w:id="7662" w:author="Claire Kouba" w:date="2023-09-12T16:52:00Z">
              <w:r w:rsidRPr="00D753AC">
                <w:rPr>
                  <w:rFonts w:ascii="Times New Roman" w:hAnsi="Times New Roman" w:cs="Times New Roman"/>
                </w:rPr>
                <w:t>709</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63" w:author="Claire Kouba" w:date="2023-09-12T16:52:00Z"/>
                <w:rFonts w:ascii="Times New Roman" w:eastAsia="Times New Roman" w:hAnsi="Times New Roman" w:cs="Times New Roman"/>
              </w:rPr>
            </w:pPr>
            <w:ins w:id="7664" w:author="Claire Kouba" w:date="2023-09-12T16:52:00Z">
              <w:r w:rsidRPr="00D753AC">
                <w:rPr>
                  <w:rFonts w:ascii="Times New Roman" w:hAnsi="Times New Roman" w:cs="Times New Roman"/>
                </w:rPr>
                <w:t>728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65" w:author="Claire Kouba" w:date="2023-09-12T16:52:00Z"/>
                <w:rFonts w:ascii="Times New Roman" w:eastAsia="Times New Roman" w:hAnsi="Times New Roman" w:cs="Times New Roman"/>
              </w:rPr>
            </w:pPr>
            <w:ins w:id="7666" w:author="Claire Kouba" w:date="2023-09-12T16:52:00Z">
              <w:r w:rsidRPr="00D753AC">
                <w:rPr>
                  <w:rFonts w:ascii="Times New Roman" w:hAnsi="Times New Roman" w:cs="Times New Roman"/>
                </w:rPr>
                <w:t>0.44</w:t>
              </w:r>
            </w:ins>
          </w:p>
        </w:tc>
      </w:tr>
      <w:tr w:rsidR="002153D1" w:rsidRPr="00D753AC">
        <w:trPr>
          <w:trHeight w:hRule="exact" w:val="307"/>
          <w:ins w:id="7667"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68" w:author="Claire Kouba" w:date="2023-09-12T16:52:00Z"/>
                <w:rFonts w:ascii="Times New Roman" w:eastAsia="Times New Roman" w:hAnsi="Times New Roman" w:cs="Times New Roman"/>
              </w:rPr>
            </w:pPr>
            <w:ins w:id="7669"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70" w:author="Claire Kouba" w:date="2023-09-12T16:52:00Z"/>
                <w:rFonts w:ascii="Times New Roman" w:eastAsia="Times New Roman" w:hAnsi="Times New Roman" w:cs="Times New Roman"/>
              </w:rPr>
            </w:pPr>
            <w:ins w:id="7671" w:author="Claire Kouba" w:date="2023-09-12T16:52:00Z">
              <w:r w:rsidRPr="00D753AC">
                <w:rPr>
                  <w:rFonts w:ascii="Times New Roman" w:hAnsi="Times New Roman" w:cs="Times New Roman"/>
                </w:rPr>
                <w:t>springWL_415635N1228315W001</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72" w:author="Claire Kouba" w:date="2023-09-12T16:52:00Z"/>
                <w:rFonts w:ascii="Times New Roman" w:eastAsia="Times New Roman" w:hAnsi="Times New Roman" w:cs="Times New Roman"/>
              </w:rPr>
            </w:pPr>
            <w:ins w:id="7673" w:author="Claire Kouba" w:date="2023-09-12T16:52:00Z">
              <w:r w:rsidRPr="00D753AC">
                <w:rPr>
                  <w:rFonts w:ascii="Times New Roman" w:hAnsi="Times New Roman" w:cs="Times New Roman"/>
                </w:rPr>
                <w:t>50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74" w:author="Claire Kouba" w:date="2023-09-12T16:52:00Z"/>
                <w:rFonts w:ascii="Times New Roman" w:eastAsia="Times New Roman" w:hAnsi="Times New Roman" w:cs="Times New Roman"/>
              </w:rPr>
            </w:pPr>
            <w:ins w:id="7675" w:author="Claire Kouba" w:date="2023-09-12T16:52:00Z">
              <w:r w:rsidRPr="00D753AC">
                <w:rPr>
                  <w:rFonts w:ascii="Times New Roman" w:hAnsi="Times New Roman" w:cs="Times New Roman"/>
                  <w:w w:val="95"/>
                </w:rPr>
                <w:t>-243</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76" w:author="Claire Kouba" w:date="2023-09-12T16:52:00Z"/>
                <w:rFonts w:ascii="Times New Roman" w:eastAsia="Times New Roman" w:hAnsi="Times New Roman" w:cs="Times New Roman"/>
              </w:rPr>
            </w:pPr>
            <w:ins w:id="7677" w:author="Claire Kouba" w:date="2023-09-12T16:52:00Z">
              <w:r w:rsidRPr="00D753AC">
                <w:rPr>
                  <w:rFonts w:ascii="Times New Roman" w:hAnsi="Times New Roman" w:cs="Times New Roman"/>
                </w:rPr>
                <w:t>493</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78" w:author="Claire Kouba" w:date="2023-09-12T16:52:00Z"/>
                <w:rFonts w:ascii="Times New Roman" w:eastAsia="Times New Roman" w:hAnsi="Times New Roman" w:cs="Times New Roman"/>
              </w:rPr>
            </w:pPr>
            <w:ins w:id="7679" w:author="Claire Kouba" w:date="2023-09-12T16:52:00Z">
              <w:r w:rsidRPr="00D753AC">
                <w:rPr>
                  <w:rFonts w:ascii="Times New Roman" w:hAnsi="Times New Roman" w:cs="Times New Roman"/>
                </w:rPr>
                <w:t>1068</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80" w:author="Claire Kouba" w:date="2023-09-12T16:52:00Z"/>
                <w:rFonts w:ascii="Times New Roman" w:eastAsia="Times New Roman" w:hAnsi="Times New Roman" w:cs="Times New Roman"/>
              </w:rPr>
            </w:pPr>
            <w:ins w:id="7681" w:author="Claire Kouba" w:date="2023-09-12T16:52:00Z">
              <w:r w:rsidRPr="00D753AC">
                <w:rPr>
                  <w:rFonts w:ascii="Times New Roman" w:hAnsi="Times New Roman" w:cs="Times New Roman"/>
                </w:rPr>
                <w:t>0.30</w:t>
              </w:r>
            </w:ins>
          </w:p>
        </w:tc>
      </w:tr>
      <w:tr w:rsidR="002153D1" w:rsidRPr="00D753AC">
        <w:trPr>
          <w:trHeight w:hRule="exact" w:val="307"/>
          <w:ins w:id="7682" w:author="Claire Kouba" w:date="2023-09-12T16:52:00Z"/>
        </w:trPr>
        <w:tc>
          <w:tcPr>
            <w:tcW w:w="2789" w:type="dxa"/>
            <w:tcBorders>
              <w:top w:val="nil"/>
              <w:left w:val="nil"/>
              <w:bottom w:val="nil"/>
              <w:right w:val="nil"/>
            </w:tcBorders>
          </w:tcPr>
          <w:p w:rsidR="002153D1" w:rsidRPr="00D753AC" w:rsidRDefault="002573FA" w:rsidP="00D753AC">
            <w:pPr>
              <w:pStyle w:val="TableParagraph"/>
              <w:spacing w:before="33"/>
              <w:ind w:left="173"/>
              <w:rPr>
                <w:ins w:id="7683" w:author="Claire Kouba" w:date="2023-09-12T16:52:00Z"/>
                <w:rFonts w:ascii="Times New Roman" w:eastAsia="Times New Roman" w:hAnsi="Times New Roman" w:cs="Times New Roman"/>
              </w:rPr>
            </w:pPr>
            <w:ins w:id="7684" w:author="Claire Kouba" w:date="2023-09-12T16:52:00Z">
              <w:r w:rsidRPr="00D753AC">
                <w:rPr>
                  <w:rFonts w:ascii="Times New Roman" w:hAnsi="Times New Roman" w:cs="Times New Roman"/>
                </w:rPr>
                <w:t>SWJ_jday_of_max</w:t>
              </w:r>
            </w:ins>
          </w:p>
        </w:tc>
        <w:tc>
          <w:tcPr>
            <w:tcW w:w="2789" w:type="dxa"/>
            <w:tcBorders>
              <w:top w:val="nil"/>
              <w:left w:val="nil"/>
              <w:bottom w:val="nil"/>
              <w:right w:val="nil"/>
            </w:tcBorders>
          </w:tcPr>
          <w:p w:rsidR="002153D1" w:rsidRPr="00D753AC" w:rsidRDefault="002573FA" w:rsidP="00D753AC">
            <w:pPr>
              <w:pStyle w:val="TableParagraph"/>
              <w:spacing w:before="33"/>
              <w:ind w:left="173"/>
              <w:rPr>
                <w:ins w:id="7685" w:author="Claire Kouba" w:date="2023-09-12T16:52:00Z"/>
                <w:rFonts w:ascii="Times New Roman" w:eastAsia="Times New Roman" w:hAnsi="Times New Roman" w:cs="Times New Roman"/>
              </w:rPr>
            </w:pPr>
            <w:ins w:id="7686" w:author="Claire Kouba" w:date="2023-09-12T16:52:00Z">
              <w:r w:rsidRPr="00D753AC">
                <w:rPr>
                  <w:rFonts w:ascii="Times New Roman" w:hAnsi="Times New Roman" w:cs="Times New Roman"/>
                </w:rPr>
                <w:t>mar_flow</w:t>
              </w:r>
            </w:ins>
          </w:p>
        </w:tc>
        <w:tc>
          <w:tcPr>
            <w:tcW w:w="419" w:type="dxa"/>
            <w:tcBorders>
              <w:top w:val="nil"/>
              <w:left w:val="nil"/>
              <w:bottom w:val="nil"/>
              <w:right w:val="nil"/>
            </w:tcBorders>
          </w:tcPr>
          <w:p w:rsidR="002153D1" w:rsidRPr="00D753AC" w:rsidRDefault="002573FA" w:rsidP="00D753AC">
            <w:pPr>
              <w:pStyle w:val="TableParagraph"/>
              <w:spacing w:before="33"/>
              <w:ind w:left="173"/>
              <w:rPr>
                <w:ins w:id="7687" w:author="Claire Kouba" w:date="2023-09-12T16:52:00Z"/>
                <w:rFonts w:ascii="Times New Roman" w:eastAsia="Times New Roman" w:hAnsi="Times New Roman" w:cs="Times New Roman"/>
              </w:rPr>
            </w:pPr>
            <w:ins w:id="7688" w:author="Claire Kouba" w:date="2023-09-12T16:52:00Z">
              <w:r w:rsidRPr="00D753AC">
                <w:rPr>
                  <w:rFonts w:ascii="Times New Roman" w:hAnsi="Times New Roman" w:cs="Times New Roman"/>
                </w:rPr>
                <w:t>70</w:t>
              </w:r>
            </w:ins>
          </w:p>
        </w:tc>
        <w:tc>
          <w:tcPr>
            <w:tcW w:w="1358" w:type="dxa"/>
            <w:tcBorders>
              <w:top w:val="nil"/>
              <w:left w:val="nil"/>
              <w:bottom w:val="nil"/>
              <w:right w:val="nil"/>
            </w:tcBorders>
          </w:tcPr>
          <w:p w:rsidR="002153D1" w:rsidRPr="00D753AC" w:rsidRDefault="002573FA" w:rsidP="00D753AC">
            <w:pPr>
              <w:pStyle w:val="TableParagraph"/>
              <w:spacing w:before="33"/>
              <w:ind w:left="173" w:right="117"/>
              <w:rPr>
                <w:ins w:id="7689" w:author="Claire Kouba" w:date="2023-09-12T16:52:00Z"/>
                <w:rFonts w:ascii="Times New Roman" w:eastAsia="Times New Roman" w:hAnsi="Times New Roman" w:cs="Times New Roman"/>
              </w:rPr>
            </w:pPr>
            <w:ins w:id="7690" w:author="Claire Kouba" w:date="2023-09-12T16:52:00Z">
              <w:r w:rsidRPr="00D753AC">
                <w:rPr>
                  <w:rFonts w:ascii="Times New Roman" w:hAnsi="Times New Roman" w:cs="Times New Roman"/>
                  <w:w w:val="95"/>
                </w:rPr>
                <w:t>-341</w:t>
              </w:r>
            </w:ins>
          </w:p>
        </w:tc>
        <w:tc>
          <w:tcPr>
            <w:tcW w:w="548" w:type="dxa"/>
            <w:tcBorders>
              <w:top w:val="nil"/>
              <w:left w:val="nil"/>
              <w:bottom w:val="nil"/>
              <w:right w:val="nil"/>
            </w:tcBorders>
          </w:tcPr>
          <w:p w:rsidR="002153D1" w:rsidRPr="00D753AC" w:rsidRDefault="002573FA" w:rsidP="00D753AC">
            <w:pPr>
              <w:pStyle w:val="TableParagraph"/>
              <w:spacing w:before="33"/>
              <w:ind w:left="173"/>
              <w:rPr>
                <w:ins w:id="7691" w:author="Claire Kouba" w:date="2023-09-12T16:52:00Z"/>
                <w:rFonts w:ascii="Times New Roman" w:eastAsia="Times New Roman" w:hAnsi="Times New Roman" w:cs="Times New Roman"/>
              </w:rPr>
            </w:pPr>
            <w:ins w:id="7692" w:author="Claire Kouba" w:date="2023-09-12T16:52:00Z">
              <w:r w:rsidRPr="00D753AC">
                <w:rPr>
                  <w:rFonts w:ascii="Times New Roman" w:hAnsi="Times New Roman" w:cs="Times New Roman"/>
                </w:rPr>
                <w:t>690</w:t>
              </w:r>
            </w:ins>
          </w:p>
        </w:tc>
        <w:tc>
          <w:tcPr>
            <w:tcW w:w="857" w:type="dxa"/>
            <w:tcBorders>
              <w:top w:val="nil"/>
              <w:left w:val="nil"/>
              <w:bottom w:val="nil"/>
              <w:right w:val="nil"/>
            </w:tcBorders>
          </w:tcPr>
          <w:p w:rsidR="002153D1" w:rsidRPr="00D753AC" w:rsidRDefault="002573FA" w:rsidP="00D753AC">
            <w:pPr>
              <w:pStyle w:val="TableParagraph"/>
              <w:spacing w:before="33"/>
              <w:ind w:left="173"/>
              <w:rPr>
                <w:ins w:id="7693" w:author="Claire Kouba" w:date="2023-09-12T16:52:00Z"/>
                <w:rFonts w:ascii="Times New Roman" w:eastAsia="Times New Roman" w:hAnsi="Times New Roman" w:cs="Times New Roman"/>
              </w:rPr>
            </w:pPr>
            <w:ins w:id="7694" w:author="Claire Kouba" w:date="2023-09-12T16:52:00Z">
              <w:r w:rsidRPr="00D753AC">
                <w:rPr>
                  <w:rFonts w:ascii="Times New Roman" w:hAnsi="Times New Roman" w:cs="Times New Roman"/>
                </w:rPr>
                <w:t>1079</w:t>
              </w:r>
            </w:ins>
          </w:p>
        </w:tc>
        <w:tc>
          <w:tcPr>
            <w:tcW w:w="961" w:type="dxa"/>
            <w:tcBorders>
              <w:top w:val="nil"/>
              <w:left w:val="nil"/>
              <w:bottom w:val="nil"/>
              <w:right w:val="nil"/>
            </w:tcBorders>
          </w:tcPr>
          <w:p w:rsidR="002153D1" w:rsidRPr="00D753AC" w:rsidRDefault="002573FA" w:rsidP="00D753AC">
            <w:pPr>
              <w:pStyle w:val="TableParagraph"/>
              <w:spacing w:before="33"/>
              <w:ind w:left="173"/>
              <w:rPr>
                <w:ins w:id="7695" w:author="Claire Kouba" w:date="2023-09-12T16:52:00Z"/>
                <w:rFonts w:ascii="Times New Roman" w:eastAsia="Times New Roman" w:hAnsi="Times New Roman" w:cs="Times New Roman"/>
              </w:rPr>
            </w:pPr>
            <w:ins w:id="7696" w:author="Claire Kouba" w:date="2023-09-12T16:52:00Z">
              <w:r w:rsidRPr="00D753AC">
                <w:rPr>
                  <w:rFonts w:ascii="Times New Roman" w:hAnsi="Times New Roman" w:cs="Times New Roman"/>
                </w:rPr>
                <w:t>0.23</w:t>
              </w:r>
            </w:ins>
          </w:p>
        </w:tc>
      </w:tr>
      <w:tr w:rsidR="002153D1" w:rsidRPr="00D753AC">
        <w:trPr>
          <w:trHeight w:hRule="exact" w:val="297"/>
          <w:ins w:id="7697" w:author="Claire Kouba" w:date="2023-09-12T16:52:00Z"/>
        </w:trPr>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698" w:author="Claire Kouba" w:date="2023-09-12T16:52:00Z"/>
                <w:rFonts w:ascii="Times New Roman" w:eastAsia="Times New Roman" w:hAnsi="Times New Roman" w:cs="Times New Roman"/>
              </w:rPr>
            </w:pPr>
            <w:ins w:id="7699" w:author="Claire Kouba" w:date="2023-09-12T16:52:00Z">
              <w:r w:rsidRPr="00D753AC">
                <w:rPr>
                  <w:rFonts w:ascii="Times New Roman" w:hAnsi="Times New Roman" w:cs="Times New Roman"/>
                </w:rPr>
                <w:t>springWL_415635N1228315W001</w:t>
              </w:r>
            </w:ins>
          </w:p>
        </w:tc>
        <w:tc>
          <w:tcPr>
            <w:tcW w:w="2789" w:type="dxa"/>
            <w:tcBorders>
              <w:top w:val="nil"/>
              <w:left w:val="nil"/>
              <w:bottom w:val="single" w:sz="3" w:space="0" w:color="000000"/>
              <w:right w:val="nil"/>
            </w:tcBorders>
          </w:tcPr>
          <w:p w:rsidR="002153D1" w:rsidRPr="00D753AC" w:rsidRDefault="002573FA" w:rsidP="00D753AC">
            <w:pPr>
              <w:pStyle w:val="TableParagraph"/>
              <w:spacing w:before="33"/>
              <w:ind w:left="173"/>
              <w:rPr>
                <w:ins w:id="7700" w:author="Claire Kouba" w:date="2023-09-12T16:52:00Z"/>
                <w:rFonts w:ascii="Times New Roman" w:eastAsia="Times New Roman" w:hAnsi="Times New Roman" w:cs="Times New Roman"/>
              </w:rPr>
            </w:pPr>
            <w:ins w:id="7701" w:author="Claire Kouba" w:date="2023-09-12T16:52:00Z">
              <w:r w:rsidRPr="00D753AC">
                <w:rPr>
                  <w:rFonts w:ascii="Times New Roman" w:hAnsi="Times New Roman" w:cs="Times New Roman"/>
                </w:rPr>
                <w:t>mar_flow</w:t>
              </w:r>
            </w:ins>
          </w:p>
        </w:tc>
        <w:tc>
          <w:tcPr>
            <w:tcW w:w="419" w:type="dxa"/>
            <w:tcBorders>
              <w:top w:val="nil"/>
              <w:left w:val="nil"/>
              <w:bottom w:val="single" w:sz="3" w:space="0" w:color="000000"/>
              <w:right w:val="nil"/>
            </w:tcBorders>
          </w:tcPr>
          <w:p w:rsidR="002153D1" w:rsidRPr="00D753AC" w:rsidRDefault="002573FA" w:rsidP="00D753AC">
            <w:pPr>
              <w:pStyle w:val="TableParagraph"/>
              <w:spacing w:before="33"/>
              <w:ind w:left="173"/>
              <w:rPr>
                <w:ins w:id="7702" w:author="Claire Kouba" w:date="2023-09-12T16:52:00Z"/>
                <w:rFonts w:ascii="Times New Roman" w:eastAsia="Times New Roman" w:hAnsi="Times New Roman" w:cs="Times New Roman"/>
              </w:rPr>
            </w:pPr>
            <w:ins w:id="7703" w:author="Claire Kouba" w:date="2023-09-12T16:52:00Z">
              <w:r w:rsidRPr="00D753AC">
                <w:rPr>
                  <w:rFonts w:ascii="Times New Roman" w:hAnsi="Times New Roman" w:cs="Times New Roman"/>
                </w:rPr>
                <w:t>50</w:t>
              </w:r>
            </w:ins>
          </w:p>
        </w:tc>
        <w:tc>
          <w:tcPr>
            <w:tcW w:w="1358" w:type="dxa"/>
            <w:tcBorders>
              <w:top w:val="nil"/>
              <w:left w:val="nil"/>
              <w:bottom w:val="single" w:sz="3" w:space="0" w:color="000000"/>
              <w:right w:val="nil"/>
            </w:tcBorders>
          </w:tcPr>
          <w:p w:rsidR="002153D1" w:rsidRPr="00D753AC" w:rsidRDefault="002573FA" w:rsidP="00D753AC">
            <w:pPr>
              <w:pStyle w:val="TableParagraph"/>
              <w:spacing w:before="33"/>
              <w:ind w:left="173" w:right="117"/>
              <w:rPr>
                <w:ins w:id="7704" w:author="Claire Kouba" w:date="2023-09-12T16:52:00Z"/>
                <w:rFonts w:ascii="Times New Roman" w:eastAsia="Times New Roman" w:hAnsi="Times New Roman" w:cs="Times New Roman"/>
              </w:rPr>
            </w:pPr>
            <w:ins w:id="7705" w:author="Claire Kouba" w:date="2023-09-12T16:52:00Z">
              <w:r w:rsidRPr="00D753AC">
                <w:rPr>
                  <w:rFonts w:ascii="Times New Roman" w:hAnsi="Times New Roman" w:cs="Times New Roman"/>
                  <w:w w:val="95"/>
                </w:rPr>
                <w:t>-242</w:t>
              </w:r>
            </w:ins>
          </w:p>
        </w:tc>
        <w:tc>
          <w:tcPr>
            <w:tcW w:w="548" w:type="dxa"/>
            <w:tcBorders>
              <w:top w:val="nil"/>
              <w:left w:val="nil"/>
              <w:bottom w:val="single" w:sz="3" w:space="0" w:color="000000"/>
              <w:right w:val="nil"/>
            </w:tcBorders>
          </w:tcPr>
          <w:p w:rsidR="002153D1" w:rsidRPr="00D753AC" w:rsidRDefault="002573FA" w:rsidP="00D753AC">
            <w:pPr>
              <w:pStyle w:val="TableParagraph"/>
              <w:spacing w:before="33"/>
              <w:ind w:left="173"/>
              <w:rPr>
                <w:ins w:id="7706" w:author="Claire Kouba" w:date="2023-09-12T16:52:00Z"/>
                <w:rFonts w:ascii="Times New Roman" w:eastAsia="Times New Roman" w:hAnsi="Times New Roman" w:cs="Times New Roman"/>
              </w:rPr>
            </w:pPr>
            <w:ins w:id="7707" w:author="Claire Kouba" w:date="2023-09-12T16:52:00Z">
              <w:r w:rsidRPr="00D753AC">
                <w:rPr>
                  <w:rFonts w:ascii="Times New Roman" w:hAnsi="Times New Roman" w:cs="Times New Roman"/>
                </w:rPr>
                <w:t>493</w:t>
              </w:r>
            </w:ins>
          </w:p>
        </w:tc>
        <w:tc>
          <w:tcPr>
            <w:tcW w:w="857" w:type="dxa"/>
            <w:tcBorders>
              <w:top w:val="nil"/>
              <w:left w:val="nil"/>
              <w:bottom w:val="single" w:sz="3" w:space="0" w:color="000000"/>
              <w:right w:val="nil"/>
            </w:tcBorders>
          </w:tcPr>
          <w:p w:rsidR="002153D1" w:rsidRPr="00D753AC" w:rsidRDefault="002573FA" w:rsidP="00D753AC">
            <w:pPr>
              <w:pStyle w:val="TableParagraph"/>
              <w:spacing w:before="33"/>
              <w:ind w:left="173"/>
              <w:rPr>
                <w:ins w:id="7708" w:author="Claire Kouba" w:date="2023-09-12T16:52:00Z"/>
                <w:rFonts w:ascii="Times New Roman" w:eastAsia="Times New Roman" w:hAnsi="Times New Roman" w:cs="Times New Roman"/>
              </w:rPr>
            </w:pPr>
            <w:ins w:id="7709" w:author="Claire Kouba" w:date="2023-09-12T16:52:00Z">
              <w:r w:rsidRPr="00D753AC">
                <w:rPr>
                  <w:rFonts w:ascii="Times New Roman" w:hAnsi="Times New Roman" w:cs="Times New Roman"/>
                </w:rPr>
                <w:t>1067</w:t>
              </w:r>
            </w:ins>
          </w:p>
        </w:tc>
        <w:tc>
          <w:tcPr>
            <w:tcW w:w="961" w:type="dxa"/>
            <w:tcBorders>
              <w:top w:val="nil"/>
              <w:left w:val="nil"/>
              <w:bottom w:val="single" w:sz="3" w:space="0" w:color="000000"/>
              <w:right w:val="nil"/>
            </w:tcBorders>
          </w:tcPr>
          <w:p w:rsidR="002153D1" w:rsidRPr="00D753AC" w:rsidRDefault="002573FA" w:rsidP="00D753AC">
            <w:pPr>
              <w:pStyle w:val="TableParagraph"/>
              <w:spacing w:before="33"/>
              <w:ind w:left="173"/>
              <w:rPr>
                <w:ins w:id="7710" w:author="Claire Kouba" w:date="2023-09-12T16:52:00Z"/>
                <w:rFonts w:ascii="Times New Roman" w:eastAsia="Times New Roman" w:hAnsi="Times New Roman" w:cs="Times New Roman"/>
              </w:rPr>
            </w:pPr>
            <w:ins w:id="7711" w:author="Claire Kouba" w:date="2023-09-12T16:52:00Z">
              <w:r w:rsidRPr="00D753AC">
                <w:rPr>
                  <w:rFonts w:ascii="Times New Roman" w:hAnsi="Times New Roman" w:cs="Times New Roman"/>
                </w:rPr>
                <w:t>0.31</w:t>
              </w:r>
            </w:ins>
          </w:p>
        </w:tc>
      </w:tr>
    </w:tbl>
    <w:p w:rsidR="002153D1" w:rsidRPr="00D753AC" w:rsidRDefault="002153D1" w:rsidP="00D753AC">
      <w:pPr>
        <w:spacing w:before="5"/>
        <w:ind w:left="173"/>
        <w:rPr>
          <w:ins w:id="7712" w:author="Claire Kouba" w:date="2023-09-12T16:52:00Z"/>
          <w:rFonts w:ascii="Times New Roman" w:eastAsia="Times New Roman" w:hAnsi="Times New Roman" w:cs="Times New Roman"/>
        </w:rPr>
      </w:pPr>
    </w:p>
    <w:p w:rsidR="002153D1" w:rsidRPr="00D753AC" w:rsidRDefault="002573FA" w:rsidP="00D753AC">
      <w:pPr>
        <w:spacing w:before="69"/>
        <w:ind w:left="173"/>
        <w:rPr>
          <w:ins w:id="7713" w:author="Claire Kouba" w:date="2023-09-12T16:52:00Z"/>
          <w:rFonts w:ascii="Times New Roman" w:eastAsia="Times New Roman" w:hAnsi="Times New Roman" w:cs="Times New Roman"/>
        </w:rPr>
      </w:pPr>
      <w:bookmarkStart w:id="7714" w:name="_bookmark22"/>
      <w:bookmarkEnd w:id="7714"/>
      <w:ins w:id="7715" w:author="Claire Kouba" w:date="2023-09-12T16:52:00Z">
        <w:r w:rsidRPr="00D753AC">
          <w:rPr>
            <w:rFonts w:ascii="Times New Roman" w:hAnsi="Times New Roman" w:cs="Times New Roman"/>
            <w:b/>
            <w:spacing w:val="-4"/>
          </w:rPr>
          <w:t>Table</w:t>
        </w:r>
        <w:r w:rsidRPr="00D753AC">
          <w:rPr>
            <w:rFonts w:ascii="Times New Roman" w:hAnsi="Times New Roman" w:cs="Times New Roman"/>
            <w:b/>
            <w:spacing w:val="-3"/>
          </w:rPr>
          <w:t xml:space="preserve"> </w:t>
        </w:r>
        <w:r w:rsidRPr="00D753AC">
          <w:rPr>
            <w:rFonts w:ascii="Times New Roman" w:hAnsi="Times New Roman" w:cs="Times New Roman"/>
            <w:b/>
          </w:rPr>
          <w:t>A6.</w:t>
        </w:r>
        <w:r w:rsidRPr="00D753AC">
          <w:rPr>
            <w:rFonts w:ascii="Times New Roman" w:hAnsi="Times New Roman" w:cs="Times New Roman"/>
            <w:b/>
            <w:spacing w:val="-3"/>
          </w:rPr>
          <w:t xml:space="preserve"> </w:t>
        </w:r>
        <w:r w:rsidRPr="00D753AC">
          <w:rPr>
            <w:rFonts w:ascii="Times New Roman" w:hAnsi="Times New Roman" w:cs="Times New Roman"/>
          </w:rPr>
          <w:t>Linear</w:t>
        </w:r>
        <w:r w:rsidRPr="00D753AC">
          <w:rPr>
            <w:rFonts w:ascii="Times New Roman" w:hAnsi="Times New Roman" w:cs="Times New Roman"/>
            <w:spacing w:val="-3"/>
          </w:rPr>
          <w:t xml:space="preserve"> </w:t>
        </w:r>
        <w:r w:rsidRPr="00D753AC">
          <w:rPr>
            <w:rFonts w:ascii="Times New Roman" w:hAnsi="Times New Roman" w:cs="Times New Roman"/>
          </w:rPr>
          <w:t>model</w:t>
        </w:r>
        <w:r w:rsidRPr="00D753AC">
          <w:rPr>
            <w:rFonts w:ascii="Times New Roman" w:hAnsi="Times New Roman" w:cs="Times New Roman"/>
            <w:spacing w:val="-3"/>
          </w:rPr>
          <w:t xml:space="preserve"> </w:t>
        </w:r>
        <w:r w:rsidRPr="00D753AC">
          <w:rPr>
            <w:rFonts w:ascii="Times New Roman" w:hAnsi="Times New Roman" w:cs="Times New Roman"/>
          </w:rPr>
          <w:t>diagnostics</w:t>
        </w:r>
        <w:r w:rsidRPr="00D753AC">
          <w:rPr>
            <w:rFonts w:ascii="Times New Roman" w:hAnsi="Times New Roman" w:cs="Times New Roman"/>
            <w:spacing w:val="-3"/>
          </w:rPr>
          <w:t xml:space="preserve"> </w:t>
        </w:r>
        <w:r w:rsidRPr="00D753AC">
          <w:rPr>
            <w:rFonts w:ascii="Times New Roman" w:hAnsi="Times New Roman" w:cs="Times New Roman"/>
          </w:rPr>
          <w:t>for</w:t>
        </w:r>
        <w:r w:rsidRPr="00D753AC">
          <w:rPr>
            <w:rFonts w:ascii="Times New Roman" w:hAnsi="Times New Roman" w:cs="Times New Roman"/>
            <w:spacing w:val="-3"/>
          </w:rPr>
          <w:t xml:space="preserve"> </w:t>
        </w:r>
        <w:r w:rsidRPr="00D753AC">
          <w:rPr>
            <w:rFonts w:ascii="Times New Roman" w:hAnsi="Times New Roman" w:cs="Times New Roman"/>
          </w:rPr>
          <w:t>three-predictor</w:t>
        </w:r>
        <w:r w:rsidRPr="00D753AC">
          <w:rPr>
            <w:rFonts w:ascii="Times New Roman" w:hAnsi="Times New Roman" w:cs="Times New Roman"/>
            <w:spacing w:val="-3"/>
          </w:rPr>
          <w:t xml:space="preserve"> </w:t>
        </w:r>
        <w:r w:rsidRPr="00D753AC">
          <w:rPr>
            <w:rFonts w:ascii="Times New Roman" w:hAnsi="Times New Roman" w:cs="Times New Roman"/>
          </w:rPr>
          <w:t>models</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P</w:t>
        </w:r>
        <w:r w:rsidRPr="00D753AC">
          <w:rPr>
            <w:rFonts w:ascii="Times New Roman" w:hAnsi="Times New Roman" w:cs="Times New Roman"/>
            <w:spacing w:val="-3"/>
          </w:rPr>
          <w:t xml:space="preserve"> </w:t>
        </w:r>
        <w:r w:rsidRPr="00D753AC">
          <w:rPr>
            <w:rFonts w:ascii="Times New Roman" w:hAnsi="Times New Roman" w:cs="Times New Roman"/>
          </w:rPr>
          <w:t>spill.</w:t>
        </w:r>
        <w:r w:rsidRPr="00D753AC">
          <w:rPr>
            <w:rFonts w:ascii="Times New Roman" w:hAnsi="Times New Roman" w:cs="Times New Roman"/>
            <w:spacing w:val="-3"/>
          </w:rPr>
          <w:t xml:space="preserve"> </w:t>
        </w:r>
        <w:r w:rsidRPr="00D753AC">
          <w:rPr>
            <w:rFonts w:ascii="Times New Roman" w:hAnsi="Times New Roman" w:cs="Times New Roman"/>
          </w:rPr>
          <w:t>See</w:t>
        </w:r>
        <w:r w:rsidRPr="00D753AC">
          <w:rPr>
            <w:rFonts w:ascii="Times New Roman" w:hAnsi="Times New Roman" w:cs="Times New Roman"/>
            <w:spacing w:val="-3"/>
          </w:rPr>
          <w:t xml:space="preserve"> </w:t>
        </w:r>
        <w:r w:rsidRPr="00D753AC">
          <w:rPr>
            <w:rFonts w:ascii="Times New Roman" w:hAnsi="Times New Roman" w:cs="Times New Roman"/>
          </w:rPr>
          <w:t>table</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one-predictor</w:t>
        </w:r>
        <w:r w:rsidRPr="00D753AC">
          <w:rPr>
            <w:rFonts w:ascii="Times New Roman" w:hAnsi="Times New Roman" w:cs="Times New Roman"/>
            <w:spacing w:val="-3"/>
          </w:rPr>
          <w:t xml:space="preserve"> </w:t>
        </w:r>
        <w:r w:rsidRPr="00D753AC">
          <w:rPr>
            <w:rFonts w:ascii="Times New Roman" w:hAnsi="Times New Roman" w:cs="Times New Roman"/>
          </w:rPr>
          <w:t>models</w:t>
        </w:r>
        <w:r w:rsidRPr="00D753AC">
          <w:rPr>
            <w:rFonts w:ascii="Times New Roman" w:hAnsi="Times New Roman" w:cs="Times New Roman"/>
            <w:spacing w:val="-3"/>
          </w:rPr>
          <w:t xml:space="preserve"> </w:t>
        </w:r>
        <w:r w:rsidRPr="00D753AC">
          <w:rPr>
            <w:rFonts w:ascii="Times New Roman" w:hAnsi="Times New Roman" w:cs="Times New Roman"/>
          </w:rPr>
          <w:t>for</w:t>
        </w:r>
        <w:r w:rsidRPr="00D753AC">
          <w:rPr>
            <w:rFonts w:ascii="Times New Roman" w:hAnsi="Times New Roman" w:cs="Times New Roman"/>
            <w:spacing w:val="-3"/>
          </w:rPr>
          <w:t xml:space="preserve"> </w:t>
        </w:r>
        <w:r w:rsidRPr="00D753AC">
          <w:rPr>
            <w:rFonts w:ascii="Times New Roman" w:hAnsi="Times New Roman" w:cs="Times New Roman"/>
          </w:rPr>
          <w:t>description</w:t>
        </w:r>
        <w:r w:rsidRPr="00D753AC">
          <w:rPr>
            <w:rFonts w:ascii="Times New Roman" w:hAnsi="Times New Roman" w:cs="Times New Roman"/>
            <w:spacing w:val="-3"/>
          </w:rPr>
          <w:t xml:space="preserve"> </w:t>
        </w:r>
        <w:r w:rsidRPr="00D753AC">
          <w:rPr>
            <w:rFonts w:ascii="Times New Roman" w:hAnsi="Times New Roman" w:cs="Times New Roman"/>
          </w:rPr>
          <w:t>of</w:t>
        </w:r>
        <w:r w:rsidRPr="00D753AC">
          <w:rPr>
            <w:rFonts w:ascii="Times New Roman" w:hAnsi="Times New Roman" w:cs="Times New Roman"/>
            <w:spacing w:val="-3"/>
          </w:rPr>
          <w:t xml:space="preserve"> </w:t>
        </w:r>
        <w:r w:rsidRPr="00D753AC">
          <w:rPr>
            <w:rFonts w:ascii="Times New Roman" w:hAnsi="Times New Roman" w:cs="Times New Roman"/>
          </w:rPr>
          <w:t>predictor</w:t>
        </w:r>
        <w:r w:rsidRPr="00D753AC">
          <w:rPr>
            <w:rFonts w:ascii="Times New Roman" w:hAnsi="Times New Roman" w:cs="Times New Roman"/>
            <w:spacing w:val="-3"/>
          </w:rPr>
          <w:t xml:space="preserve"> </w:t>
        </w:r>
        <w:r w:rsidRPr="00D753AC">
          <w:rPr>
            <w:rFonts w:ascii="Times New Roman" w:hAnsi="Times New Roman" w:cs="Times New Roman"/>
          </w:rPr>
          <w:t>IDs.</w:t>
        </w:r>
        <w:r w:rsidRPr="00D753AC">
          <w:rPr>
            <w:rFonts w:ascii="Times New Roman" w:hAnsi="Times New Roman" w:cs="Times New Roman"/>
            <w:w w:val="99"/>
          </w:rPr>
          <w:t xml:space="preserve"> </w:t>
        </w:r>
        <w:r w:rsidRPr="00D753AC">
          <w:rPr>
            <w:rFonts w:ascii="Times New Roman" w:hAnsi="Times New Roman" w:cs="Times New Roman"/>
          </w:rPr>
          <w:t>Reference</w:t>
        </w:r>
        <w:r w:rsidRPr="00D753AC">
          <w:rPr>
            <w:rFonts w:ascii="Times New Roman" w:hAnsi="Times New Roman" w:cs="Times New Roman"/>
            <w:spacing w:val="-4"/>
          </w:rPr>
          <w:t xml:space="preserve"> </w:t>
        </w:r>
        <w:r w:rsidRPr="00D753AC">
          <w:rPr>
            <w:rFonts w:ascii="Times New Roman" w:hAnsi="Times New Roman" w:cs="Times New Roman"/>
          </w:rPr>
          <w:t>ET</w:t>
        </w:r>
        <w:r w:rsidRPr="00D753AC">
          <w:rPr>
            <w:rFonts w:ascii="Times New Roman" w:hAnsi="Times New Roman" w:cs="Times New Roman"/>
            <w:spacing w:val="-4"/>
          </w:rPr>
          <w:t xml:space="preserve"> </w:t>
        </w:r>
        <w:r w:rsidRPr="00D753AC">
          <w:rPr>
            <w:rFonts w:ascii="Times New Roman" w:hAnsi="Times New Roman" w:cs="Times New Roman"/>
          </w:rPr>
          <w:t>was</w:t>
        </w:r>
        <w:r w:rsidRPr="00D753AC">
          <w:rPr>
            <w:rFonts w:ascii="Times New Roman" w:hAnsi="Times New Roman" w:cs="Times New Roman"/>
            <w:spacing w:val="-4"/>
          </w:rPr>
          <w:t xml:space="preserve"> </w:t>
        </w:r>
        <w:r w:rsidRPr="00D753AC">
          <w:rPr>
            <w:rFonts w:ascii="Times New Roman" w:hAnsi="Times New Roman" w:cs="Times New Roman"/>
          </w:rPr>
          <w:t>not</w:t>
        </w:r>
        <w:r w:rsidRPr="00D753AC">
          <w:rPr>
            <w:rFonts w:ascii="Times New Roman" w:hAnsi="Times New Roman" w:cs="Times New Roman"/>
            <w:spacing w:val="-4"/>
          </w:rPr>
          <w:t xml:space="preserve"> </w:t>
        </w:r>
        <w:r w:rsidRPr="00D753AC">
          <w:rPr>
            <w:rFonts w:ascii="Times New Roman" w:hAnsi="Times New Roman" w:cs="Times New Roman"/>
          </w:rPr>
          <w:t>included</w:t>
        </w:r>
        <w:r w:rsidRPr="00D753AC">
          <w:rPr>
            <w:rFonts w:ascii="Times New Roman" w:hAnsi="Times New Roman" w:cs="Times New Roman"/>
            <w:spacing w:val="-4"/>
          </w:rPr>
          <w:t xml:space="preserve"> </w:t>
        </w:r>
        <w:r w:rsidRPr="00D753AC">
          <w:rPr>
            <w:rFonts w:ascii="Times New Roman" w:hAnsi="Times New Roman" w:cs="Times New Roman"/>
          </w:rPr>
          <w:t>in</w:t>
        </w:r>
        <w:r w:rsidRPr="00D753AC">
          <w:rPr>
            <w:rFonts w:ascii="Times New Roman" w:hAnsi="Times New Roman" w:cs="Times New Roman"/>
            <w:spacing w:val="-4"/>
          </w:rPr>
          <w:t xml:space="preserve"> </w:t>
        </w:r>
        <w:r w:rsidRPr="00D753AC">
          <w:rPr>
            <w:rFonts w:ascii="Times New Roman" w:hAnsi="Times New Roman" w:cs="Times New Roman"/>
          </w:rPr>
          <w:t>two-</w:t>
        </w:r>
        <w:r w:rsidRPr="00D753AC">
          <w:rPr>
            <w:rFonts w:ascii="Times New Roman" w:hAnsi="Times New Roman" w:cs="Times New Roman"/>
            <w:spacing w:val="-4"/>
          </w:rPr>
          <w:t xml:space="preserve"> </w:t>
        </w:r>
        <w:r w:rsidRPr="00D753AC">
          <w:rPr>
            <w:rFonts w:ascii="Times New Roman" w:hAnsi="Times New Roman" w:cs="Times New Roman"/>
          </w:rPr>
          <w:t>and</w:t>
        </w:r>
        <w:r w:rsidRPr="00D753AC">
          <w:rPr>
            <w:rFonts w:ascii="Times New Roman" w:hAnsi="Times New Roman" w:cs="Times New Roman"/>
            <w:spacing w:val="-4"/>
          </w:rPr>
          <w:t xml:space="preserve"> </w:t>
        </w:r>
        <w:r w:rsidRPr="00D753AC">
          <w:rPr>
            <w:rFonts w:ascii="Times New Roman" w:hAnsi="Times New Roman" w:cs="Times New Roman"/>
          </w:rPr>
          <w:t>three-predictor</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due</w:t>
        </w:r>
        <w:r w:rsidRPr="00D753AC">
          <w:rPr>
            <w:rFonts w:ascii="Times New Roman" w:hAnsi="Times New Roman" w:cs="Times New Roman"/>
            <w:spacing w:val="-4"/>
          </w:rPr>
          <w:t xml:space="preserve"> </w:t>
        </w:r>
        <w:r w:rsidRPr="00D753AC">
          <w:rPr>
            <w:rFonts w:ascii="Times New Roman" w:hAnsi="Times New Roman" w:cs="Times New Roman"/>
          </w:rPr>
          <w:t>to</w:t>
        </w:r>
        <w:r w:rsidRPr="00D753AC">
          <w:rPr>
            <w:rFonts w:ascii="Times New Roman" w:hAnsi="Times New Roman" w:cs="Times New Roman"/>
            <w:spacing w:val="-4"/>
          </w:rPr>
          <w:t xml:space="preserve"> </w:t>
        </w:r>
        <w:r w:rsidRPr="00D753AC">
          <w:rPr>
            <w:rFonts w:ascii="Times New Roman" w:hAnsi="Times New Roman" w:cs="Times New Roman"/>
          </w:rPr>
          <w:t>an</w:t>
        </w:r>
        <w:r w:rsidRPr="00D753AC">
          <w:rPr>
            <w:rFonts w:ascii="Times New Roman" w:hAnsi="Times New Roman" w:cs="Times New Roman"/>
            <w:spacing w:val="-4"/>
          </w:rPr>
          <w:t xml:space="preserve"> </w:t>
        </w:r>
        <w:r w:rsidRPr="00D753AC">
          <w:rPr>
            <w:rFonts w:ascii="Times New Roman" w:hAnsi="Times New Roman" w:cs="Times New Roman"/>
          </w:rPr>
          <w:t>insufficient</w:t>
        </w:r>
        <w:r w:rsidRPr="00D753AC">
          <w:rPr>
            <w:rFonts w:ascii="Times New Roman" w:hAnsi="Times New Roman" w:cs="Times New Roman"/>
            <w:spacing w:val="-4"/>
          </w:rPr>
          <w:t xml:space="preserve"> </w:t>
        </w:r>
        <w:r w:rsidRPr="00D753AC">
          <w:rPr>
            <w:rFonts w:ascii="Times New Roman" w:hAnsi="Times New Roman" w:cs="Times New Roman"/>
          </w:rPr>
          <w:t>sample</w:t>
        </w:r>
        <w:r w:rsidRPr="00D753AC">
          <w:rPr>
            <w:rFonts w:ascii="Times New Roman" w:hAnsi="Times New Roman" w:cs="Times New Roman"/>
            <w:spacing w:val="-4"/>
          </w:rPr>
          <w:t xml:space="preserve"> </w:t>
        </w:r>
        <w:r w:rsidRPr="00D753AC">
          <w:rPr>
            <w:rFonts w:ascii="Times New Roman" w:hAnsi="Times New Roman" w:cs="Times New Roman"/>
          </w:rPr>
          <w:t>size.</w:t>
        </w:r>
      </w:ins>
    </w:p>
    <w:p w:rsidR="002153D1" w:rsidRPr="00D753AC" w:rsidRDefault="002153D1" w:rsidP="00D753AC">
      <w:pPr>
        <w:spacing w:before="1"/>
        <w:ind w:left="173"/>
        <w:rPr>
          <w:ins w:id="7716" w:author="Claire Kouba" w:date="2023-09-12T16:52:00Z"/>
          <w:rFonts w:ascii="Times New Roman" w:eastAsia="Times New Roman" w:hAnsi="Times New Roman" w:cs="Times New Roman"/>
        </w:rPr>
      </w:pPr>
    </w:p>
    <w:tbl>
      <w:tblPr>
        <w:tblW w:w="0" w:type="auto"/>
        <w:tblInd w:w="109" w:type="dxa"/>
        <w:tblLayout w:type="fixed"/>
        <w:tblCellMar>
          <w:left w:w="0" w:type="dxa"/>
          <w:right w:w="0" w:type="dxa"/>
        </w:tblCellMar>
        <w:tblLook w:val="01E0" w:firstRow="1" w:lastRow="1" w:firstColumn="1" w:lastColumn="1" w:noHBand="0" w:noVBand="0"/>
      </w:tblPr>
      <w:tblGrid>
        <w:gridCol w:w="2072"/>
        <w:gridCol w:w="2506"/>
        <w:gridCol w:w="2506"/>
        <w:gridCol w:w="399"/>
        <w:gridCol w:w="866"/>
        <w:gridCol w:w="514"/>
        <w:gridCol w:w="788"/>
        <w:gridCol w:w="881"/>
      </w:tblGrid>
      <w:tr w:rsidR="002153D1" w:rsidRPr="00D753AC">
        <w:trPr>
          <w:trHeight w:hRule="exact" w:val="259"/>
          <w:ins w:id="7717" w:author="Claire Kouba" w:date="2023-09-12T16:52:00Z"/>
        </w:trPr>
        <w:tc>
          <w:tcPr>
            <w:tcW w:w="2072"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18" w:author="Claire Kouba" w:date="2023-09-12T16:52:00Z"/>
                <w:rFonts w:ascii="Times New Roman" w:eastAsia="Times New Roman" w:hAnsi="Times New Roman" w:cs="Times New Roman"/>
              </w:rPr>
            </w:pPr>
            <w:ins w:id="7719"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1</w:t>
              </w:r>
            </w:ins>
          </w:p>
        </w:tc>
        <w:tc>
          <w:tcPr>
            <w:tcW w:w="250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20" w:author="Claire Kouba" w:date="2023-09-12T16:52:00Z"/>
                <w:rFonts w:ascii="Times New Roman" w:eastAsia="Times New Roman" w:hAnsi="Times New Roman" w:cs="Times New Roman"/>
              </w:rPr>
            </w:pPr>
            <w:ins w:id="7721"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2</w:t>
              </w:r>
            </w:ins>
          </w:p>
        </w:tc>
        <w:tc>
          <w:tcPr>
            <w:tcW w:w="250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22" w:author="Claire Kouba" w:date="2023-09-12T16:52:00Z"/>
                <w:rFonts w:ascii="Times New Roman" w:eastAsia="Times New Roman" w:hAnsi="Times New Roman" w:cs="Times New Roman"/>
              </w:rPr>
            </w:pPr>
            <w:ins w:id="7723" w:author="Claire Kouba" w:date="2023-09-12T16:52:00Z">
              <w:r w:rsidRPr="00D753AC">
                <w:rPr>
                  <w:rFonts w:ascii="Times New Roman" w:hAnsi="Times New Roman" w:cs="Times New Roman"/>
                </w:rPr>
                <w:t>Predictor</w:t>
              </w:r>
              <w:r w:rsidRPr="00D753AC">
                <w:rPr>
                  <w:rFonts w:ascii="Times New Roman" w:hAnsi="Times New Roman" w:cs="Times New Roman"/>
                  <w:spacing w:val="-4"/>
                </w:rPr>
                <w:t xml:space="preserve"> </w:t>
              </w:r>
              <w:r w:rsidRPr="00D753AC">
                <w:rPr>
                  <w:rFonts w:ascii="Times New Roman" w:hAnsi="Times New Roman" w:cs="Times New Roman"/>
                </w:rPr>
                <w:t>3</w:t>
              </w:r>
            </w:ins>
          </w:p>
        </w:tc>
        <w:tc>
          <w:tcPr>
            <w:tcW w:w="399"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24" w:author="Claire Kouba" w:date="2023-09-12T16:52:00Z"/>
                <w:rFonts w:ascii="Times New Roman" w:eastAsia="Times New Roman" w:hAnsi="Times New Roman" w:cs="Times New Roman"/>
              </w:rPr>
            </w:pPr>
            <w:ins w:id="7725" w:author="Claire Kouba" w:date="2023-09-12T16:52:00Z">
              <w:r w:rsidRPr="00D753AC">
                <w:rPr>
                  <w:rFonts w:ascii="Times New Roman" w:hAnsi="Times New Roman" w:cs="Times New Roman"/>
                  <w:w w:val="99"/>
                </w:rPr>
                <w:t>n</w:t>
              </w:r>
            </w:ins>
          </w:p>
        </w:tc>
        <w:tc>
          <w:tcPr>
            <w:tcW w:w="866"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26" w:author="Claire Kouba" w:date="2023-09-12T16:52:00Z"/>
                <w:rFonts w:ascii="Times New Roman" w:eastAsia="Times New Roman" w:hAnsi="Times New Roman" w:cs="Times New Roman"/>
              </w:rPr>
            </w:pPr>
            <w:ins w:id="7727" w:author="Claire Kouba" w:date="2023-09-12T16:52:00Z">
              <w:r w:rsidRPr="00D753AC">
                <w:rPr>
                  <w:rFonts w:ascii="Times New Roman" w:hAnsi="Times New Roman" w:cs="Times New Roman"/>
                </w:rPr>
                <w:t>Log</w:t>
              </w:r>
              <w:r w:rsidRPr="00D753AC">
                <w:rPr>
                  <w:rFonts w:ascii="Times New Roman" w:hAnsi="Times New Roman" w:cs="Times New Roman"/>
                  <w:spacing w:val="-6"/>
                </w:rPr>
                <w:t xml:space="preserve"> </w:t>
              </w:r>
              <w:r w:rsidRPr="00D753AC">
                <w:rPr>
                  <w:rFonts w:ascii="Times New Roman" w:hAnsi="Times New Roman" w:cs="Times New Roman"/>
                </w:rPr>
                <w:t>Like.</w:t>
              </w:r>
            </w:ins>
          </w:p>
        </w:tc>
        <w:tc>
          <w:tcPr>
            <w:tcW w:w="514"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28" w:author="Claire Kouba" w:date="2023-09-12T16:52:00Z"/>
                <w:rFonts w:ascii="Times New Roman" w:eastAsia="Times New Roman" w:hAnsi="Times New Roman" w:cs="Times New Roman"/>
              </w:rPr>
            </w:pPr>
            <w:ins w:id="7729" w:author="Claire Kouba" w:date="2023-09-12T16:52:00Z">
              <w:r w:rsidRPr="00D753AC">
                <w:rPr>
                  <w:rFonts w:ascii="Times New Roman" w:hAnsi="Times New Roman" w:cs="Times New Roman"/>
                </w:rPr>
                <w:t>AIC</w:t>
              </w:r>
            </w:ins>
          </w:p>
        </w:tc>
        <w:tc>
          <w:tcPr>
            <w:tcW w:w="788"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30" w:author="Claire Kouba" w:date="2023-09-12T16:52:00Z"/>
                <w:rFonts w:ascii="Times New Roman" w:eastAsia="Times New Roman" w:hAnsi="Times New Roman" w:cs="Times New Roman"/>
              </w:rPr>
            </w:pPr>
            <w:ins w:id="7731" w:author="Claire Kouba" w:date="2023-09-12T16:52:00Z">
              <w:r w:rsidRPr="00D753AC">
                <w:rPr>
                  <w:rFonts w:ascii="Times New Roman" w:hAnsi="Times New Roman" w:cs="Times New Roman"/>
                </w:rPr>
                <w:t>LOOCV</w:t>
              </w:r>
            </w:ins>
          </w:p>
        </w:tc>
        <w:tc>
          <w:tcPr>
            <w:tcW w:w="881" w:type="dxa"/>
            <w:tcBorders>
              <w:top w:val="single" w:sz="3" w:space="0" w:color="000000"/>
              <w:left w:val="nil"/>
              <w:bottom w:val="single" w:sz="3" w:space="0" w:color="000000"/>
              <w:right w:val="nil"/>
            </w:tcBorders>
          </w:tcPr>
          <w:p w:rsidR="002153D1" w:rsidRPr="00D753AC" w:rsidRDefault="002573FA" w:rsidP="00D753AC">
            <w:pPr>
              <w:pStyle w:val="TableParagraph"/>
              <w:spacing w:before="26"/>
              <w:ind w:left="173"/>
              <w:rPr>
                <w:ins w:id="7732" w:author="Claire Kouba" w:date="2023-09-12T16:52:00Z"/>
                <w:rFonts w:ascii="Times New Roman" w:eastAsia="Times New Roman" w:hAnsi="Times New Roman" w:cs="Times New Roman"/>
              </w:rPr>
            </w:pPr>
            <w:ins w:id="7733" w:author="Claire Kouba" w:date="2023-09-12T16:52:00Z">
              <w:r w:rsidRPr="00D753AC">
                <w:rPr>
                  <w:rFonts w:ascii="Times New Roman" w:hAnsi="Times New Roman" w:cs="Times New Roman"/>
                </w:rPr>
                <w:t>R</w:t>
              </w:r>
              <w:r w:rsidRPr="00D753AC">
                <w:rPr>
                  <w:rFonts w:ascii="Times New Roman" w:hAnsi="Times New Roman" w:cs="Times New Roman"/>
                  <w:spacing w:val="-4"/>
                </w:rPr>
                <w:t xml:space="preserve"> </w:t>
              </w:r>
              <w:r w:rsidRPr="00D753AC">
                <w:rPr>
                  <w:rFonts w:ascii="Times New Roman" w:hAnsi="Times New Roman" w:cs="Times New Roman"/>
                </w:rPr>
                <w:t>squared</w:t>
              </w:r>
            </w:ins>
          </w:p>
        </w:tc>
      </w:tr>
      <w:tr w:rsidR="002153D1" w:rsidRPr="00D753AC">
        <w:trPr>
          <w:trHeight w:hRule="exact" w:val="263"/>
          <w:ins w:id="7734" w:author="Claire Kouba" w:date="2023-09-12T16:52:00Z"/>
        </w:trPr>
        <w:tc>
          <w:tcPr>
            <w:tcW w:w="2072" w:type="dxa"/>
            <w:tcBorders>
              <w:top w:val="single" w:sz="3" w:space="0" w:color="000000"/>
              <w:left w:val="nil"/>
              <w:bottom w:val="nil"/>
              <w:right w:val="nil"/>
            </w:tcBorders>
          </w:tcPr>
          <w:p w:rsidR="002153D1" w:rsidRPr="00D753AC" w:rsidRDefault="002573FA" w:rsidP="00D753AC">
            <w:pPr>
              <w:pStyle w:val="TableParagraph"/>
              <w:spacing w:before="26"/>
              <w:ind w:left="173"/>
              <w:rPr>
                <w:ins w:id="7735" w:author="Claire Kouba" w:date="2023-09-12T16:52:00Z"/>
                <w:rFonts w:ascii="Times New Roman" w:eastAsia="Times New Roman" w:hAnsi="Times New Roman" w:cs="Times New Roman"/>
              </w:rPr>
            </w:pPr>
            <w:ins w:id="7736" w:author="Claire Kouba" w:date="2023-09-12T16:52:00Z">
              <w:r w:rsidRPr="00D753AC">
                <w:rPr>
                  <w:rFonts w:ascii="Times New Roman" w:hAnsi="Times New Roman" w:cs="Times New Roman"/>
                </w:rPr>
                <w:t>SWJ_max_wc_mm</w:t>
              </w:r>
            </w:ins>
          </w:p>
        </w:tc>
        <w:tc>
          <w:tcPr>
            <w:tcW w:w="2506" w:type="dxa"/>
            <w:tcBorders>
              <w:top w:val="single" w:sz="3" w:space="0" w:color="000000"/>
              <w:left w:val="nil"/>
              <w:bottom w:val="nil"/>
              <w:right w:val="nil"/>
            </w:tcBorders>
          </w:tcPr>
          <w:p w:rsidR="002153D1" w:rsidRPr="00D753AC" w:rsidRDefault="002573FA" w:rsidP="00D753AC">
            <w:pPr>
              <w:pStyle w:val="TableParagraph"/>
              <w:spacing w:before="26"/>
              <w:ind w:left="173"/>
              <w:rPr>
                <w:ins w:id="7737" w:author="Claire Kouba" w:date="2023-09-12T16:52:00Z"/>
                <w:rFonts w:ascii="Times New Roman" w:eastAsia="Times New Roman" w:hAnsi="Times New Roman" w:cs="Times New Roman"/>
              </w:rPr>
            </w:pPr>
            <w:ins w:id="7738" w:author="Claire Kouba" w:date="2023-09-12T16:52:00Z">
              <w:r w:rsidRPr="00D753AC">
                <w:rPr>
                  <w:rFonts w:ascii="Times New Roman" w:hAnsi="Times New Roman" w:cs="Times New Roman"/>
                </w:rPr>
                <w:t>USC00043182_oct_apr_mm</w:t>
              </w:r>
            </w:ins>
          </w:p>
        </w:tc>
        <w:tc>
          <w:tcPr>
            <w:tcW w:w="2506" w:type="dxa"/>
            <w:tcBorders>
              <w:top w:val="single" w:sz="3" w:space="0" w:color="000000"/>
              <w:left w:val="nil"/>
              <w:bottom w:val="nil"/>
              <w:right w:val="nil"/>
            </w:tcBorders>
          </w:tcPr>
          <w:p w:rsidR="002153D1" w:rsidRPr="00D753AC" w:rsidRDefault="002573FA" w:rsidP="00D753AC">
            <w:pPr>
              <w:pStyle w:val="TableParagraph"/>
              <w:spacing w:before="26"/>
              <w:ind w:left="173"/>
              <w:rPr>
                <w:ins w:id="7739" w:author="Claire Kouba" w:date="2023-09-12T16:52:00Z"/>
                <w:rFonts w:ascii="Times New Roman" w:eastAsia="Times New Roman" w:hAnsi="Times New Roman" w:cs="Times New Roman"/>
              </w:rPr>
            </w:pPr>
            <w:ins w:id="7740" w:author="Claire Kouba" w:date="2023-09-12T16:52:00Z">
              <w:r w:rsidRPr="00D753AC">
                <w:rPr>
                  <w:rFonts w:ascii="Times New Roman" w:hAnsi="Times New Roman" w:cs="Times New Roman"/>
                </w:rPr>
                <w:t>SWJ_jday_of_max</w:t>
              </w:r>
            </w:ins>
          </w:p>
        </w:tc>
        <w:tc>
          <w:tcPr>
            <w:tcW w:w="399" w:type="dxa"/>
            <w:tcBorders>
              <w:top w:val="single" w:sz="3" w:space="0" w:color="000000"/>
              <w:left w:val="nil"/>
              <w:bottom w:val="nil"/>
              <w:right w:val="nil"/>
            </w:tcBorders>
          </w:tcPr>
          <w:p w:rsidR="002153D1" w:rsidRPr="00D753AC" w:rsidRDefault="002573FA" w:rsidP="00D753AC">
            <w:pPr>
              <w:pStyle w:val="TableParagraph"/>
              <w:spacing w:before="26"/>
              <w:ind w:left="173"/>
              <w:rPr>
                <w:ins w:id="7741" w:author="Claire Kouba" w:date="2023-09-12T16:52:00Z"/>
                <w:rFonts w:ascii="Times New Roman" w:eastAsia="Times New Roman" w:hAnsi="Times New Roman" w:cs="Times New Roman"/>
              </w:rPr>
            </w:pPr>
            <w:ins w:id="7742" w:author="Claire Kouba" w:date="2023-09-12T16:52:00Z">
              <w:r w:rsidRPr="00D753AC">
                <w:rPr>
                  <w:rFonts w:ascii="Times New Roman" w:hAnsi="Times New Roman" w:cs="Times New Roman"/>
                </w:rPr>
                <w:t>67</w:t>
              </w:r>
            </w:ins>
          </w:p>
        </w:tc>
        <w:tc>
          <w:tcPr>
            <w:tcW w:w="866" w:type="dxa"/>
            <w:tcBorders>
              <w:top w:val="single" w:sz="3" w:space="0" w:color="000000"/>
              <w:left w:val="nil"/>
              <w:bottom w:val="nil"/>
              <w:right w:val="nil"/>
            </w:tcBorders>
          </w:tcPr>
          <w:p w:rsidR="002153D1" w:rsidRPr="00D753AC" w:rsidRDefault="002573FA" w:rsidP="00D753AC">
            <w:pPr>
              <w:pStyle w:val="TableParagraph"/>
              <w:spacing w:before="26"/>
              <w:ind w:left="173"/>
              <w:rPr>
                <w:ins w:id="7743" w:author="Claire Kouba" w:date="2023-09-12T16:52:00Z"/>
                <w:rFonts w:ascii="Times New Roman" w:eastAsia="Times New Roman" w:hAnsi="Times New Roman" w:cs="Times New Roman"/>
              </w:rPr>
            </w:pPr>
            <w:ins w:id="7744" w:author="Claire Kouba" w:date="2023-09-12T16:52:00Z">
              <w:r w:rsidRPr="00D753AC">
                <w:rPr>
                  <w:rFonts w:ascii="Times New Roman" w:hAnsi="Times New Roman" w:cs="Times New Roman"/>
                </w:rPr>
                <w:t>-311</w:t>
              </w:r>
            </w:ins>
          </w:p>
        </w:tc>
        <w:tc>
          <w:tcPr>
            <w:tcW w:w="514" w:type="dxa"/>
            <w:tcBorders>
              <w:top w:val="single" w:sz="3" w:space="0" w:color="000000"/>
              <w:left w:val="nil"/>
              <w:bottom w:val="nil"/>
              <w:right w:val="nil"/>
            </w:tcBorders>
          </w:tcPr>
          <w:p w:rsidR="002153D1" w:rsidRPr="00D753AC" w:rsidRDefault="002573FA" w:rsidP="00D753AC">
            <w:pPr>
              <w:pStyle w:val="TableParagraph"/>
              <w:spacing w:before="26"/>
              <w:ind w:left="173"/>
              <w:rPr>
                <w:ins w:id="7745" w:author="Claire Kouba" w:date="2023-09-12T16:52:00Z"/>
                <w:rFonts w:ascii="Times New Roman" w:eastAsia="Times New Roman" w:hAnsi="Times New Roman" w:cs="Times New Roman"/>
              </w:rPr>
            </w:pPr>
            <w:ins w:id="7746" w:author="Claire Kouba" w:date="2023-09-12T16:52:00Z">
              <w:r w:rsidRPr="00D753AC">
                <w:rPr>
                  <w:rFonts w:ascii="Times New Roman" w:hAnsi="Times New Roman" w:cs="Times New Roman"/>
                </w:rPr>
                <w:t>633</w:t>
              </w:r>
            </w:ins>
          </w:p>
        </w:tc>
        <w:tc>
          <w:tcPr>
            <w:tcW w:w="788" w:type="dxa"/>
            <w:tcBorders>
              <w:top w:val="single" w:sz="3" w:space="0" w:color="000000"/>
              <w:left w:val="nil"/>
              <w:bottom w:val="nil"/>
              <w:right w:val="nil"/>
            </w:tcBorders>
          </w:tcPr>
          <w:p w:rsidR="002153D1" w:rsidRPr="00D753AC" w:rsidRDefault="002573FA" w:rsidP="00D753AC">
            <w:pPr>
              <w:pStyle w:val="TableParagraph"/>
              <w:spacing w:before="26"/>
              <w:ind w:left="173"/>
              <w:rPr>
                <w:ins w:id="7747" w:author="Claire Kouba" w:date="2023-09-12T16:52:00Z"/>
                <w:rFonts w:ascii="Times New Roman" w:eastAsia="Times New Roman" w:hAnsi="Times New Roman" w:cs="Times New Roman"/>
              </w:rPr>
            </w:pPr>
            <w:ins w:id="7748" w:author="Claire Kouba" w:date="2023-09-12T16:52:00Z">
              <w:r w:rsidRPr="00D753AC">
                <w:rPr>
                  <w:rFonts w:ascii="Times New Roman" w:hAnsi="Times New Roman" w:cs="Times New Roman"/>
                </w:rPr>
                <w:t>712</w:t>
              </w:r>
            </w:ins>
          </w:p>
        </w:tc>
        <w:tc>
          <w:tcPr>
            <w:tcW w:w="881" w:type="dxa"/>
            <w:tcBorders>
              <w:top w:val="single" w:sz="3" w:space="0" w:color="000000"/>
              <w:left w:val="nil"/>
              <w:bottom w:val="nil"/>
              <w:right w:val="nil"/>
            </w:tcBorders>
          </w:tcPr>
          <w:p w:rsidR="002153D1" w:rsidRPr="00D753AC" w:rsidRDefault="002573FA" w:rsidP="00D753AC">
            <w:pPr>
              <w:pStyle w:val="TableParagraph"/>
              <w:spacing w:before="26"/>
              <w:ind w:left="173"/>
              <w:rPr>
                <w:ins w:id="7749" w:author="Claire Kouba" w:date="2023-09-12T16:52:00Z"/>
                <w:rFonts w:ascii="Times New Roman" w:eastAsia="Times New Roman" w:hAnsi="Times New Roman" w:cs="Times New Roman"/>
              </w:rPr>
            </w:pPr>
            <w:ins w:id="7750" w:author="Claire Kouba" w:date="2023-09-12T16:52:00Z">
              <w:r w:rsidRPr="00D753AC">
                <w:rPr>
                  <w:rFonts w:ascii="Times New Roman" w:hAnsi="Times New Roman" w:cs="Times New Roman"/>
                </w:rPr>
                <w:t>0.52</w:t>
              </w:r>
            </w:ins>
          </w:p>
        </w:tc>
      </w:tr>
      <w:tr w:rsidR="002153D1" w:rsidRPr="00D753AC">
        <w:trPr>
          <w:trHeight w:hRule="exact" w:val="251"/>
          <w:ins w:id="7751"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752" w:author="Claire Kouba" w:date="2023-09-12T16:52:00Z"/>
                <w:rFonts w:ascii="Times New Roman" w:eastAsia="Times New Roman" w:hAnsi="Times New Roman" w:cs="Times New Roman"/>
              </w:rPr>
            </w:pPr>
            <w:ins w:id="7753"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54" w:author="Claire Kouba" w:date="2023-09-12T16:52:00Z"/>
                <w:rFonts w:ascii="Times New Roman" w:eastAsia="Times New Roman" w:hAnsi="Times New Roman" w:cs="Times New Roman"/>
              </w:rPr>
            </w:pPr>
            <w:ins w:id="7755"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56" w:author="Claire Kouba" w:date="2023-09-12T16:52:00Z"/>
                <w:rFonts w:ascii="Times New Roman" w:eastAsia="Times New Roman" w:hAnsi="Times New Roman" w:cs="Times New Roman"/>
              </w:rPr>
            </w:pPr>
            <w:ins w:id="7757"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758" w:author="Claire Kouba" w:date="2023-09-12T16:52:00Z"/>
                <w:rFonts w:ascii="Times New Roman" w:eastAsia="Times New Roman" w:hAnsi="Times New Roman" w:cs="Times New Roman"/>
              </w:rPr>
            </w:pPr>
            <w:ins w:id="7759"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760" w:author="Claire Kouba" w:date="2023-09-12T16:52:00Z"/>
                <w:rFonts w:ascii="Times New Roman" w:eastAsia="Times New Roman" w:hAnsi="Times New Roman" w:cs="Times New Roman"/>
              </w:rPr>
            </w:pPr>
            <w:ins w:id="7761" w:author="Claire Kouba" w:date="2023-09-12T16:52:00Z">
              <w:r w:rsidRPr="00D753AC">
                <w:rPr>
                  <w:rFonts w:ascii="Times New Roman" w:hAnsi="Times New Roman" w:cs="Times New Roman"/>
                </w:rPr>
                <w:t>-222</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762" w:author="Claire Kouba" w:date="2023-09-12T16:52:00Z"/>
                <w:rFonts w:ascii="Times New Roman" w:eastAsia="Times New Roman" w:hAnsi="Times New Roman" w:cs="Times New Roman"/>
              </w:rPr>
            </w:pPr>
            <w:ins w:id="7763" w:author="Claire Kouba" w:date="2023-09-12T16:52:00Z">
              <w:r w:rsidRPr="00D753AC">
                <w:rPr>
                  <w:rFonts w:ascii="Times New Roman" w:hAnsi="Times New Roman" w:cs="Times New Roman"/>
                </w:rPr>
                <w:t>455</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764" w:author="Claire Kouba" w:date="2023-09-12T16:52:00Z"/>
                <w:rFonts w:ascii="Times New Roman" w:eastAsia="Times New Roman" w:hAnsi="Times New Roman" w:cs="Times New Roman"/>
              </w:rPr>
            </w:pPr>
            <w:ins w:id="7765" w:author="Claire Kouba" w:date="2023-09-12T16:52:00Z">
              <w:r w:rsidRPr="00D753AC">
                <w:rPr>
                  <w:rFonts w:ascii="Times New Roman" w:hAnsi="Times New Roman" w:cs="Times New Roman"/>
                </w:rPr>
                <w:t>874</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766" w:author="Claire Kouba" w:date="2023-09-12T16:52:00Z"/>
                <w:rFonts w:ascii="Times New Roman" w:eastAsia="Times New Roman" w:hAnsi="Times New Roman" w:cs="Times New Roman"/>
              </w:rPr>
            </w:pPr>
            <w:ins w:id="7767" w:author="Claire Kouba" w:date="2023-09-12T16:52:00Z">
              <w:r w:rsidRPr="00D753AC">
                <w:rPr>
                  <w:rFonts w:ascii="Times New Roman" w:hAnsi="Times New Roman" w:cs="Times New Roman"/>
                </w:rPr>
                <w:t>0.47</w:t>
              </w:r>
            </w:ins>
          </w:p>
        </w:tc>
      </w:tr>
      <w:tr w:rsidR="002153D1" w:rsidRPr="00D753AC">
        <w:trPr>
          <w:trHeight w:hRule="exact" w:val="251"/>
          <w:ins w:id="7768"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769" w:author="Claire Kouba" w:date="2023-09-12T16:52:00Z"/>
                <w:rFonts w:ascii="Times New Roman" w:eastAsia="Times New Roman" w:hAnsi="Times New Roman" w:cs="Times New Roman"/>
              </w:rPr>
            </w:pPr>
            <w:ins w:id="7770"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71" w:author="Claire Kouba" w:date="2023-09-12T16:52:00Z"/>
                <w:rFonts w:ascii="Times New Roman" w:eastAsia="Times New Roman" w:hAnsi="Times New Roman" w:cs="Times New Roman"/>
              </w:rPr>
            </w:pPr>
            <w:ins w:id="7772"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73" w:author="Claire Kouba" w:date="2023-09-12T16:52:00Z"/>
                <w:rFonts w:ascii="Times New Roman" w:eastAsia="Times New Roman" w:hAnsi="Times New Roman" w:cs="Times New Roman"/>
              </w:rPr>
            </w:pPr>
            <w:ins w:id="7774"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775" w:author="Claire Kouba" w:date="2023-09-12T16:52:00Z"/>
                <w:rFonts w:ascii="Times New Roman" w:eastAsia="Times New Roman" w:hAnsi="Times New Roman" w:cs="Times New Roman"/>
              </w:rPr>
            </w:pPr>
            <w:ins w:id="7776"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777" w:author="Claire Kouba" w:date="2023-09-12T16:52:00Z"/>
                <w:rFonts w:ascii="Times New Roman" w:eastAsia="Times New Roman" w:hAnsi="Times New Roman" w:cs="Times New Roman"/>
              </w:rPr>
            </w:pPr>
            <w:ins w:id="7778" w:author="Claire Kouba" w:date="2023-09-12T16:52:00Z">
              <w:r w:rsidRPr="00D753AC">
                <w:rPr>
                  <w:rFonts w:ascii="Times New Roman" w:hAnsi="Times New Roman" w:cs="Times New Roman"/>
                </w:rPr>
                <w:t>-312</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779" w:author="Claire Kouba" w:date="2023-09-12T16:52:00Z"/>
                <w:rFonts w:ascii="Times New Roman" w:eastAsia="Times New Roman" w:hAnsi="Times New Roman" w:cs="Times New Roman"/>
              </w:rPr>
            </w:pPr>
            <w:ins w:id="7780" w:author="Claire Kouba" w:date="2023-09-12T16:52:00Z">
              <w:r w:rsidRPr="00D753AC">
                <w:rPr>
                  <w:rFonts w:ascii="Times New Roman" w:hAnsi="Times New Roman" w:cs="Times New Roman"/>
                </w:rPr>
                <w:t>633</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781" w:author="Claire Kouba" w:date="2023-09-12T16:52:00Z"/>
                <w:rFonts w:ascii="Times New Roman" w:eastAsia="Times New Roman" w:hAnsi="Times New Roman" w:cs="Times New Roman"/>
              </w:rPr>
            </w:pPr>
            <w:ins w:id="7782" w:author="Claire Kouba" w:date="2023-09-12T16:52:00Z">
              <w:r w:rsidRPr="00D753AC">
                <w:rPr>
                  <w:rFonts w:ascii="Times New Roman" w:hAnsi="Times New Roman" w:cs="Times New Roman"/>
                </w:rPr>
                <w:t>714</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783" w:author="Claire Kouba" w:date="2023-09-12T16:52:00Z"/>
                <w:rFonts w:ascii="Times New Roman" w:eastAsia="Times New Roman" w:hAnsi="Times New Roman" w:cs="Times New Roman"/>
              </w:rPr>
            </w:pPr>
            <w:ins w:id="7784" w:author="Claire Kouba" w:date="2023-09-12T16:52:00Z">
              <w:r w:rsidRPr="00D753AC">
                <w:rPr>
                  <w:rFonts w:ascii="Times New Roman" w:hAnsi="Times New Roman" w:cs="Times New Roman"/>
                </w:rPr>
                <w:t>0.51</w:t>
              </w:r>
            </w:ins>
          </w:p>
        </w:tc>
      </w:tr>
      <w:tr w:rsidR="002153D1" w:rsidRPr="00D753AC">
        <w:trPr>
          <w:trHeight w:hRule="exact" w:val="251"/>
          <w:ins w:id="7785"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786" w:author="Claire Kouba" w:date="2023-09-12T16:52:00Z"/>
                <w:rFonts w:ascii="Times New Roman" w:eastAsia="Times New Roman" w:hAnsi="Times New Roman" w:cs="Times New Roman"/>
              </w:rPr>
            </w:pPr>
            <w:ins w:id="7787"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88" w:author="Claire Kouba" w:date="2023-09-12T16:52:00Z"/>
                <w:rFonts w:ascii="Times New Roman" w:eastAsia="Times New Roman" w:hAnsi="Times New Roman" w:cs="Times New Roman"/>
              </w:rPr>
            </w:pPr>
            <w:ins w:id="7789"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790" w:author="Claire Kouba" w:date="2023-09-12T16:52:00Z"/>
                <w:rFonts w:ascii="Times New Roman" w:eastAsia="Times New Roman" w:hAnsi="Times New Roman" w:cs="Times New Roman"/>
              </w:rPr>
            </w:pPr>
            <w:ins w:id="7791"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792" w:author="Claire Kouba" w:date="2023-09-12T16:52:00Z"/>
                <w:rFonts w:ascii="Times New Roman" w:eastAsia="Times New Roman" w:hAnsi="Times New Roman" w:cs="Times New Roman"/>
              </w:rPr>
            </w:pPr>
            <w:ins w:id="7793"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794" w:author="Claire Kouba" w:date="2023-09-12T16:52:00Z"/>
                <w:rFonts w:ascii="Times New Roman" w:eastAsia="Times New Roman" w:hAnsi="Times New Roman" w:cs="Times New Roman"/>
              </w:rPr>
            </w:pPr>
            <w:ins w:id="7795" w:author="Claire Kouba" w:date="2023-09-12T16:52:00Z">
              <w:r w:rsidRPr="00D753AC">
                <w:rPr>
                  <w:rFonts w:ascii="Times New Roman" w:hAnsi="Times New Roman" w:cs="Times New Roman"/>
                </w:rPr>
                <w:t>-239</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796" w:author="Claire Kouba" w:date="2023-09-12T16:52:00Z"/>
                <w:rFonts w:ascii="Times New Roman" w:eastAsia="Times New Roman" w:hAnsi="Times New Roman" w:cs="Times New Roman"/>
              </w:rPr>
            </w:pPr>
            <w:ins w:id="7797" w:author="Claire Kouba" w:date="2023-09-12T16:52:00Z">
              <w:r w:rsidRPr="00D753AC">
                <w:rPr>
                  <w:rFonts w:ascii="Times New Roman" w:hAnsi="Times New Roman" w:cs="Times New Roman"/>
                </w:rPr>
                <w:t>488</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798" w:author="Claire Kouba" w:date="2023-09-12T16:52:00Z"/>
                <w:rFonts w:ascii="Times New Roman" w:eastAsia="Times New Roman" w:hAnsi="Times New Roman" w:cs="Times New Roman"/>
              </w:rPr>
            </w:pPr>
            <w:ins w:id="7799" w:author="Claire Kouba" w:date="2023-09-12T16:52:00Z">
              <w:r w:rsidRPr="00D753AC">
                <w:rPr>
                  <w:rFonts w:ascii="Times New Roman" w:hAnsi="Times New Roman" w:cs="Times New Roman"/>
                </w:rPr>
                <w:t>973</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00" w:author="Claire Kouba" w:date="2023-09-12T16:52:00Z"/>
                <w:rFonts w:ascii="Times New Roman" w:eastAsia="Times New Roman" w:hAnsi="Times New Roman" w:cs="Times New Roman"/>
              </w:rPr>
            </w:pPr>
            <w:ins w:id="7801" w:author="Claire Kouba" w:date="2023-09-12T16:52:00Z">
              <w:r w:rsidRPr="00D753AC">
                <w:rPr>
                  <w:rFonts w:ascii="Times New Roman" w:hAnsi="Times New Roman" w:cs="Times New Roman"/>
                </w:rPr>
                <w:t>0.39</w:t>
              </w:r>
            </w:ins>
          </w:p>
        </w:tc>
      </w:tr>
      <w:tr w:rsidR="002153D1" w:rsidRPr="00D753AC">
        <w:trPr>
          <w:trHeight w:hRule="exact" w:val="251"/>
          <w:ins w:id="7802"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03" w:author="Claire Kouba" w:date="2023-09-12T16:52:00Z"/>
                <w:rFonts w:ascii="Times New Roman" w:eastAsia="Times New Roman" w:hAnsi="Times New Roman" w:cs="Times New Roman"/>
              </w:rPr>
            </w:pPr>
            <w:ins w:id="7804"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05" w:author="Claire Kouba" w:date="2023-09-12T16:52:00Z"/>
                <w:rFonts w:ascii="Times New Roman" w:eastAsia="Times New Roman" w:hAnsi="Times New Roman" w:cs="Times New Roman"/>
              </w:rPr>
            </w:pPr>
            <w:ins w:id="7806"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07" w:author="Claire Kouba" w:date="2023-09-12T16:52:00Z"/>
                <w:rFonts w:ascii="Times New Roman" w:eastAsia="Times New Roman" w:hAnsi="Times New Roman" w:cs="Times New Roman"/>
              </w:rPr>
            </w:pPr>
            <w:ins w:id="7808"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09" w:author="Claire Kouba" w:date="2023-09-12T16:52:00Z"/>
                <w:rFonts w:ascii="Times New Roman" w:eastAsia="Times New Roman" w:hAnsi="Times New Roman" w:cs="Times New Roman"/>
              </w:rPr>
            </w:pPr>
            <w:ins w:id="7810" w:author="Claire Kouba" w:date="2023-09-12T16:52:00Z">
              <w:r w:rsidRPr="00D753AC">
                <w:rPr>
                  <w:rFonts w:ascii="Times New Roman" w:hAnsi="Times New Roman" w:cs="Times New Roman"/>
                </w:rPr>
                <w:t>70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11" w:author="Claire Kouba" w:date="2023-09-12T16:52:00Z"/>
                <w:rFonts w:ascii="Times New Roman" w:eastAsia="Times New Roman" w:hAnsi="Times New Roman" w:cs="Times New Roman"/>
              </w:rPr>
            </w:pPr>
            <w:ins w:id="7812" w:author="Claire Kouba" w:date="2023-09-12T16:52:00Z">
              <w:r w:rsidRPr="00D753AC">
                <w:rPr>
                  <w:rFonts w:ascii="Times New Roman" w:hAnsi="Times New Roman" w:cs="Times New Roman"/>
                </w:rPr>
                <w:t>-332</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13" w:author="Claire Kouba" w:date="2023-09-12T16:52:00Z"/>
                <w:rFonts w:ascii="Times New Roman" w:eastAsia="Times New Roman" w:hAnsi="Times New Roman" w:cs="Times New Roman"/>
              </w:rPr>
            </w:pPr>
            <w:ins w:id="7814" w:author="Claire Kouba" w:date="2023-09-12T16:52:00Z">
              <w:r w:rsidRPr="00D753AC">
                <w:rPr>
                  <w:rFonts w:ascii="Times New Roman" w:hAnsi="Times New Roman" w:cs="Times New Roman"/>
                </w:rPr>
                <w:t>675</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15" w:author="Claire Kouba" w:date="2023-09-12T16:52:00Z"/>
                <w:rFonts w:ascii="Times New Roman" w:eastAsia="Times New Roman" w:hAnsi="Times New Roman" w:cs="Times New Roman"/>
              </w:rPr>
            </w:pPr>
            <w:ins w:id="7816" w:author="Claire Kouba" w:date="2023-09-12T16:52:00Z">
              <w:r w:rsidRPr="00D753AC">
                <w:rPr>
                  <w:rFonts w:ascii="Times New Roman" w:hAnsi="Times New Roman" w:cs="Times New Roman"/>
                </w:rPr>
                <w:t>872</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17" w:author="Claire Kouba" w:date="2023-09-12T16:52:00Z"/>
                <w:rFonts w:ascii="Times New Roman" w:eastAsia="Times New Roman" w:hAnsi="Times New Roman" w:cs="Times New Roman"/>
              </w:rPr>
            </w:pPr>
            <w:ins w:id="7818" w:author="Claire Kouba" w:date="2023-09-12T16:52:00Z">
              <w:r w:rsidRPr="00D753AC">
                <w:rPr>
                  <w:rFonts w:ascii="Times New Roman" w:hAnsi="Times New Roman" w:cs="Times New Roman"/>
                </w:rPr>
                <w:t>0.40</w:t>
              </w:r>
            </w:ins>
          </w:p>
        </w:tc>
      </w:tr>
      <w:tr w:rsidR="002153D1" w:rsidRPr="00D753AC">
        <w:trPr>
          <w:trHeight w:hRule="exact" w:val="251"/>
          <w:ins w:id="7819"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20" w:author="Claire Kouba" w:date="2023-09-12T16:52:00Z"/>
                <w:rFonts w:ascii="Times New Roman" w:eastAsia="Times New Roman" w:hAnsi="Times New Roman" w:cs="Times New Roman"/>
              </w:rPr>
            </w:pPr>
            <w:ins w:id="7821" w:author="Claire Kouba" w:date="2023-09-12T16:52:00Z">
              <w:r w:rsidRPr="00D753AC">
                <w:rPr>
                  <w:rFonts w:ascii="Times New Roman" w:hAnsi="Times New Roman" w:cs="Times New Roman"/>
                </w:rPr>
                <w:t>SWJ_max_wc_mm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22" w:author="Claire Kouba" w:date="2023-09-12T16:52:00Z"/>
                <w:rFonts w:ascii="Times New Roman" w:eastAsia="Times New Roman" w:hAnsi="Times New Roman" w:cs="Times New Roman"/>
              </w:rPr>
            </w:pPr>
            <w:ins w:id="7823"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24" w:author="Claire Kouba" w:date="2023-09-12T16:52:00Z"/>
                <w:rFonts w:ascii="Times New Roman" w:eastAsia="Times New Roman" w:hAnsi="Times New Roman" w:cs="Times New Roman"/>
              </w:rPr>
            </w:pPr>
            <w:ins w:id="7825"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26" w:author="Claire Kouba" w:date="2023-09-12T16:52:00Z"/>
                <w:rFonts w:ascii="Times New Roman" w:eastAsia="Times New Roman" w:hAnsi="Times New Roman" w:cs="Times New Roman"/>
              </w:rPr>
            </w:pPr>
            <w:ins w:id="7827" w:author="Claire Kouba" w:date="2023-09-12T16:52:00Z">
              <w:r w:rsidRPr="00D753AC">
                <w:rPr>
                  <w:rFonts w:ascii="Times New Roman" w:hAnsi="Times New Roman" w:cs="Times New Roman"/>
                </w:rPr>
                <w:t>50</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28" w:author="Claire Kouba" w:date="2023-09-12T16:52:00Z"/>
                <w:rFonts w:ascii="Times New Roman" w:eastAsia="Times New Roman" w:hAnsi="Times New Roman" w:cs="Times New Roman"/>
              </w:rPr>
            </w:pPr>
            <w:ins w:id="7829" w:author="Claire Kouba" w:date="2023-09-12T16:52:00Z">
              <w:r w:rsidRPr="00D753AC">
                <w:rPr>
                  <w:rFonts w:ascii="Times New Roman" w:hAnsi="Times New Roman" w:cs="Times New Roman"/>
                </w:rPr>
                <w:t>-239</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30" w:author="Claire Kouba" w:date="2023-09-12T16:52:00Z"/>
                <w:rFonts w:ascii="Times New Roman" w:eastAsia="Times New Roman" w:hAnsi="Times New Roman" w:cs="Times New Roman"/>
              </w:rPr>
            </w:pPr>
            <w:ins w:id="7831" w:author="Claire Kouba" w:date="2023-09-12T16:52:00Z">
              <w:r w:rsidRPr="00D753AC">
                <w:rPr>
                  <w:rFonts w:ascii="Times New Roman" w:hAnsi="Times New Roman" w:cs="Times New Roman"/>
                </w:rPr>
                <w:t>488</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32" w:author="Claire Kouba" w:date="2023-09-12T16:52:00Z"/>
                <w:rFonts w:ascii="Times New Roman" w:eastAsia="Times New Roman" w:hAnsi="Times New Roman" w:cs="Times New Roman"/>
              </w:rPr>
            </w:pPr>
            <w:ins w:id="7833" w:author="Claire Kouba" w:date="2023-09-12T16:52:00Z">
              <w:r w:rsidRPr="00D753AC">
                <w:rPr>
                  <w:rFonts w:ascii="Times New Roman" w:hAnsi="Times New Roman" w:cs="Times New Roman"/>
                </w:rPr>
                <w:t>955</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34" w:author="Claire Kouba" w:date="2023-09-12T16:52:00Z"/>
                <w:rFonts w:ascii="Times New Roman" w:eastAsia="Times New Roman" w:hAnsi="Times New Roman" w:cs="Times New Roman"/>
              </w:rPr>
            </w:pPr>
            <w:ins w:id="7835" w:author="Claire Kouba" w:date="2023-09-12T16:52:00Z">
              <w:r w:rsidRPr="00D753AC">
                <w:rPr>
                  <w:rFonts w:ascii="Times New Roman" w:hAnsi="Times New Roman" w:cs="Times New Roman"/>
                </w:rPr>
                <w:t>0.40</w:t>
              </w:r>
            </w:ins>
          </w:p>
        </w:tc>
      </w:tr>
      <w:tr w:rsidR="002153D1" w:rsidRPr="00D753AC">
        <w:trPr>
          <w:trHeight w:hRule="exact" w:val="251"/>
          <w:ins w:id="7836"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37" w:author="Claire Kouba" w:date="2023-09-12T16:52:00Z"/>
                <w:rFonts w:ascii="Times New Roman" w:eastAsia="Times New Roman" w:hAnsi="Times New Roman" w:cs="Times New Roman"/>
              </w:rPr>
            </w:pPr>
            <w:ins w:id="7838"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39" w:author="Claire Kouba" w:date="2023-09-12T16:52:00Z"/>
                <w:rFonts w:ascii="Times New Roman" w:eastAsia="Times New Roman" w:hAnsi="Times New Roman" w:cs="Times New Roman"/>
              </w:rPr>
            </w:pPr>
            <w:ins w:id="7840"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41" w:author="Claire Kouba" w:date="2023-09-12T16:52:00Z"/>
                <w:rFonts w:ascii="Times New Roman" w:eastAsia="Times New Roman" w:hAnsi="Times New Roman" w:cs="Times New Roman"/>
              </w:rPr>
            </w:pPr>
            <w:ins w:id="7842" w:author="Claire Kouba" w:date="2023-09-12T16:52:00Z">
              <w:r w:rsidRPr="00D753AC">
                <w:rPr>
                  <w:rFonts w:ascii="Times New Roman" w:hAnsi="Times New Roman" w:cs="Times New Roman"/>
                </w:rPr>
                <w:t>springWL_415635N1228315W001</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43" w:author="Claire Kouba" w:date="2023-09-12T16:52:00Z"/>
                <w:rFonts w:ascii="Times New Roman" w:eastAsia="Times New Roman" w:hAnsi="Times New Roman" w:cs="Times New Roman"/>
              </w:rPr>
            </w:pPr>
            <w:ins w:id="7844"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45" w:author="Claire Kouba" w:date="2023-09-12T16:52:00Z"/>
                <w:rFonts w:ascii="Times New Roman" w:eastAsia="Times New Roman" w:hAnsi="Times New Roman" w:cs="Times New Roman"/>
              </w:rPr>
            </w:pPr>
            <w:ins w:id="7846" w:author="Claire Kouba" w:date="2023-09-12T16:52:00Z">
              <w:r w:rsidRPr="00D753AC">
                <w:rPr>
                  <w:rFonts w:ascii="Times New Roman" w:hAnsi="Times New Roman" w:cs="Times New Roman"/>
                </w:rPr>
                <w:t>-224</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47" w:author="Claire Kouba" w:date="2023-09-12T16:52:00Z"/>
                <w:rFonts w:ascii="Times New Roman" w:eastAsia="Times New Roman" w:hAnsi="Times New Roman" w:cs="Times New Roman"/>
              </w:rPr>
            </w:pPr>
            <w:ins w:id="7848" w:author="Claire Kouba" w:date="2023-09-12T16:52:00Z">
              <w:r w:rsidRPr="00D753AC">
                <w:rPr>
                  <w:rFonts w:ascii="Times New Roman" w:hAnsi="Times New Roman" w:cs="Times New Roman"/>
                </w:rPr>
                <w:t>457</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49" w:author="Claire Kouba" w:date="2023-09-12T16:52:00Z"/>
                <w:rFonts w:ascii="Times New Roman" w:eastAsia="Times New Roman" w:hAnsi="Times New Roman" w:cs="Times New Roman"/>
              </w:rPr>
            </w:pPr>
            <w:ins w:id="7850" w:author="Claire Kouba" w:date="2023-09-12T16:52:00Z">
              <w:r w:rsidRPr="00D753AC">
                <w:rPr>
                  <w:rFonts w:ascii="Times New Roman" w:hAnsi="Times New Roman" w:cs="Times New Roman"/>
                </w:rPr>
                <w:t>936</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51" w:author="Claire Kouba" w:date="2023-09-12T16:52:00Z"/>
                <w:rFonts w:ascii="Times New Roman" w:eastAsia="Times New Roman" w:hAnsi="Times New Roman" w:cs="Times New Roman"/>
              </w:rPr>
            </w:pPr>
            <w:ins w:id="7852" w:author="Claire Kouba" w:date="2023-09-12T16:52:00Z">
              <w:r w:rsidRPr="00D753AC">
                <w:rPr>
                  <w:rFonts w:ascii="Times New Roman" w:hAnsi="Times New Roman" w:cs="Times New Roman"/>
                </w:rPr>
                <w:t>0.44</w:t>
              </w:r>
            </w:ins>
          </w:p>
        </w:tc>
      </w:tr>
      <w:tr w:rsidR="002153D1" w:rsidRPr="00D753AC">
        <w:trPr>
          <w:trHeight w:hRule="exact" w:val="251"/>
          <w:ins w:id="7853"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54" w:author="Claire Kouba" w:date="2023-09-12T16:52:00Z"/>
                <w:rFonts w:ascii="Times New Roman" w:eastAsia="Times New Roman" w:hAnsi="Times New Roman" w:cs="Times New Roman"/>
              </w:rPr>
            </w:pPr>
            <w:ins w:id="7855"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56" w:author="Claire Kouba" w:date="2023-09-12T16:52:00Z"/>
                <w:rFonts w:ascii="Times New Roman" w:eastAsia="Times New Roman" w:hAnsi="Times New Roman" w:cs="Times New Roman"/>
              </w:rPr>
            </w:pPr>
            <w:ins w:id="7857" w:author="Claire Kouba" w:date="2023-09-12T16:52:00Z">
              <w:r w:rsidRPr="00D753AC">
                <w:rPr>
                  <w:rFonts w:ascii="Times New Roman" w:hAnsi="Times New Roman" w:cs="Times New Roman"/>
                </w:rPr>
                <w:t>SWJ_jday_of_max</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58" w:author="Claire Kouba" w:date="2023-09-12T16:52:00Z"/>
                <w:rFonts w:ascii="Times New Roman" w:eastAsia="Times New Roman" w:hAnsi="Times New Roman" w:cs="Times New Roman"/>
              </w:rPr>
            </w:pPr>
            <w:ins w:id="7859"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60" w:author="Claire Kouba" w:date="2023-09-12T16:52:00Z"/>
                <w:rFonts w:ascii="Times New Roman" w:eastAsia="Times New Roman" w:hAnsi="Times New Roman" w:cs="Times New Roman"/>
              </w:rPr>
            </w:pPr>
            <w:ins w:id="7861" w:author="Claire Kouba" w:date="2023-09-12T16:52:00Z">
              <w:r w:rsidRPr="00D753AC">
                <w:rPr>
                  <w:rFonts w:ascii="Times New Roman" w:hAnsi="Times New Roman" w:cs="Times New Roman"/>
                </w:rPr>
                <w:t>67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62" w:author="Claire Kouba" w:date="2023-09-12T16:52:00Z"/>
                <w:rFonts w:ascii="Times New Roman" w:eastAsia="Times New Roman" w:hAnsi="Times New Roman" w:cs="Times New Roman"/>
              </w:rPr>
            </w:pPr>
            <w:ins w:id="7863" w:author="Claire Kouba" w:date="2023-09-12T16:52:00Z">
              <w:r w:rsidRPr="00D753AC">
                <w:rPr>
                  <w:rFonts w:ascii="Times New Roman" w:hAnsi="Times New Roman" w:cs="Times New Roman"/>
                </w:rPr>
                <w:t>-314</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64" w:author="Claire Kouba" w:date="2023-09-12T16:52:00Z"/>
                <w:rFonts w:ascii="Times New Roman" w:eastAsia="Times New Roman" w:hAnsi="Times New Roman" w:cs="Times New Roman"/>
              </w:rPr>
            </w:pPr>
            <w:ins w:id="7865" w:author="Claire Kouba" w:date="2023-09-12T16:52:00Z">
              <w:r w:rsidRPr="00D753AC">
                <w:rPr>
                  <w:rFonts w:ascii="Times New Roman" w:hAnsi="Times New Roman" w:cs="Times New Roman"/>
                </w:rPr>
                <w:t>638</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66" w:author="Claire Kouba" w:date="2023-09-12T16:52:00Z"/>
                <w:rFonts w:ascii="Times New Roman" w:eastAsia="Times New Roman" w:hAnsi="Times New Roman" w:cs="Times New Roman"/>
              </w:rPr>
            </w:pPr>
            <w:ins w:id="7867" w:author="Claire Kouba" w:date="2023-09-12T16:52:00Z">
              <w:r w:rsidRPr="00D753AC">
                <w:rPr>
                  <w:rFonts w:ascii="Times New Roman" w:hAnsi="Times New Roman" w:cs="Times New Roman"/>
                </w:rPr>
                <w:t>768</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68" w:author="Claire Kouba" w:date="2023-09-12T16:52:00Z"/>
                <w:rFonts w:ascii="Times New Roman" w:eastAsia="Times New Roman" w:hAnsi="Times New Roman" w:cs="Times New Roman"/>
              </w:rPr>
            </w:pPr>
            <w:ins w:id="7869" w:author="Claire Kouba" w:date="2023-09-12T16:52:00Z">
              <w:r w:rsidRPr="00D753AC">
                <w:rPr>
                  <w:rFonts w:ascii="Times New Roman" w:hAnsi="Times New Roman" w:cs="Times New Roman"/>
                </w:rPr>
                <w:t>0.48</w:t>
              </w:r>
            </w:ins>
          </w:p>
        </w:tc>
      </w:tr>
      <w:tr w:rsidR="002153D1" w:rsidRPr="00D753AC">
        <w:trPr>
          <w:trHeight w:hRule="exact" w:val="251"/>
          <w:ins w:id="7870" w:author="Claire Kouba" w:date="2023-09-12T16:52:00Z"/>
        </w:trPr>
        <w:tc>
          <w:tcPr>
            <w:tcW w:w="2072" w:type="dxa"/>
            <w:tcBorders>
              <w:top w:val="nil"/>
              <w:left w:val="nil"/>
              <w:bottom w:val="nil"/>
              <w:right w:val="nil"/>
            </w:tcBorders>
          </w:tcPr>
          <w:p w:rsidR="002153D1" w:rsidRPr="00D753AC" w:rsidRDefault="002573FA" w:rsidP="00D753AC">
            <w:pPr>
              <w:pStyle w:val="TableParagraph"/>
              <w:spacing w:before="18"/>
              <w:ind w:left="173"/>
              <w:rPr>
                <w:ins w:id="7871" w:author="Claire Kouba" w:date="2023-09-12T16:52:00Z"/>
                <w:rFonts w:ascii="Times New Roman" w:eastAsia="Times New Roman" w:hAnsi="Times New Roman" w:cs="Times New Roman"/>
              </w:rPr>
            </w:pPr>
            <w:ins w:id="7872" w:author="Claire Kouba" w:date="2023-09-12T16:52:00Z">
              <w:r w:rsidRPr="00D753AC">
                <w:rPr>
                  <w:rFonts w:ascii="Times New Roman" w:hAnsi="Times New Roman" w:cs="Times New Roman"/>
                </w:rPr>
                <w:t>USC00043182_oct_apr_mm</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73" w:author="Claire Kouba" w:date="2023-09-12T16:52:00Z"/>
                <w:rFonts w:ascii="Times New Roman" w:eastAsia="Times New Roman" w:hAnsi="Times New Roman" w:cs="Times New Roman"/>
              </w:rPr>
            </w:pPr>
            <w:ins w:id="7874" w:author="Claire Kouba" w:date="2023-09-12T16:52:00Z">
              <w:r w:rsidRPr="00D753AC">
                <w:rPr>
                  <w:rFonts w:ascii="Times New Roman" w:hAnsi="Times New Roman" w:cs="Times New Roman"/>
                </w:rPr>
                <w:t>springWL_415635N1228315W001</w:t>
              </w:r>
            </w:ins>
          </w:p>
        </w:tc>
        <w:tc>
          <w:tcPr>
            <w:tcW w:w="2506" w:type="dxa"/>
            <w:tcBorders>
              <w:top w:val="nil"/>
              <w:left w:val="nil"/>
              <w:bottom w:val="nil"/>
              <w:right w:val="nil"/>
            </w:tcBorders>
          </w:tcPr>
          <w:p w:rsidR="002153D1" w:rsidRPr="00D753AC" w:rsidRDefault="002573FA" w:rsidP="00D753AC">
            <w:pPr>
              <w:pStyle w:val="TableParagraph"/>
              <w:spacing w:before="18"/>
              <w:ind w:left="173"/>
              <w:rPr>
                <w:ins w:id="7875" w:author="Claire Kouba" w:date="2023-09-12T16:52:00Z"/>
                <w:rFonts w:ascii="Times New Roman" w:eastAsia="Times New Roman" w:hAnsi="Times New Roman" w:cs="Times New Roman"/>
              </w:rPr>
            </w:pPr>
            <w:ins w:id="7876" w:author="Claire Kouba" w:date="2023-09-12T16:52:00Z">
              <w:r w:rsidRPr="00D753AC">
                <w:rPr>
                  <w:rFonts w:ascii="Times New Roman" w:hAnsi="Times New Roman" w:cs="Times New Roman"/>
                </w:rPr>
                <w:t>mar_flow</w:t>
              </w:r>
            </w:ins>
          </w:p>
        </w:tc>
        <w:tc>
          <w:tcPr>
            <w:tcW w:w="399" w:type="dxa"/>
            <w:tcBorders>
              <w:top w:val="nil"/>
              <w:left w:val="nil"/>
              <w:bottom w:val="nil"/>
              <w:right w:val="nil"/>
            </w:tcBorders>
          </w:tcPr>
          <w:p w:rsidR="002153D1" w:rsidRPr="00D753AC" w:rsidRDefault="002573FA" w:rsidP="00D753AC">
            <w:pPr>
              <w:pStyle w:val="TableParagraph"/>
              <w:spacing w:before="18"/>
              <w:ind w:left="173"/>
              <w:rPr>
                <w:ins w:id="7877" w:author="Claire Kouba" w:date="2023-09-12T16:52:00Z"/>
                <w:rFonts w:ascii="Times New Roman" w:eastAsia="Times New Roman" w:hAnsi="Times New Roman" w:cs="Times New Roman"/>
              </w:rPr>
            </w:pPr>
            <w:ins w:id="7878" w:author="Claire Kouba" w:date="2023-09-12T16:52:00Z">
              <w:r w:rsidRPr="00D753AC">
                <w:rPr>
                  <w:rFonts w:ascii="Times New Roman" w:hAnsi="Times New Roman" w:cs="Times New Roman"/>
                </w:rPr>
                <w:t>47</w:t>
              </w:r>
            </w:ins>
          </w:p>
        </w:tc>
        <w:tc>
          <w:tcPr>
            <w:tcW w:w="866" w:type="dxa"/>
            <w:tcBorders>
              <w:top w:val="nil"/>
              <w:left w:val="nil"/>
              <w:bottom w:val="nil"/>
              <w:right w:val="nil"/>
            </w:tcBorders>
          </w:tcPr>
          <w:p w:rsidR="002153D1" w:rsidRPr="00D753AC" w:rsidRDefault="002573FA" w:rsidP="00D753AC">
            <w:pPr>
              <w:pStyle w:val="TableParagraph"/>
              <w:spacing w:before="18"/>
              <w:ind w:left="173"/>
              <w:rPr>
                <w:ins w:id="7879" w:author="Claire Kouba" w:date="2023-09-12T16:52:00Z"/>
                <w:rFonts w:ascii="Times New Roman" w:eastAsia="Times New Roman" w:hAnsi="Times New Roman" w:cs="Times New Roman"/>
              </w:rPr>
            </w:pPr>
            <w:ins w:id="7880" w:author="Claire Kouba" w:date="2023-09-12T16:52:00Z">
              <w:r w:rsidRPr="00D753AC">
                <w:rPr>
                  <w:rFonts w:ascii="Times New Roman" w:hAnsi="Times New Roman" w:cs="Times New Roman"/>
                </w:rPr>
                <w:t>-223</w:t>
              </w:r>
            </w:ins>
          </w:p>
        </w:tc>
        <w:tc>
          <w:tcPr>
            <w:tcW w:w="514" w:type="dxa"/>
            <w:tcBorders>
              <w:top w:val="nil"/>
              <w:left w:val="nil"/>
              <w:bottom w:val="nil"/>
              <w:right w:val="nil"/>
            </w:tcBorders>
          </w:tcPr>
          <w:p w:rsidR="002153D1" w:rsidRPr="00D753AC" w:rsidRDefault="002573FA" w:rsidP="00D753AC">
            <w:pPr>
              <w:pStyle w:val="TableParagraph"/>
              <w:spacing w:before="18"/>
              <w:ind w:left="173"/>
              <w:rPr>
                <w:ins w:id="7881" w:author="Claire Kouba" w:date="2023-09-12T16:52:00Z"/>
                <w:rFonts w:ascii="Times New Roman" w:eastAsia="Times New Roman" w:hAnsi="Times New Roman" w:cs="Times New Roman"/>
              </w:rPr>
            </w:pPr>
            <w:ins w:id="7882" w:author="Claire Kouba" w:date="2023-09-12T16:52:00Z">
              <w:r w:rsidRPr="00D753AC">
                <w:rPr>
                  <w:rFonts w:ascii="Times New Roman" w:hAnsi="Times New Roman" w:cs="Times New Roman"/>
                </w:rPr>
                <w:t>457</w:t>
              </w:r>
            </w:ins>
          </w:p>
        </w:tc>
        <w:tc>
          <w:tcPr>
            <w:tcW w:w="788" w:type="dxa"/>
            <w:tcBorders>
              <w:top w:val="nil"/>
              <w:left w:val="nil"/>
              <w:bottom w:val="nil"/>
              <w:right w:val="nil"/>
            </w:tcBorders>
          </w:tcPr>
          <w:p w:rsidR="002153D1" w:rsidRPr="00D753AC" w:rsidRDefault="002573FA" w:rsidP="00D753AC">
            <w:pPr>
              <w:pStyle w:val="TableParagraph"/>
              <w:spacing w:before="18"/>
              <w:ind w:left="173"/>
              <w:rPr>
                <w:ins w:id="7883" w:author="Claire Kouba" w:date="2023-09-12T16:52:00Z"/>
                <w:rFonts w:ascii="Times New Roman" w:eastAsia="Times New Roman" w:hAnsi="Times New Roman" w:cs="Times New Roman"/>
              </w:rPr>
            </w:pPr>
            <w:ins w:id="7884" w:author="Claire Kouba" w:date="2023-09-12T16:52:00Z">
              <w:r w:rsidRPr="00D753AC">
                <w:rPr>
                  <w:rFonts w:ascii="Times New Roman" w:hAnsi="Times New Roman" w:cs="Times New Roman"/>
                </w:rPr>
                <w:t>923</w:t>
              </w:r>
            </w:ins>
          </w:p>
        </w:tc>
        <w:tc>
          <w:tcPr>
            <w:tcW w:w="881" w:type="dxa"/>
            <w:tcBorders>
              <w:top w:val="nil"/>
              <w:left w:val="nil"/>
              <w:bottom w:val="nil"/>
              <w:right w:val="nil"/>
            </w:tcBorders>
          </w:tcPr>
          <w:p w:rsidR="002153D1" w:rsidRPr="00D753AC" w:rsidRDefault="002573FA" w:rsidP="00D753AC">
            <w:pPr>
              <w:pStyle w:val="TableParagraph"/>
              <w:spacing w:before="18"/>
              <w:ind w:left="173"/>
              <w:rPr>
                <w:ins w:id="7885" w:author="Claire Kouba" w:date="2023-09-12T16:52:00Z"/>
                <w:rFonts w:ascii="Times New Roman" w:eastAsia="Times New Roman" w:hAnsi="Times New Roman" w:cs="Times New Roman"/>
              </w:rPr>
            </w:pPr>
            <w:ins w:id="7886" w:author="Claire Kouba" w:date="2023-09-12T16:52:00Z">
              <w:r w:rsidRPr="00D753AC">
                <w:rPr>
                  <w:rFonts w:ascii="Times New Roman" w:hAnsi="Times New Roman" w:cs="Times New Roman"/>
                </w:rPr>
                <w:t>0.45</w:t>
              </w:r>
            </w:ins>
          </w:p>
        </w:tc>
      </w:tr>
      <w:tr w:rsidR="002153D1" w:rsidRPr="00D753AC">
        <w:trPr>
          <w:trHeight w:hRule="exact" w:val="247"/>
          <w:ins w:id="7887" w:author="Claire Kouba" w:date="2023-09-12T16:52:00Z"/>
        </w:trPr>
        <w:tc>
          <w:tcPr>
            <w:tcW w:w="2072" w:type="dxa"/>
            <w:tcBorders>
              <w:top w:val="nil"/>
              <w:left w:val="nil"/>
              <w:bottom w:val="single" w:sz="3" w:space="0" w:color="000000"/>
              <w:right w:val="nil"/>
            </w:tcBorders>
          </w:tcPr>
          <w:p w:rsidR="002153D1" w:rsidRPr="00D753AC" w:rsidRDefault="002573FA" w:rsidP="00D753AC">
            <w:pPr>
              <w:pStyle w:val="TableParagraph"/>
              <w:spacing w:before="18"/>
              <w:ind w:left="173"/>
              <w:rPr>
                <w:ins w:id="7888" w:author="Claire Kouba" w:date="2023-09-12T16:52:00Z"/>
                <w:rFonts w:ascii="Times New Roman" w:eastAsia="Times New Roman" w:hAnsi="Times New Roman" w:cs="Times New Roman"/>
              </w:rPr>
            </w:pPr>
            <w:ins w:id="7889" w:author="Claire Kouba" w:date="2023-09-12T16:52:00Z">
              <w:r w:rsidRPr="00D753AC">
                <w:rPr>
                  <w:rFonts w:ascii="Times New Roman" w:hAnsi="Times New Roman" w:cs="Times New Roman"/>
                </w:rPr>
                <w:t>SWJ_jday_of_max</w:t>
              </w:r>
            </w:ins>
          </w:p>
        </w:tc>
        <w:tc>
          <w:tcPr>
            <w:tcW w:w="2506" w:type="dxa"/>
            <w:tcBorders>
              <w:top w:val="nil"/>
              <w:left w:val="nil"/>
              <w:bottom w:val="single" w:sz="3" w:space="0" w:color="000000"/>
              <w:right w:val="nil"/>
            </w:tcBorders>
          </w:tcPr>
          <w:p w:rsidR="002153D1" w:rsidRPr="00D753AC" w:rsidRDefault="002573FA" w:rsidP="00D753AC">
            <w:pPr>
              <w:pStyle w:val="TableParagraph"/>
              <w:spacing w:before="18"/>
              <w:ind w:left="173"/>
              <w:rPr>
                <w:ins w:id="7890" w:author="Claire Kouba" w:date="2023-09-12T16:52:00Z"/>
                <w:rFonts w:ascii="Times New Roman" w:eastAsia="Times New Roman" w:hAnsi="Times New Roman" w:cs="Times New Roman"/>
              </w:rPr>
            </w:pPr>
            <w:ins w:id="7891" w:author="Claire Kouba" w:date="2023-09-12T16:52:00Z">
              <w:r w:rsidRPr="00D753AC">
                <w:rPr>
                  <w:rFonts w:ascii="Times New Roman" w:hAnsi="Times New Roman" w:cs="Times New Roman"/>
                </w:rPr>
                <w:t>springWL_415635N1228315W001</w:t>
              </w:r>
            </w:ins>
          </w:p>
        </w:tc>
        <w:tc>
          <w:tcPr>
            <w:tcW w:w="2506" w:type="dxa"/>
            <w:tcBorders>
              <w:top w:val="nil"/>
              <w:left w:val="nil"/>
              <w:bottom w:val="single" w:sz="3" w:space="0" w:color="000000"/>
              <w:right w:val="nil"/>
            </w:tcBorders>
          </w:tcPr>
          <w:p w:rsidR="002153D1" w:rsidRPr="00D753AC" w:rsidRDefault="002573FA" w:rsidP="00D753AC">
            <w:pPr>
              <w:pStyle w:val="TableParagraph"/>
              <w:spacing w:before="18"/>
              <w:ind w:left="173"/>
              <w:rPr>
                <w:ins w:id="7892" w:author="Claire Kouba" w:date="2023-09-12T16:52:00Z"/>
                <w:rFonts w:ascii="Times New Roman" w:eastAsia="Times New Roman" w:hAnsi="Times New Roman" w:cs="Times New Roman"/>
              </w:rPr>
            </w:pPr>
            <w:ins w:id="7893" w:author="Claire Kouba" w:date="2023-09-12T16:52:00Z">
              <w:r w:rsidRPr="00D753AC">
                <w:rPr>
                  <w:rFonts w:ascii="Times New Roman" w:hAnsi="Times New Roman" w:cs="Times New Roman"/>
                </w:rPr>
                <w:t>mar_flow</w:t>
              </w:r>
            </w:ins>
          </w:p>
        </w:tc>
        <w:tc>
          <w:tcPr>
            <w:tcW w:w="399" w:type="dxa"/>
            <w:tcBorders>
              <w:top w:val="nil"/>
              <w:left w:val="nil"/>
              <w:bottom w:val="single" w:sz="3" w:space="0" w:color="000000"/>
              <w:right w:val="nil"/>
            </w:tcBorders>
          </w:tcPr>
          <w:p w:rsidR="002153D1" w:rsidRPr="00D753AC" w:rsidRDefault="002573FA" w:rsidP="00D753AC">
            <w:pPr>
              <w:pStyle w:val="TableParagraph"/>
              <w:spacing w:before="18"/>
              <w:ind w:left="173"/>
              <w:rPr>
                <w:ins w:id="7894" w:author="Claire Kouba" w:date="2023-09-12T16:52:00Z"/>
                <w:rFonts w:ascii="Times New Roman" w:eastAsia="Times New Roman" w:hAnsi="Times New Roman" w:cs="Times New Roman"/>
              </w:rPr>
            </w:pPr>
            <w:ins w:id="7895" w:author="Claire Kouba" w:date="2023-09-12T16:52:00Z">
              <w:r w:rsidRPr="00D753AC">
                <w:rPr>
                  <w:rFonts w:ascii="Times New Roman" w:hAnsi="Times New Roman" w:cs="Times New Roman"/>
                </w:rPr>
                <w:t>50</w:t>
              </w:r>
            </w:ins>
          </w:p>
        </w:tc>
        <w:tc>
          <w:tcPr>
            <w:tcW w:w="866" w:type="dxa"/>
            <w:tcBorders>
              <w:top w:val="nil"/>
              <w:left w:val="nil"/>
              <w:bottom w:val="single" w:sz="3" w:space="0" w:color="000000"/>
              <w:right w:val="nil"/>
            </w:tcBorders>
          </w:tcPr>
          <w:p w:rsidR="002153D1" w:rsidRPr="00D753AC" w:rsidRDefault="002573FA" w:rsidP="00D753AC">
            <w:pPr>
              <w:pStyle w:val="TableParagraph"/>
              <w:spacing w:before="18"/>
              <w:ind w:left="173"/>
              <w:rPr>
                <w:ins w:id="7896" w:author="Claire Kouba" w:date="2023-09-12T16:52:00Z"/>
                <w:rFonts w:ascii="Times New Roman" w:eastAsia="Times New Roman" w:hAnsi="Times New Roman" w:cs="Times New Roman"/>
              </w:rPr>
            </w:pPr>
            <w:ins w:id="7897" w:author="Claire Kouba" w:date="2023-09-12T16:52:00Z">
              <w:r w:rsidRPr="00D753AC">
                <w:rPr>
                  <w:rFonts w:ascii="Times New Roman" w:hAnsi="Times New Roman" w:cs="Times New Roman"/>
                </w:rPr>
                <w:t>-240</w:t>
              </w:r>
            </w:ins>
          </w:p>
        </w:tc>
        <w:tc>
          <w:tcPr>
            <w:tcW w:w="514" w:type="dxa"/>
            <w:tcBorders>
              <w:top w:val="nil"/>
              <w:left w:val="nil"/>
              <w:bottom w:val="single" w:sz="3" w:space="0" w:color="000000"/>
              <w:right w:val="nil"/>
            </w:tcBorders>
          </w:tcPr>
          <w:p w:rsidR="002153D1" w:rsidRPr="00D753AC" w:rsidRDefault="002573FA" w:rsidP="00D753AC">
            <w:pPr>
              <w:pStyle w:val="TableParagraph"/>
              <w:spacing w:before="18"/>
              <w:ind w:left="173"/>
              <w:rPr>
                <w:ins w:id="7898" w:author="Claire Kouba" w:date="2023-09-12T16:52:00Z"/>
                <w:rFonts w:ascii="Times New Roman" w:eastAsia="Times New Roman" w:hAnsi="Times New Roman" w:cs="Times New Roman"/>
              </w:rPr>
            </w:pPr>
            <w:ins w:id="7899" w:author="Claire Kouba" w:date="2023-09-12T16:52:00Z">
              <w:r w:rsidRPr="00D753AC">
                <w:rPr>
                  <w:rFonts w:ascii="Times New Roman" w:hAnsi="Times New Roman" w:cs="Times New Roman"/>
                </w:rPr>
                <w:t>490</w:t>
              </w:r>
            </w:ins>
          </w:p>
        </w:tc>
        <w:tc>
          <w:tcPr>
            <w:tcW w:w="788" w:type="dxa"/>
            <w:tcBorders>
              <w:top w:val="nil"/>
              <w:left w:val="nil"/>
              <w:bottom w:val="single" w:sz="3" w:space="0" w:color="000000"/>
              <w:right w:val="nil"/>
            </w:tcBorders>
          </w:tcPr>
          <w:p w:rsidR="002153D1" w:rsidRPr="00D753AC" w:rsidRDefault="002573FA" w:rsidP="00D753AC">
            <w:pPr>
              <w:pStyle w:val="TableParagraph"/>
              <w:spacing w:before="18"/>
              <w:ind w:left="173"/>
              <w:rPr>
                <w:ins w:id="7900" w:author="Claire Kouba" w:date="2023-09-12T16:52:00Z"/>
                <w:rFonts w:ascii="Times New Roman" w:eastAsia="Times New Roman" w:hAnsi="Times New Roman" w:cs="Times New Roman"/>
              </w:rPr>
            </w:pPr>
            <w:ins w:id="7901" w:author="Claire Kouba" w:date="2023-09-12T16:52:00Z">
              <w:r w:rsidRPr="00D753AC">
                <w:rPr>
                  <w:rFonts w:ascii="Times New Roman" w:hAnsi="Times New Roman" w:cs="Times New Roman"/>
                </w:rPr>
                <w:t>1008</w:t>
              </w:r>
            </w:ins>
          </w:p>
        </w:tc>
        <w:tc>
          <w:tcPr>
            <w:tcW w:w="881" w:type="dxa"/>
            <w:tcBorders>
              <w:top w:val="nil"/>
              <w:left w:val="nil"/>
              <w:bottom w:val="single" w:sz="3" w:space="0" w:color="000000"/>
              <w:right w:val="nil"/>
            </w:tcBorders>
          </w:tcPr>
          <w:p w:rsidR="002153D1" w:rsidRPr="00D753AC" w:rsidRDefault="002573FA" w:rsidP="00D753AC">
            <w:pPr>
              <w:pStyle w:val="TableParagraph"/>
              <w:spacing w:before="18"/>
              <w:ind w:left="173"/>
              <w:rPr>
                <w:ins w:id="7902" w:author="Claire Kouba" w:date="2023-09-12T16:52:00Z"/>
                <w:rFonts w:ascii="Times New Roman" w:eastAsia="Times New Roman" w:hAnsi="Times New Roman" w:cs="Times New Roman"/>
              </w:rPr>
            </w:pPr>
            <w:ins w:id="7903" w:author="Claire Kouba" w:date="2023-09-12T16:52:00Z">
              <w:r w:rsidRPr="00D753AC">
                <w:rPr>
                  <w:rFonts w:ascii="Times New Roman" w:hAnsi="Times New Roman" w:cs="Times New Roman"/>
                </w:rPr>
                <w:t>0.37</w:t>
              </w:r>
            </w:ins>
          </w:p>
        </w:tc>
      </w:tr>
    </w:tbl>
    <w:p w:rsidR="002153D1" w:rsidRPr="00D753AC" w:rsidRDefault="002153D1" w:rsidP="00D753AC">
      <w:pPr>
        <w:ind w:left="173"/>
        <w:rPr>
          <w:ins w:id="7904" w:author="Claire Kouba" w:date="2023-09-12T16:52:00Z"/>
          <w:rFonts w:ascii="Times New Roman" w:eastAsia="Times New Roman" w:hAnsi="Times New Roman" w:cs="Times New Roman"/>
        </w:rPr>
      </w:pPr>
    </w:p>
    <w:p w:rsidR="002153D1" w:rsidRPr="00D753AC" w:rsidRDefault="002573FA" w:rsidP="00D753AC">
      <w:pPr>
        <w:pStyle w:val="Heading2"/>
        <w:numPr>
          <w:ilvl w:val="1"/>
          <w:numId w:val="1"/>
        </w:numPr>
        <w:tabs>
          <w:tab w:val="left" w:pos="603"/>
        </w:tabs>
        <w:spacing w:before="177"/>
        <w:ind w:left="173"/>
        <w:jc w:val="left"/>
        <w:rPr>
          <w:ins w:id="7905" w:author="Claire Kouba" w:date="2023-09-12T16:52:00Z"/>
          <w:rFonts w:cs="Times New Roman"/>
          <w:b w:val="0"/>
          <w:bCs w:val="0"/>
          <w:sz w:val="22"/>
          <w:szCs w:val="22"/>
        </w:rPr>
      </w:pPr>
      <w:ins w:id="7906" w:author="Claire Kouba" w:date="2023-09-12T16:52:00Z">
        <w:r w:rsidRPr="00D753AC">
          <w:rPr>
            <w:rFonts w:cs="Times New Roman"/>
            <w:sz w:val="22"/>
            <w:szCs w:val="22"/>
          </w:rPr>
          <w:t>Diagnostic plots for selected</w:t>
        </w:r>
        <w:r w:rsidRPr="00D753AC">
          <w:rPr>
            <w:rFonts w:cs="Times New Roman"/>
            <w:spacing w:val="-5"/>
            <w:sz w:val="22"/>
            <w:szCs w:val="22"/>
          </w:rPr>
          <w:t xml:space="preserve"> </w:t>
        </w:r>
        <w:r w:rsidRPr="00D753AC">
          <w:rPr>
            <w:rFonts w:cs="Times New Roman"/>
            <w:sz w:val="22"/>
            <w:szCs w:val="22"/>
          </w:rPr>
          <w:t>models</w:t>
        </w:r>
      </w:ins>
    </w:p>
    <w:p w:rsidR="002153D1" w:rsidRPr="00D753AC" w:rsidRDefault="002153D1" w:rsidP="00D753AC">
      <w:pPr>
        <w:spacing w:before="4"/>
        <w:ind w:left="173"/>
        <w:rPr>
          <w:ins w:id="7907" w:author="Claire Kouba" w:date="2023-09-12T16:52:00Z"/>
          <w:rFonts w:ascii="Times New Roman" w:eastAsia="Times New Roman" w:hAnsi="Times New Roman" w:cs="Times New Roman"/>
          <w:b/>
          <w:bCs/>
        </w:rPr>
      </w:pPr>
    </w:p>
    <w:p w:rsidR="002153D1" w:rsidRPr="00D753AC" w:rsidRDefault="002573FA" w:rsidP="00D753AC">
      <w:pPr>
        <w:pStyle w:val="BodyText"/>
        <w:ind w:left="173" w:right="598"/>
        <w:rPr>
          <w:ins w:id="7908" w:author="Claire Kouba" w:date="2023-09-12T16:52:00Z"/>
          <w:rFonts w:cs="Times New Roman"/>
          <w:sz w:val="22"/>
          <w:szCs w:val="22"/>
        </w:rPr>
      </w:pPr>
      <w:ins w:id="7909" w:author="Claire Kouba" w:date="2023-09-12T16:52:00Z">
        <w:r w:rsidRPr="00D753AC">
          <w:rPr>
            <w:rFonts w:cs="Times New Roman"/>
            <w:w w:val="105"/>
            <w:sz w:val="22"/>
            <w:szCs w:val="22"/>
          </w:rPr>
          <w:t>Standard</w:t>
        </w:r>
        <w:r w:rsidRPr="00D753AC">
          <w:rPr>
            <w:rFonts w:cs="Times New Roman"/>
            <w:spacing w:val="-4"/>
            <w:w w:val="105"/>
            <w:sz w:val="22"/>
            <w:szCs w:val="22"/>
          </w:rPr>
          <w:t xml:space="preserve"> </w:t>
        </w:r>
        <w:r w:rsidRPr="00D753AC">
          <w:rPr>
            <w:rFonts w:cs="Times New Roman"/>
            <w:w w:val="105"/>
            <w:sz w:val="22"/>
            <w:szCs w:val="22"/>
          </w:rPr>
          <w:t>diagnostic</w:t>
        </w:r>
        <w:r w:rsidRPr="00D753AC">
          <w:rPr>
            <w:rFonts w:cs="Times New Roman"/>
            <w:spacing w:val="-4"/>
            <w:w w:val="105"/>
            <w:sz w:val="22"/>
            <w:szCs w:val="22"/>
          </w:rPr>
          <w:t xml:space="preserve"> </w:t>
        </w:r>
        <w:r w:rsidRPr="00D753AC">
          <w:rPr>
            <w:rFonts w:cs="Times New Roman"/>
            <w:w w:val="105"/>
            <w:sz w:val="22"/>
            <w:szCs w:val="22"/>
          </w:rPr>
          <w:t>plots</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w w:val="105"/>
            <w:sz w:val="22"/>
            <w:szCs w:val="22"/>
          </w:rPr>
          <w:t>the</w:t>
        </w:r>
        <w:r w:rsidRPr="00D753AC">
          <w:rPr>
            <w:rFonts w:cs="Times New Roman"/>
            <w:spacing w:val="-4"/>
            <w:w w:val="105"/>
            <w:sz w:val="22"/>
            <w:szCs w:val="22"/>
          </w:rPr>
          <w:t xml:space="preserve"> </w:t>
        </w:r>
        <w:r w:rsidRPr="00D753AC">
          <w:rPr>
            <w:rFonts w:cs="Times New Roman"/>
            <w:w w:val="105"/>
            <w:sz w:val="22"/>
            <w:szCs w:val="22"/>
          </w:rPr>
          <w:t>selected</w:t>
        </w:r>
        <w:r w:rsidRPr="00D753AC">
          <w:rPr>
            <w:rFonts w:cs="Times New Roman"/>
            <w:spacing w:val="-4"/>
            <w:w w:val="105"/>
            <w:sz w:val="22"/>
            <w:szCs w:val="22"/>
          </w:rPr>
          <w:t xml:space="preserve"> </w:t>
        </w:r>
        <w:r w:rsidRPr="00D753AC">
          <w:rPr>
            <w:rFonts w:cs="Times New Roman"/>
            <w:w w:val="105"/>
            <w:sz w:val="22"/>
            <w:szCs w:val="22"/>
          </w:rPr>
          <w:t>predictive</w:t>
        </w:r>
        <w:r w:rsidRPr="00D753AC">
          <w:rPr>
            <w:rFonts w:cs="Times New Roman"/>
            <w:spacing w:val="-4"/>
            <w:w w:val="105"/>
            <w:sz w:val="22"/>
            <w:szCs w:val="22"/>
          </w:rPr>
          <w:t xml:space="preserve"> </w:t>
        </w:r>
        <w:r w:rsidRPr="00D753AC">
          <w:rPr>
            <w:rFonts w:cs="Times New Roman"/>
            <w:w w:val="105"/>
            <w:sz w:val="22"/>
            <w:szCs w:val="22"/>
          </w:rPr>
          <w:t>models</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i/>
            <w:spacing w:val="15"/>
            <w:w w:val="105"/>
            <w:position w:val="-2"/>
            <w:sz w:val="22"/>
            <w:szCs w:val="22"/>
          </w:rPr>
          <w:t xml:space="preserve"> </w:t>
        </w:r>
        <w:r w:rsidRPr="00D753AC">
          <w:rPr>
            <w:rFonts w:cs="Times New Roman"/>
            <w:w w:val="105"/>
            <w:sz w:val="22"/>
            <w:szCs w:val="22"/>
          </w:rPr>
          <w:t>and</w:t>
        </w:r>
        <w:r w:rsidRPr="00D753AC">
          <w:rPr>
            <w:rFonts w:cs="Times New Roman"/>
            <w:spacing w:val="-4"/>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4"/>
            <w:w w:val="105"/>
            <w:sz w:val="22"/>
            <w:szCs w:val="22"/>
          </w:rPr>
          <w:t xml:space="preserve"> </w:t>
        </w:r>
        <w:r w:rsidRPr="00D753AC">
          <w:rPr>
            <w:rFonts w:cs="Times New Roman"/>
            <w:w w:val="105"/>
            <w:sz w:val="22"/>
            <w:szCs w:val="22"/>
          </w:rPr>
          <w:t>For</w:t>
        </w:r>
        <w:r w:rsidRPr="00D753AC">
          <w:rPr>
            <w:rFonts w:cs="Times New Roman"/>
            <w:spacing w:val="-4"/>
            <w:w w:val="105"/>
            <w:sz w:val="22"/>
            <w:szCs w:val="22"/>
          </w:rPr>
          <w:t xml:space="preserve"> </w:t>
        </w:r>
        <w:r w:rsidRPr="00D753AC">
          <w:rPr>
            <w:rFonts w:cs="Times New Roman"/>
            <w:i/>
            <w:w w:val="105"/>
            <w:sz w:val="22"/>
            <w:szCs w:val="22"/>
          </w:rPr>
          <w:t>V</w:t>
        </w:r>
        <w:r w:rsidRPr="00D753AC">
          <w:rPr>
            <w:rFonts w:cs="Times New Roman"/>
            <w:i/>
            <w:w w:val="105"/>
            <w:position w:val="-2"/>
            <w:sz w:val="22"/>
            <w:szCs w:val="22"/>
          </w:rPr>
          <w:t>min</w:t>
        </w:r>
        <w:r w:rsidRPr="00D753AC">
          <w:rPr>
            <w:rFonts w:cs="Times New Roman"/>
            <w:w w:val="105"/>
            <w:sz w:val="22"/>
            <w:szCs w:val="22"/>
          </w:rPr>
          <w:t>,</w:t>
        </w:r>
        <w:r w:rsidRPr="00D753AC">
          <w:rPr>
            <w:rFonts w:cs="Times New Roman"/>
            <w:spacing w:val="-4"/>
            <w:w w:val="105"/>
            <w:sz w:val="22"/>
            <w:szCs w:val="22"/>
          </w:rPr>
          <w:t xml:space="preserve"> </w:t>
        </w:r>
        <w:r w:rsidRPr="00D753AC">
          <w:rPr>
            <w:rFonts w:cs="Times New Roman"/>
            <w:w w:val="105"/>
            <w:sz w:val="22"/>
            <w:szCs w:val="22"/>
          </w:rPr>
          <w:t>these</w:t>
        </w:r>
        <w:r w:rsidRPr="00D753AC">
          <w:rPr>
            <w:rFonts w:cs="Times New Roman"/>
            <w:spacing w:val="-4"/>
            <w:w w:val="105"/>
            <w:sz w:val="22"/>
            <w:szCs w:val="22"/>
          </w:rPr>
          <w:t xml:space="preserve"> </w:t>
        </w:r>
        <w:r w:rsidRPr="00D753AC">
          <w:rPr>
            <w:rFonts w:cs="Times New Roman"/>
            <w:w w:val="105"/>
            <w:sz w:val="22"/>
            <w:szCs w:val="22"/>
          </w:rPr>
          <w:t>diagnostic</w:t>
        </w:r>
        <w:r w:rsidRPr="00D753AC">
          <w:rPr>
            <w:rFonts w:cs="Times New Roman"/>
            <w:spacing w:val="-4"/>
            <w:w w:val="105"/>
            <w:sz w:val="22"/>
            <w:szCs w:val="22"/>
          </w:rPr>
          <w:t xml:space="preserve"> </w:t>
        </w:r>
        <w:r w:rsidRPr="00D753AC">
          <w:rPr>
            <w:rFonts w:cs="Times New Roman"/>
            <w:w w:val="105"/>
            <w:sz w:val="22"/>
            <w:szCs w:val="22"/>
          </w:rPr>
          <w:t>plots</w:t>
        </w:r>
        <w:r w:rsidRPr="00D753AC">
          <w:rPr>
            <w:rFonts w:cs="Times New Roman"/>
            <w:spacing w:val="-4"/>
            <w:w w:val="105"/>
            <w:sz w:val="22"/>
            <w:szCs w:val="22"/>
          </w:rPr>
          <w:t xml:space="preserve"> </w:t>
        </w:r>
        <w:r w:rsidRPr="00D753AC">
          <w:rPr>
            <w:rFonts w:cs="Times New Roman"/>
            <w:w w:val="105"/>
            <w:sz w:val="22"/>
            <w:szCs w:val="22"/>
          </w:rPr>
          <w:t>highlight</w:t>
        </w:r>
        <w:r w:rsidRPr="00D753AC">
          <w:rPr>
            <w:rFonts w:cs="Times New Roman"/>
            <w:w w:val="99"/>
            <w:sz w:val="22"/>
            <w:szCs w:val="22"/>
          </w:rPr>
          <w:t xml:space="preserve"> </w:t>
        </w:r>
        <w:r w:rsidRPr="00D753AC">
          <w:rPr>
            <w:rFonts w:cs="Times New Roman"/>
            <w:w w:val="105"/>
            <w:sz w:val="22"/>
            <w:szCs w:val="22"/>
          </w:rPr>
          <w:t>outlier</w:t>
        </w:r>
        <w:r w:rsidRPr="00D753AC">
          <w:rPr>
            <w:rFonts w:cs="Times New Roman"/>
            <w:spacing w:val="-16"/>
            <w:w w:val="105"/>
            <w:sz w:val="22"/>
            <w:szCs w:val="22"/>
          </w:rPr>
          <w:t xml:space="preserve"> </w:t>
        </w:r>
        <w:r w:rsidRPr="00D753AC">
          <w:rPr>
            <w:rFonts w:cs="Times New Roman"/>
            <w:w w:val="105"/>
            <w:sz w:val="22"/>
            <w:szCs w:val="22"/>
          </w:rPr>
          <w:t>record</w:t>
        </w:r>
        <w:r w:rsidRPr="00D753AC">
          <w:rPr>
            <w:rFonts w:cs="Times New Roman"/>
            <w:spacing w:val="-16"/>
            <w:w w:val="105"/>
            <w:sz w:val="22"/>
            <w:szCs w:val="22"/>
          </w:rPr>
          <w:t xml:space="preserve"> </w:t>
        </w:r>
        <w:r w:rsidRPr="00D753AC">
          <w:rPr>
            <w:rFonts w:cs="Times New Roman"/>
            <w:w w:val="105"/>
            <w:sz w:val="22"/>
            <w:szCs w:val="22"/>
          </w:rPr>
          <w:t>42,</w:t>
        </w:r>
        <w:r w:rsidRPr="00D753AC">
          <w:rPr>
            <w:rFonts w:cs="Times New Roman"/>
            <w:spacing w:val="-16"/>
            <w:w w:val="105"/>
            <w:sz w:val="22"/>
            <w:szCs w:val="22"/>
          </w:rPr>
          <w:t xml:space="preserve"> </w:t>
        </w:r>
        <w:r w:rsidRPr="00D753AC">
          <w:rPr>
            <w:rFonts w:cs="Times New Roman"/>
            <w:w w:val="105"/>
            <w:sz w:val="22"/>
            <w:szCs w:val="22"/>
          </w:rPr>
          <w:t>which</w:t>
        </w:r>
        <w:r w:rsidRPr="00D753AC">
          <w:rPr>
            <w:rFonts w:cs="Times New Roman"/>
            <w:spacing w:val="-16"/>
            <w:w w:val="105"/>
            <w:sz w:val="22"/>
            <w:szCs w:val="22"/>
          </w:rPr>
          <w:t xml:space="preserve"> </w:t>
        </w:r>
        <w:r w:rsidRPr="00D753AC">
          <w:rPr>
            <w:rFonts w:cs="Times New Roman"/>
            <w:w w:val="105"/>
            <w:sz w:val="22"/>
            <w:szCs w:val="22"/>
          </w:rPr>
          <w:t>corresponds</w:t>
        </w:r>
        <w:r w:rsidRPr="00D753AC">
          <w:rPr>
            <w:rFonts w:cs="Times New Roman"/>
            <w:spacing w:val="-16"/>
            <w:w w:val="105"/>
            <w:sz w:val="22"/>
            <w:szCs w:val="22"/>
          </w:rPr>
          <w:t xml:space="preserve"> </w:t>
        </w:r>
        <w:r w:rsidRPr="00D753AC">
          <w:rPr>
            <w:rFonts w:cs="Times New Roman"/>
            <w:w w:val="105"/>
            <w:sz w:val="22"/>
            <w:szCs w:val="22"/>
          </w:rPr>
          <w:t>to</w:t>
        </w:r>
        <w:r w:rsidRPr="00D753AC">
          <w:rPr>
            <w:rFonts w:cs="Times New Roman"/>
            <w:spacing w:val="-16"/>
            <w:w w:val="105"/>
            <w:sz w:val="22"/>
            <w:szCs w:val="22"/>
          </w:rPr>
          <w:t xml:space="preserve"> </w:t>
        </w:r>
        <w:r w:rsidRPr="00D753AC">
          <w:rPr>
            <w:rFonts w:cs="Times New Roman"/>
            <w:w w:val="105"/>
            <w:sz w:val="22"/>
            <w:szCs w:val="22"/>
          </w:rPr>
          <w:t>the</w:t>
        </w:r>
        <w:r w:rsidRPr="00D753AC">
          <w:rPr>
            <w:rFonts w:cs="Times New Roman"/>
            <w:spacing w:val="-16"/>
            <w:w w:val="105"/>
            <w:sz w:val="22"/>
            <w:szCs w:val="22"/>
          </w:rPr>
          <w:t xml:space="preserve"> </w:t>
        </w:r>
        <w:r w:rsidRPr="00D753AC">
          <w:rPr>
            <w:rFonts w:cs="Times New Roman"/>
            <w:w w:val="105"/>
            <w:sz w:val="22"/>
            <w:szCs w:val="22"/>
          </w:rPr>
          <w:t>year</w:t>
        </w:r>
        <w:r w:rsidRPr="00D753AC">
          <w:rPr>
            <w:rFonts w:cs="Times New Roman"/>
            <w:spacing w:val="-16"/>
            <w:w w:val="105"/>
            <w:sz w:val="22"/>
            <w:szCs w:val="22"/>
          </w:rPr>
          <w:t xml:space="preserve"> </w:t>
        </w:r>
        <w:r w:rsidRPr="00D753AC">
          <w:rPr>
            <w:rFonts w:cs="Times New Roman"/>
            <w:w w:val="105"/>
            <w:sz w:val="22"/>
            <w:szCs w:val="22"/>
          </w:rPr>
          <w:t>1983,</w:t>
        </w:r>
        <w:r w:rsidRPr="00D753AC">
          <w:rPr>
            <w:rFonts w:cs="Times New Roman"/>
            <w:spacing w:val="-16"/>
            <w:w w:val="105"/>
            <w:sz w:val="22"/>
            <w:szCs w:val="22"/>
          </w:rPr>
          <w:t xml:space="preserve"> </w:t>
        </w:r>
        <w:r w:rsidRPr="00D753AC">
          <w:rPr>
            <w:rFonts w:cs="Times New Roman"/>
            <w:w w:val="105"/>
            <w:sz w:val="22"/>
            <w:szCs w:val="22"/>
          </w:rPr>
          <w:t>when</w:t>
        </w:r>
        <w:r w:rsidRPr="00D753AC">
          <w:rPr>
            <w:rFonts w:cs="Times New Roman"/>
            <w:spacing w:val="-16"/>
            <w:w w:val="105"/>
            <w:sz w:val="22"/>
            <w:szCs w:val="22"/>
          </w:rPr>
          <w:t xml:space="preserve"> </w:t>
        </w:r>
        <w:r w:rsidRPr="00D753AC">
          <w:rPr>
            <w:rFonts w:cs="Times New Roman"/>
            <w:w w:val="105"/>
            <w:sz w:val="22"/>
            <w:szCs w:val="22"/>
          </w:rPr>
          <w:t>an</w:t>
        </w:r>
        <w:r w:rsidRPr="00D753AC">
          <w:rPr>
            <w:rFonts w:cs="Times New Roman"/>
            <w:spacing w:val="-16"/>
            <w:w w:val="105"/>
            <w:sz w:val="22"/>
            <w:szCs w:val="22"/>
          </w:rPr>
          <w:t xml:space="preserve"> </w:t>
        </w:r>
        <w:r w:rsidRPr="00D753AC">
          <w:rPr>
            <w:rFonts w:cs="Times New Roman"/>
            <w:w w:val="105"/>
            <w:sz w:val="22"/>
            <w:szCs w:val="22"/>
          </w:rPr>
          <w:t>early</w:t>
        </w:r>
        <w:r w:rsidRPr="00D753AC">
          <w:rPr>
            <w:rFonts w:cs="Times New Roman"/>
            <w:spacing w:val="-16"/>
            <w:w w:val="105"/>
            <w:sz w:val="22"/>
            <w:szCs w:val="22"/>
          </w:rPr>
          <w:t xml:space="preserve"> </w:t>
        </w:r>
        <w:r w:rsidRPr="00D753AC">
          <w:rPr>
            <w:rFonts w:cs="Times New Roman"/>
            <w:w w:val="105"/>
            <w:sz w:val="22"/>
            <w:szCs w:val="22"/>
          </w:rPr>
          <w:t>September</w:t>
        </w:r>
        <w:r w:rsidRPr="00D753AC">
          <w:rPr>
            <w:rFonts w:cs="Times New Roman"/>
            <w:spacing w:val="-16"/>
            <w:w w:val="105"/>
            <w:sz w:val="22"/>
            <w:szCs w:val="22"/>
          </w:rPr>
          <w:t xml:space="preserve"> </w:t>
        </w:r>
        <w:r w:rsidRPr="00D753AC">
          <w:rPr>
            <w:rFonts w:cs="Times New Roman"/>
            <w:w w:val="105"/>
            <w:sz w:val="22"/>
            <w:szCs w:val="22"/>
          </w:rPr>
          <w:t>storm</w:t>
        </w:r>
        <w:r w:rsidRPr="00D753AC">
          <w:rPr>
            <w:rFonts w:cs="Times New Roman"/>
            <w:spacing w:val="-16"/>
            <w:w w:val="105"/>
            <w:sz w:val="22"/>
            <w:szCs w:val="22"/>
          </w:rPr>
          <w:t xml:space="preserve"> </w:t>
        </w:r>
        <w:r w:rsidRPr="00D753AC">
          <w:rPr>
            <w:rFonts w:cs="Times New Roman"/>
            <w:w w:val="105"/>
            <w:sz w:val="22"/>
            <w:szCs w:val="22"/>
          </w:rPr>
          <w:t>followed</w:t>
        </w:r>
        <w:r w:rsidRPr="00D753AC">
          <w:rPr>
            <w:rFonts w:cs="Times New Roman"/>
            <w:spacing w:val="-16"/>
            <w:w w:val="105"/>
            <w:sz w:val="22"/>
            <w:szCs w:val="22"/>
          </w:rPr>
          <w:t xml:space="preserve"> </w:t>
        </w:r>
        <w:r w:rsidRPr="00D753AC">
          <w:rPr>
            <w:rFonts w:cs="Times New Roman"/>
            <w:w w:val="105"/>
            <w:sz w:val="22"/>
            <w:szCs w:val="22"/>
          </w:rPr>
          <w:t>a</w:t>
        </w:r>
        <w:r w:rsidRPr="00D753AC">
          <w:rPr>
            <w:rFonts w:cs="Times New Roman"/>
            <w:spacing w:val="-16"/>
            <w:w w:val="105"/>
            <w:sz w:val="22"/>
            <w:szCs w:val="22"/>
          </w:rPr>
          <w:t xml:space="preserve"> </w:t>
        </w:r>
        <w:r w:rsidRPr="00D753AC">
          <w:rPr>
            <w:rFonts w:cs="Times New Roman"/>
            <w:w w:val="105"/>
            <w:sz w:val="22"/>
            <w:szCs w:val="22"/>
          </w:rPr>
          <w:t>wet</w:t>
        </w:r>
        <w:r w:rsidRPr="00D753AC">
          <w:rPr>
            <w:rFonts w:cs="Times New Roman"/>
            <w:spacing w:val="-16"/>
            <w:w w:val="105"/>
            <w:sz w:val="22"/>
            <w:szCs w:val="22"/>
          </w:rPr>
          <w:t xml:space="preserve"> </w:t>
        </w:r>
        <w:r w:rsidRPr="00D753AC">
          <w:rPr>
            <w:rFonts w:cs="Times New Roman"/>
            <w:spacing w:val="-3"/>
            <w:w w:val="105"/>
            <w:sz w:val="22"/>
            <w:szCs w:val="22"/>
          </w:rPr>
          <w:t>year.</w:t>
        </w:r>
        <w:r w:rsidRPr="00D753AC">
          <w:rPr>
            <w:rFonts w:cs="Times New Roman"/>
            <w:spacing w:val="-16"/>
            <w:w w:val="105"/>
            <w:sz w:val="22"/>
            <w:szCs w:val="22"/>
          </w:rPr>
          <w:t xml:space="preserve"> </w:t>
        </w:r>
        <w:r w:rsidRPr="00D753AC">
          <w:rPr>
            <w:rFonts w:cs="Times New Roman"/>
            <w:w w:val="105"/>
            <w:sz w:val="22"/>
            <w:szCs w:val="22"/>
          </w:rPr>
          <w:t>For</w:t>
        </w:r>
        <w:r w:rsidRPr="00D753AC">
          <w:rPr>
            <w:rFonts w:cs="Times New Roman"/>
            <w:spacing w:val="-16"/>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w w:val="105"/>
            <w:sz w:val="22"/>
            <w:szCs w:val="22"/>
          </w:rPr>
          <w:t>,</w:t>
        </w:r>
        <w:r w:rsidRPr="00D753AC">
          <w:rPr>
            <w:rFonts w:cs="Times New Roman"/>
            <w:spacing w:val="-16"/>
            <w:w w:val="105"/>
            <w:sz w:val="22"/>
            <w:szCs w:val="22"/>
          </w:rPr>
          <w:t xml:space="preserve"> </w:t>
        </w:r>
        <w:r w:rsidRPr="00D753AC">
          <w:rPr>
            <w:rFonts w:cs="Times New Roman"/>
            <w:w w:val="105"/>
            <w:sz w:val="22"/>
            <w:szCs w:val="22"/>
          </w:rPr>
          <w:t>three</w:t>
        </w:r>
        <w:r w:rsidRPr="00D753AC">
          <w:rPr>
            <w:rFonts w:cs="Times New Roman"/>
            <w:w w:val="99"/>
            <w:sz w:val="22"/>
            <w:szCs w:val="22"/>
          </w:rPr>
          <w:t xml:space="preserve"> </w:t>
        </w:r>
        <w:r w:rsidRPr="00D753AC">
          <w:rPr>
            <w:rFonts w:cs="Times New Roman"/>
            <w:w w:val="105"/>
            <w:sz w:val="22"/>
            <w:szCs w:val="22"/>
          </w:rPr>
          <w:t>lesser</w:t>
        </w:r>
        <w:r w:rsidRPr="00D753AC">
          <w:rPr>
            <w:rFonts w:cs="Times New Roman"/>
            <w:spacing w:val="-19"/>
            <w:w w:val="105"/>
            <w:sz w:val="22"/>
            <w:szCs w:val="22"/>
          </w:rPr>
          <w:t xml:space="preserve"> </w:t>
        </w:r>
        <w:r w:rsidRPr="00D753AC">
          <w:rPr>
            <w:rFonts w:cs="Times New Roman"/>
            <w:w w:val="105"/>
            <w:sz w:val="22"/>
            <w:szCs w:val="22"/>
          </w:rPr>
          <w:t>outliers</w:t>
        </w:r>
        <w:r w:rsidRPr="00D753AC">
          <w:rPr>
            <w:rFonts w:cs="Times New Roman"/>
            <w:spacing w:val="-19"/>
            <w:w w:val="105"/>
            <w:sz w:val="22"/>
            <w:szCs w:val="22"/>
          </w:rPr>
          <w:t xml:space="preserve"> </w:t>
        </w:r>
        <w:r w:rsidRPr="00D753AC">
          <w:rPr>
            <w:rFonts w:cs="Times New Roman"/>
            <w:w w:val="105"/>
            <w:sz w:val="22"/>
            <w:szCs w:val="22"/>
          </w:rPr>
          <w:t>are</w:t>
        </w:r>
        <w:r w:rsidRPr="00D753AC">
          <w:rPr>
            <w:rFonts w:cs="Times New Roman"/>
            <w:spacing w:val="-19"/>
            <w:w w:val="105"/>
            <w:sz w:val="22"/>
            <w:szCs w:val="22"/>
          </w:rPr>
          <w:t xml:space="preserve"> </w:t>
        </w:r>
        <w:r w:rsidRPr="00D753AC">
          <w:rPr>
            <w:rFonts w:cs="Times New Roman"/>
            <w:w w:val="105"/>
            <w:sz w:val="22"/>
            <w:szCs w:val="22"/>
          </w:rPr>
          <w:t>highlighted,</w:t>
        </w:r>
        <w:r w:rsidRPr="00D753AC">
          <w:rPr>
            <w:rFonts w:cs="Times New Roman"/>
            <w:spacing w:val="-19"/>
            <w:w w:val="105"/>
            <w:sz w:val="22"/>
            <w:szCs w:val="22"/>
          </w:rPr>
          <w:t xml:space="preserve"> </w:t>
        </w:r>
        <w:r w:rsidRPr="00D753AC">
          <w:rPr>
            <w:rFonts w:cs="Times New Roman"/>
            <w:w w:val="105"/>
            <w:sz w:val="22"/>
            <w:szCs w:val="22"/>
          </w:rPr>
          <w:t>corresponding</w:t>
        </w:r>
        <w:r w:rsidRPr="00D753AC">
          <w:rPr>
            <w:rFonts w:cs="Times New Roman"/>
            <w:spacing w:val="-19"/>
            <w:w w:val="105"/>
            <w:sz w:val="22"/>
            <w:szCs w:val="22"/>
          </w:rPr>
          <w:t xml:space="preserve"> </w:t>
        </w:r>
        <w:r w:rsidRPr="00D753AC">
          <w:rPr>
            <w:rFonts w:cs="Times New Roman"/>
            <w:w w:val="105"/>
            <w:sz w:val="22"/>
            <w:szCs w:val="22"/>
          </w:rPr>
          <w:t>to</w:t>
        </w:r>
        <w:r w:rsidRPr="00D753AC">
          <w:rPr>
            <w:rFonts w:cs="Times New Roman"/>
            <w:spacing w:val="-19"/>
            <w:w w:val="105"/>
            <w:sz w:val="22"/>
            <w:szCs w:val="22"/>
          </w:rPr>
          <w:t xml:space="preserve"> </w:t>
        </w:r>
        <w:r w:rsidRPr="00D753AC">
          <w:rPr>
            <w:rFonts w:cs="Times New Roman"/>
            <w:w w:val="105"/>
            <w:sz w:val="22"/>
            <w:szCs w:val="22"/>
          </w:rPr>
          <w:t>water</w:t>
        </w:r>
        <w:r w:rsidRPr="00D753AC">
          <w:rPr>
            <w:rFonts w:cs="Times New Roman"/>
            <w:spacing w:val="-19"/>
            <w:w w:val="105"/>
            <w:sz w:val="22"/>
            <w:szCs w:val="22"/>
          </w:rPr>
          <w:t xml:space="preserve"> </w:t>
        </w:r>
        <w:r w:rsidRPr="00D753AC">
          <w:rPr>
            <w:rFonts w:cs="Times New Roman"/>
            <w:w w:val="105"/>
            <w:sz w:val="22"/>
            <w:szCs w:val="22"/>
          </w:rPr>
          <w:t>years</w:t>
        </w:r>
        <w:r w:rsidRPr="00D753AC">
          <w:rPr>
            <w:rFonts w:cs="Times New Roman"/>
            <w:spacing w:val="-19"/>
            <w:w w:val="105"/>
            <w:sz w:val="22"/>
            <w:szCs w:val="22"/>
          </w:rPr>
          <w:t xml:space="preserve"> </w:t>
        </w:r>
        <w:r w:rsidRPr="00D753AC">
          <w:rPr>
            <w:rFonts w:cs="Times New Roman"/>
            <w:w w:val="105"/>
            <w:sz w:val="22"/>
            <w:szCs w:val="22"/>
          </w:rPr>
          <w:t>1994,</w:t>
        </w:r>
        <w:r w:rsidRPr="00D753AC">
          <w:rPr>
            <w:rFonts w:cs="Times New Roman"/>
            <w:spacing w:val="-19"/>
            <w:w w:val="105"/>
            <w:sz w:val="22"/>
            <w:szCs w:val="22"/>
          </w:rPr>
          <w:t xml:space="preserve"> </w:t>
        </w:r>
        <w:r w:rsidRPr="00D753AC">
          <w:rPr>
            <w:rFonts w:cs="Times New Roman"/>
            <w:w w:val="105"/>
            <w:sz w:val="22"/>
            <w:szCs w:val="22"/>
          </w:rPr>
          <w:t>2000</w:t>
        </w:r>
        <w:r w:rsidRPr="00D753AC">
          <w:rPr>
            <w:rFonts w:cs="Times New Roman"/>
            <w:spacing w:val="-19"/>
            <w:w w:val="105"/>
            <w:sz w:val="22"/>
            <w:szCs w:val="22"/>
          </w:rPr>
          <w:t xml:space="preserve"> </w:t>
        </w:r>
        <w:r w:rsidRPr="00D753AC">
          <w:rPr>
            <w:rFonts w:cs="Times New Roman"/>
            <w:w w:val="105"/>
            <w:sz w:val="22"/>
            <w:szCs w:val="22"/>
          </w:rPr>
          <w:t>and</w:t>
        </w:r>
        <w:r w:rsidRPr="00D753AC">
          <w:rPr>
            <w:rFonts w:cs="Times New Roman"/>
            <w:spacing w:val="-19"/>
            <w:w w:val="105"/>
            <w:sz w:val="22"/>
            <w:szCs w:val="22"/>
          </w:rPr>
          <w:t xml:space="preserve"> </w:t>
        </w:r>
        <w:r w:rsidRPr="00D753AC">
          <w:rPr>
            <w:rFonts w:cs="Times New Roman"/>
            <w:w w:val="105"/>
            <w:sz w:val="22"/>
            <w:szCs w:val="22"/>
          </w:rPr>
          <w:t>2004,</w:t>
        </w:r>
        <w:r w:rsidRPr="00D753AC">
          <w:rPr>
            <w:rFonts w:cs="Times New Roman"/>
            <w:spacing w:val="-19"/>
            <w:w w:val="105"/>
            <w:sz w:val="22"/>
            <w:szCs w:val="22"/>
          </w:rPr>
          <w:t xml:space="preserve"> </w:t>
        </w:r>
        <w:r w:rsidRPr="00D753AC">
          <w:rPr>
            <w:rFonts w:cs="Times New Roman"/>
            <w:w w:val="105"/>
            <w:sz w:val="22"/>
            <w:szCs w:val="22"/>
          </w:rPr>
          <w:t>in</w:t>
        </w:r>
        <w:r w:rsidRPr="00D753AC">
          <w:rPr>
            <w:rFonts w:cs="Times New Roman"/>
            <w:spacing w:val="-19"/>
            <w:w w:val="105"/>
            <w:sz w:val="22"/>
            <w:szCs w:val="22"/>
          </w:rPr>
          <w:t xml:space="preserve"> </w:t>
        </w:r>
        <w:r w:rsidRPr="00D753AC">
          <w:rPr>
            <w:rFonts w:cs="Times New Roman"/>
            <w:w w:val="105"/>
            <w:sz w:val="22"/>
            <w:szCs w:val="22"/>
          </w:rPr>
          <w:t>which</w:t>
        </w:r>
        <w:r w:rsidRPr="00D753AC">
          <w:rPr>
            <w:rFonts w:cs="Times New Roman"/>
            <w:spacing w:val="-19"/>
            <w:w w:val="105"/>
            <w:sz w:val="22"/>
            <w:szCs w:val="22"/>
          </w:rPr>
          <w:t xml:space="preserve"> </w:t>
        </w:r>
        <w:r w:rsidRPr="00D753AC">
          <w:rPr>
            <w:rFonts w:cs="Times New Roman"/>
            <w:w w:val="105"/>
            <w:sz w:val="22"/>
            <w:szCs w:val="22"/>
          </w:rPr>
          <w:t>the</w:t>
        </w:r>
        <w:r w:rsidRPr="00D753AC">
          <w:rPr>
            <w:rFonts w:cs="Times New Roman"/>
            <w:spacing w:val="-19"/>
            <w:w w:val="105"/>
            <w:sz w:val="22"/>
            <w:szCs w:val="22"/>
          </w:rPr>
          <w:t xml:space="preserve"> </w:t>
        </w:r>
        <w:r w:rsidRPr="00D753AC">
          <w:rPr>
            <w:rFonts w:cs="Times New Roman"/>
            <w:w w:val="105"/>
            <w:sz w:val="22"/>
            <w:szCs w:val="22"/>
          </w:rPr>
          <w:t>three</w:t>
        </w:r>
        <w:r w:rsidRPr="00D753AC">
          <w:rPr>
            <w:rFonts w:cs="Times New Roman"/>
            <w:spacing w:val="-19"/>
            <w:w w:val="105"/>
            <w:sz w:val="22"/>
            <w:szCs w:val="22"/>
          </w:rPr>
          <w:t xml:space="preserve"> </w:t>
        </w:r>
        <w:r w:rsidRPr="00D753AC">
          <w:rPr>
            <w:rFonts w:cs="Times New Roman"/>
            <w:w w:val="105"/>
            <w:sz w:val="22"/>
            <w:szCs w:val="22"/>
          </w:rPr>
          <w:t>highest</w:t>
        </w:r>
        <w:r w:rsidRPr="00D753AC">
          <w:rPr>
            <w:rFonts w:cs="Times New Roman"/>
            <w:spacing w:val="-19"/>
            <w:w w:val="105"/>
            <w:sz w:val="22"/>
            <w:szCs w:val="22"/>
          </w:rPr>
          <w:t xml:space="preserve"> </w:t>
        </w:r>
        <w:r w:rsidRPr="00D753AC">
          <w:rPr>
            <w:rFonts w:cs="Times New Roman"/>
            <w:w w:val="105"/>
            <w:sz w:val="22"/>
            <w:szCs w:val="22"/>
          </w:rPr>
          <w:t>values</w:t>
        </w:r>
        <w:r w:rsidRPr="00D753AC">
          <w:rPr>
            <w:rFonts w:cs="Times New Roman"/>
            <w:spacing w:val="-19"/>
            <w:w w:val="105"/>
            <w:sz w:val="22"/>
            <w:szCs w:val="22"/>
          </w:rPr>
          <w:t xml:space="preserve"> </w:t>
        </w:r>
        <w:r w:rsidRPr="00D753AC">
          <w:rPr>
            <w:rFonts w:cs="Times New Roman"/>
            <w:w w:val="105"/>
            <w:sz w:val="22"/>
            <w:szCs w:val="22"/>
          </w:rPr>
          <w:t>of</w:t>
        </w:r>
        <w:r w:rsidRPr="00D753AC">
          <w:rPr>
            <w:rFonts w:cs="Times New Roman"/>
            <w:spacing w:val="-19"/>
            <w:w w:val="105"/>
            <w:sz w:val="22"/>
            <w:szCs w:val="22"/>
          </w:rPr>
          <w:t xml:space="preserve"> </w:t>
        </w:r>
        <w:r w:rsidRPr="00D753AC">
          <w:rPr>
            <w:rFonts w:cs="Times New Roman"/>
            <w:i/>
            <w:w w:val="105"/>
            <w:sz w:val="22"/>
            <w:szCs w:val="22"/>
          </w:rPr>
          <w:t>P</w:t>
        </w:r>
        <w:r w:rsidRPr="00D753AC">
          <w:rPr>
            <w:rFonts w:cs="Times New Roman"/>
            <w:i/>
            <w:w w:val="105"/>
            <w:position w:val="-2"/>
            <w:sz w:val="22"/>
            <w:szCs w:val="22"/>
          </w:rPr>
          <w:t>spill</w:t>
        </w:r>
        <w:r w:rsidRPr="00D753AC">
          <w:rPr>
            <w:rFonts w:cs="Times New Roman"/>
            <w:i/>
            <w:w w:val="162"/>
            <w:position w:val="-2"/>
            <w:sz w:val="22"/>
            <w:szCs w:val="22"/>
          </w:rPr>
          <w:t xml:space="preserve"> </w:t>
        </w:r>
        <w:r w:rsidRPr="00D753AC">
          <w:rPr>
            <w:rFonts w:cs="Times New Roman"/>
            <w:w w:val="105"/>
            <w:sz w:val="22"/>
            <w:szCs w:val="22"/>
          </w:rPr>
          <w:t>were</w:t>
        </w:r>
        <w:r w:rsidRPr="00D753AC">
          <w:rPr>
            <w:rFonts w:cs="Times New Roman"/>
            <w:spacing w:val="-29"/>
            <w:w w:val="105"/>
            <w:sz w:val="22"/>
            <w:szCs w:val="22"/>
          </w:rPr>
          <w:t xml:space="preserve"> </w:t>
        </w:r>
        <w:r w:rsidRPr="00D753AC">
          <w:rPr>
            <w:rFonts w:cs="Times New Roman"/>
            <w:w w:val="105"/>
            <w:sz w:val="22"/>
            <w:szCs w:val="22"/>
          </w:rPr>
          <w:t>observed.</w:t>
        </w:r>
        <w:r w:rsidRPr="00D753AC">
          <w:rPr>
            <w:rFonts w:cs="Times New Roman"/>
            <w:spacing w:val="-29"/>
            <w:w w:val="105"/>
            <w:sz w:val="22"/>
            <w:szCs w:val="22"/>
          </w:rPr>
          <w:t xml:space="preserve"> </w:t>
        </w:r>
        <w:r w:rsidRPr="00D753AC">
          <w:rPr>
            <w:rFonts w:cs="Times New Roman"/>
            <w:w w:val="105"/>
            <w:sz w:val="22"/>
            <w:szCs w:val="22"/>
          </w:rPr>
          <w:t>These</w:t>
        </w:r>
        <w:r w:rsidRPr="00D753AC">
          <w:rPr>
            <w:rFonts w:cs="Times New Roman"/>
            <w:spacing w:val="-29"/>
            <w:w w:val="105"/>
            <w:sz w:val="22"/>
            <w:szCs w:val="22"/>
          </w:rPr>
          <w:t xml:space="preserve"> </w:t>
        </w:r>
        <w:r w:rsidRPr="00D753AC">
          <w:rPr>
            <w:rFonts w:cs="Times New Roman"/>
            <w:w w:val="105"/>
            <w:sz w:val="22"/>
            <w:szCs w:val="22"/>
          </w:rPr>
          <w:t>outliers</w:t>
        </w:r>
        <w:r w:rsidRPr="00D753AC">
          <w:rPr>
            <w:rFonts w:cs="Times New Roman"/>
            <w:spacing w:val="-29"/>
            <w:w w:val="105"/>
            <w:sz w:val="22"/>
            <w:szCs w:val="22"/>
          </w:rPr>
          <w:t xml:space="preserve"> </w:t>
        </w:r>
        <w:r w:rsidRPr="00D753AC">
          <w:rPr>
            <w:rFonts w:cs="Times New Roman"/>
            <w:w w:val="105"/>
            <w:sz w:val="22"/>
            <w:szCs w:val="22"/>
          </w:rPr>
          <w:t>represent</w:t>
        </w:r>
        <w:r w:rsidRPr="00D753AC">
          <w:rPr>
            <w:rFonts w:cs="Times New Roman"/>
            <w:spacing w:val="-29"/>
            <w:w w:val="105"/>
            <w:sz w:val="22"/>
            <w:szCs w:val="22"/>
          </w:rPr>
          <w:t xml:space="preserve"> </w:t>
        </w:r>
        <w:r w:rsidRPr="00D753AC">
          <w:rPr>
            <w:rFonts w:cs="Times New Roman"/>
            <w:w w:val="105"/>
            <w:sz w:val="22"/>
            <w:szCs w:val="22"/>
          </w:rPr>
          <w:t>the</w:t>
        </w:r>
        <w:r w:rsidRPr="00D753AC">
          <w:rPr>
            <w:rFonts w:cs="Times New Roman"/>
            <w:spacing w:val="-29"/>
            <w:w w:val="105"/>
            <w:sz w:val="22"/>
            <w:szCs w:val="22"/>
          </w:rPr>
          <w:t xml:space="preserve"> </w:t>
        </w:r>
        <w:r w:rsidRPr="00D753AC">
          <w:rPr>
            <w:rFonts w:cs="Times New Roman"/>
            <w:w w:val="105"/>
            <w:sz w:val="22"/>
            <w:szCs w:val="22"/>
          </w:rPr>
          <w:t>basin</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extreme</w:t>
        </w:r>
        <w:r w:rsidRPr="00D753AC">
          <w:rPr>
            <w:rFonts w:cs="Times New Roman"/>
            <w:spacing w:val="-29"/>
            <w:w w:val="105"/>
            <w:sz w:val="22"/>
            <w:szCs w:val="22"/>
          </w:rPr>
          <w:t xml:space="preserve"> </w:t>
        </w:r>
        <w:r w:rsidRPr="00D753AC">
          <w:rPr>
            <w:rFonts w:cs="Times New Roman"/>
            <w:w w:val="105"/>
            <w:sz w:val="22"/>
            <w:szCs w:val="22"/>
          </w:rPr>
          <w:t>hydrologic</w:t>
        </w:r>
        <w:r w:rsidRPr="00D753AC">
          <w:rPr>
            <w:rFonts w:cs="Times New Roman"/>
            <w:spacing w:val="-29"/>
            <w:w w:val="105"/>
            <w:sz w:val="22"/>
            <w:szCs w:val="22"/>
          </w:rPr>
          <w:t xml:space="preserve"> </w:t>
        </w:r>
        <w:r w:rsidRPr="00D753AC">
          <w:rPr>
            <w:rFonts w:cs="Times New Roman"/>
            <w:w w:val="105"/>
            <w:sz w:val="22"/>
            <w:szCs w:val="22"/>
          </w:rPr>
          <w:t>conditions,</w:t>
        </w:r>
        <w:r w:rsidRPr="00D753AC">
          <w:rPr>
            <w:rFonts w:cs="Times New Roman"/>
            <w:spacing w:val="-29"/>
            <w:w w:val="105"/>
            <w:sz w:val="22"/>
            <w:szCs w:val="22"/>
          </w:rPr>
          <w:t xml:space="preserve"> </w:t>
        </w:r>
        <w:r w:rsidRPr="00D753AC">
          <w:rPr>
            <w:rFonts w:cs="Times New Roman"/>
            <w:w w:val="105"/>
            <w:sz w:val="22"/>
            <w:szCs w:val="22"/>
          </w:rPr>
          <w:t>so</w:t>
        </w:r>
        <w:r w:rsidRPr="00D753AC">
          <w:rPr>
            <w:rFonts w:cs="Times New Roman"/>
            <w:spacing w:val="-29"/>
            <w:w w:val="105"/>
            <w:sz w:val="22"/>
            <w:szCs w:val="22"/>
          </w:rPr>
          <w:t xml:space="preserve"> </w:t>
        </w:r>
        <w:r w:rsidRPr="00D753AC">
          <w:rPr>
            <w:rFonts w:cs="Times New Roman"/>
            <w:w w:val="105"/>
            <w:sz w:val="22"/>
            <w:szCs w:val="22"/>
          </w:rPr>
          <w:t>are</w:t>
        </w:r>
        <w:r w:rsidRPr="00D753AC">
          <w:rPr>
            <w:rFonts w:cs="Times New Roman"/>
            <w:spacing w:val="-29"/>
            <w:w w:val="105"/>
            <w:sz w:val="22"/>
            <w:szCs w:val="22"/>
          </w:rPr>
          <w:t xml:space="preserve"> </w:t>
        </w:r>
        <w:r w:rsidRPr="00D753AC">
          <w:rPr>
            <w:rFonts w:cs="Times New Roman"/>
            <w:w w:val="105"/>
            <w:sz w:val="22"/>
            <w:szCs w:val="22"/>
          </w:rPr>
          <w:t>retained</w:t>
        </w:r>
        <w:r w:rsidRPr="00D753AC">
          <w:rPr>
            <w:rFonts w:cs="Times New Roman"/>
            <w:spacing w:val="-29"/>
            <w:w w:val="105"/>
            <w:sz w:val="22"/>
            <w:szCs w:val="22"/>
          </w:rPr>
          <w:t xml:space="preserve"> </w:t>
        </w:r>
        <w:r w:rsidRPr="00D753AC">
          <w:rPr>
            <w:rFonts w:cs="Times New Roman"/>
            <w:w w:val="105"/>
            <w:sz w:val="22"/>
            <w:szCs w:val="22"/>
          </w:rPr>
          <w:t>in</w:t>
        </w:r>
        <w:r w:rsidRPr="00D753AC">
          <w:rPr>
            <w:rFonts w:cs="Times New Roman"/>
            <w:spacing w:val="-29"/>
            <w:w w:val="105"/>
            <w:sz w:val="22"/>
            <w:szCs w:val="22"/>
          </w:rPr>
          <w:t xml:space="preserve"> </w:t>
        </w:r>
        <w:r w:rsidRPr="00D753AC">
          <w:rPr>
            <w:rFonts w:cs="Times New Roman"/>
            <w:w w:val="105"/>
            <w:sz w:val="22"/>
            <w:szCs w:val="22"/>
          </w:rPr>
          <w:t>the</w:t>
        </w:r>
        <w:r w:rsidRPr="00D753AC">
          <w:rPr>
            <w:rFonts w:cs="Times New Roman"/>
            <w:spacing w:val="-29"/>
            <w:w w:val="105"/>
            <w:sz w:val="22"/>
            <w:szCs w:val="22"/>
          </w:rPr>
          <w:t xml:space="preserve"> </w:t>
        </w:r>
        <w:r w:rsidRPr="00D753AC">
          <w:rPr>
            <w:rFonts w:cs="Times New Roman"/>
            <w:w w:val="105"/>
            <w:sz w:val="22"/>
            <w:szCs w:val="22"/>
          </w:rPr>
          <w:t>dataset</w:t>
        </w:r>
        <w:r w:rsidRPr="00D753AC">
          <w:rPr>
            <w:rFonts w:cs="Times New Roman"/>
            <w:spacing w:val="-29"/>
            <w:w w:val="105"/>
            <w:sz w:val="22"/>
            <w:szCs w:val="22"/>
          </w:rPr>
          <w:t xml:space="preserve"> </w:t>
        </w:r>
        <w:r w:rsidRPr="00D753AC">
          <w:rPr>
            <w:rFonts w:cs="Times New Roman"/>
            <w:w w:val="105"/>
            <w:sz w:val="22"/>
            <w:szCs w:val="22"/>
          </w:rPr>
          <w:t>even</w:t>
        </w:r>
        <w:r w:rsidRPr="00D753AC">
          <w:rPr>
            <w:rFonts w:cs="Times New Roman"/>
            <w:spacing w:val="-29"/>
            <w:w w:val="105"/>
            <w:sz w:val="22"/>
            <w:szCs w:val="22"/>
          </w:rPr>
          <w:t xml:space="preserve"> </w:t>
        </w:r>
        <w:r w:rsidRPr="00D753AC">
          <w:rPr>
            <w:rFonts w:cs="Times New Roman"/>
            <w:w w:val="105"/>
            <w:sz w:val="22"/>
            <w:szCs w:val="22"/>
          </w:rPr>
          <w:t>though</w:t>
        </w:r>
        <w:r w:rsidRPr="00D753AC">
          <w:rPr>
            <w:rFonts w:cs="Times New Roman"/>
            <w:w w:val="99"/>
            <w:sz w:val="22"/>
            <w:szCs w:val="22"/>
          </w:rPr>
          <w:t xml:space="preserve"> </w:t>
        </w:r>
        <w:r w:rsidRPr="00D753AC">
          <w:rPr>
            <w:rFonts w:cs="Times New Roman"/>
            <w:sz w:val="22"/>
            <w:szCs w:val="22"/>
          </w:rPr>
          <w:t>they</w:t>
        </w:r>
        <w:r w:rsidRPr="00D753AC">
          <w:rPr>
            <w:rFonts w:cs="Times New Roman"/>
            <w:spacing w:val="-8"/>
            <w:sz w:val="22"/>
            <w:szCs w:val="22"/>
          </w:rPr>
          <w:t xml:space="preserve"> </w:t>
        </w:r>
        <w:r w:rsidRPr="00D753AC">
          <w:rPr>
            <w:rFonts w:cs="Times New Roman"/>
            <w:sz w:val="22"/>
            <w:szCs w:val="22"/>
          </w:rPr>
          <w:t>exert</w:t>
        </w:r>
        <w:r w:rsidRPr="00D753AC">
          <w:rPr>
            <w:rFonts w:cs="Times New Roman"/>
            <w:spacing w:val="-8"/>
            <w:sz w:val="22"/>
            <w:szCs w:val="22"/>
          </w:rPr>
          <w:t xml:space="preserve"> </w:t>
        </w:r>
        <w:r w:rsidRPr="00D753AC">
          <w:rPr>
            <w:rFonts w:cs="Times New Roman"/>
            <w:sz w:val="22"/>
            <w:szCs w:val="22"/>
          </w:rPr>
          <w:t>disproportionate</w:t>
        </w:r>
        <w:r w:rsidRPr="00D753AC">
          <w:rPr>
            <w:rFonts w:cs="Times New Roman"/>
            <w:spacing w:val="-8"/>
            <w:sz w:val="22"/>
            <w:szCs w:val="22"/>
          </w:rPr>
          <w:t xml:space="preserve"> </w:t>
        </w:r>
        <w:r w:rsidRPr="00D753AC">
          <w:rPr>
            <w:rFonts w:cs="Times New Roman"/>
            <w:sz w:val="22"/>
            <w:szCs w:val="22"/>
          </w:rPr>
          <w:t>leverage</w:t>
        </w:r>
        <w:r w:rsidRPr="00D753AC">
          <w:rPr>
            <w:rFonts w:cs="Times New Roman"/>
            <w:spacing w:val="-8"/>
            <w:sz w:val="22"/>
            <w:szCs w:val="22"/>
          </w:rPr>
          <w:t xml:space="preserve"> </w:t>
        </w:r>
        <w:r w:rsidRPr="00D753AC">
          <w:rPr>
            <w:rFonts w:cs="Times New Roman"/>
            <w:sz w:val="22"/>
            <w:szCs w:val="22"/>
          </w:rPr>
          <w:t>over</w:t>
        </w:r>
        <w:r w:rsidRPr="00D753AC">
          <w:rPr>
            <w:rFonts w:cs="Times New Roman"/>
            <w:spacing w:val="-8"/>
            <w:sz w:val="22"/>
            <w:szCs w:val="22"/>
          </w:rPr>
          <w:t xml:space="preserve"> </w:t>
        </w:r>
        <w:r w:rsidRPr="00D753AC">
          <w:rPr>
            <w:rFonts w:cs="Times New Roman"/>
            <w:sz w:val="22"/>
            <w:szCs w:val="22"/>
          </w:rPr>
          <w:t>the</w:t>
        </w:r>
        <w:r w:rsidRPr="00D753AC">
          <w:rPr>
            <w:rFonts w:cs="Times New Roman"/>
            <w:spacing w:val="-8"/>
            <w:sz w:val="22"/>
            <w:szCs w:val="22"/>
          </w:rPr>
          <w:t xml:space="preserve"> </w:t>
        </w:r>
        <w:r w:rsidRPr="00D753AC">
          <w:rPr>
            <w:rFonts w:cs="Times New Roman"/>
            <w:sz w:val="22"/>
            <w:szCs w:val="22"/>
          </w:rPr>
          <w:t>predictive</w:t>
        </w:r>
        <w:r w:rsidRPr="00D753AC">
          <w:rPr>
            <w:rFonts w:cs="Times New Roman"/>
            <w:spacing w:val="-8"/>
            <w:sz w:val="22"/>
            <w:szCs w:val="22"/>
          </w:rPr>
          <w:t xml:space="preserve"> </w:t>
        </w:r>
        <w:r w:rsidRPr="00D753AC">
          <w:rPr>
            <w:rFonts w:cs="Times New Roman"/>
            <w:sz w:val="22"/>
            <w:szCs w:val="22"/>
          </w:rPr>
          <w:t>models.</w:t>
        </w:r>
      </w:ins>
    </w:p>
    <w:p w:rsidR="002153D1" w:rsidRPr="00D753AC" w:rsidRDefault="002153D1" w:rsidP="00D753AC">
      <w:pPr>
        <w:ind w:left="173"/>
        <w:rPr>
          <w:ins w:id="7910" w:author="Claire Kouba" w:date="2023-09-12T16:52:00Z"/>
          <w:rFonts w:ascii="Times New Roman" w:hAnsi="Times New Roman" w:cs="Times New Roman"/>
        </w:rPr>
        <w:sectPr w:rsidR="002153D1" w:rsidRPr="00D753AC">
          <w:pgSz w:w="11910" w:h="13610"/>
          <w:pgMar w:top="560" w:right="340" w:bottom="880" w:left="820" w:header="0" w:footer="689" w:gutter="0"/>
          <w:cols w:space="720"/>
        </w:sectPr>
      </w:pPr>
    </w:p>
    <w:p w:rsidR="002153D1" w:rsidRPr="00D753AC" w:rsidRDefault="00251C7A" w:rsidP="00D753AC">
      <w:pPr>
        <w:spacing w:before="104"/>
        <w:ind w:left="173"/>
        <w:rPr>
          <w:ins w:id="7911" w:author="Claire Kouba" w:date="2023-09-12T16:52:00Z"/>
          <w:rFonts w:ascii="Times New Roman" w:eastAsia="Arial" w:hAnsi="Times New Roman" w:cs="Times New Roman"/>
        </w:rPr>
      </w:pPr>
      <w:ins w:id="7912" w:author="Claire Kouba" w:date="2023-09-12T16:52:00Z">
        <w:r w:rsidRPr="00D753AC">
          <w:rPr>
            <w:rFonts w:ascii="Times New Roman" w:hAnsi="Times New Roman" w:cs="Times New Roman"/>
            <w:noProof/>
          </w:rPr>
          <mc:AlternateContent>
            <mc:Choice Requires="wps">
              <w:drawing>
                <wp:anchor distT="0" distB="0" distL="114300" distR="114300" simplePos="0" relativeHeight="1576" behindDoc="0" locked="0" layoutInCell="1" allowOverlap="1">
                  <wp:simplePos x="0" y="0"/>
                  <wp:positionH relativeFrom="page">
                    <wp:posOffset>614045</wp:posOffset>
                  </wp:positionH>
                  <wp:positionV relativeFrom="paragraph">
                    <wp:posOffset>330835</wp:posOffset>
                  </wp:positionV>
                  <wp:extent cx="161925" cy="623570"/>
                  <wp:effectExtent l="4445" t="0" r="0" b="0"/>
                  <wp:wrapNone/>
                  <wp:docPr id="380"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7913" w:author="Claire Kouba" w:date="2023-09-12T16:52:00Z"/>
                                  <w:rFonts w:ascii="Arial" w:eastAsia="Arial" w:hAnsi="Arial" w:cs="Arial"/>
                                  <w:sz w:val="21"/>
                                  <w:szCs w:val="21"/>
                                </w:rPr>
                              </w:pPr>
                              <w:ins w:id="7914" w:author="Claire Kouba" w:date="2023-09-12T16:52:00Z">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4" o:spid="_x0000_s1026" type="#_x0000_t202" style="position:absolute;left:0;text-align:left;margin-left:48.35pt;margin-top:26.05pt;width:12.75pt;height:49.1pt;z-index:1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" filled="f" stroked="f">
                  <v:textbox style="layout-flow:vertical;mso-layout-flow-alt:bottom-to-top" inset="0,0,0,0">
                    <w:txbxContent>
                      <w:p w:rsidR="00AA7750" w:rsidRDefault="00AA7750">
                        <w:pPr>
                          <w:spacing w:line="238" w:lineRule="exact"/>
                          <w:ind w:left="20"/>
                          <w:rPr>
                            <w:ins w:id="7915" w:author="Claire Kouba" w:date="2023-09-12T16:52:00Z"/>
                            <w:rFonts w:ascii="Arial" w:eastAsia="Arial" w:hAnsi="Arial" w:cs="Arial"/>
                            <w:sz w:val="21"/>
                            <w:szCs w:val="21"/>
                          </w:rPr>
                        </w:pPr>
                        <w:ins w:id="7916" w:author="Claire Kouba" w:date="2023-09-12T16:52:00Z">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672" behindDoc="0" locked="0" layoutInCell="1" allowOverlap="1">
                  <wp:simplePos x="0" y="0"/>
                  <wp:positionH relativeFrom="page">
                    <wp:posOffset>939165</wp:posOffset>
                  </wp:positionH>
                  <wp:positionV relativeFrom="paragraph">
                    <wp:posOffset>519430</wp:posOffset>
                  </wp:positionV>
                  <wp:extent cx="161925" cy="101600"/>
                  <wp:effectExtent l="0" t="0" r="3810" b="0"/>
                  <wp:wrapNone/>
                  <wp:docPr id="379"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7917" w:author="Claire Kouba" w:date="2023-09-12T16:52:00Z"/>
                                  <w:rFonts w:ascii="Arial" w:eastAsia="Arial" w:hAnsi="Arial" w:cs="Arial"/>
                                  <w:sz w:val="21"/>
                                  <w:szCs w:val="21"/>
                                </w:rPr>
                              </w:pPr>
                              <w:ins w:id="7918" w:author="Claire Kouba" w:date="2023-09-12T16:52:00Z">
                                <w:r>
                                  <w:rPr>
                                    <w:rFonts w:ascii="Arial"/>
                                    <w:w w:val="102"/>
                                    <w:sz w:val="21"/>
                                  </w:rPr>
                                  <w:t>4</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3" o:spid="_x0000_s1027" type="#_x0000_t202" style="position:absolute;left:0;text-align:left;margin-left:73.95pt;margin-top:40.9pt;width:12.75pt;height:8pt;z-index:1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" filled="f" stroked="f">
                  <v:textbox style="layout-flow:vertical;mso-layout-flow-alt:bottom-to-top" inset="0,0,0,0">
                    <w:txbxContent>
                      <w:p w:rsidR="00AA7750" w:rsidRDefault="00AA7750">
                        <w:pPr>
                          <w:spacing w:line="238" w:lineRule="exact"/>
                          <w:ind w:left="20"/>
                          <w:rPr>
                            <w:ins w:id="7919" w:author="Claire Kouba" w:date="2023-09-12T16:52:00Z"/>
                            <w:rFonts w:ascii="Arial" w:eastAsia="Arial" w:hAnsi="Arial" w:cs="Arial"/>
                            <w:sz w:val="21"/>
                            <w:szCs w:val="21"/>
                          </w:rPr>
                        </w:pPr>
                        <w:ins w:id="7920" w:author="Claire Kouba" w:date="2023-09-12T16:52:00Z">
                          <w:r>
                            <w:rPr>
                              <w:rFonts w:ascii="Arial"/>
                              <w:w w:val="102"/>
                              <w:sz w:val="21"/>
                            </w:rPr>
                            <w:t>4</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696" behindDoc="0" locked="0" layoutInCell="1" allowOverlap="1">
                  <wp:simplePos x="0" y="0"/>
                  <wp:positionH relativeFrom="page">
                    <wp:posOffset>939165</wp:posOffset>
                  </wp:positionH>
                  <wp:positionV relativeFrom="paragraph">
                    <wp:posOffset>303530</wp:posOffset>
                  </wp:positionV>
                  <wp:extent cx="161925" cy="101600"/>
                  <wp:effectExtent l="0" t="0" r="3810" b="4445"/>
                  <wp:wrapNone/>
                  <wp:docPr id="378"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7921" w:author="Claire Kouba" w:date="2023-09-12T16:52:00Z"/>
                                  <w:rFonts w:ascii="Arial" w:eastAsia="Arial" w:hAnsi="Arial" w:cs="Arial"/>
                                  <w:sz w:val="21"/>
                                  <w:szCs w:val="21"/>
                                </w:rPr>
                              </w:pPr>
                              <w:ins w:id="7922" w:author="Claire Kouba" w:date="2023-09-12T16:52:00Z">
                                <w:r>
                                  <w:rPr>
                                    <w:rFonts w:ascii="Arial"/>
                                    <w:w w:val="102"/>
                                    <w:sz w:val="21"/>
                                  </w:rPr>
                                  <w:t>8</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2" o:spid="_x0000_s1028" type="#_x0000_t202" style="position:absolute;left:0;text-align:left;margin-left:73.95pt;margin-top:23.9pt;width:12.75pt;height:8pt;z-index: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" filled="f" stroked="f">
                  <v:textbox style="layout-flow:vertical;mso-layout-flow-alt:bottom-to-top" inset="0,0,0,0">
                    <w:txbxContent>
                      <w:p w:rsidR="00AA7750" w:rsidRDefault="00AA7750">
                        <w:pPr>
                          <w:spacing w:line="238" w:lineRule="exact"/>
                          <w:ind w:left="20"/>
                          <w:rPr>
                            <w:ins w:id="7923" w:author="Claire Kouba" w:date="2023-09-12T16:52:00Z"/>
                            <w:rFonts w:ascii="Arial" w:eastAsia="Arial" w:hAnsi="Arial" w:cs="Arial"/>
                            <w:sz w:val="21"/>
                            <w:szCs w:val="21"/>
                          </w:rPr>
                        </w:pPr>
                        <w:ins w:id="7924" w:author="Claire Kouba" w:date="2023-09-12T16:52:00Z">
                          <w:r>
                            <w:rPr>
                              <w:rFonts w:ascii="Arial"/>
                              <w:w w:val="102"/>
                              <w:sz w:val="21"/>
                            </w:rPr>
                            <w:t>8</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64" behindDoc="0" locked="0" layoutInCell="1" allowOverlap="1">
                  <wp:simplePos x="0" y="0"/>
                  <wp:positionH relativeFrom="page">
                    <wp:posOffset>4125595</wp:posOffset>
                  </wp:positionH>
                  <wp:positionV relativeFrom="paragraph">
                    <wp:posOffset>607695</wp:posOffset>
                  </wp:positionV>
                  <wp:extent cx="161925" cy="101600"/>
                  <wp:effectExtent l="1270" t="0" r="0" b="0"/>
                  <wp:wrapNone/>
                  <wp:docPr id="377"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7925" w:author="Claire Kouba" w:date="2023-09-12T16:52:00Z"/>
                                  <w:rFonts w:ascii="Arial" w:eastAsia="Arial" w:hAnsi="Arial" w:cs="Arial"/>
                                  <w:sz w:val="21"/>
                                  <w:szCs w:val="21"/>
                                </w:rPr>
                              </w:pPr>
                              <w:ins w:id="7926"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1" o:spid="_x0000_s1029" type="#_x0000_t202" style="position:absolute;left:0;text-align:left;margin-left:324.85pt;margin-top:47.85pt;width:12.75pt;height:8pt;z-index:1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" filled="f" stroked="f">
                  <v:textbox style="layout-flow:vertical;mso-layout-flow-alt:bottom-to-top" inset="0,0,0,0">
                    <w:txbxContent>
                      <w:p w:rsidR="00AA7750" w:rsidRDefault="00AA7750">
                        <w:pPr>
                          <w:spacing w:line="238" w:lineRule="exact"/>
                          <w:ind w:left="20"/>
                          <w:rPr>
                            <w:ins w:id="7927" w:author="Claire Kouba" w:date="2023-09-12T16:52:00Z"/>
                            <w:rFonts w:ascii="Arial" w:eastAsia="Arial" w:hAnsi="Arial" w:cs="Arial"/>
                            <w:sz w:val="21"/>
                            <w:szCs w:val="21"/>
                          </w:rPr>
                        </w:pPr>
                        <w:ins w:id="7928" w:author="Claire Kouba" w:date="2023-09-12T16:52:00Z">
                          <w:r>
                            <w:rPr>
                              <w:rFonts w:ascii="Arial"/>
                              <w:w w:val="102"/>
                              <w:sz w:val="21"/>
                            </w:rPr>
                            <w:t>2</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88" behindDoc="0" locked="0" layoutInCell="1" allowOverlap="1">
                  <wp:simplePos x="0" y="0"/>
                  <wp:positionH relativeFrom="page">
                    <wp:posOffset>4125595</wp:posOffset>
                  </wp:positionH>
                  <wp:positionV relativeFrom="paragraph">
                    <wp:posOffset>278130</wp:posOffset>
                  </wp:positionV>
                  <wp:extent cx="161925" cy="101600"/>
                  <wp:effectExtent l="1270" t="1905" r="0" b="1270"/>
                  <wp:wrapNone/>
                  <wp:docPr id="376"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7929" w:author="Claire Kouba" w:date="2023-09-12T16:52:00Z"/>
                                  <w:rFonts w:ascii="Arial" w:eastAsia="Arial" w:hAnsi="Arial" w:cs="Arial"/>
                                  <w:sz w:val="21"/>
                                  <w:szCs w:val="21"/>
                                </w:rPr>
                              </w:pPr>
                              <w:ins w:id="7930" w:author="Claire Kouba" w:date="2023-09-12T16:52:00Z">
                                <w:r>
                                  <w:rPr>
                                    <w:rFonts w:ascii="Arial"/>
                                    <w:w w:val="102"/>
                                    <w:sz w:val="21"/>
                                  </w:rPr>
                                  <w:t>6</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0" o:spid="_x0000_s1030" type="#_x0000_t202" style="position:absolute;left:0;text-align:left;margin-left:324.85pt;margin-top:21.9pt;width:12.75pt;height:8pt;z-index: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" filled="f" stroked="f">
                  <v:textbox style="layout-flow:vertical;mso-layout-flow-alt:bottom-to-top" inset="0,0,0,0">
                    <w:txbxContent>
                      <w:p w:rsidR="00AA7750" w:rsidRDefault="00AA7750">
                        <w:pPr>
                          <w:spacing w:line="238" w:lineRule="exact"/>
                          <w:ind w:left="20"/>
                          <w:rPr>
                            <w:ins w:id="7931" w:author="Claire Kouba" w:date="2023-09-12T16:52:00Z"/>
                            <w:rFonts w:ascii="Arial" w:eastAsia="Arial" w:hAnsi="Arial" w:cs="Arial"/>
                            <w:sz w:val="21"/>
                            <w:szCs w:val="21"/>
                          </w:rPr>
                        </w:pPr>
                        <w:ins w:id="7932" w:author="Claire Kouba" w:date="2023-09-12T16:52:00Z">
                          <w:r>
                            <w:rPr>
                              <w:rFonts w:ascii="Arial"/>
                              <w:w w:val="102"/>
                              <w:sz w:val="21"/>
                            </w:rPr>
                            <w:t>6</w:t>
                          </w:r>
                        </w:ins>
                      </w:p>
                    </w:txbxContent>
                  </v:textbox>
                  <w10:wrap anchorx="page"/>
                </v:shape>
              </w:pict>
            </mc:Fallback>
          </mc:AlternateContent>
        </w:r>
        <w:r w:rsidR="002573FA" w:rsidRPr="00D753AC">
          <w:rPr>
            <w:rFonts w:ascii="Times New Roman" w:hAnsi="Times New Roman" w:cs="Times New Roman"/>
            <w:w w:val="105"/>
          </w:rPr>
          <w:t>Residuals vs</w:t>
        </w:r>
        <w:r w:rsidR="002573FA" w:rsidRPr="00D753AC">
          <w:rPr>
            <w:rFonts w:ascii="Times New Roman" w:hAnsi="Times New Roman" w:cs="Times New Roman"/>
            <w:spacing w:val="-44"/>
            <w:w w:val="105"/>
          </w:rPr>
          <w:t xml:space="preserve"> </w:t>
        </w:r>
        <w:r w:rsidR="002573FA" w:rsidRPr="00D753AC">
          <w:rPr>
            <w:rFonts w:ascii="Times New Roman" w:hAnsi="Times New Roman" w:cs="Times New Roman"/>
            <w:w w:val="105"/>
          </w:rPr>
          <w:t>Fitted</w:t>
        </w:r>
      </w:ins>
    </w:p>
    <w:p w:rsidR="002153D1" w:rsidRPr="00D753AC" w:rsidRDefault="002573FA" w:rsidP="00D753AC">
      <w:pPr>
        <w:spacing w:before="104"/>
        <w:ind w:left="173"/>
        <w:rPr>
          <w:ins w:id="7933" w:author="Claire Kouba" w:date="2023-09-12T16:52:00Z"/>
          <w:rFonts w:ascii="Times New Roman" w:eastAsia="Arial" w:hAnsi="Times New Roman" w:cs="Times New Roman"/>
        </w:rPr>
      </w:pPr>
      <w:ins w:id="7934" w:author="Claire Kouba" w:date="2023-09-12T16:52:00Z">
        <w:r w:rsidRPr="00D753AC">
          <w:rPr>
            <w:rFonts w:ascii="Times New Roman" w:hAnsi="Times New Roman" w:cs="Times New Roman"/>
            <w:w w:val="105"/>
          </w:rPr>
          <w:br w:type="column"/>
        </w:r>
        <w:r w:rsidRPr="00D753AC">
          <w:rPr>
            <w:rFonts w:ascii="Times New Roman" w:eastAsia="Arial" w:hAnsi="Times New Roman" w:cs="Times New Roman"/>
            <w:w w:val="105"/>
          </w:rPr>
          <w:t>Normal</w:t>
        </w:r>
        <w:r w:rsidRPr="00D753AC">
          <w:rPr>
            <w:rFonts w:ascii="Times New Roman" w:eastAsia="Arial" w:hAnsi="Times New Roman" w:cs="Times New Roman"/>
            <w:spacing w:val="-24"/>
            <w:w w:val="105"/>
          </w:rPr>
          <w:t xml:space="preserve"> </w:t>
        </w:r>
        <w:r w:rsidRPr="00D753AC">
          <w:rPr>
            <w:rFonts w:ascii="Times New Roman" w:eastAsia="Arial" w:hAnsi="Times New Roman" w:cs="Times New Roman"/>
            <w:w w:val="105"/>
          </w:rPr>
          <w:t>Q−Q</w:t>
        </w:r>
      </w:ins>
    </w:p>
    <w:p w:rsidR="002153D1" w:rsidRPr="00D753AC" w:rsidRDefault="002153D1" w:rsidP="00D753AC">
      <w:pPr>
        <w:ind w:left="173"/>
        <w:rPr>
          <w:ins w:id="7935" w:author="Claire Kouba" w:date="2023-09-12T16:52:00Z"/>
          <w:rFonts w:ascii="Times New Roman" w:eastAsia="Arial" w:hAnsi="Times New Roman" w:cs="Times New Roman"/>
        </w:rPr>
        <w:sectPr w:rsidR="002153D1" w:rsidRPr="00D753AC">
          <w:pgSz w:w="11910" w:h="13610"/>
          <w:pgMar w:top="1260" w:right="0" w:bottom="880" w:left="820" w:header="0" w:footer="689" w:gutter="0"/>
          <w:cols w:num="2" w:space="720" w:equalWidth="0">
            <w:col w:w="3962" w:space="1413"/>
            <w:col w:w="5715"/>
          </w:cols>
        </w:sectPr>
      </w:pPr>
    </w:p>
    <w:p w:rsidR="002153D1" w:rsidRPr="00D753AC" w:rsidRDefault="002153D1" w:rsidP="00D753AC">
      <w:pPr>
        <w:spacing w:before="8"/>
        <w:ind w:left="173"/>
        <w:rPr>
          <w:ins w:id="7936" w:author="Claire Kouba" w:date="2023-09-12T16:52:00Z"/>
          <w:rFonts w:ascii="Times New Roman" w:eastAsia="Arial" w:hAnsi="Times New Roman" w:cs="Times New Roman"/>
        </w:rPr>
      </w:pPr>
    </w:p>
    <w:p w:rsidR="002153D1" w:rsidRPr="00D753AC" w:rsidRDefault="00251C7A" w:rsidP="00D753AC">
      <w:pPr>
        <w:pStyle w:val="BodyText"/>
        <w:tabs>
          <w:tab w:val="left" w:pos="6041"/>
        </w:tabs>
        <w:ind w:left="173"/>
        <w:rPr>
          <w:ins w:id="7937" w:author="Claire Kouba" w:date="2023-09-12T16:52:00Z"/>
          <w:rFonts w:eastAsia="Arial" w:cs="Times New Roman"/>
          <w:sz w:val="22"/>
          <w:szCs w:val="22"/>
        </w:rPr>
      </w:pPr>
      <w:ins w:id="7938" w:author="Claire Kouba" w:date="2023-09-12T16:52:00Z">
        <w:r w:rsidRPr="00D753AC">
          <w:rPr>
            <w:rFonts w:cs="Times New Roman"/>
            <w:noProof/>
            <w:position w:val="-24"/>
            <w:sz w:val="22"/>
            <w:szCs w:val="22"/>
          </w:rPr>
          <mc:AlternateContent>
            <mc:Choice Requires="wpg">
              <w:drawing>
                <wp:inline distT="0" distB="0" distL="0" distR="0">
                  <wp:extent cx="2268855" cy="800735"/>
                  <wp:effectExtent l="2540" t="3810" r="5080" b="5080"/>
                  <wp:docPr id="333"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wpg:grpSp>
                          <wpg:cNvPr id="334" name="Group 358"/>
                          <wpg:cNvGrpSpPr>
                            <a:grpSpLocks/>
                          </wpg:cNvGrpSpPr>
                          <wpg:grpSpPr bwMode="auto">
                            <a:xfrm>
                              <a:off x="307" y="1124"/>
                              <a:ext cx="2603" cy="2"/>
                              <a:chOff x="307" y="1124"/>
                              <a:chExt cx="2603" cy="2"/>
                            </a:xfrm>
                          </wpg:grpSpPr>
                          <wps:wsp>
                            <wps:cNvPr id="335" name="Freeform 359"/>
                            <wps:cNvSpPr>
                              <a:spLocks/>
                            </wps:cNvSpPr>
                            <wps:spPr bwMode="auto">
                              <a:xfrm>
                                <a:off x="307" y="1124"/>
                                <a:ext cx="2603" cy="2"/>
                              </a:xfrm>
                              <a:custGeom>
                                <a:avLst/>
                                <a:gdLst>
                                  <a:gd name="T0" fmla="+- 0 307 307"/>
                                  <a:gd name="T1" fmla="*/ T0 w 2603"/>
                                  <a:gd name="T2" fmla="+- 0 2910 307"/>
                                  <a:gd name="T3" fmla="*/ T2 w 2603"/>
                                </a:gdLst>
                                <a:ahLst/>
                                <a:cxnLst>
                                  <a:cxn ang="0">
                                    <a:pos x="T1" y="0"/>
                                  </a:cxn>
                                  <a:cxn ang="0">
                                    <a:pos x="T3" y="0"/>
                                  </a:cxn>
                                </a:cxnLst>
                                <a:rect l="0" t="0" r="r" b="b"/>
                                <a:pathLst>
                                  <a:path w="2603">
                                    <a:moveTo>
                                      <a:pt x="0" y="0"/>
                                    </a:moveTo>
                                    <a:lnTo>
                                      <a:pt x="2603"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6" name="Group 356"/>
                          <wpg:cNvGrpSpPr>
                            <a:grpSpLocks/>
                          </wpg:cNvGrpSpPr>
                          <wpg:grpSpPr bwMode="auto">
                            <a:xfrm>
                              <a:off x="307" y="1124"/>
                              <a:ext cx="2" cy="129"/>
                              <a:chOff x="307" y="1124"/>
                              <a:chExt cx="2" cy="129"/>
                            </a:xfrm>
                          </wpg:grpSpPr>
                          <wps:wsp>
                            <wps:cNvPr id="337" name="Freeform 357"/>
                            <wps:cNvSpPr>
                              <a:spLocks/>
                            </wps:cNvSpPr>
                            <wps:spPr bwMode="auto">
                              <a:xfrm>
                                <a:off x="307"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8" name="Group 354"/>
                          <wpg:cNvGrpSpPr>
                            <a:grpSpLocks/>
                          </wpg:cNvGrpSpPr>
                          <wpg:grpSpPr bwMode="auto">
                            <a:xfrm>
                              <a:off x="1174" y="1124"/>
                              <a:ext cx="2" cy="129"/>
                              <a:chOff x="1174" y="1124"/>
                              <a:chExt cx="2" cy="129"/>
                            </a:xfrm>
                          </wpg:grpSpPr>
                          <wps:wsp>
                            <wps:cNvPr id="339" name="Freeform 355"/>
                            <wps:cNvSpPr>
                              <a:spLocks/>
                            </wps:cNvSpPr>
                            <wps:spPr bwMode="auto">
                              <a:xfrm>
                                <a:off x="117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0" name="Group 352"/>
                          <wpg:cNvGrpSpPr>
                            <a:grpSpLocks/>
                          </wpg:cNvGrpSpPr>
                          <wpg:grpSpPr bwMode="auto">
                            <a:xfrm>
                              <a:off x="2042" y="1124"/>
                              <a:ext cx="2" cy="129"/>
                              <a:chOff x="2042" y="1124"/>
                              <a:chExt cx="2" cy="129"/>
                            </a:xfrm>
                          </wpg:grpSpPr>
                          <wps:wsp>
                            <wps:cNvPr id="341" name="Freeform 353"/>
                            <wps:cNvSpPr>
                              <a:spLocks/>
                            </wps:cNvSpPr>
                            <wps:spPr bwMode="auto">
                              <a:xfrm>
                                <a:off x="2042"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2" name="Group 350"/>
                          <wpg:cNvGrpSpPr>
                            <a:grpSpLocks/>
                          </wpg:cNvGrpSpPr>
                          <wpg:grpSpPr bwMode="auto">
                            <a:xfrm>
                              <a:off x="2910" y="1124"/>
                              <a:ext cx="2" cy="129"/>
                              <a:chOff x="2910" y="1124"/>
                              <a:chExt cx="2" cy="129"/>
                            </a:xfrm>
                          </wpg:grpSpPr>
                          <wps:wsp>
                            <wps:cNvPr id="343" name="Freeform 351"/>
                            <wps:cNvSpPr>
                              <a:spLocks/>
                            </wps:cNvSpPr>
                            <wps:spPr bwMode="auto">
                              <a:xfrm>
                                <a:off x="291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4" name="Group 348"/>
                          <wpg:cNvGrpSpPr>
                            <a:grpSpLocks/>
                          </wpg:cNvGrpSpPr>
                          <wpg:grpSpPr bwMode="auto">
                            <a:xfrm>
                              <a:off x="136" y="112"/>
                              <a:ext cx="2" cy="850"/>
                              <a:chOff x="136" y="112"/>
                              <a:chExt cx="2" cy="850"/>
                            </a:xfrm>
                          </wpg:grpSpPr>
                          <wps:wsp>
                            <wps:cNvPr id="345" name="Freeform 349"/>
                            <wps:cNvSpPr>
                              <a:spLocks/>
                            </wps:cNvSpPr>
                            <wps:spPr bwMode="auto">
                              <a:xfrm>
                                <a:off x="136" y="112"/>
                                <a:ext cx="2" cy="850"/>
                              </a:xfrm>
                              <a:custGeom>
                                <a:avLst/>
                                <a:gdLst>
                                  <a:gd name="T0" fmla="+- 0 962 112"/>
                                  <a:gd name="T1" fmla="*/ 962 h 850"/>
                                  <a:gd name="T2" fmla="+- 0 112 112"/>
                                  <a:gd name="T3" fmla="*/ 112 h 850"/>
                                </a:gdLst>
                                <a:ahLst/>
                                <a:cxnLst>
                                  <a:cxn ang="0">
                                    <a:pos x="0" y="T1"/>
                                  </a:cxn>
                                  <a:cxn ang="0">
                                    <a:pos x="0" y="T3"/>
                                  </a:cxn>
                                </a:cxnLst>
                                <a:rect l="0" t="0" r="r" b="b"/>
                                <a:pathLst>
                                  <a:path h="850">
                                    <a:moveTo>
                                      <a:pt x="0" y="85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6" name="Group 346"/>
                          <wpg:cNvGrpSpPr>
                            <a:grpSpLocks/>
                          </wpg:cNvGrpSpPr>
                          <wpg:grpSpPr bwMode="auto">
                            <a:xfrm>
                              <a:off x="8" y="962"/>
                              <a:ext cx="128" cy="2"/>
                              <a:chOff x="8" y="962"/>
                              <a:chExt cx="128" cy="2"/>
                            </a:xfrm>
                          </wpg:grpSpPr>
                          <wps:wsp>
                            <wps:cNvPr id="347" name="Freeform 347"/>
                            <wps:cNvSpPr>
                              <a:spLocks/>
                            </wps:cNvSpPr>
                            <wps:spPr bwMode="auto">
                              <a:xfrm>
                                <a:off x="8" y="96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48" name="Group 344"/>
                          <wpg:cNvGrpSpPr>
                            <a:grpSpLocks/>
                          </wpg:cNvGrpSpPr>
                          <wpg:grpSpPr bwMode="auto">
                            <a:xfrm>
                              <a:off x="8" y="792"/>
                              <a:ext cx="128" cy="2"/>
                              <a:chOff x="8" y="792"/>
                              <a:chExt cx="128" cy="2"/>
                            </a:xfrm>
                          </wpg:grpSpPr>
                          <wps:wsp>
                            <wps:cNvPr id="349" name="Freeform 345"/>
                            <wps:cNvSpPr>
                              <a:spLocks/>
                            </wps:cNvSpPr>
                            <wps:spPr bwMode="auto">
                              <a:xfrm>
                                <a:off x="8" y="79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0" name="Group 342"/>
                          <wpg:cNvGrpSpPr>
                            <a:grpSpLocks/>
                          </wpg:cNvGrpSpPr>
                          <wpg:grpSpPr bwMode="auto">
                            <a:xfrm>
                              <a:off x="8" y="622"/>
                              <a:ext cx="128" cy="2"/>
                              <a:chOff x="8" y="622"/>
                              <a:chExt cx="128" cy="2"/>
                            </a:xfrm>
                          </wpg:grpSpPr>
                          <wps:wsp>
                            <wps:cNvPr id="351" name="Freeform 343"/>
                            <wps:cNvSpPr>
                              <a:spLocks/>
                            </wps:cNvSpPr>
                            <wps:spPr bwMode="auto">
                              <a:xfrm>
                                <a:off x="8" y="62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2" name="Group 340"/>
                          <wpg:cNvGrpSpPr>
                            <a:grpSpLocks/>
                          </wpg:cNvGrpSpPr>
                          <wpg:grpSpPr bwMode="auto">
                            <a:xfrm>
                              <a:off x="8" y="452"/>
                              <a:ext cx="128" cy="2"/>
                              <a:chOff x="8" y="452"/>
                              <a:chExt cx="128" cy="2"/>
                            </a:xfrm>
                          </wpg:grpSpPr>
                          <wps:wsp>
                            <wps:cNvPr id="353" name="Freeform 341"/>
                            <wps:cNvSpPr>
                              <a:spLocks/>
                            </wps:cNvSpPr>
                            <wps:spPr bwMode="auto">
                              <a:xfrm>
                                <a:off x="8" y="45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4" name="Group 338"/>
                          <wpg:cNvGrpSpPr>
                            <a:grpSpLocks/>
                          </wpg:cNvGrpSpPr>
                          <wpg:grpSpPr bwMode="auto">
                            <a:xfrm>
                              <a:off x="8" y="282"/>
                              <a:ext cx="128" cy="2"/>
                              <a:chOff x="8" y="282"/>
                              <a:chExt cx="128" cy="2"/>
                            </a:xfrm>
                          </wpg:grpSpPr>
                          <wps:wsp>
                            <wps:cNvPr id="355" name="Freeform 339"/>
                            <wps:cNvSpPr>
                              <a:spLocks/>
                            </wps:cNvSpPr>
                            <wps:spPr bwMode="auto">
                              <a:xfrm>
                                <a:off x="8" y="28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6" name="Group 336"/>
                          <wpg:cNvGrpSpPr>
                            <a:grpSpLocks/>
                          </wpg:cNvGrpSpPr>
                          <wpg:grpSpPr bwMode="auto">
                            <a:xfrm>
                              <a:off x="8" y="112"/>
                              <a:ext cx="128" cy="2"/>
                              <a:chOff x="8" y="112"/>
                              <a:chExt cx="128" cy="2"/>
                            </a:xfrm>
                          </wpg:grpSpPr>
                          <wps:wsp>
                            <wps:cNvPr id="357" name="Freeform 337"/>
                            <wps:cNvSpPr>
                              <a:spLocks/>
                            </wps:cNvSpPr>
                            <wps:spPr bwMode="auto">
                              <a:xfrm>
                                <a:off x="8" y="11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8" name="Group 333"/>
                          <wpg:cNvGrpSpPr>
                            <a:grpSpLocks/>
                          </wpg:cNvGrpSpPr>
                          <wpg:grpSpPr bwMode="auto">
                            <a:xfrm>
                              <a:off x="136" y="8"/>
                              <a:ext cx="3429" cy="1116"/>
                              <a:chOff x="136" y="8"/>
                              <a:chExt cx="3429" cy="1116"/>
                            </a:xfrm>
                          </wpg:grpSpPr>
                          <wps:wsp>
                            <wps:cNvPr id="359" name="Freeform 335"/>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0" name="Picture 3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07" y="527"/>
                                <a:ext cx="2745"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1" name="Group 331"/>
                          <wpg:cNvGrpSpPr>
                            <a:grpSpLocks/>
                          </wpg:cNvGrpSpPr>
                          <wpg:grpSpPr bwMode="auto">
                            <a:xfrm>
                              <a:off x="3390" y="815"/>
                              <a:ext cx="94" cy="96"/>
                              <a:chOff x="3390" y="815"/>
                              <a:chExt cx="94" cy="96"/>
                            </a:xfrm>
                          </wpg:grpSpPr>
                          <wps:wsp>
                            <wps:cNvPr id="362" name="Freeform 332"/>
                            <wps:cNvSpPr>
                              <a:spLocks/>
                            </wps:cNvSpPr>
                            <wps:spPr bwMode="auto">
                              <a:xfrm>
                                <a:off x="3390" y="815"/>
                                <a:ext cx="94" cy="96"/>
                              </a:xfrm>
                              <a:custGeom>
                                <a:avLst/>
                                <a:gdLst>
                                  <a:gd name="T0" fmla="+- 0 3390 3390"/>
                                  <a:gd name="T1" fmla="*/ T0 w 94"/>
                                  <a:gd name="T2" fmla="+- 0 862 815"/>
                                  <a:gd name="T3" fmla="*/ 862 h 96"/>
                                  <a:gd name="T4" fmla="+- 0 3395 3390"/>
                                  <a:gd name="T5" fmla="*/ T4 w 94"/>
                                  <a:gd name="T6" fmla="+- 0 840 815"/>
                                  <a:gd name="T7" fmla="*/ 840 h 96"/>
                                  <a:gd name="T8" fmla="+- 0 3409 3390"/>
                                  <a:gd name="T9" fmla="*/ T8 w 94"/>
                                  <a:gd name="T10" fmla="+- 0 824 815"/>
                                  <a:gd name="T11" fmla="*/ 824 h 96"/>
                                  <a:gd name="T12" fmla="+- 0 3429 3390"/>
                                  <a:gd name="T13" fmla="*/ T12 w 94"/>
                                  <a:gd name="T14" fmla="+- 0 815 815"/>
                                  <a:gd name="T15" fmla="*/ 815 h 96"/>
                                  <a:gd name="T16" fmla="+- 0 3454 3390"/>
                                  <a:gd name="T17" fmla="*/ T16 w 94"/>
                                  <a:gd name="T18" fmla="+- 0 819 815"/>
                                  <a:gd name="T19" fmla="*/ 819 h 96"/>
                                  <a:gd name="T20" fmla="+- 0 3472 3390"/>
                                  <a:gd name="T21" fmla="*/ T20 w 94"/>
                                  <a:gd name="T22" fmla="+- 0 830 815"/>
                                  <a:gd name="T23" fmla="*/ 830 h 96"/>
                                  <a:gd name="T24" fmla="+- 0 3483 3390"/>
                                  <a:gd name="T25" fmla="*/ T24 w 94"/>
                                  <a:gd name="T26" fmla="+- 0 847 815"/>
                                  <a:gd name="T27" fmla="*/ 847 h 96"/>
                                  <a:gd name="T28" fmla="+- 0 3481 3390"/>
                                  <a:gd name="T29" fmla="*/ T28 w 94"/>
                                  <a:gd name="T30" fmla="+- 0 874 815"/>
                                  <a:gd name="T31" fmla="*/ 874 h 96"/>
                                  <a:gd name="T32" fmla="+- 0 3472 3390"/>
                                  <a:gd name="T33" fmla="*/ T32 w 94"/>
                                  <a:gd name="T34" fmla="+- 0 894 815"/>
                                  <a:gd name="T35" fmla="*/ 894 h 96"/>
                                  <a:gd name="T36" fmla="+- 0 3457 3390"/>
                                  <a:gd name="T37" fmla="*/ T36 w 94"/>
                                  <a:gd name="T38" fmla="+- 0 906 815"/>
                                  <a:gd name="T39" fmla="*/ 906 h 96"/>
                                  <a:gd name="T40" fmla="+- 0 3439 3390"/>
                                  <a:gd name="T41" fmla="*/ T40 w 94"/>
                                  <a:gd name="T42" fmla="+- 0 910 815"/>
                                  <a:gd name="T43" fmla="*/ 910 h 96"/>
                                  <a:gd name="T44" fmla="+- 0 3417 3390"/>
                                  <a:gd name="T45" fmla="*/ T44 w 94"/>
                                  <a:gd name="T46" fmla="+- 0 905 815"/>
                                  <a:gd name="T47" fmla="*/ 905 h 96"/>
                                  <a:gd name="T48" fmla="+- 0 3400 3390"/>
                                  <a:gd name="T49" fmla="*/ T48 w 94"/>
                                  <a:gd name="T50" fmla="+- 0 891 815"/>
                                  <a:gd name="T51" fmla="*/ 891 h 96"/>
                                  <a:gd name="T52" fmla="+- 0 3391 3390"/>
                                  <a:gd name="T53" fmla="*/ T52 w 94"/>
                                  <a:gd name="T54" fmla="+- 0 872 815"/>
                                  <a:gd name="T55" fmla="*/ 872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2"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3" name="Group 329"/>
                          <wpg:cNvGrpSpPr>
                            <a:grpSpLocks/>
                          </wpg:cNvGrpSpPr>
                          <wpg:grpSpPr bwMode="auto">
                            <a:xfrm>
                              <a:off x="3176" y="818"/>
                              <a:ext cx="94" cy="96"/>
                              <a:chOff x="3176" y="818"/>
                              <a:chExt cx="94" cy="96"/>
                            </a:xfrm>
                          </wpg:grpSpPr>
                          <wps:wsp>
                            <wps:cNvPr id="364" name="Freeform 330"/>
                            <wps:cNvSpPr>
                              <a:spLocks/>
                            </wps:cNvSpPr>
                            <wps:spPr bwMode="auto">
                              <a:xfrm>
                                <a:off x="3176" y="818"/>
                                <a:ext cx="94" cy="96"/>
                              </a:xfrm>
                              <a:custGeom>
                                <a:avLst/>
                                <a:gdLst>
                                  <a:gd name="T0" fmla="+- 0 3176 3176"/>
                                  <a:gd name="T1" fmla="*/ T0 w 94"/>
                                  <a:gd name="T2" fmla="+- 0 865 818"/>
                                  <a:gd name="T3" fmla="*/ 865 h 96"/>
                                  <a:gd name="T4" fmla="+- 0 3181 3176"/>
                                  <a:gd name="T5" fmla="*/ T4 w 94"/>
                                  <a:gd name="T6" fmla="+- 0 843 818"/>
                                  <a:gd name="T7" fmla="*/ 843 h 96"/>
                                  <a:gd name="T8" fmla="+- 0 3195 3176"/>
                                  <a:gd name="T9" fmla="*/ T8 w 94"/>
                                  <a:gd name="T10" fmla="+- 0 827 818"/>
                                  <a:gd name="T11" fmla="*/ 827 h 96"/>
                                  <a:gd name="T12" fmla="+- 0 3215 3176"/>
                                  <a:gd name="T13" fmla="*/ T12 w 94"/>
                                  <a:gd name="T14" fmla="+- 0 818 818"/>
                                  <a:gd name="T15" fmla="*/ 818 h 96"/>
                                  <a:gd name="T16" fmla="+- 0 3240 3176"/>
                                  <a:gd name="T17" fmla="*/ T16 w 94"/>
                                  <a:gd name="T18" fmla="+- 0 821 818"/>
                                  <a:gd name="T19" fmla="*/ 821 h 96"/>
                                  <a:gd name="T20" fmla="+- 0 3258 3176"/>
                                  <a:gd name="T21" fmla="*/ T20 w 94"/>
                                  <a:gd name="T22" fmla="+- 0 833 818"/>
                                  <a:gd name="T23" fmla="*/ 833 h 96"/>
                                  <a:gd name="T24" fmla="+- 0 3269 3176"/>
                                  <a:gd name="T25" fmla="*/ T24 w 94"/>
                                  <a:gd name="T26" fmla="+- 0 850 818"/>
                                  <a:gd name="T27" fmla="*/ 850 h 96"/>
                                  <a:gd name="T28" fmla="+- 0 3267 3176"/>
                                  <a:gd name="T29" fmla="*/ T28 w 94"/>
                                  <a:gd name="T30" fmla="+- 0 877 818"/>
                                  <a:gd name="T31" fmla="*/ 877 h 96"/>
                                  <a:gd name="T32" fmla="+- 0 3258 3176"/>
                                  <a:gd name="T33" fmla="*/ T32 w 94"/>
                                  <a:gd name="T34" fmla="+- 0 896 818"/>
                                  <a:gd name="T35" fmla="*/ 896 h 96"/>
                                  <a:gd name="T36" fmla="+- 0 3243 3176"/>
                                  <a:gd name="T37" fmla="*/ T36 w 94"/>
                                  <a:gd name="T38" fmla="+- 0 909 818"/>
                                  <a:gd name="T39" fmla="*/ 909 h 96"/>
                                  <a:gd name="T40" fmla="+- 0 3225 3176"/>
                                  <a:gd name="T41" fmla="*/ T40 w 94"/>
                                  <a:gd name="T42" fmla="+- 0 913 818"/>
                                  <a:gd name="T43" fmla="*/ 913 h 96"/>
                                  <a:gd name="T44" fmla="+- 0 3203 3176"/>
                                  <a:gd name="T45" fmla="*/ T44 w 94"/>
                                  <a:gd name="T46" fmla="+- 0 908 818"/>
                                  <a:gd name="T47" fmla="*/ 908 h 96"/>
                                  <a:gd name="T48" fmla="+- 0 3186 3176"/>
                                  <a:gd name="T49" fmla="*/ T48 w 94"/>
                                  <a:gd name="T50" fmla="+- 0 894 818"/>
                                  <a:gd name="T51" fmla="*/ 894 h 96"/>
                                  <a:gd name="T52" fmla="+- 0 3177 3176"/>
                                  <a:gd name="T53" fmla="*/ T52 w 94"/>
                                  <a:gd name="T54" fmla="+- 0 875 818"/>
                                  <a:gd name="T55" fmla="*/ 87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2" y="15"/>
                                    </a:lnTo>
                                    <a:lnTo>
                                      <a:pt x="93" y="32"/>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5" name="Group 327"/>
                          <wpg:cNvGrpSpPr>
                            <a:grpSpLocks/>
                          </wpg:cNvGrpSpPr>
                          <wpg:grpSpPr bwMode="auto">
                            <a:xfrm>
                              <a:off x="3197" y="879"/>
                              <a:ext cx="94" cy="96"/>
                              <a:chOff x="3197" y="879"/>
                              <a:chExt cx="94" cy="96"/>
                            </a:xfrm>
                          </wpg:grpSpPr>
                          <wps:wsp>
                            <wps:cNvPr id="366" name="Freeform 328"/>
                            <wps:cNvSpPr>
                              <a:spLocks/>
                            </wps:cNvSpPr>
                            <wps:spPr bwMode="auto">
                              <a:xfrm>
                                <a:off x="3197" y="879"/>
                                <a:ext cx="94" cy="96"/>
                              </a:xfrm>
                              <a:custGeom>
                                <a:avLst/>
                                <a:gdLst>
                                  <a:gd name="T0" fmla="+- 0 3197 3197"/>
                                  <a:gd name="T1" fmla="*/ T0 w 94"/>
                                  <a:gd name="T2" fmla="+- 0 926 879"/>
                                  <a:gd name="T3" fmla="*/ 926 h 96"/>
                                  <a:gd name="T4" fmla="+- 0 3202 3197"/>
                                  <a:gd name="T5" fmla="*/ T4 w 94"/>
                                  <a:gd name="T6" fmla="+- 0 904 879"/>
                                  <a:gd name="T7" fmla="*/ 904 h 96"/>
                                  <a:gd name="T8" fmla="+- 0 3216 3197"/>
                                  <a:gd name="T9" fmla="*/ T8 w 94"/>
                                  <a:gd name="T10" fmla="+- 0 887 879"/>
                                  <a:gd name="T11" fmla="*/ 887 h 96"/>
                                  <a:gd name="T12" fmla="+- 0 3236 3197"/>
                                  <a:gd name="T13" fmla="*/ T12 w 94"/>
                                  <a:gd name="T14" fmla="+- 0 879 879"/>
                                  <a:gd name="T15" fmla="*/ 879 h 96"/>
                                  <a:gd name="T16" fmla="+- 0 3261 3197"/>
                                  <a:gd name="T17" fmla="*/ T16 w 94"/>
                                  <a:gd name="T18" fmla="+- 0 882 879"/>
                                  <a:gd name="T19" fmla="*/ 882 h 96"/>
                                  <a:gd name="T20" fmla="+- 0 3280 3197"/>
                                  <a:gd name="T21" fmla="*/ T20 w 94"/>
                                  <a:gd name="T22" fmla="+- 0 894 879"/>
                                  <a:gd name="T23" fmla="*/ 894 h 96"/>
                                  <a:gd name="T24" fmla="+- 0 3290 3197"/>
                                  <a:gd name="T25" fmla="*/ T24 w 94"/>
                                  <a:gd name="T26" fmla="+- 0 910 879"/>
                                  <a:gd name="T27" fmla="*/ 910 h 96"/>
                                  <a:gd name="T28" fmla="+- 0 3288 3197"/>
                                  <a:gd name="T29" fmla="*/ T28 w 94"/>
                                  <a:gd name="T30" fmla="+- 0 938 879"/>
                                  <a:gd name="T31" fmla="*/ 938 h 96"/>
                                  <a:gd name="T32" fmla="+- 0 3279 3197"/>
                                  <a:gd name="T33" fmla="*/ T32 w 94"/>
                                  <a:gd name="T34" fmla="+- 0 957 879"/>
                                  <a:gd name="T35" fmla="*/ 957 h 96"/>
                                  <a:gd name="T36" fmla="+- 0 3264 3197"/>
                                  <a:gd name="T37" fmla="*/ T36 w 94"/>
                                  <a:gd name="T38" fmla="+- 0 969 879"/>
                                  <a:gd name="T39" fmla="*/ 969 h 96"/>
                                  <a:gd name="T40" fmla="+- 0 3246 3197"/>
                                  <a:gd name="T41" fmla="*/ T40 w 94"/>
                                  <a:gd name="T42" fmla="+- 0 974 879"/>
                                  <a:gd name="T43" fmla="*/ 974 h 96"/>
                                  <a:gd name="T44" fmla="+- 0 3224 3197"/>
                                  <a:gd name="T45" fmla="*/ T44 w 94"/>
                                  <a:gd name="T46" fmla="+- 0 969 879"/>
                                  <a:gd name="T47" fmla="*/ 969 h 96"/>
                                  <a:gd name="T48" fmla="+- 0 3207 3197"/>
                                  <a:gd name="T49" fmla="*/ T48 w 94"/>
                                  <a:gd name="T50" fmla="+- 0 955 879"/>
                                  <a:gd name="T51" fmla="*/ 955 h 96"/>
                                  <a:gd name="T52" fmla="+- 0 3198 3197"/>
                                  <a:gd name="T53" fmla="*/ T52 w 94"/>
                                  <a:gd name="T54" fmla="+- 0 935 879"/>
                                  <a:gd name="T55" fmla="*/ 93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8"/>
                                    </a:lnTo>
                                    <a:lnTo>
                                      <a:pt x="39" y="0"/>
                                    </a:lnTo>
                                    <a:lnTo>
                                      <a:pt x="64" y="3"/>
                                    </a:lnTo>
                                    <a:lnTo>
                                      <a:pt x="83" y="15"/>
                                    </a:lnTo>
                                    <a:lnTo>
                                      <a:pt x="93" y="31"/>
                                    </a:lnTo>
                                    <a:lnTo>
                                      <a:pt x="91" y="59"/>
                                    </a:lnTo>
                                    <a:lnTo>
                                      <a:pt x="82" y="78"/>
                                    </a:lnTo>
                                    <a:lnTo>
                                      <a:pt x="67" y="90"/>
                                    </a:lnTo>
                                    <a:lnTo>
                                      <a:pt x="49" y="95"/>
                                    </a:lnTo>
                                    <a:lnTo>
                                      <a:pt x="27" y="90"/>
                                    </a:lnTo>
                                    <a:lnTo>
                                      <a:pt x="10" y="76"/>
                                    </a:lnTo>
                                    <a:lnTo>
                                      <a:pt x="1" y="56"/>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7" name="Group 325"/>
                          <wpg:cNvGrpSpPr>
                            <a:grpSpLocks/>
                          </wpg:cNvGrpSpPr>
                          <wpg:grpSpPr bwMode="auto">
                            <a:xfrm>
                              <a:off x="2857" y="73"/>
                              <a:ext cx="94" cy="96"/>
                              <a:chOff x="2857" y="73"/>
                              <a:chExt cx="94" cy="96"/>
                            </a:xfrm>
                          </wpg:grpSpPr>
                          <wps:wsp>
                            <wps:cNvPr id="368" name="Freeform 326"/>
                            <wps:cNvSpPr>
                              <a:spLocks/>
                            </wps:cNvSpPr>
                            <wps:spPr bwMode="auto">
                              <a:xfrm>
                                <a:off x="2857" y="73"/>
                                <a:ext cx="94" cy="96"/>
                              </a:xfrm>
                              <a:custGeom>
                                <a:avLst/>
                                <a:gdLst>
                                  <a:gd name="T0" fmla="+- 0 2857 2857"/>
                                  <a:gd name="T1" fmla="*/ T0 w 94"/>
                                  <a:gd name="T2" fmla="+- 0 121 73"/>
                                  <a:gd name="T3" fmla="*/ 121 h 96"/>
                                  <a:gd name="T4" fmla="+- 0 2862 2857"/>
                                  <a:gd name="T5" fmla="*/ T4 w 94"/>
                                  <a:gd name="T6" fmla="+- 0 99 73"/>
                                  <a:gd name="T7" fmla="*/ 99 h 96"/>
                                  <a:gd name="T8" fmla="+- 0 2876 2857"/>
                                  <a:gd name="T9" fmla="*/ T8 w 94"/>
                                  <a:gd name="T10" fmla="+- 0 82 73"/>
                                  <a:gd name="T11" fmla="*/ 82 h 96"/>
                                  <a:gd name="T12" fmla="+- 0 2896 2857"/>
                                  <a:gd name="T13" fmla="*/ T12 w 94"/>
                                  <a:gd name="T14" fmla="+- 0 73 73"/>
                                  <a:gd name="T15" fmla="*/ 73 h 96"/>
                                  <a:gd name="T16" fmla="+- 0 2921 2857"/>
                                  <a:gd name="T17" fmla="*/ T16 w 94"/>
                                  <a:gd name="T18" fmla="+- 0 77 73"/>
                                  <a:gd name="T19" fmla="*/ 77 h 96"/>
                                  <a:gd name="T20" fmla="+- 0 2940 2857"/>
                                  <a:gd name="T21" fmla="*/ T20 w 94"/>
                                  <a:gd name="T22" fmla="+- 0 89 73"/>
                                  <a:gd name="T23" fmla="*/ 89 h 96"/>
                                  <a:gd name="T24" fmla="+- 0 2950 2857"/>
                                  <a:gd name="T25" fmla="*/ T24 w 94"/>
                                  <a:gd name="T26" fmla="+- 0 105 73"/>
                                  <a:gd name="T27" fmla="*/ 105 h 96"/>
                                  <a:gd name="T28" fmla="+- 0 2948 2857"/>
                                  <a:gd name="T29" fmla="*/ T28 w 94"/>
                                  <a:gd name="T30" fmla="+- 0 133 73"/>
                                  <a:gd name="T31" fmla="*/ 133 h 96"/>
                                  <a:gd name="T32" fmla="+- 0 2939 2857"/>
                                  <a:gd name="T33" fmla="*/ T32 w 94"/>
                                  <a:gd name="T34" fmla="+- 0 152 73"/>
                                  <a:gd name="T35" fmla="*/ 152 h 96"/>
                                  <a:gd name="T36" fmla="+- 0 2924 2857"/>
                                  <a:gd name="T37" fmla="*/ T36 w 94"/>
                                  <a:gd name="T38" fmla="+- 0 164 73"/>
                                  <a:gd name="T39" fmla="*/ 164 h 96"/>
                                  <a:gd name="T40" fmla="+- 0 2906 2857"/>
                                  <a:gd name="T41" fmla="*/ T40 w 94"/>
                                  <a:gd name="T42" fmla="+- 0 169 73"/>
                                  <a:gd name="T43" fmla="*/ 169 h 96"/>
                                  <a:gd name="T44" fmla="+- 0 2884 2857"/>
                                  <a:gd name="T45" fmla="*/ T44 w 94"/>
                                  <a:gd name="T46" fmla="+- 0 164 73"/>
                                  <a:gd name="T47" fmla="*/ 164 h 96"/>
                                  <a:gd name="T48" fmla="+- 0 2867 2857"/>
                                  <a:gd name="T49" fmla="*/ T48 w 94"/>
                                  <a:gd name="T50" fmla="+- 0 150 73"/>
                                  <a:gd name="T51" fmla="*/ 150 h 96"/>
                                  <a:gd name="T52" fmla="+- 0 2858 2857"/>
                                  <a:gd name="T53" fmla="*/ T52 w 94"/>
                                  <a:gd name="T54" fmla="+- 0 130 73"/>
                                  <a:gd name="T55" fmla="*/ 13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6"/>
                                    </a:lnTo>
                                    <a:lnTo>
                                      <a:pt x="93" y="32"/>
                                    </a:lnTo>
                                    <a:lnTo>
                                      <a:pt x="91" y="60"/>
                                    </a:lnTo>
                                    <a:lnTo>
                                      <a:pt x="82" y="79"/>
                                    </a:lnTo>
                                    <a:lnTo>
                                      <a:pt x="67" y="91"/>
                                    </a:lnTo>
                                    <a:lnTo>
                                      <a:pt x="49" y="96"/>
                                    </a:lnTo>
                                    <a:lnTo>
                                      <a:pt x="27" y="91"/>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69" name="Group 323"/>
                          <wpg:cNvGrpSpPr>
                            <a:grpSpLocks/>
                          </wpg:cNvGrpSpPr>
                          <wpg:grpSpPr bwMode="auto">
                            <a:xfrm>
                              <a:off x="263" y="762"/>
                              <a:ext cx="3175" cy="119"/>
                              <a:chOff x="263" y="762"/>
                              <a:chExt cx="3175" cy="119"/>
                            </a:xfrm>
                          </wpg:grpSpPr>
                          <wps:wsp>
                            <wps:cNvPr id="370" name="Freeform 324"/>
                            <wps:cNvSpPr>
                              <a:spLocks/>
                            </wps:cNvSpPr>
                            <wps:spPr bwMode="auto">
                              <a:xfrm>
                                <a:off x="263" y="762"/>
                                <a:ext cx="3175" cy="119"/>
                              </a:xfrm>
                              <a:custGeom>
                                <a:avLst/>
                                <a:gdLst>
                                  <a:gd name="T0" fmla="+- 0 263 263"/>
                                  <a:gd name="T1" fmla="*/ T0 w 3175"/>
                                  <a:gd name="T2" fmla="+- 0 762 762"/>
                                  <a:gd name="T3" fmla="*/ 762 h 119"/>
                                  <a:gd name="T4" fmla="+- 0 343 263"/>
                                  <a:gd name="T5" fmla="*/ T4 w 3175"/>
                                  <a:gd name="T6" fmla="+- 0 767 762"/>
                                  <a:gd name="T7" fmla="*/ 767 h 119"/>
                                  <a:gd name="T8" fmla="+- 0 357 263"/>
                                  <a:gd name="T9" fmla="*/ T8 w 3175"/>
                                  <a:gd name="T10" fmla="+- 0 768 762"/>
                                  <a:gd name="T11" fmla="*/ 768 h 119"/>
                                  <a:gd name="T12" fmla="+- 0 395 263"/>
                                  <a:gd name="T13" fmla="*/ T12 w 3175"/>
                                  <a:gd name="T14" fmla="+- 0 771 762"/>
                                  <a:gd name="T15" fmla="*/ 771 h 119"/>
                                  <a:gd name="T16" fmla="+- 0 400 263"/>
                                  <a:gd name="T17" fmla="*/ T16 w 3175"/>
                                  <a:gd name="T18" fmla="+- 0 771 762"/>
                                  <a:gd name="T19" fmla="*/ 771 h 119"/>
                                  <a:gd name="T20" fmla="+- 0 402 263"/>
                                  <a:gd name="T21" fmla="*/ T20 w 3175"/>
                                  <a:gd name="T22" fmla="+- 0 771 762"/>
                                  <a:gd name="T23" fmla="*/ 771 h 119"/>
                                  <a:gd name="T24" fmla="+- 0 414 263"/>
                                  <a:gd name="T25" fmla="*/ T24 w 3175"/>
                                  <a:gd name="T26" fmla="+- 0 772 762"/>
                                  <a:gd name="T27" fmla="*/ 772 h 119"/>
                                  <a:gd name="T28" fmla="+- 0 436 263"/>
                                  <a:gd name="T29" fmla="*/ T28 w 3175"/>
                                  <a:gd name="T30" fmla="+- 0 773 762"/>
                                  <a:gd name="T31" fmla="*/ 773 h 119"/>
                                  <a:gd name="T32" fmla="+- 0 447 263"/>
                                  <a:gd name="T33" fmla="*/ T32 w 3175"/>
                                  <a:gd name="T34" fmla="+- 0 774 762"/>
                                  <a:gd name="T35" fmla="*/ 774 h 119"/>
                                  <a:gd name="T36" fmla="+- 0 492 263"/>
                                  <a:gd name="T37" fmla="*/ T36 w 3175"/>
                                  <a:gd name="T38" fmla="+- 0 777 762"/>
                                  <a:gd name="T39" fmla="*/ 777 h 119"/>
                                  <a:gd name="T40" fmla="+- 0 516 263"/>
                                  <a:gd name="T41" fmla="*/ T40 w 3175"/>
                                  <a:gd name="T42" fmla="+- 0 778 762"/>
                                  <a:gd name="T43" fmla="*/ 778 h 119"/>
                                  <a:gd name="T44" fmla="+- 0 615 263"/>
                                  <a:gd name="T45" fmla="*/ T44 w 3175"/>
                                  <a:gd name="T46" fmla="+- 0 784 762"/>
                                  <a:gd name="T47" fmla="*/ 784 h 119"/>
                                  <a:gd name="T48" fmla="+- 0 637 263"/>
                                  <a:gd name="T49" fmla="*/ T48 w 3175"/>
                                  <a:gd name="T50" fmla="+- 0 785 762"/>
                                  <a:gd name="T51" fmla="*/ 785 h 119"/>
                                  <a:gd name="T52" fmla="+- 0 676 263"/>
                                  <a:gd name="T53" fmla="*/ T52 w 3175"/>
                                  <a:gd name="T54" fmla="+- 0 787 762"/>
                                  <a:gd name="T55" fmla="*/ 787 h 119"/>
                                  <a:gd name="T56" fmla="+- 0 747 263"/>
                                  <a:gd name="T57" fmla="*/ T56 w 3175"/>
                                  <a:gd name="T58" fmla="+- 0 792 762"/>
                                  <a:gd name="T59" fmla="*/ 792 h 119"/>
                                  <a:gd name="T60" fmla="+- 0 865 263"/>
                                  <a:gd name="T61" fmla="*/ T60 w 3175"/>
                                  <a:gd name="T62" fmla="+- 0 798 762"/>
                                  <a:gd name="T63" fmla="*/ 798 h 119"/>
                                  <a:gd name="T64" fmla="+- 0 918 263"/>
                                  <a:gd name="T65" fmla="*/ T64 w 3175"/>
                                  <a:gd name="T66" fmla="+- 0 801 762"/>
                                  <a:gd name="T67" fmla="*/ 801 h 119"/>
                                  <a:gd name="T68" fmla="+- 0 937 263"/>
                                  <a:gd name="T69" fmla="*/ T68 w 3175"/>
                                  <a:gd name="T70" fmla="+- 0 802 762"/>
                                  <a:gd name="T71" fmla="*/ 802 h 119"/>
                                  <a:gd name="T72" fmla="+- 0 1036 263"/>
                                  <a:gd name="T73" fmla="*/ T72 w 3175"/>
                                  <a:gd name="T74" fmla="+- 0 808 762"/>
                                  <a:gd name="T75" fmla="*/ 808 h 119"/>
                                  <a:gd name="T76" fmla="+- 0 1139 263"/>
                                  <a:gd name="T77" fmla="*/ T76 w 3175"/>
                                  <a:gd name="T78" fmla="+- 0 810 762"/>
                                  <a:gd name="T79" fmla="*/ 810 h 119"/>
                                  <a:gd name="T80" fmla="+- 0 1190 263"/>
                                  <a:gd name="T81" fmla="*/ T80 w 3175"/>
                                  <a:gd name="T82" fmla="+- 0 809 762"/>
                                  <a:gd name="T83" fmla="*/ 809 h 119"/>
                                  <a:gd name="T84" fmla="+- 0 1217 263"/>
                                  <a:gd name="T85" fmla="*/ T84 w 3175"/>
                                  <a:gd name="T86" fmla="+- 0 809 762"/>
                                  <a:gd name="T87" fmla="*/ 809 h 119"/>
                                  <a:gd name="T88" fmla="+- 0 1238 263"/>
                                  <a:gd name="T89" fmla="*/ T88 w 3175"/>
                                  <a:gd name="T90" fmla="+- 0 809 762"/>
                                  <a:gd name="T91" fmla="*/ 809 h 119"/>
                                  <a:gd name="T92" fmla="+- 0 1310 263"/>
                                  <a:gd name="T93" fmla="*/ T92 w 3175"/>
                                  <a:gd name="T94" fmla="+- 0 808 762"/>
                                  <a:gd name="T95" fmla="*/ 808 h 119"/>
                                  <a:gd name="T96" fmla="+- 0 1334 263"/>
                                  <a:gd name="T97" fmla="*/ T96 w 3175"/>
                                  <a:gd name="T98" fmla="+- 0 808 762"/>
                                  <a:gd name="T99" fmla="*/ 808 h 119"/>
                                  <a:gd name="T100" fmla="+- 0 1337 263"/>
                                  <a:gd name="T101" fmla="*/ T100 w 3175"/>
                                  <a:gd name="T102" fmla="+- 0 808 762"/>
                                  <a:gd name="T103" fmla="*/ 808 h 119"/>
                                  <a:gd name="T104" fmla="+- 0 1351 263"/>
                                  <a:gd name="T105" fmla="*/ T104 w 3175"/>
                                  <a:gd name="T106" fmla="+- 0 808 762"/>
                                  <a:gd name="T107" fmla="*/ 808 h 119"/>
                                  <a:gd name="T108" fmla="+- 0 1399 263"/>
                                  <a:gd name="T109" fmla="*/ T108 w 3175"/>
                                  <a:gd name="T110" fmla="+- 0 808 762"/>
                                  <a:gd name="T111" fmla="*/ 808 h 119"/>
                                  <a:gd name="T112" fmla="+- 0 1438 263"/>
                                  <a:gd name="T113" fmla="*/ T112 w 3175"/>
                                  <a:gd name="T114" fmla="+- 0 808 762"/>
                                  <a:gd name="T115" fmla="*/ 808 h 119"/>
                                  <a:gd name="T116" fmla="+- 0 1479 263"/>
                                  <a:gd name="T117" fmla="*/ T116 w 3175"/>
                                  <a:gd name="T118" fmla="+- 0 808 762"/>
                                  <a:gd name="T119" fmla="*/ 808 h 119"/>
                                  <a:gd name="T120" fmla="+- 0 1522 263"/>
                                  <a:gd name="T121" fmla="*/ T120 w 3175"/>
                                  <a:gd name="T122" fmla="+- 0 808 762"/>
                                  <a:gd name="T123" fmla="*/ 808 h 119"/>
                                  <a:gd name="T124" fmla="+- 0 1609 263"/>
                                  <a:gd name="T125" fmla="*/ T124 w 3175"/>
                                  <a:gd name="T126" fmla="+- 0 808 762"/>
                                  <a:gd name="T127" fmla="*/ 808 h 119"/>
                                  <a:gd name="T128" fmla="+- 0 1651 263"/>
                                  <a:gd name="T129" fmla="*/ T128 w 3175"/>
                                  <a:gd name="T130" fmla="+- 0 808 762"/>
                                  <a:gd name="T131" fmla="*/ 808 h 119"/>
                                  <a:gd name="T132" fmla="+- 0 1658 263"/>
                                  <a:gd name="T133" fmla="*/ T132 w 3175"/>
                                  <a:gd name="T134" fmla="+- 0 808 762"/>
                                  <a:gd name="T135" fmla="*/ 808 h 119"/>
                                  <a:gd name="T136" fmla="+- 0 1675 263"/>
                                  <a:gd name="T137" fmla="*/ T136 w 3175"/>
                                  <a:gd name="T138" fmla="+- 0 808 762"/>
                                  <a:gd name="T139" fmla="*/ 808 h 119"/>
                                  <a:gd name="T140" fmla="+- 0 1700 263"/>
                                  <a:gd name="T141" fmla="*/ T140 w 3175"/>
                                  <a:gd name="T142" fmla="+- 0 808 762"/>
                                  <a:gd name="T143" fmla="*/ 808 h 119"/>
                                  <a:gd name="T144" fmla="+- 0 1715 263"/>
                                  <a:gd name="T145" fmla="*/ T144 w 3175"/>
                                  <a:gd name="T146" fmla="+- 0 808 762"/>
                                  <a:gd name="T147" fmla="*/ 808 h 119"/>
                                  <a:gd name="T148" fmla="+- 0 1731 263"/>
                                  <a:gd name="T149" fmla="*/ T148 w 3175"/>
                                  <a:gd name="T150" fmla="+- 0 808 762"/>
                                  <a:gd name="T151" fmla="*/ 808 h 119"/>
                                  <a:gd name="T152" fmla="+- 0 1777 263"/>
                                  <a:gd name="T153" fmla="*/ T152 w 3175"/>
                                  <a:gd name="T154" fmla="+- 0 807 762"/>
                                  <a:gd name="T155" fmla="*/ 807 h 119"/>
                                  <a:gd name="T156" fmla="+- 0 1792 263"/>
                                  <a:gd name="T157" fmla="*/ T156 w 3175"/>
                                  <a:gd name="T158" fmla="+- 0 807 762"/>
                                  <a:gd name="T159" fmla="*/ 807 h 119"/>
                                  <a:gd name="T160" fmla="+- 0 1816 263"/>
                                  <a:gd name="T161" fmla="*/ T160 w 3175"/>
                                  <a:gd name="T162" fmla="+- 0 807 762"/>
                                  <a:gd name="T163" fmla="*/ 807 h 119"/>
                                  <a:gd name="T164" fmla="+- 0 1834 263"/>
                                  <a:gd name="T165" fmla="*/ T164 w 3175"/>
                                  <a:gd name="T166" fmla="+- 0 807 762"/>
                                  <a:gd name="T167" fmla="*/ 807 h 119"/>
                                  <a:gd name="T168" fmla="+- 0 1841 263"/>
                                  <a:gd name="T169" fmla="*/ T168 w 3175"/>
                                  <a:gd name="T170" fmla="+- 0 807 762"/>
                                  <a:gd name="T171" fmla="*/ 807 h 119"/>
                                  <a:gd name="T172" fmla="+- 0 1937 263"/>
                                  <a:gd name="T173" fmla="*/ T172 w 3175"/>
                                  <a:gd name="T174" fmla="+- 0 807 762"/>
                                  <a:gd name="T175" fmla="*/ 807 h 119"/>
                                  <a:gd name="T176" fmla="+- 0 1952 263"/>
                                  <a:gd name="T177" fmla="*/ T176 w 3175"/>
                                  <a:gd name="T178" fmla="+- 0 807 762"/>
                                  <a:gd name="T179" fmla="*/ 807 h 119"/>
                                  <a:gd name="T180" fmla="+- 0 1994 263"/>
                                  <a:gd name="T181" fmla="*/ T180 w 3175"/>
                                  <a:gd name="T182" fmla="+- 0 808 762"/>
                                  <a:gd name="T183" fmla="*/ 808 h 119"/>
                                  <a:gd name="T184" fmla="+- 0 2006 263"/>
                                  <a:gd name="T185" fmla="*/ T184 w 3175"/>
                                  <a:gd name="T186" fmla="+- 0 808 762"/>
                                  <a:gd name="T187" fmla="*/ 808 h 119"/>
                                  <a:gd name="T188" fmla="+- 0 2040 263"/>
                                  <a:gd name="T189" fmla="*/ T188 w 3175"/>
                                  <a:gd name="T190" fmla="+- 0 809 762"/>
                                  <a:gd name="T191" fmla="*/ 809 h 119"/>
                                  <a:gd name="T192" fmla="+- 0 2127 263"/>
                                  <a:gd name="T193" fmla="*/ T192 w 3175"/>
                                  <a:gd name="T194" fmla="+- 0 813 762"/>
                                  <a:gd name="T195" fmla="*/ 813 h 119"/>
                                  <a:gd name="T196" fmla="+- 0 2196 263"/>
                                  <a:gd name="T197" fmla="*/ T196 w 3175"/>
                                  <a:gd name="T198" fmla="+- 0 816 762"/>
                                  <a:gd name="T199" fmla="*/ 816 h 119"/>
                                  <a:gd name="T200" fmla="+- 0 2294 263"/>
                                  <a:gd name="T201" fmla="*/ T200 w 3175"/>
                                  <a:gd name="T202" fmla="+- 0 820 762"/>
                                  <a:gd name="T203" fmla="*/ 820 h 119"/>
                                  <a:gd name="T204" fmla="+- 0 2360 263"/>
                                  <a:gd name="T205" fmla="*/ T204 w 3175"/>
                                  <a:gd name="T206" fmla="+- 0 823 762"/>
                                  <a:gd name="T207" fmla="*/ 823 h 119"/>
                                  <a:gd name="T208" fmla="+- 0 2498 263"/>
                                  <a:gd name="T209" fmla="*/ T208 w 3175"/>
                                  <a:gd name="T210" fmla="+- 0 832 762"/>
                                  <a:gd name="T211" fmla="*/ 832 h 119"/>
                                  <a:gd name="T212" fmla="+- 0 2674 263"/>
                                  <a:gd name="T213" fmla="*/ T212 w 3175"/>
                                  <a:gd name="T214" fmla="+- 0 841 762"/>
                                  <a:gd name="T215" fmla="*/ 841 h 119"/>
                                  <a:gd name="T216" fmla="+- 0 2723 263"/>
                                  <a:gd name="T217" fmla="*/ T216 w 3175"/>
                                  <a:gd name="T218" fmla="+- 0 844 762"/>
                                  <a:gd name="T219" fmla="*/ 844 h 119"/>
                                  <a:gd name="T220" fmla="+- 0 2775 263"/>
                                  <a:gd name="T221" fmla="*/ T220 w 3175"/>
                                  <a:gd name="T222" fmla="+- 0 846 762"/>
                                  <a:gd name="T223" fmla="*/ 846 h 119"/>
                                  <a:gd name="T224" fmla="+- 0 2801 263"/>
                                  <a:gd name="T225" fmla="*/ T224 w 3175"/>
                                  <a:gd name="T226" fmla="+- 0 847 762"/>
                                  <a:gd name="T227" fmla="*/ 847 h 119"/>
                                  <a:gd name="T228" fmla="+- 0 2898 263"/>
                                  <a:gd name="T229" fmla="*/ T228 w 3175"/>
                                  <a:gd name="T230" fmla="+- 0 852 762"/>
                                  <a:gd name="T231" fmla="*/ 852 h 119"/>
                                  <a:gd name="T232" fmla="+- 0 2905 263"/>
                                  <a:gd name="T233" fmla="*/ T232 w 3175"/>
                                  <a:gd name="T234" fmla="+- 0 853 762"/>
                                  <a:gd name="T235" fmla="*/ 853 h 119"/>
                                  <a:gd name="T236" fmla="+- 0 3224 263"/>
                                  <a:gd name="T237" fmla="*/ T236 w 3175"/>
                                  <a:gd name="T238" fmla="+- 0 869 762"/>
                                  <a:gd name="T239" fmla="*/ 869 h 119"/>
                                  <a:gd name="T240" fmla="+- 0 3245 263"/>
                                  <a:gd name="T241" fmla="*/ T240 w 3175"/>
                                  <a:gd name="T242" fmla="+- 0 870 762"/>
                                  <a:gd name="T243" fmla="*/ 870 h 119"/>
                                  <a:gd name="T244" fmla="+- 0 3438 263"/>
                                  <a:gd name="T245" fmla="*/ T244 w 3175"/>
                                  <a:gd name="T246" fmla="+- 0 880 762"/>
                                  <a:gd name="T247" fmla="*/ 880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175" h="119">
                                    <a:moveTo>
                                      <a:pt x="0" y="0"/>
                                    </a:moveTo>
                                    <a:lnTo>
                                      <a:pt x="80" y="5"/>
                                    </a:lnTo>
                                    <a:lnTo>
                                      <a:pt x="94" y="6"/>
                                    </a:lnTo>
                                    <a:lnTo>
                                      <a:pt x="132" y="9"/>
                                    </a:lnTo>
                                    <a:lnTo>
                                      <a:pt x="137" y="9"/>
                                    </a:lnTo>
                                    <a:lnTo>
                                      <a:pt x="139" y="9"/>
                                    </a:lnTo>
                                    <a:lnTo>
                                      <a:pt x="151" y="10"/>
                                    </a:lnTo>
                                    <a:lnTo>
                                      <a:pt x="173" y="11"/>
                                    </a:lnTo>
                                    <a:lnTo>
                                      <a:pt x="184" y="12"/>
                                    </a:lnTo>
                                    <a:lnTo>
                                      <a:pt x="229" y="15"/>
                                    </a:lnTo>
                                    <a:lnTo>
                                      <a:pt x="253" y="16"/>
                                    </a:lnTo>
                                    <a:lnTo>
                                      <a:pt x="352" y="22"/>
                                    </a:lnTo>
                                    <a:lnTo>
                                      <a:pt x="374" y="23"/>
                                    </a:lnTo>
                                    <a:lnTo>
                                      <a:pt x="413" y="25"/>
                                    </a:lnTo>
                                    <a:lnTo>
                                      <a:pt x="484" y="30"/>
                                    </a:lnTo>
                                    <a:lnTo>
                                      <a:pt x="602" y="36"/>
                                    </a:lnTo>
                                    <a:lnTo>
                                      <a:pt x="655" y="39"/>
                                    </a:lnTo>
                                    <a:lnTo>
                                      <a:pt x="674" y="40"/>
                                    </a:lnTo>
                                    <a:lnTo>
                                      <a:pt x="773" y="46"/>
                                    </a:lnTo>
                                    <a:lnTo>
                                      <a:pt x="876" y="48"/>
                                    </a:lnTo>
                                    <a:lnTo>
                                      <a:pt x="927" y="47"/>
                                    </a:lnTo>
                                    <a:lnTo>
                                      <a:pt x="954" y="47"/>
                                    </a:lnTo>
                                    <a:lnTo>
                                      <a:pt x="975" y="47"/>
                                    </a:lnTo>
                                    <a:lnTo>
                                      <a:pt x="1047" y="46"/>
                                    </a:lnTo>
                                    <a:lnTo>
                                      <a:pt x="1071" y="46"/>
                                    </a:lnTo>
                                    <a:lnTo>
                                      <a:pt x="1074" y="46"/>
                                    </a:lnTo>
                                    <a:lnTo>
                                      <a:pt x="1088" y="46"/>
                                    </a:lnTo>
                                    <a:lnTo>
                                      <a:pt x="1136" y="46"/>
                                    </a:lnTo>
                                    <a:lnTo>
                                      <a:pt x="1175" y="46"/>
                                    </a:lnTo>
                                    <a:lnTo>
                                      <a:pt x="1216" y="46"/>
                                    </a:lnTo>
                                    <a:lnTo>
                                      <a:pt x="1259" y="46"/>
                                    </a:lnTo>
                                    <a:lnTo>
                                      <a:pt x="1346" y="46"/>
                                    </a:lnTo>
                                    <a:lnTo>
                                      <a:pt x="1388" y="46"/>
                                    </a:lnTo>
                                    <a:lnTo>
                                      <a:pt x="1395" y="46"/>
                                    </a:lnTo>
                                    <a:lnTo>
                                      <a:pt x="1412" y="46"/>
                                    </a:lnTo>
                                    <a:lnTo>
                                      <a:pt x="1437" y="46"/>
                                    </a:lnTo>
                                    <a:lnTo>
                                      <a:pt x="1452" y="46"/>
                                    </a:lnTo>
                                    <a:lnTo>
                                      <a:pt x="1468" y="46"/>
                                    </a:lnTo>
                                    <a:lnTo>
                                      <a:pt x="1514" y="45"/>
                                    </a:lnTo>
                                    <a:lnTo>
                                      <a:pt x="1529" y="45"/>
                                    </a:lnTo>
                                    <a:lnTo>
                                      <a:pt x="1553" y="45"/>
                                    </a:lnTo>
                                    <a:lnTo>
                                      <a:pt x="1571" y="45"/>
                                    </a:lnTo>
                                    <a:lnTo>
                                      <a:pt x="1578" y="45"/>
                                    </a:lnTo>
                                    <a:lnTo>
                                      <a:pt x="1674" y="45"/>
                                    </a:lnTo>
                                    <a:lnTo>
                                      <a:pt x="1689" y="45"/>
                                    </a:lnTo>
                                    <a:lnTo>
                                      <a:pt x="1731" y="46"/>
                                    </a:lnTo>
                                    <a:lnTo>
                                      <a:pt x="1743" y="46"/>
                                    </a:lnTo>
                                    <a:lnTo>
                                      <a:pt x="1777" y="47"/>
                                    </a:lnTo>
                                    <a:lnTo>
                                      <a:pt x="1864" y="51"/>
                                    </a:lnTo>
                                    <a:lnTo>
                                      <a:pt x="1933" y="54"/>
                                    </a:lnTo>
                                    <a:lnTo>
                                      <a:pt x="2031" y="58"/>
                                    </a:lnTo>
                                    <a:lnTo>
                                      <a:pt x="2097" y="61"/>
                                    </a:lnTo>
                                    <a:lnTo>
                                      <a:pt x="2235" y="70"/>
                                    </a:lnTo>
                                    <a:lnTo>
                                      <a:pt x="2411" y="79"/>
                                    </a:lnTo>
                                    <a:lnTo>
                                      <a:pt x="2460" y="82"/>
                                    </a:lnTo>
                                    <a:lnTo>
                                      <a:pt x="2512" y="84"/>
                                    </a:lnTo>
                                    <a:lnTo>
                                      <a:pt x="2538" y="85"/>
                                    </a:lnTo>
                                    <a:lnTo>
                                      <a:pt x="2635" y="90"/>
                                    </a:lnTo>
                                    <a:lnTo>
                                      <a:pt x="2642" y="91"/>
                                    </a:lnTo>
                                    <a:lnTo>
                                      <a:pt x="2961" y="107"/>
                                    </a:lnTo>
                                    <a:lnTo>
                                      <a:pt x="2982" y="108"/>
                                    </a:lnTo>
                                    <a:lnTo>
                                      <a:pt x="3175" y="118"/>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1" name="Group 318"/>
                          <wpg:cNvGrpSpPr>
                            <a:grpSpLocks/>
                          </wpg:cNvGrpSpPr>
                          <wpg:grpSpPr bwMode="auto">
                            <a:xfrm>
                              <a:off x="136" y="792"/>
                              <a:ext cx="3429" cy="2"/>
                              <a:chOff x="136" y="792"/>
                              <a:chExt cx="3429" cy="2"/>
                            </a:xfrm>
                          </wpg:grpSpPr>
                          <wps:wsp>
                            <wps:cNvPr id="372" name="Freeform 322"/>
                            <wps:cNvSpPr>
                              <a:spLocks/>
                            </wps:cNvSpPr>
                            <wps:spPr bwMode="auto">
                              <a:xfrm>
                                <a:off x="136" y="792"/>
                                <a:ext cx="3429" cy="2"/>
                              </a:xfrm>
                              <a:custGeom>
                                <a:avLst/>
                                <a:gdLst>
                                  <a:gd name="T0" fmla="+- 0 136 136"/>
                                  <a:gd name="T1" fmla="*/ T0 w 3429"/>
                                  <a:gd name="T2" fmla="+- 0 3565 136"/>
                                  <a:gd name="T3" fmla="*/ T2 w 3429"/>
                                </a:gdLst>
                                <a:ahLst/>
                                <a:cxnLst>
                                  <a:cxn ang="0">
                                    <a:pos x="T1" y="0"/>
                                  </a:cxn>
                                  <a:cxn ang="0">
                                    <a:pos x="T3" y="0"/>
                                  </a:cxn>
                                </a:cxnLst>
                                <a:rect l="0" t="0" r="r" b="b"/>
                                <a:pathLst>
                                  <a:path w="3429">
                                    <a:moveTo>
                                      <a:pt x="0" y="0"/>
                                    </a:moveTo>
                                    <a:lnTo>
                                      <a:pt x="3429"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Text Box 321"/>
                            <wps:cNvSpPr txBox="1">
                              <a:spLocks noChangeArrowheads="1"/>
                            </wps:cNvSpPr>
                            <wps:spPr bwMode="auto">
                              <a:xfrm>
                                <a:off x="2674" y="35"/>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7939" w:author="Claire Kouba" w:date="2023-09-12T16:52:00Z"/>
                                      <w:rFonts w:ascii="Arial" w:eastAsia="Arial" w:hAnsi="Arial" w:cs="Arial"/>
                                      <w:sz w:val="15"/>
                                      <w:szCs w:val="15"/>
                                    </w:rPr>
                                  </w:pPr>
                                  <w:ins w:id="7940" w:author="Claire Kouba" w:date="2023-09-12T16:52:00Z">
                                    <w:r>
                                      <w:rPr>
                                        <w:rFonts w:ascii="Arial"/>
                                        <w:sz w:val="15"/>
                                      </w:rPr>
                                      <w:t>42</w:t>
                                    </w:r>
                                  </w:ins>
                                </w:p>
                              </w:txbxContent>
                            </wps:txbx>
                            <wps:bodyPr rot="0" vert="horz" wrap="square" lIns="0" tIns="0" rIns="0" bIns="0" anchor="t" anchorCtr="0" upright="1">
                              <a:noAutofit/>
                            </wps:bodyPr>
                          </wps:wsp>
                          <wps:wsp>
                            <wps:cNvPr id="374" name="Text Box 320"/>
                            <wps:cNvSpPr txBox="1">
                              <a:spLocks noChangeArrowheads="1"/>
                            </wps:cNvSpPr>
                            <wps:spPr bwMode="auto">
                              <a:xfrm>
                                <a:off x="2267" y="49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7941" w:author="Claire Kouba" w:date="2023-09-12T16:52:00Z"/>
                                      <w:rFonts w:ascii="Arial" w:eastAsia="Arial" w:hAnsi="Arial" w:cs="Arial"/>
                                      <w:sz w:val="15"/>
                                      <w:szCs w:val="15"/>
                                    </w:rPr>
                                  </w:pPr>
                                  <w:ins w:id="7942" w:author="Claire Kouba" w:date="2023-09-12T16:52:00Z">
                                    <w:r>
                                      <w:rPr>
                                        <w:rFonts w:ascii="Arial"/>
                                        <w:sz w:val="15"/>
                                      </w:rPr>
                                      <w:t>12</w:t>
                                    </w:r>
                                  </w:ins>
                                </w:p>
                              </w:txbxContent>
                            </wps:txbx>
                            <wps:bodyPr rot="0" vert="horz" wrap="square" lIns="0" tIns="0" rIns="0" bIns="0" anchor="t" anchorCtr="0" upright="1">
                              <a:noAutofit/>
                            </wps:bodyPr>
                          </wps:wsp>
                          <wps:wsp>
                            <wps:cNvPr id="375" name="Text Box 319"/>
                            <wps:cNvSpPr txBox="1">
                              <a:spLocks noChangeArrowheads="1"/>
                            </wps:cNvSpPr>
                            <wps:spPr bwMode="auto">
                              <a:xfrm>
                                <a:off x="1856" y="97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7943" w:author="Claire Kouba" w:date="2023-09-12T16:52:00Z"/>
                                      <w:rFonts w:ascii="Arial" w:eastAsia="Arial" w:hAnsi="Arial" w:cs="Arial"/>
                                      <w:sz w:val="15"/>
                                      <w:szCs w:val="15"/>
                                    </w:rPr>
                                  </w:pPr>
                                  <w:ins w:id="7944" w:author="Claire Kouba" w:date="2023-09-12T16:52:00Z">
                                    <w:r>
                                      <w:rPr>
                                        <w:rFonts w:ascii="Arial"/>
                                        <w:sz w:val="15"/>
                                      </w:rPr>
                                      <w:t>61</w:t>
                                    </w:r>
                                  </w:ins>
                                </w:p>
                              </w:txbxContent>
                            </wps:txbx>
                            <wps:bodyPr rot="0" vert="horz" wrap="square" lIns="0" tIns="0" rIns="0" bIns="0" anchor="t" anchorCtr="0" upright="1">
                              <a:noAutofit/>
                            </wps:bodyPr>
                          </wps:wsp>
                        </wpg:grpSp>
                      </wpg:wgp>
                    </a:graphicData>
                  </a:graphic>
                </wp:inline>
              </w:drawing>
            </mc:Choice>
            <mc:Fallback>
              <w:pict>
                <v:group id="Group 317" o:spid="_x0000_s1031"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">
                  <v:group id="Group 358" o:spid="_x0000_s1032" style="position:absolute;left:307;top:1124;width:2603;height:2" coordorigin="307,1124"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Freeform 359" o:spid="_x0000_s1033" style="position:absolute;left:307;top:1124;width:2603;height:2;visibility:visible;mso-wrap-style:square;v-text-anchor:top"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" path="m,l2603,e" filled="f" strokeweight=".28367mm">
                      <v:path arrowok="t" o:connecttype="custom" o:connectlocs="0,0;2603,0" o:connectangles="0,0"/>
                    </v:shape>
                  </v:group>
                  <v:group id="Group 356" o:spid="_x0000_s1034" style="position:absolute;left:307;top:1124;width:2;height:129" coordorigin="307,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Freeform 357" o:spid="_x0000_s1035" style="position:absolute;left:307;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" path="m,l,128e" filled="f" strokeweight=".28367mm">
                      <v:path arrowok="t" o:connecttype="custom" o:connectlocs="0,1124;0,1252" o:connectangles="0,0"/>
                    </v:shape>
                  </v:group>
                  <v:group id="Group 354" o:spid="_x0000_s1036" style="position:absolute;left:1174;top:1124;width:2;height:129" coordorigin="117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Freeform 355" o:spid="_x0000_s1037" style="position:absolute;left:117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" path="m,l,128e" filled="f" strokeweight=".28367mm">
                      <v:path arrowok="t" o:connecttype="custom" o:connectlocs="0,1124;0,1252" o:connectangles="0,0"/>
                    </v:shape>
                  </v:group>
                  <v:group id="Group 352" o:spid="_x0000_s1038" style="position:absolute;left:2042;top:1124;width:2;height:129" coordorigin="2042,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Freeform 353" o:spid="_x0000_s1039" style="position:absolute;left:2042;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" path="m,l,128e" filled="f" strokeweight=".28367mm">
                      <v:path arrowok="t" o:connecttype="custom" o:connectlocs="0,1124;0,1252" o:connectangles="0,0"/>
                    </v:shape>
                  </v:group>
                  <v:group id="Group 350" o:spid="_x0000_s1040" style="position:absolute;left:2910;top:1124;width:2;height:129" coordorigin="291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Freeform 351" o:spid="_x0000_s1041" style="position:absolute;left:291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" path="m,l,128e" filled="f" strokeweight=".28367mm">
                      <v:path arrowok="t" o:connecttype="custom" o:connectlocs="0,1124;0,1252" o:connectangles="0,0"/>
                    </v:shape>
                  </v:group>
                  <v:group id="Group 348" o:spid="_x0000_s1042" style="position:absolute;left:136;top:112;width:2;height:850" coordorigin="136,112" coordsize="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shape id="Freeform 349" o:spid="_x0000_s1043" style="position:absolute;left:136;top:112;width:2;height:850;visibility:visible;mso-wrap-style:square;v-text-anchor:top" coordsize="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" path="m,850l,e" filled="f" strokeweight=".28367mm">
                      <v:path arrowok="t" o:connecttype="custom" o:connectlocs="0,962;0,112" o:connectangles="0,0"/>
                    </v:shape>
                  </v:group>
                  <v:group id="Group 346" o:spid="_x0000_s1044" style="position:absolute;left:8;top:962;width:128;height:2" coordorigin="8,96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Freeform 347" o:spid="_x0000_s1045" style="position:absolute;left:8;top:96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" path="m128,l,e" filled="f" strokeweight=".28367mm">
                      <v:path arrowok="t" o:connecttype="custom" o:connectlocs="128,0;0,0" o:connectangles="0,0"/>
                    </v:shape>
                  </v:group>
                  <v:group id="Group 344" o:spid="_x0000_s1046" style="position:absolute;left:8;top:792;width:128;height:2" coordorigin="8,79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Freeform 345" o:spid="_x0000_s1047" style="position:absolute;left:8;top:79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" path="m128,l,e" filled="f" strokeweight=".28367mm">
                      <v:path arrowok="t" o:connecttype="custom" o:connectlocs="128,0;0,0" o:connectangles="0,0"/>
                    </v:shape>
                  </v:group>
                  <v:group id="Group 342" o:spid="_x0000_s1048" style="position:absolute;left:8;top:622;width:128;height:2" coordorigin="8,62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Freeform 343" o:spid="_x0000_s1049" style="position:absolute;left:8;top:62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" path="m128,l,e" filled="f" strokeweight=".28367mm">
                      <v:path arrowok="t" o:connecttype="custom" o:connectlocs="128,0;0,0" o:connectangles="0,0"/>
                    </v:shape>
                  </v:group>
                  <v:group id="Group 340" o:spid="_x0000_s1050" style="position:absolute;left:8;top:452;width:128;height:2" coordorigin="8,45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shape id="Freeform 341" o:spid="_x0000_s1051" style="position:absolute;left:8;top:45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" path="m128,l,e" filled="f" strokeweight=".28367mm">
                      <v:path arrowok="t" o:connecttype="custom" o:connectlocs="128,0;0,0" o:connectangles="0,0"/>
                    </v:shape>
                  </v:group>
                  <v:group id="Group 338" o:spid="_x0000_s1052" style="position:absolute;left:8;top:282;width:128;height:2" coordorigin="8,28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shape id="Freeform 339" o:spid="_x0000_s1053" style="position:absolute;left:8;top:28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" path="m128,l,e" filled="f" strokeweight=".28367mm">
                      <v:path arrowok="t" o:connecttype="custom" o:connectlocs="128,0;0,0" o:connectangles="0,0"/>
                    </v:shape>
                  </v:group>
                  <v:group id="Group 336" o:spid="_x0000_s1054" style="position:absolute;left:8;top:112;width:128;height:2" coordorigin="8,11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Freeform 337" o:spid="_x0000_s1055" style="position:absolute;left:8;top:11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" path="m128,l,e" filled="f" strokeweight=".28367mm">
                      <v:path arrowok="t" o:connecttype="custom" o:connectlocs="128,0;0,0" o:connectangles="0,0"/>
                    </v:shape>
                  </v:group>
                  <v:group id="Group 333" o:spid="_x0000_s1056"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Freeform 335" o:spid="_x0000_s1057"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" path="m,1116r3429,l3429,,,,,1116xe" filled="f" strokeweight=".28367mm">
                      <v:path arrowok="t" o:connecttype="custom" o:connectlocs="0,1124;3429,1124;3429,8;0,8;0,112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4" o:spid="_x0000_s1058" type="#_x0000_t75" style="position:absolute;left:207;top:527;width:2745;height: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">
                      <v:imagedata r:id="rId18" o:title=""/>
                    </v:shape>
                  </v:group>
                  <v:group id="Group 331" o:spid="_x0000_s1059" style="position:absolute;left:3390;top:815;width:94;height:96" coordorigin="3390,815"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">
                    <v:shape id="Freeform 332" o:spid="_x0000_s1060" style="position:absolute;left:3390;top:815;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" path="m,47l5,25,19,9,39,,64,4,82,15,93,32,91,59,82,79,67,91,49,95,27,90,10,76,1,57e" filled="f" strokeweight=".28367mm">
                      <v:path arrowok="t" o:connecttype="custom" o:connectlocs="0,862;5,840;19,824;39,815;64,819;82,830;93,847;91,874;82,894;67,906;49,910;27,905;10,891;1,872" o:connectangles="0,0,0,0,0,0,0,0,0,0,0,0,0,0"/>
                    </v:shape>
                  </v:group>
                  <v:group id="Group 329" o:spid="_x0000_s1061" style="position:absolute;left:3176;top:818;width:94;height:96" coordorigin="3176,81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shape id="Freeform 330" o:spid="_x0000_s1062" style="position:absolute;left:3176;top:81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" path="m,47l5,25,19,9,39,,64,3,82,15,93,32,91,59,82,78,67,91,49,95,27,90,10,76,1,57e" filled="f" strokeweight=".28367mm">
                      <v:path arrowok="t" o:connecttype="custom" o:connectlocs="0,865;5,843;19,827;39,818;64,821;82,833;93,850;91,877;82,896;67,909;49,913;27,908;10,894;1,875" o:connectangles="0,0,0,0,0,0,0,0,0,0,0,0,0,0"/>
                    </v:shape>
                  </v:group>
                  <v:group id="Group 327" o:spid="_x0000_s1063" style="position:absolute;left:3197;top:879;width:94;height:96" coordorigin="3197,87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Freeform 328" o:spid="_x0000_s1064" style="position:absolute;left:3197;top:87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" path="m,47l5,25,19,8,39,,64,3,83,15,93,31,91,59,82,78,67,90,49,95,27,90,10,76,1,56e" filled="f" strokeweight=".28367mm">
                      <v:path arrowok="t" o:connecttype="custom" o:connectlocs="0,926;5,904;19,887;39,879;64,882;83,894;93,910;91,938;82,957;67,969;49,974;27,969;10,955;1,935" o:connectangles="0,0,0,0,0,0,0,0,0,0,0,0,0,0"/>
                    </v:shape>
                  </v:group>
                  <v:group id="Group 325" o:spid="_x0000_s1065" style="position:absolute;left:2857;top:73;width:94;height:96" coordorigin="2857,7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shape id="Freeform 326" o:spid="_x0000_s1066" style="position:absolute;left:2857;top:7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" path="m,48l5,26,19,9,39,,64,4,83,16,93,32,91,60,82,79,67,91,49,96,27,91,10,77,1,57e" filled="f" strokeweight=".28367mm">
                      <v:path arrowok="t" o:connecttype="custom" o:connectlocs="0,121;5,99;19,82;39,73;64,77;83,89;93,105;91,133;82,152;67,164;49,169;27,164;10,150;1,130" o:connectangles="0,0,0,0,0,0,0,0,0,0,0,0,0,0"/>
                    </v:shape>
                  </v:group>
                  <v:group id="Group 323" o:spid="_x0000_s1067" style="position:absolute;left:263;top:762;width:3175;height:119" coordorigin="263,762" coordsize="317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shape id="Freeform 324" o:spid="_x0000_s1068" style="position:absolute;left:263;top:762;width:3175;height:119;visibility:visible;mso-wrap-style:square;v-text-anchor:top" coordsize="317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" path="m,l80,5,94,6r38,3l137,9r2,l151,10r22,1l184,12r45,3l253,16r99,6l374,23r39,2l484,30r118,6l655,39r19,1l773,46r103,2l927,47r27,l975,47r72,-1l1071,46r3,l1088,46r48,l1175,46r41,l1259,46r87,l1388,46r7,l1412,46r25,l1452,46r16,l1514,45r15,l1553,45r18,l1578,45r96,l1689,45r42,1l1743,46r34,1l1864,51r69,3l2031,58r66,3l2235,70r176,9l2460,82r52,2l2538,85r97,5l2642,91r319,16l2982,108r193,10e" filled="f" strokecolor="#df536b" strokeweight=".28367mm">
                      <v:path arrowok="t" o:connecttype="custom" o:connectlocs="0,762;80,767;94,768;132,771;137,771;139,771;151,772;173,773;184,774;229,777;253,778;352,784;374,785;413,787;484,792;602,798;655,801;674,802;773,808;876,810;927,809;954,809;975,809;1047,808;1071,808;1074,808;1088,808;1136,808;1175,808;1216,808;1259,808;1346,808;1388,808;1395,808;1412,808;1437,808;1452,808;1468,808;1514,807;1529,807;1553,807;1571,807;1578,807;1674,807;1689,807;1731,808;1743,808;1777,809;1864,813;1933,816;2031,820;2097,823;2235,832;2411,841;2460,844;2512,846;2538,847;2635,852;2642,853;2961,869;2982,870;3175,880" o:connectangles="0,0,0,0,0,0,0,0,0,0,0,0,0,0,0,0,0,0,0,0,0,0,0,0,0,0,0,0,0,0,0,0,0,0,0,0,0,0,0,0,0,0,0,0,0,0,0,0,0,0,0,0,0,0,0,0,0,0,0,0,0,0"/>
                    </v:shape>
                  </v:group>
                  <v:group id="Group 318" o:spid="_x0000_s1069" style="position:absolute;left:136;top:792;width:3429;height:2" coordorigin="136,792"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shape id="Freeform 322" o:spid="_x0000_s1070" style="position:absolute;left:136;top:792;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" path="m,l3429,e" filled="f" strokecolor="#bebebe" strokeweight=".28367mm">
                      <v:stroke dashstyle="dash"/>
                      <v:path arrowok="t" o:connecttype="custom" o:connectlocs="0,0;3429,0" o:connectangles="0,0"/>
                    </v:shape>
                    <v:shape id="Text Box 321" o:spid="_x0000_s1071" type="#_x0000_t202" style="position:absolute;left:2674;top:35;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rsidR="00AA7750" w:rsidRDefault="00AA7750">
                            <w:pPr>
                              <w:spacing w:line="150" w:lineRule="exact"/>
                              <w:rPr>
                                <w:ins w:id="7945" w:author="Claire Kouba" w:date="2023-09-12T16:52:00Z"/>
                                <w:rFonts w:ascii="Arial" w:eastAsia="Arial" w:hAnsi="Arial" w:cs="Arial"/>
                                <w:sz w:val="15"/>
                                <w:szCs w:val="15"/>
                              </w:rPr>
                            </w:pPr>
                            <w:ins w:id="7946" w:author="Claire Kouba" w:date="2023-09-12T16:52:00Z">
                              <w:r>
                                <w:rPr>
                                  <w:rFonts w:ascii="Arial"/>
                                  <w:sz w:val="15"/>
                                </w:rPr>
                                <w:t>42</w:t>
                              </w:r>
                            </w:ins>
                          </w:p>
                        </w:txbxContent>
                      </v:textbox>
                    </v:shape>
                    <v:shape id="Text Box 320" o:spid="_x0000_s1072" type="#_x0000_t202" style="position:absolute;left:2267;top:49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rsidR="00AA7750" w:rsidRDefault="00AA7750">
                            <w:pPr>
                              <w:spacing w:line="150" w:lineRule="exact"/>
                              <w:rPr>
                                <w:ins w:id="7947" w:author="Claire Kouba" w:date="2023-09-12T16:52:00Z"/>
                                <w:rFonts w:ascii="Arial" w:eastAsia="Arial" w:hAnsi="Arial" w:cs="Arial"/>
                                <w:sz w:val="15"/>
                                <w:szCs w:val="15"/>
                              </w:rPr>
                            </w:pPr>
                            <w:ins w:id="7948" w:author="Claire Kouba" w:date="2023-09-12T16:52:00Z">
                              <w:r>
                                <w:rPr>
                                  <w:rFonts w:ascii="Arial"/>
                                  <w:sz w:val="15"/>
                                </w:rPr>
                                <w:t>12</w:t>
                              </w:r>
                            </w:ins>
                          </w:p>
                        </w:txbxContent>
                      </v:textbox>
                    </v:shape>
                    <v:shape id="Text Box 319" o:spid="_x0000_s1073" type="#_x0000_t202" style="position:absolute;left:1856;top:97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AA7750" w:rsidRDefault="00AA7750">
                            <w:pPr>
                              <w:spacing w:line="150" w:lineRule="exact"/>
                              <w:rPr>
                                <w:ins w:id="7949" w:author="Claire Kouba" w:date="2023-09-12T16:52:00Z"/>
                                <w:rFonts w:ascii="Arial" w:eastAsia="Arial" w:hAnsi="Arial" w:cs="Arial"/>
                                <w:sz w:val="15"/>
                                <w:szCs w:val="15"/>
                              </w:rPr>
                            </w:pPr>
                            <w:ins w:id="7950" w:author="Claire Kouba" w:date="2023-09-12T16:52:00Z">
                              <w:r>
                                <w:rPr>
                                  <w:rFonts w:ascii="Arial"/>
                                  <w:sz w:val="15"/>
                                </w:rPr>
                                <w:t>61</w:t>
                              </w:r>
                            </w:ins>
                          </w:p>
                        </w:txbxContent>
                      </v:textbox>
                    </v:shape>
                  </v:group>
                  <w10:anchorlock/>
                </v:group>
              </w:pict>
            </mc:Fallback>
          </mc:AlternateContent>
        </w:r>
        <w:r w:rsidR="002573FA" w:rsidRPr="00D753AC">
          <w:rPr>
            <w:rFonts w:cs="Times New Roman"/>
            <w:position w:val="-24"/>
            <w:sz w:val="22"/>
            <w:szCs w:val="22"/>
          </w:rPr>
          <w:tab/>
        </w:r>
        <w:r w:rsidRPr="00D753AC">
          <w:rPr>
            <w:rFonts w:cs="Times New Roman"/>
            <w:noProof/>
            <w:position w:val="-24"/>
            <w:sz w:val="22"/>
            <w:szCs w:val="22"/>
          </w:rPr>
          <mc:AlternateContent>
            <mc:Choice Requires="wpg">
              <w:drawing>
                <wp:inline distT="0" distB="0" distL="0" distR="0">
                  <wp:extent cx="2268855" cy="800735"/>
                  <wp:effectExtent l="5715" t="1270" r="1905" b="0"/>
                  <wp:docPr id="306"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pic:pic xmlns:pic="http://schemas.openxmlformats.org/drawingml/2006/picture">
                          <pic:nvPicPr>
                            <pic:cNvPr id="307" name="Picture 3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86" y="572"/>
                              <a:ext cx="2727"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08" name="Group 314"/>
                          <wpg:cNvGrpSpPr>
                            <a:grpSpLocks/>
                          </wpg:cNvGrpSpPr>
                          <wpg:grpSpPr bwMode="auto">
                            <a:xfrm>
                              <a:off x="3390" y="74"/>
                              <a:ext cx="94" cy="96"/>
                              <a:chOff x="3390" y="74"/>
                              <a:chExt cx="94" cy="96"/>
                            </a:xfrm>
                          </wpg:grpSpPr>
                          <wps:wsp>
                            <wps:cNvPr id="309" name="Freeform 315"/>
                            <wps:cNvSpPr>
                              <a:spLocks/>
                            </wps:cNvSpPr>
                            <wps:spPr bwMode="auto">
                              <a:xfrm>
                                <a:off x="3390" y="74"/>
                                <a:ext cx="94" cy="96"/>
                              </a:xfrm>
                              <a:custGeom>
                                <a:avLst/>
                                <a:gdLst>
                                  <a:gd name="T0" fmla="+- 0 3390 3390"/>
                                  <a:gd name="T1" fmla="*/ T0 w 94"/>
                                  <a:gd name="T2" fmla="+- 0 121 74"/>
                                  <a:gd name="T3" fmla="*/ 121 h 96"/>
                                  <a:gd name="T4" fmla="+- 0 3395 3390"/>
                                  <a:gd name="T5" fmla="*/ T4 w 94"/>
                                  <a:gd name="T6" fmla="+- 0 100 74"/>
                                  <a:gd name="T7" fmla="*/ 100 h 96"/>
                                  <a:gd name="T8" fmla="+- 0 3409 3390"/>
                                  <a:gd name="T9" fmla="*/ T8 w 94"/>
                                  <a:gd name="T10" fmla="+- 0 83 74"/>
                                  <a:gd name="T11" fmla="*/ 83 h 96"/>
                                  <a:gd name="T12" fmla="+- 0 3429 3390"/>
                                  <a:gd name="T13" fmla="*/ T12 w 94"/>
                                  <a:gd name="T14" fmla="+- 0 74 74"/>
                                  <a:gd name="T15" fmla="*/ 74 h 96"/>
                                  <a:gd name="T16" fmla="+- 0 3454 3390"/>
                                  <a:gd name="T17" fmla="*/ T16 w 94"/>
                                  <a:gd name="T18" fmla="+- 0 78 74"/>
                                  <a:gd name="T19" fmla="*/ 78 h 96"/>
                                  <a:gd name="T20" fmla="+- 0 3472 3390"/>
                                  <a:gd name="T21" fmla="*/ T20 w 94"/>
                                  <a:gd name="T22" fmla="+- 0 89 74"/>
                                  <a:gd name="T23" fmla="*/ 89 h 96"/>
                                  <a:gd name="T24" fmla="+- 0 3483 3390"/>
                                  <a:gd name="T25" fmla="*/ T24 w 94"/>
                                  <a:gd name="T26" fmla="+- 0 106 74"/>
                                  <a:gd name="T27" fmla="*/ 106 h 96"/>
                                  <a:gd name="T28" fmla="+- 0 3481 3390"/>
                                  <a:gd name="T29" fmla="*/ T28 w 94"/>
                                  <a:gd name="T30" fmla="+- 0 133 74"/>
                                  <a:gd name="T31" fmla="*/ 133 h 96"/>
                                  <a:gd name="T32" fmla="+- 0 3472 3390"/>
                                  <a:gd name="T33" fmla="*/ T32 w 94"/>
                                  <a:gd name="T34" fmla="+- 0 153 74"/>
                                  <a:gd name="T35" fmla="*/ 153 h 96"/>
                                  <a:gd name="T36" fmla="+- 0 3457 3390"/>
                                  <a:gd name="T37" fmla="*/ T36 w 94"/>
                                  <a:gd name="T38" fmla="+- 0 165 74"/>
                                  <a:gd name="T39" fmla="*/ 165 h 96"/>
                                  <a:gd name="T40" fmla="+- 0 3439 3390"/>
                                  <a:gd name="T41" fmla="*/ T40 w 94"/>
                                  <a:gd name="T42" fmla="+- 0 169 74"/>
                                  <a:gd name="T43" fmla="*/ 169 h 96"/>
                                  <a:gd name="T44" fmla="+- 0 3417 3390"/>
                                  <a:gd name="T45" fmla="*/ T44 w 94"/>
                                  <a:gd name="T46" fmla="+- 0 164 74"/>
                                  <a:gd name="T47" fmla="*/ 164 h 96"/>
                                  <a:gd name="T48" fmla="+- 0 3400 3390"/>
                                  <a:gd name="T49" fmla="*/ T48 w 94"/>
                                  <a:gd name="T50" fmla="+- 0 151 74"/>
                                  <a:gd name="T51" fmla="*/ 151 h 96"/>
                                  <a:gd name="T52" fmla="+- 0 3391 3390"/>
                                  <a:gd name="T53" fmla="*/ T52 w 94"/>
                                  <a:gd name="T54" fmla="+- 0 131 74"/>
                                  <a:gd name="T55" fmla="*/ 131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0" name="Group 312"/>
                          <wpg:cNvGrpSpPr>
                            <a:grpSpLocks/>
                          </wpg:cNvGrpSpPr>
                          <wpg:grpSpPr bwMode="auto">
                            <a:xfrm>
                              <a:off x="215" y="1036"/>
                              <a:ext cx="94" cy="89"/>
                              <a:chOff x="215" y="1036"/>
                              <a:chExt cx="94" cy="89"/>
                            </a:xfrm>
                          </wpg:grpSpPr>
                          <wps:wsp>
                            <wps:cNvPr id="311" name="Freeform 313"/>
                            <wps:cNvSpPr>
                              <a:spLocks/>
                            </wps:cNvSpPr>
                            <wps:spPr bwMode="auto">
                              <a:xfrm>
                                <a:off x="215" y="1036"/>
                                <a:ext cx="94" cy="89"/>
                              </a:xfrm>
                              <a:custGeom>
                                <a:avLst/>
                                <a:gdLst>
                                  <a:gd name="T0" fmla="+- 0 215 215"/>
                                  <a:gd name="T1" fmla="*/ T0 w 94"/>
                                  <a:gd name="T2" fmla="+- 0 1083 1036"/>
                                  <a:gd name="T3" fmla="*/ 1083 h 89"/>
                                  <a:gd name="T4" fmla="+- 0 220 215"/>
                                  <a:gd name="T5" fmla="*/ T4 w 94"/>
                                  <a:gd name="T6" fmla="+- 0 1061 1036"/>
                                  <a:gd name="T7" fmla="*/ 1061 h 89"/>
                                  <a:gd name="T8" fmla="+- 0 234 215"/>
                                  <a:gd name="T9" fmla="*/ T8 w 94"/>
                                  <a:gd name="T10" fmla="+- 0 1044 1036"/>
                                  <a:gd name="T11" fmla="*/ 1044 h 89"/>
                                  <a:gd name="T12" fmla="+- 0 254 215"/>
                                  <a:gd name="T13" fmla="*/ T12 w 94"/>
                                  <a:gd name="T14" fmla="+- 0 1036 1036"/>
                                  <a:gd name="T15" fmla="*/ 1036 h 89"/>
                                  <a:gd name="T16" fmla="+- 0 279 215"/>
                                  <a:gd name="T17" fmla="*/ T16 w 94"/>
                                  <a:gd name="T18" fmla="+- 0 1039 1036"/>
                                  <a:gd name="T19" fmla="*/ 1039 h 89"/>
                                  <a:gd name="T20" fmla="+- 0 298 215"/>
                                  <a:gd name="T21" fmla="*/ T20 w 94"/>
                                  <a:gd name="T22" fmla="+- 0 1050 1036"/>
                                  <a:gd name="T23" fmla="*/ 1050 h 89"/>
                                  <a:gd name="T24" fmla="+- 0 309 215"/>
                                  <a:gd name="T25" fmla="*/ T24 w 94"/>
                                  <a:gd name="T26" fmla="+- 0 1067 1036"/>
                                  <a:gd name="T27" fmla="*/ 1067 h 89"/>
                                  <a:gd name="T28" fmla="+- 0 306 215"/>
                                  <a:gd name="T29" fmla="*/ T28 w 94"/>
                                  <a:gd name="T30" fmla="+- 0 1094 1036"/>
                                  <a:gd name="T31" fmla="*/ 1094 h 89"/>
                                  <a:gd name="T32" fmla="+- 0 297 215"/>
                                  <a:gd name="T33" fmla="*/ T32 w 94"/>
                                  <a:gd name="T34" fmla="+- 0 1114 1036"/>
                                  <a:gd name="T35" fmla="*/ 1114 h 89"/>
                                  <a:gd name="T36" fmla="+- 0 286 215"/>
                                  <a:gd name="T37" fmla="*/ T36 w 94"/>
                                  <a:gd name="T38" fmla="+- 0 1124 1036"/>
                                  <a:gd name="T39" fmla="*/ 11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 h="89">
                                    <a:moveTo>
                                      <a:pt x="0" y="47"/>
                                    </a:moveTo>
                                    <a:lnTo>
                                      <a:pt x="5" y="25"/>
                                    </a:lnTo>
                                    <a:lnTo>
                                      <a:pt x="19" y="8"/>
                                    </a:lnTo>
                                    <a:lnTo>
                                      <a:pt x="39" y="0"/>
                                    </a:lnTo>
                                    <a:lnTo>
                                      <a:pt x="64" y="3"/>
                                    </a:lnTo>
                                    <a:lnTo>
                                      <a:pt x="83" y="14"/>
                                    </a:lnTo>
                                    <a:lnTo>
                                      <a:pt x="94" y="31"/>
                                    </a:lnTo>
                                    <a:lnTo>
                                      <a:pt x="91" y="58"/>
                                    </a:lnTo>
                                    <a:lnTo>
                                      <a:pt x="82" y="78"/>
                                    </a:lnTo>
                                    <a:lnTo>
                                      <a:pt x="71" y="8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 name="Group 310"/>
                          <wpg:cNvGrpSpPr>
                            <a:grpSpLocks/>
                          </wpg:cNvGrpSpPr>
                          <wpg:grpSpPr bwMode="auto">
                            <a:xfrm>
                              <a:off x="216" y="1093"/>
                              <a:ext cx="24" cy="32"/>
                              <a:chOff x="216" y="1093"/>
                              <a:chExt cx="24" cy="32"/>
                            </a:xfrm>
                          </wpg:grpSpPr>
                          <wps:wsp>
                            <wps:cNvPr id="313" name="Freeform 311"/>
                            <wps:cNvSpPr>
                              <a:spLocks/>
                            </wps:cNvSpPr>
                            <wps:spPr bwMode="auto">
                              <a:xfrm>
                                <a:off x="216" y="1093"/>
                                <a:ext cx="24" cy="32"/>
                              </a:xfrm>
                              <a:custGeom>
                                <a:avLst/>
                                <a:gdLst>
                                  <a:gd name="T0" fmla="+- 0 240 216"/>
                                  <a:gd name="T1" fmla="*/ T0 w 24"/>
                                  <a:gd name="T2" fmla="+- 0 1124 1093"/>
                                  <a:gd name="T3" fmla="*/ 1124 h 32"/>
                                  <a:gd name="T4" fmla="+- 0 225 216"/>
                                  <a:gd name="T5" fmla="*/ T4 w 24"/>
                                  <a:gd name="T6" fmla="+- 0 1112 1093"/>
                                  <a:gd name="T7" fmla="*/ 1112 h 32"/>
                                  <a:gd name="T8" fmla="+- 0 216 216"/>
                                  <a:gd name="T9" fmla="*/ T8 w 24"/>
                                  <a:gd name="T10" fmla="+- 0 1093 1093"/>
                                  <a:gd name="T11" fmla="*/ 1093 h 32"/>
                                </a:gdLst>
                                <a:ahLst/>
                                <a:cxnLst>
                                  <a:cxn ang="0">
                                    <a:pos x="T1" y="T3"/>
                                  </a:cxn>
                                  <a:cxn ang="0">
                                    <a:pos x="T5" y="T7"/>
                                  </a:cxn>
                                  <a:cxn ang="0">
                                    <a:pos x="T9" y="T11"/>
                                  </a:cxn>
                                </a:cxnLst>
                                <a:rect l="0" t="0" r="r" b="b"/>
                                <a:pathLst>
                                  <a:path w="24" h="32">
                                    <a:moveTo>
                                      <a:pt x="24" y="31"/>
                                    </a:moveTo>
                                    <a:lnTo>
                                      <a:pt x="9" y="19"/>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4" name="Group 308"/>
                          <wpg:cNvGrpSpPr>
                            <a:grpSpLocks/>
                          </wpg:cNvGrpSpPr>
                          <wpg:grpSpPr bwMode="auto">
                            <a:xfrm>
                              <a:off x="136" y="72"/>
                              <a:ext cx="2" cy="1039"/>
                              <a:chOff x="136" y="72"/>
                              <a:chExt cx="2" cy="1039"/>
                            </a:xfrm>
                          </wpg:grpSpPr>
                          <wps:wsp>
                            <wps:cNvPr id="315" name="Freeform 309"/>
                            <wps:cNvSpPr>
                              <a:spLocks/>
                            </wps:cNvSpPr>
                            <wps:spPr bwMode="auto">
                              <a:xfrm>
                                <a:off x="136" y="72"/>
                                <a:ext cx="2" cy="1039"/>
                              </a:xfrm>
                              <a:custGeom>
                                <a:avLst/>
                                <a:gdLst>
                                  <a:gd name="T0" fmla="+- 0 1110 72"/>
                                  <a:gd name="T1" fmla="*/ 1110 h 1039"/>
                                  <a:gd name="T2" fmla="+- 0 72 72"/>
                                  <a:gd name="T3" fmla="*/ 72 h 1039"/>
                                </a:gdLst>
                                <a:ahLst/>
                                <a:cxnLst>
                                  <a:cxn ang="0">
                                    <a:pos x="0" y="T1"/>
                                  </a:cxn>
                                  <a:cxn ang="0">
                                    <a:pos x="0" y="T3"/>
                                  </a:cxn>
                                </a:cxnLst>
                                <a:rect l="0" t="0" r="r" b="b"/>
                                <a:pathLst>
                                  <a:path h="1039">
                                    <a:moveTo>
                                      <a:pt x="0" y="1038"/>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6" name="Group 306"/>
                          <wpg:cNvGrpSpPr>
                            <a:grpSpLocks/>
                          </wpg:cNvGrpSpPr>
                          <wpg:grpSpPr bwMode="auto">
                            <a:xfrm>
                              <a:off x="8" y="1110"/>
                              <a:ext cx="128" cy="2"/>
                              <a:chOff x="8" y="1110"/>
                              <a:chExt cx="128" cy="2"/>
                            </a:xfrm>
                          </wpg:grpSpPr>
                          <wps:wsp>
                            <wps:cNvPr id="317" name="Freeform 307"/>
                            <wps:cNvSpPr>
                              <a:spLocks/>
                            </wps:cNvSpPr>
                            <wps:spPr bwMode="auto">
                              <a:xfrm>
                                <a:off x="8" y="1110"/>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8" name="Group 304"/>
                          <wpg:cNvGrpSpPr>
                            <a:grpSpLocks/>
                          </wpg:cNvGrpSpPr>
                          <wpg:grpSpPr bwMode="auto">
                            <a:xfrm>
                              <a:off x="8" y="850"/>
                              <a:ext cx="128" cy="2"/>
                              <a:chOff x="8" y="850"/>
                              <a:chExt cx="128" cy="2"/>
                            </a:xfrm>
                          </wpg:grpSpPr>
                          <wps:wsp>
                            <wps:cNvPr id="319" name="Freeform 305"/>
                            <wps:cNvSpPr>
                              <a:spLocks/>
                            </wps:cNvSpPr>
                            <wps:spPr bwMode="auto">
                              <a:xfrm>
                                <a:off x="8" y="850"/>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0" name="Group 302"/>
                          <wpg:cNvGrpSpPr>
                            <a:grpSpLocks/>
                          </wpg:cNvGrpSpPr>
                          <wpg:grpSpPr bwMode="auto">
                            <a:xfrm>
                              <a:off x="8" y="591"/>
                              <a:ext cx="128" cy="2"/>
                              <a:chOff x="8" y="591"/>
                              <a:chExt cx="128" cy="2"/>
                            </a:xfrm>
                          </wpg:grpSpPr>
                          <wps:wsp>
                            <wps:cNvPr id="321" name="Freeform 303"/>
                            <wps:cNvSpPr>
                              <a:spLocks/>
                            </wps:cNvSpPr>
                            <wps:spPr bwMode="auto">
                              <a:xfrm>
                                <a:off x="8" y="59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2" name="Group 300"/>
                          <wpg:cNvGrpSpPr>
                            <a:grpSpLocks/>
                          </wpg:cNvGrpSpPr>
                          <wpg:grpSpPr bwMode="auto">
                            <a:xfrm>
                              <a:off x="8" y="331"/>
                              <a:ext cx="128" cy="2"/>
                              <a:chOff x="8" y="331"/>
                              <a:chExt cx="128" cy="2"/>
                            </a:xfrm>
                          </wpg:grpSpPr>
                          <wps:wsp>
                            <wps:cNvPr id="323" name="Freeform 301"/>
                            <wps:cNvSpPr>
                              <a:spLocks/>
                            </wps:cNvSpPr>
                            <wps:spPr bwMode="auto">
                              <a:xfrm>
                                <a:off x="8" y="33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4" name="Group 298"/>
                          <wpg:cNvGrpSpPr>
                            <a:grpSpLocks/>
                          </wpg:cNvGrpSpPr>
                          <wpg:grpSpPr bwMode="auto">
                            <a:xfrm>
                              <a:off x="8" y="72"/>
                              <a:ext cx="128" cy="2"/>
                              <a:chOff x="8" y="72"/>
                              <a:chExt cx="128" cy="2"/>
                            </a:xfrm>
                          </wpg:grpSpPr>
                          <wps:wsp>
                            <wps:cNvPr id="325" name="Freeform 299"/>
                            <wps:cNvSpPr>
                              <a:spLocks/>
                            </wps:cNvSpPr>
                            <wps:spPr bwMode="auto">
                              <a:xfrm>
                                <a:off x="8" y="7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6" name="Group 296"/>
                          <wpg:cNvGrpSpPr>
                            <a:grpSpLocks/>
                          </wpg:cNvGrpSpPr>
                          <wpg:grpSpPr bwMode="auto">
                            <a:xfrm>
                              <a:off x="136" y="8"/>
                              <a:ext cx="3429" cy="1116"/>
                              <a:chOff x="136" y="8"/>
                              <a:chExt cx="3429" cy="1116"/>
                            </a:xfrm>
                          </wpg:grpSpPr>
                          <wps:wsp>
                            <wps:cNvPr id="327" name="Freeform 297"/>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8" name="Group 291"/>
                          <wpg:cNvGrpSpPr>
                            <a:grpSpLocks/>
                          </wpg:cNvGrpSpPr>
                          <wpg:grpSpPr bwMode="auto">
                            <a:xfrm>
                              <a:off x="136" y="623"/>
                              <a:ext cx="3429" cy="489"/>
                              <a:chOff x="136" y="623"/>
                              <a:chExt cx="3429" cy="489"/>
                            </a:xfrm>
                          </wpg:grpSpPr>
                          <wps:wsp>
                            <wps:cNvPr id="329" name="Freeform 295"/>
                            <wps:cNvSpPr>
                              <a:spLocks/>
                            </wps:cNvSpPr>
                            <wps:spPr bwMode="auto">
                              <a:xfrm>
                                <a:off x="136" y="623"/>
                                <a:ext cx="3429" cy="489"/>
                              </a:xfrm>
                              <a:custGeom>
                                <a:avLst/>
                                <a:gdLst>
                                  <a:gd name="T0" fmla="+- 0 136 136"/>
                                  <a:gd name="T1" fmla="*/ T0 w 3429"/>
                                  <a:gd name="T2" fmla="+- 0 1111 623"/>
                                  <a:gd name="T3" fmla="*/ 1111 h 489"/>
                                  <a:gd name="T4" fmla="+- 0 3565 136"/>
                                  <a:gd name="T5" fmla="*/ T4 w 3429"/>
                                  <a:gd name="T6" fmla="+- 0 623 623"/>
                                  <a:gd name="T7" fmla="*/ 623 h 489"/>
                                </a:gdLst>
                                <a:ahLst/>
                                <a:cxnLst>
                                  <a:cxn ang="0">
                                    <a:pos x="T1" y="T3"/>
                                  </a:cxn>
                                  <a:cxn ang="0">
                                    <a:pos x="T5" y="T7"/>
                                  </a:cxn>
                                </a:cxnLst>
                                <a:rect l="0" t="0" r="r" b="b"/>
                                <a:pathLst>
                                  <a:path w="3429" h="489">
                                    <a:moveTo>
                                      <a:pt x="0" y="488"/>
                                    </a:moveTo>
                                    <a:lnTo>
                                      <a:pt x="3429" y="0"/>
                                    </a:lnTo>
                                  </a:path>
                                </a:pathLst>
                              </a:custGeom>
                              <a:noFill/>
                              <a:ln w="10212">
                                <a:solidFill>
                                  <a:srgbClr val="7F7F7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Text Box 294"/>
                            <wps:cNvSpPr txBox="1">
                              <a:spLocks noChangeArrowheads="1"/>
                            </wps:cNvSpPr>
                            <wps:spPr bwMode="auto">
                              <a:xfrm>
                                <a:off x="3207" y="36"/>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7951" w:author="Claire Kouba" w:date="2023-09-12T16:52:00Z"/>
                                      <w:rFonts w:ascii="Arial" w:eastAsia="Arial" w:hAnsi="Arial" w:cs="Arial"/>
                                      <w:sz w:val="15"/>
                                      <w:szCs w:val="15"/>
                                    </w:rPr>
                                  </w:pPr>
                                  <w:ins w:id="7952" w:author="Claire Kouba" w:date="2023-09-12T16:52:00Z">
                                    <w:r>
                                      <w:rPr>
                                        <w:rFonts w:ascii="Arial"/>
                                        <w:sz w:val="15"/>
                                      </w:rPr>
                                      <w:t>42</w:t>
                                    </w:r>
                                  </w:ins>
                                </w:p>
                              </w:txbxContent>
                            </wps:txbx>
                            <wps:bodyPr rot="0" vert="horz" wrap="square" lIns="0" tIns="0" rIns="0" bIns="0" anchor="t" anchorCtr="0" upright="1">
                              <a:noAutofit/>
                            </wps:bodyPr>
                          </wps:wsp>
                          <wps:wsp>
                            <wps:cNvPr id="331" name="Text Box 293"/>
                            <wps:cNvSpPr txBox="1">
                              <a:spLocks noChangeArrowheads="1"/>
                            </wps:cNvSpPr>
                            <wps:spPr bwMode="auto">
                              <a:xfrm>
                                <a:off x="2928" y="542"/>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7953" w:author="Claire Kouba" w:date="2023-09-12T16:52:00Z"/>
                                      <w:rFonts w:ascii="Arial" w:eastAsia="Arial" w:hAnsi="Arial" w:cs="Arial"/>
                                      <w:sz w:val="15"/>
                                      <w:szCs w:val="15"/>
                                    </w:rPr>
                                  </w:pPr>
                                  <w:ins w:id="7954" w:author="Claire Kouba" w:date="2023-09-12T16:52:00Z">
                                    <w:r>
                                      <w:rPr>
                                        <w:rFonts w:ascii="Arial"/>
                                        <w:sz w:val="15"/>
                                      </w:rPr>
                                      <w:t>12</w:t>
                                    </w:r>
                                  </w:ins>
                                </w:p>
                              </w:txbxContent>
                            </wps:txbx>
                            <wps:bodyPr rot="0" vert="horz" wrap="square" lIns="0" tIns="0" rIns="0" bIns="0" anchor="t" anchorCtr="0" upright="1">
                              <a:noAutofit/>
                            </wps:bodyPr>
                          </wps:wsp>
                          <wps:wsp>
                            <wps:cNvPr id="332" name="Text Box 292"/>
                            <wps:cNvSpPr txBox="1">
                              <a:spLocks noChangeArrowheads="1"/>
                            </wps:cNvSpPr>
                            <wps:spPr bwMode="auto">
                              <a:xfrm>
                                <a:off x="327" y="997"/>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7955" w:author="Claire Kouba" w:date="2023-09-12T16:52:00Z"/>
                                      <w:rFonts w:ascii="Arial" w:eastAsia="Arial" w:hAnsi="Arial" w:cs="Arial"/>
                                      <w:sz w:val="15"/>
                                      <w:szCs w:val="15"/>
                                    </w:rPr>
                                  </w:pPr>
                                  <w:ins w:id="7956" w:author="Claire Kouba" w:date="2023-09-12T16:52:00Z">
                                    <w:r>
                                      <w:rPr>
                                        <w:rFonts w:ascii="Arial"/>
                                        <w:sz w:val="15"/>
                                      </w:rPr>
                                      <w:t>61</w:t>
                                    </w:r>
                                  </w:ins>
                                </w:p>
                              </w:txbxContent>
                            </wps:txbx>
                            <wps:bodyPr rot="0" vert="horz" wrap="square" lIns="0" tIns="0" rIns="0" bIns="0" anchor="t" anchorCtr="0" upright="1">
                              <a:noAutofit/>
                            </wps:bodyPr>
                          </wps:wsp>
                        </wpg:grpSp>
                      </wpg:wgp>
                    </a:graphicData>
                  </a:graphic>
                </wp:inline>
              </w:drawing>
            </mc:Choice>
            <mc:Fallback>
              <w:pict>
                <v:group id="Group 290" o:spid="_x0000_s1074"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">
                  <v:shape id="Picture 316" o:spid="_x0000_s1075" type="#_x0000_t75" style="position:absolute;left:486;top:572;width:2727;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">
                    <v:imagedata r:id="rId20" o:title=""/>
                  </v:shape>
                  <v:group id="Group 314" o:spid="_x0000_s1076" style="position:absolute;left:3390;top:74;width:94;height:96" coordorigin="3390,74"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shape id="Freeform 315" o:spid="_x0000_s1077" style="position:absolute;left:3390;top:74;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" path="m,47l5,26,19,9,39,,64,4,82,15,93,32,91,59,82,79,67,91,49,95,27,90,10,77,1,57e" filled="f" strokeweight=".28367mm">
                      <v:path arrowok="t" o:connecttype="custom" o:connectlocs="0,121;5,100;19,83;39,74;64,78;82,89;93,106;91,133;82,153;67,165;49,169;27,164;10,151;1,131" o:connectangles="0,0,0,0,0,0,0,0,0,0,0,0,0,0"/>
                    </v:shape>
                  </v:group>
                  <v:group id="Group 312" o:spid="_x0000_s1078" style="position:absolute;left:215;top:1036;width:94;height:89" coordorigin="215,1036"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Freeform 313" o:spid="_x0000_s1079" style="position:absolute;left:215;top:1036;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" path="m,47l5,25,19,8,39,,64,3,83,14,94,31,91,58,82,78,71,88e" filled="f" strokeweight=".28367mm">
                      <v:path arrowok="t" o:connecttype="custom" o:connectlocs="0,1083;5,1061;19,1044;39,1036;64,1039;83,1050;94,1067;91,1094;82,1114;71,1124" o:connectangles="0,0,0,0,0,0,0,0,0,0"/>
                    </v:shape>
                  </v:group>
                  <v:group id="Group 310" o:spid="_x0000_s1080" style="position:absolute;left:216;top:1093;width:24;height:32" coordorigin="216,1093"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Freeform 311" o:spid="_x0000_s1081" style="position:absolute;left:216;top:1093;width:24;height:32;visibility:visible;mso-wrap-style:square;v-text-anchor:top"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" path="m24,31l9,19,,e" filled="f" strokeweight=".28367mm">
                      <v:path arrowok="t" o:connecttype="custom" o:connectlocs="24,1124;9,1112;0,1093" o:connectangles="0,0,0"/>
                    </v:shape>
                  </v:group>
                  <v:group id="Group 308" o:spid="_x0000_s1082" style="position:absolute;left:136;top:72;width:2;height:1039" coordorigin="136,72" coordsize="2,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Freeform 309" o:spid="_x0000_s1083" style="position:absolute;left:136;top:72;width:2;height:1039;visibility:visible;mso-wrap-style:square;v-text-anchor:top" coordsize="2,1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" path="m,1038l,e" filled="f" strokeweight=".28367mm">
                      <v:path arrowok="t" o:connecttype="custom" o:connectlocs="0,1110;0,72" o:connectangles="0,0"/>
                    </v:shape>
                  </v:group>
                  <v:group id="Group 306" o:spid="_x0000_s1084" style="position:absolute;left:8;top:1110;width:128;height:2" coordorigin="8,111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Freeform 307" o:spid="_x0000_s1085" style="position:absolute;left:8;top:111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" path="m128,l,e" filled="f" strokeweight=".28367mm">
                      <v:path arrowok="t" o:connecttype="custom" o:connectlocs="128,0;0,0" o:connectangles="0,0"/>
                    </v:shape>
                  </v:group>
                  <v:group id="Group 304" o:spid="_x0000_s1086" style="position:absolute;left:8;top:850;width:128;height:2" coordorigin="8,85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05" o:spid="_x0000_s1087" style="position:absolute;left:8;top:85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" path="m128,l,e" filled="f" strokeweight=".28367mm">
                      <v:path arrowok="t" o:connecttype="custom" o:connectlocs="128,0;0,0" o:connectangles="0,0"/>
                    </v:shape>
                  </v:group>
                  <v:group id="Group 302" o:spid="_x0000_s1088" style="position:absolute;left:8;top:591;width:128;height:2" coordorigin="8,59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Freeform 303" o:spid="_x0000_s1089" style="position:absolute;left:8;top:59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" path="m128,l,e" filled="f" strokeweight=".28367mm">
                      <v:path arrowok="t" o:connecttype="custom" o:connectlocs="128,0;0,0" o:connectangles="0,0"/>
                    </v:shape>
                  </v:group>
                  <v:group id="Group 300" o:spid="_x0000_s1090" style="position:absolute;left:8;top:331;width:128;height:2" coordorigin="8,33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shape id="Freeform 301" o:spid="_x0000_s1091" style="position:absolute;left:8;top:33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" path="m128,l,e" filled="f" strokeweight=".28367mm">
                      <v:path arrowok="t" o:connecttype="custom" o:connectlocs="128,0;0,0" o:connectangles="0,0"/>
                    </v:shape>
                  </v:group>
                  <v:group id="Group 298" o:spid="_x0000_s1092" style="position:absolute;left:8;top:72;width:128;height:2" coordorigin="8,7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Freeform 299" o:spid="_x0000_s1093" style="position:absolute;left:8;top:7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" path="m128,l,e" filled="f" strokeweight=".28367mm">
                      <v:path arrowok="t" o:connecttype="custom" o:connectlocs="128,0;0,0" o:connectangles="0,0"/>
                    </v:shape>
                  </v:group>
                  <v:group id="Group 296" o:spid="_x0000_s1094"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Freeform 297" o:spid="_x0000_s1095"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" path="m,1116r3429,l3429,,,,,1116xe" filled="f" strokeweight=".28367mm">
                      <v:path arrowok="t" o:connecttype="custom" o:connectlocs="0,1124;3429,1124;3429,8;0,8;0,1124" o:connectangles="0,0,0,0,0"/>
                    </v:shape>
                  </v:group>
                  <v:group id="Group 291" o:spid="_x0000_s1096" style="position:absolute;left:136;top:623;width:3429;height:489" coordorigin="136,623" coordsize="34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Freeform 295" o:spid="_x0000_s1097" style="position:absolute;left:136;top:623;width:3429;height:489;visibility:visible;mso-wrap-style:square;v-text-anchor:top" coordsize="342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" path="m,488l3429,e" filled="f" strokecolor="#7f7f7f" strokeweight=".28367mm">
                      <v:stroke dashstyle="dash"/>
                      <v:path arrowok="t" o:connecttype="custom" o:connectlocs="0,1111;3429,623" o:connectangles="0,0"/>
                    </v:shape>
                    <v:shape id="Text Box 294" o:spid="_x0000_s1098" type="#_x0000_t202" style="position:absolute;left:3207;top:36;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rsidR="00AA7750" w:rsidRDefault="00AA7750">
                            <w:pPr>
                              <w:spacing w:line="150" w:lineRule="exact"/>
                              <w:rPr>
                                <w:ins w:id="7957" w:author="Claire Kouba" w:date="2023-09-12T16:52:00Z"/>
                                <w:rFonts w:ascii="Arial" w:eastAsia="Arial" w:hAnsi="Arial" w:cs="Arial"/>
                                <w:sz w:val="15"/>
                                <w:szCs w:val="15"/>
                              </w:rPr>
                            </w:pPr>
                            <w:ins w:id="7958" w:author="Claire Kouba" w:date="2023-09-12T16:52:00Z">
                              <w:r>
                                <w:rPr>
                                  <w:rFonts w:ascii="Arial"/>
                                  <w:sz w:val="15"/>
                                </w:rPr>
                                <w:t>42</w:t>
                              </w:r>
                            </w:ins>
                          </w:p>
                        </w:txbxContent>
                      </v:textbox>
                    </v:shape>
                    <v:shape id="Text Box 293" o:spid="_x0000_s1099" type="#_x0000_t202" style="position:absolute;left:2928;top:542;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rsidR="00AA7750" w:rsidRDefault="00AA7750">
                            <w:pPr>
                              <w:spacing w:line="150" w:lineRule="exact"/>
                              <w:rPr>
                                <w:ins w:id="7959" w:author="Claire Kouba" w:date="2023-09-12T16:52:00Z"/>
                                <w:rFonts w:ascii="Arial" w:eastAsia="Arial" w:hAnsi="Arial" w:cs="Arial"/>
                                <w:sz w:val="15"/>
                                <w:szCs w:val="15"/>
                              </w:rPr>
                            </w:pPr>
                            <w:ins w:id="7960" w:author="Claire Kouba" w:date="2023-09-12T16:52:00Z">
                              <w:r>
                                <w:rPr>
                                  <w:rFonts w:ascii="Arial"/>
                                  <w:sz w:val="15"/>
                                </w:rPr>
                                <w:t>12</w:t>
                              </w:r>
                            </w:ins>
                          </w:p>
                        </w:txbxContent>
                      </v:textbox>
                    </v:shape>
                    <v:shape id="Text Box 292" o:spid="_x0000_s1100" type="#_x0000_t202" style="position:absolute;left:327;top:997;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rsidR="00AA7750" w:rsidRDefault="00AA7750">
                            <w:pPr>
                              <w:spacing w:line="150" w:lineRule="exact"/>
                              <w:rPr>
                                <w:ins w:id="7961" w:author="Claire Kouba" w:date="2023-09-12T16:52:00Z"/>
                                <w:rFonts w:ascii="Arial" w:eastAsia="Arial" w:hAnsi="Arial" w:cs="Arial"/>
                                <w:sz w:val="15"/>
                                <w:szCs w:val="15"/>
                              </w:rPr>
                            </w:pPr>
                            <w:ins w:id="7962" w:author="Claire Kouba" w:date="2023-09-12T16:52:00Z">
                              <w:r>
                                <w:rPr>
                                  <w:rFonts w:ascii="Arial"/>
                                  <w:sz w:val="15"/>
                                </w:rPr>
                                <w:t>61</w:t>
                              </w:r>
                            </w:ins>
                          </w:p>
                        </w:txbxContent>
                      </v:textbox>
                    </v:shape>
                  </v:group>
                  <w10:anchorlock/>
                </v:group>
              </w:pict>
            </mc:Fallback>
          </mc:AlternateContent>
        </w:r>
      </w:ins>
    </w:p>
    <w:p w:rsidR="002153D1" w:rsidRPr="00D753AC" w:rsidRDefault="002153D1" w:rsidP="00D753AC">
      <w:pPr>
        <w:ind w:left="173"/>
        <w:rPr>
          <w:ins w:id="7963"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tabs>
          <w:tab w:val="left" w:pos="2139"/>
          <w:tab w:val="left" w:pos="3006"/>
          <w:tab w:val="left" w:pos="3874"/>
        </w:tabs>
        <w:spacing w:before="128"/>
        <w:ind w:left="173"/>
        <w:rPr>
          <w:ins w:id="7964" w:author="Claire Kouba" w:date="2023-09-12T16:52:00Z"/>
          <w:rFonts w:ascii="Times New Roman" w:eastAsia="Arial" w:hAnsi="Times New Roman" w:cs="Times New Roman"/>
        </w:rPr>
      </w:pPr>
      <w:ins w:id="7965" w:author="Claire Kouba" w:date="2023-09-12T16:52:00Z">
        <w:r w:rsidRPr="00D753AC">
          <w:rPr>
            <w:rFonts w:ascii="Times New Roman" w:hAnsi="Times New Roman" w:cs="Times New Roman"/>
            <w:noProof/>
          </w:rPr>
          <mc:AlternateContent>
            <mc:Choice Requires="wps">
              <w:drawing>
                <wp:anchor distT="0" distB="0" distL="114300" distR="114300" simplePos="0" relativeHeight="1648" behindDoc="0" locked="0" layoutInCell="1" allowOverlap="1">
                  <wp:simplePos x="0" y="0"/>
                  <wp:positionH relativeFrom="page">
                    <wp:posOffset>939165</wp:posOffset>
                  </wp:positionH>
                  <wp:positionV relativeFrom="paragraph">
                    <wp:posOffset>-280035</wp:posOffset>
                  </wp:positionV>
                  <wp:extent cx="161925" cy="180975"/>
                  <wp:effectExtent l="0" t="0" r="3810" b="2540"/>
                  <wp:wrapNone/>
                  <wp:docPr id="305"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7966" w:author="Claire Kouba" w:date="2023-09-12T16:52:00Z"/>
                                  <w:rFonts w:ascii="Arial" w:eastAsia="Arial" w:hAnsi="Arial" w:cs="Arial"/>
                                  <w:sz w:val="21"/>
                                  <w:szCs w:val="21"/>
                                </w:rPr>
                              </w:pPr>
                              <w:ins w:id="7967"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9" o:spid="_x0000_s1101" type="#_x0000_t202" style="position:absolute;left:0;text-align:left;margin-left:73.95pt;margin-top:-22.05pt;width:12.75pt;height:14.25pt;z-index: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" filled="f" stroked="f">
                  <v:textbox style="layout-flow:vertical;mso-layout-flow-alt:bottom-to-top" inset="0,0,0,0">
                    <w:txbxContent>
                      <w:p w:rsidR="00AA7750" w:rsidRDefault="00AA7750">
                        <w:pPr>
                          <w:spacing w:line="238" w:lineRule="exact"/>
                          <w:ind w:left="20"/>
                          <w:rPr>
                            <w:ins w:id="7968" w:author="Claire Kouba" w:date="2023-09-12T16:52:00Z"/>
                            <w:rFonts w:ascii="Arial" w:eastAsia="Arial" w:hAnsi="Arial" w:cs="Arial"/>
                            <w:sz w:val="21"/>
                            <w:szCs w:val="21"/>
                          </w:rPr>
                        </w:pPr>
                        <w:ins w:id="7969" w:author="Claire Kouba" w:date="2023-09-12T16:52:00Z">
                          <w:r>
                            <w:rPr>
                              <w:rFonts w:ascii="Arial" w:eastAsia="Arial" w:hAnsi="Arial" w:cs="Arial"/>
                              <w:w w:val="102"/>
                              <w:sz w:val="21"/>
                              <w:szCs w:val="21"/>
                            </w:rPr>
                            <w:t>−2</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40" behindDoc="0" locked="0" layoutInCell="1" allowOverlap="1">
                  <wp:simplePos x="0" y="0"/>
                  <wp:positionH relativeFrom="page">
                    <wp:posOffset>4125595</wp:posOffset>
                  </wp:positionH>
                  <wp:positionV relativeFrom="paragraph">
                    <wp:posOffset>-185420</wp:posOffset>
                  </wp:positionV>
                  <wp:extent cx="161925" cy="180975"/>
                  <wp:effectExtent l="1270" t="0" r="0" b="3175"/>
                  <wp:wrapNone/>
                  <wp:docPr id="304"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7970" w:author="Claire Kouba" w:date="2023-09-12T16:52:00Z"/>
                                  <w:rFonts w:ascii="Arial" w:eastAsia="Arial" w:hAnsi="Arial" w:cs="Arial"/>
                                  <w:sz w:val="21"/>
                                  <w:szCs w:val="21"/>
                                </w:rPr>
                              </w:pPr>
                              <w:ins w:id="7971"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8" o:spid="_x0000_s1102" type="#_x0000_t202" style="position:absolute;left:0;text-align:left;margin-left:324.85pt;margin-top:-14.6pt;width:12.75pt;height:14.25pt;z-index: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" filled="f" stroked="f">
                  <v:textbox style="layout-flow:vertical;mso-layout-flow-alt:bottom-to-top" inset="0,0,0,0">
                    <w:txbxContent>
                      <w:p w:rsidR="00AA7750" w:rsidRDefault="00AA7750">
                        <w:pPr>
                          <w:spacing w:line="238" w:lineRule="exact"/>
                          <w:ind w:left="20"/>
                          <w:rPr>
                            <w:ins w:id="7972" w:author="Claire Kouba" w:date="2023-09-12T16:52:00Z"/>
                            <w:rFonts w:ascii="Arial" w:eastAsia="Arial" w:hAnsi="Arial" w:cs="Arial"/>
                            <w:sz w:val="21"/>
                            <w:szCs w:val="21"/>
                          </w:rPr>
                        </w:pPr>
                        <w:ins w:id="7973" w:author="Claire Kouba" w:date="2023-09-12T16:52:00Z">
                          <w:r>
                            <w:rPr>
                              <w:rFonts w:ascii="Arial" w:eastAsia="Arial" w:hAnsi="Arial" w:cs="Arial"/>
                              <w:w w:val="102"/>
                              <w:sz w:val="21"/>
                              <w:szCs w:val="21"/>
                            </w:rPr>
                            <w:t>−2</w:t>
                          </w:r>
                        </w:ins>
                      </w:p>
                    </w:txbxContent>
                  </v:textbox>
                  <w10:wrap anchorx="page"/>
                </v:shape>
              </w:pict>
            </mc:Fallback>
          </mc:AlternateContent>
        </w:r>
        <w:r w:rsidR="002573FA" w:rsidRPr="00D753AC">
          <w:rPr>
            <w:rFonts w:ascii="Times New Roman" w:hAnsi="Times New Roman" w:cs="Times New Roman"/>
          </w:rPr>
          <w:t>0</w:t>
        </w:r>
        <w:r w:rsidR="002573FA" w:rsidRPr="00D753AC">
          <w:rPr>
            <w:rFonts w:ascii="Times New Roman" w:hAnsi="Times New Roman" w:cs="Times New Roman"/>
          </w:rPr>
          <w:tab/>
          <w:t>2</w:t>
        </w:r>
        <w:r w:rsidR="002573FA" w:rsidRPr="00D753AC">
          <w:rPr>
            <w:rFonts w:ascii="Times New Roman" w:hAnsi="Times New Roman" w:cs="Times New Roman"/>
          </w:rPr>
          <w:tab/>
          <w:t>4</w:t>
        </w:r>
        <w:r w:rsidR="002573FA" w:rsidRPr="00D753AC">
          <w:rPr>
            <w:rFonts w:ascii="Times New Roman" w:hAnsi="Times New Roman" w:cs="Times New Roman"/>
          </w:rPr>
          <w:tab/>
          <w:t>6</w:t>
        </w:r>
      </w:ins>
    </w:p>
    <w:p w:rsidR="002153D1" w:rsidRPr="00D753AC" w:rsidRDefault="002573FA" w:rsidP="00D753AC">
      <w:pPr>
        <w:tabs>
          <w:tab w:val="left" w:pos="1923"/>
          <w:tab w:val="left" w:pos="2638"/>
          <w:tab w:val="left" w:pos="3290"/>
          <w:tab w:val="left" w:pos="3942"/>
        </w:tabs>
        <w:spacing w:before="128"/>
        <w:ind w:left="173"/>
        <w:rPr>
          <w:ins w:id="7974" w:author="Claire Kouba" w:date="2023-09-12T16:52:00Z"/>
          <w:rFonts w:ascii="Times New Roman" w:eastAsia="Arial" w:hAnsi="Times New Roman" w:cs="Times New Roman"/>
        </w:rPr>
      </w:pPr>
      <w:ins w:id="7975" w:author="Claire Kouba" w:date="2023-09-12T16:52:00Z">
        <w:r w:rsidRPr="00D753AC">
          <w:rPr>
            <w:rFonts w:ascii="Times New Roman" w:hAnsi="Times New Roman" w:cs="Times New Roman"/>
          </w:rPr>
          <w:br w:type="column"/>
        </w:r>
        <w:r w:rsidRPr="00D753AC">
          <w:rPr>
            <w:rFonts w:ascii="Times New Roman" w:eastAsia="Arial" w:hAnsi="Times New Roman" w:cs="Times New Roman"/>
          </w:rPr>
          <w:t>−2</w:t>
        </w:r>
        <w:r w:rsidRPr="00D753AC">
          <w:rPr>
            <w:rFonts w:ascii="Times New Roman" w:eastAsia="Arial" w:hAnsi="Times New Roman" w:cs="Times New Roman"/>
          </w:rPr>
          <w:tab/>
          <w:t>−1</w:t>
        </w:r>
        <w:r w:rsidRPr="00D753AC">
          <w:rPr>
            <w:rFonts w:ascii="Times New Roman" w:eastAsia="Arial" w:hAnsi="Times New Roman" w:cs="Times New Roman"/>
          </w:rPr>
          <w:tab/>
          <w:t>0</w:t>
        </w:r>
        <w:r w:rsidRPr="00D753AC">
          <w:rPr>
            <w:rFonts w:ascii="Times New Roman" w:eastAsia="Arial" w:hAnsi="Times New Roman" w:cs="Times New Roman"/>
          </w:rPr>
          <w:tab/>
          <w:t>1</w:t>
        </w:r>
        <w:r w:rsidRPr="00D753AC">
          <w:rPr>
            <w:rFonts w:ascii="Times New Roman" w:eastAsia="Arial" w:hAnsi="Times New Roman" w:cs="Times New Roman"/>
          </w:rPr>
          <w:tab/>
          <w:t>2</w:t>
        </w:r>
      </w:ins>
    </w:p>
    <w:p w:rsidR="002153D1" w:rsidRPr="00D753AC" w:rsidRDefault="002153D1" w:rsidP="00D753AC">
      <w:pPr>
        <w:ind w:left="173"/>
        <w:rPr>
          <w:ins w:id="7976"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994" w:space="1200"/>
            <w:col w:w="5896"/>
          </w:cols>
        </w:sectPr>
      </w:pPr>
    </w:p>
    <w:p w:rsidR="002153D1" w:rsidRPr="00D753AC" w:rsidRDefault="002153D1" w:rsidP="00D753AC">
      <w:pPr>
        <w:spacing w:before="10"/>
        <w:ind w:left="173"/>
        <w:rPr>
          <w:ins w:id="7977" w:author="Claire Kouba" w:date="2023-09-12T16:52:00Z"/>
          <w:rFonts w:ascii="Times New Roman" w:eastAsia="Arial" w:hAnsi="Times New Roman" w:cs="Times New Roman"/>
        </w:rPr>
      </w:pPr>
    </w:p>
    <w:p w:rsidR="002153D1" w:rsidRPr="00D753AC" w:rsidRDefault="002153D1" w:rsidP="00D753AC">
      <w:pPr>
        <w:ind w:left="173"/>
        <w:rPr>
          <w:ins w:id="7978"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spacing w:before="76"/>
        <w:ind w:left="173"/>
        <w:rPr>
          <w:ins w:id="7979" w:author="Claire Kouba" w:date="2023-09-12T16:52:00Z"/>
          <w:rFonts w:ascii="Times New Roman" w:eastAsia="Arial" w:hAnsi="Times New Roman" w:cs="Times New Roman"/>
        </w:rPr>
      </w:pPr>
      <w:ins w:id="7980" w:author="Claire Kouba" w:date="2023-09-12T16:52:00Z">
        <w:r w:rsidRPr="00D753AC">
          <w:rPr>
            <w:rFonts w:ascii="Times New Roman" w:hAnsi="Times New Roman" w:cs="Times New Roman"/>
            <w:noProof/>
          </w:rPr>
          <mc:AlternateContent>
            <mc:Choice Requires="wps">
              <w:drawing>
                <wp:anchor distT="0" distB="0" distL="114300" distR="114300" simplePos="0" relativeHeight="1744" behindDoc="0" locked="0" layoutInCell="1" allowOverlap="1">
                  <wp:simplePos x="0" y="0"/>
                  <wp:positionH relativeFrom="page">
                    <wp:posOffset>3799840</wp:posOffset>
                  </wp:positionH>
                  <wp:positionV relativeFrom="paragraph">
                    <wp:posOffset>-1503680</wp:posOffset>
                  </wp:positionV>
                  <wp:extent cx="161925" cy="1408430"/>
                  <wp:effectExtent l="0" t="1270" r="635" b="0"/>
                  <wp:wrapNone/>
                  <wp:docPr id="303"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7981" w:author="Claire Kouba" w:date="2023-09-12T16:52:00Z"/>
                                  <w:rFonts w:ascii="Arial" w:eastAsia="Arial" w:hAnsi="Arial" w:cs="Arial"/>
                                  <w:sz w:val="21"/>
                                  <w:szCs w:val="21"/>
                                </w:rPr>
                              </w:pPr>
                              <w:ins w:id="7982"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7" o:spid="_x0000_s1103" type="#_x0000_t202" style="position:absolute;left:0;text-align:left;margin-left:299.2pt;margin-top:-118.4pt;width:12.75pt;height:110.9pt;z-index: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" filled="f" stroked="f">
                  <v:textbox style="layout-flow:vertical;mso-layout-flow-alt:bottom-to-top" inset="0,0,0,0">
                    <w:txbxContent>
                      <w:p w:rsidR="00AA7750" w:rsidRDefault="00AA7750">
                        <w:pPr>
                          <w:spacing w:line="238" w:lineRule="exact"/>
                          <w:ind w:left="20"/>
                          <w:rPr>
                            <w:ins w:id="7983" w:author="Claire Kouba" w:date="2023-09-12T16:52:00Z"/>
                            <w:rFonts w:ascii="Arial" w:eastAsia="Arial" w:hAnsi="Arial" w:cs="Arial"/>
                            <w:sz w:val="21"/>
                            <w:szCs w:val="21"/>
                          </w:rPr>
                        </w:pPr>
                        <w:ins w:id="7984"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rsidR="002153D1" w:rsidRPr="00D753AC" w:rsidRDefault="002573FA" w:rsidP="00D753AC">
      <w:pPr>
        <w:spacing w:before="76"/>
        <w:ind w:left="173"/>
        <w:rPr>
          <w:ins w:id="7985" w:author="Claire Kouba" w:date="2023-09-12T16:52:00Z"/>
          <w:rFonts w:ascii="Times New Roman" w:eastAsia="Arial" w:hAnsi="Times New Roman" w:cs="Times New Roman"/>
        </w:rPr>
      </w:pPr>
      <w:ins w:id="7986" w:author="Claire Kouba" w:date="2023-09-12T16:52:00Z">
        <w:r w:rsidRPr="00D753AC">
          <w:rPr>
            <w:rFonts w:ascii="Times New Roman" w:hAnsi="Times New Roman" w:cs="Times New Roman"/>
          </w:rPr>
          <w:br w:type="column"/>
          <w:t>Theoretical</w:t>
        </w:r>
        <w:r w:rsidRPr="00D753AC">
          <w:rPr>
            <w:rFonts w:ascii="Times New Roman" w:hAnsi="Times New Roman" w:cs="Times New Roman"/>
            <w:spacing w:val="41"/>
          </w:rPr>
          <w:t xml:space="preserve"> </w:t>
        </w:r>
        <w:r w:rsidRPr="00D753AC">
          <w:rPr>
            <w:rFonts w:ascii="Times New Roman" w:hAnsi="Times New Roman" w:cs="Times New Roman"/>
          </w:rPr>
          <w:t>Quantiles</w:t>
        </w:r>
      </w:ins>
    </w:p>
    <w:p w:rsidR="002153D1" w:rsidRPr="00D753AC" w:rsidRDefault="002153D1" w:rsidP="00D753AC">
      <w:pPr>
        <w:ind w:left="173"/>
        <w:rPr>
          <w:ins w:id="7987"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480" w:space="1129"/>
            <w:col w:w="6481"/>
          </w:cols>
        </w:sectPr>
      </w:pPr>
    </w:p>
    <w:p w:rsidR="002153D1" w:rsidRPr="00D753AC" w:rsidRDefault="002153D1" w:rsidP="00D753AC">
      <w:pPr>
        <w:ind w:left="173"/>
        <w:rPr>
          <w:ins w:id="7988" w:author="Claire Kouba" w:date="2023-09-12T16:52:00Z"/>
          <w:rFonts w:ascii="Times New Roman" w:eastAsia="Arial" w:hAnsi="Times New Roman" w:cs="Times New Roman"/>
        </w:rPr>
      </w:pPr>
    </w:p>
    <w:p w:rsidR="002153D1" w:rsidRPr="00D753AC" w:rsidRDefault="002153D1" w:rsidP="00D753AC">
      <w:pPr>
        <w:ind w:left="173"/>
        <w:rPr>
          <w:ins w:id="7989" w:author="Claire Kouba" w:date="2023-09-12T16:52:00Z"/>
          <w:rFonts w:ascii="Times New Roman" w:eastAsia="Arial" w:hAnsi="Times New Roman" w:cs="Times New Roman"/>
        </w:rPr>
      </w:pPr>
    </w:p>
    <w:p w:rsidR="002153D1" w:rsidRPr="00D753AC" w:rsidRDefault="002153D1" w:rsidP="00D753AC">
      <w:pPr>
        <w:ind w:left="173"/>
        <w:rPr>
          <w:ins w:id="7990" w:author="Claire Kouba" w:date="2023-09-12T16:52:00Z"/>
          <w:rFonts w:ascii="Times New Roman" w:eastAsia="Arial" w:hAnsi="Times New Roman" w:cs="Times New Roman"/>
        </w:rPr>
      </w:pPr>
    </w:p>
    <w:p w:rsidR="002153D1" w:rsidRPr="00D753AC" w:rsidRDefault="002153D1" w:rsidP="00D753AC">
      <w:pPr>
        <w:spacing w:before="7"/>
        <w:ind w:left="173"/>
        <w:rPr>
          <w:ins w:id="7991" w:author="Claire Kouba" w:date="2023-09-12T16:52:00Z"/>
          <w:rFonts w:ascii="Times New Roman" w:eastAsia="Arial" w:hAnsi="Times New Roman" w:cs="Times New Roman"/>
        </w:rPr>
      </w:pPr>
    </w:p>
    <w:p w:rsidR="002153D1" w:rsidRPr="00D753AC" w:rsidRDefault="002153D1" w:rsidP="00D753AC">
      <w:pPr>
        <w:ind w:left="173"/>
        <w:rPr>
          <w:ins w:id="7992"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spacing w:before="74"/>
        <w:ind w:left="173"/>
        <w:rPr>
          <w:ins w:id="7993" w:author="Claire Kouba" w:date="2023-09-12T16:52:00Z"/>
          <w:rFonts w:ascii="Times New Roman" w:eastAsia="Arial" w:hAnsi="Times New Roman" w:cs="Times New Roman"/>
        </w:rPr>
      </w:pPr>
      <w:ins w:id="7994" w:author="Claire Kouba" w:date="2023-09-12T16:52:00Z">
        <w:r w:rsidRPr="00D753AC">
          <w:rPr>
            <w:rFonts w:ascii="Times New Roman" w:hAnsi="Times New Roman" w:cs="Times New Roman"/>
            <w:noProof/>
          </w:rPr>
          <mc:AlternateContent>
            <mc:Choice Requires="wpg">
              <w:drawing>
                <wp:anchor distT="0" distB="0" distL="114300" distR="114300" simplePos="0" relativeHeight="1432" behindDoc="0" locked="0" layoutInCell="1" allowOverlap="1">
                  <wp:simplePos x="0" y="0"/>
                  <wp:positionH relativeFrom="page">
                    <wp:posOffset>600075</wp:posOffset>
                  </wp:positionH>
                  <wp:positionV relativeFrom="paragraph">
                    <wp:posOffset>-123190</wp:posOffset>
                  </wp:positionV>
                  <wp:extent cx="142240" cy="1499870"/>
                  <wp:effectExtent l="9525" t="2540" r="19685" b="2540"/>
                  <wp:wrapNone/>
                  <wp:docPr id="296" name="Group 2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1499870"/>
                            <a:chOff x="945" y="-194"/>
                            <a:chExt cx="224" cy="2362"/>
                          </a:xfrm>
                        </wpg:grpSpPr>
                        <wpg:grpSp>
                          <wpg:cNvPr id="297" name="Group 285"/>
                          <wpg:cNvGrpSpPr>
                            <a:grpSpLocks/>
                          </wpg:cNvGrpSpPr>
                          <wpg:grpSpPr bwMode="auto">
                            <a:xfrm>
                              <a:off x="953" y="-186"/>
                              <a:ext cx="208" cy="2346"/>
                              <a:chOff x="953" y="-186"/>
                              <a:chExt cx="208" cy="2346"/>
                            </a:xfrm>
                          </wpg:grpSpPr>
                          <wps:wsp>
                            <wps:cNvPr id="298" name="Freeform 286"/>
                            <wps:cNvSpPr>
                              <a:spLocks/>
                            </wps:cNvSpPr>
                            <wps:spPr bwMode="auto">
                              <a:xfrm>
                                <a:off x="953" y="-186"/>
                                <a:ext cx="208" cy="2346"/>
                              </a:xfrm>
                              <a:custGeom>
                                <a:avLst/>
                                <a:gdLst>
                                  <a:gd name="T0" fmla="+- 0 1095 953"/>
                                  <a:gd name="T1" fmla="*/ T0 w 208"/>
                                  <a:gd name="T2" fmla="+- 0 2159 -186"/>
                                  <a:gd name="T3" fmla="*/ 2159 h 2346"/>
                                  <a:gd name="T4" fmla="+- 0 1079 953"/>
                                  <a:gd name="T5" fmla="*/ T4 w 208"/>
                                  <a:gd name="T6" fmla="+- 0 2132 -186"/>
                                  <a:gd name="T7" fmla="*/ 2132 h 2346"/>
                                  <a:gd name="T8" fmla="+- 0 1160 953"/>
                                  <a:gd name="T9" fmla="*/ T8 w 208"/>
                                  <a:gd name="T10" fmla="+- 0 2104 -186"/>
                                  <a:gd name="T11" fmla="*/ 2104 h 2346"/>
                                  <a:gd name="T12" fmla="+- 0 953 953"/>
                                  <a:gd name="T13" fmla="*/ T12 w 208"/>
                                  <a:gd name="T14" fmla="+- 0 2067 -186"/>
                                  <a:gd name="T15" fmla="*/ 2067 h 2346"/>
                                  <a:gd name="T16" fmla="+- 0 953 953"/>
                                  <a:gd name="T17" fmla="*/ T16 w 208"/>
                                  <a:gd name="T18" fmla="+- 0 -186 -186"/>
                                  <a:gd name="T19" fmla="*/ -186 h 2346"/>
                                </a:gdLst>
                                <a:ahLst/>
                                <a:cxnLst>
                                  <a:cxn ang="0">
                                    <a:pos x="T1" y="T3"/>
                                  </a:cxn>
                                  <a:cxn ang="0">
                                    <a:pos x="T5" y="T7"/>
                                  </a:cxn>
                                  <a:cxn ang="0">
                                    <a:pos x="T9" y="T11"/>
                                  </a:cxn>
                                  <a:cxn ang="0">
                                    <a:pos x="T13" y="T15"/>
                                  </a:cxn>
                                  <a:cxn ang="0">
                                    <a:pos x="T17" y="T19"/>
                                  </a:cxn>
                                </a:cxnLst>
                                <a:rect l="0" t="0" r="r" b="b"/>
                                <a:pathLst>
                                  <a:path w="208" h="2346">
                                    <a:moveTo>
                                      <a:pt x="142" y="2345"/>
                                    </a:moveTo>
                                    <a:lnTo>
                                      <a:pt x="126" y="2318"/>
                                    </a:lnTo>
                                    <a:lnTo>
                                      <a:pt x="207" y="2290"/>
                                    </a:lnTo>
                                    <a:lnTo>
                                      <a:pt x="0" y="2253"/>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9" name="Group 283"/>
                          <wpg:cNvGrpSpPr>
                            <a:grpSpLocks/>
                          </wpg:cNvGrpSpPr>
                          <wpg:grpSpPr bwMode="auto">
                            <a:xfrm>
                              <a:off x="998" y="2035"/>
                              <a:ext cx="163" cy="2"/>
                              <a:chOff x="998" y="2035"/>
                              <a:chExt cx="163" cy="2"/>
                            </a:xfrm>
                          </wpg:grpSpPr>
                          <wps:wsp>
                            <wps:cNvPr id="300" name="Freeform 284"/>
                            <wps:cNvSpPr>
                              <a:spLocks/>
                            </wps:cNvSpPr>
                            <wps:spPr bwMode="auto">
                              <a:xfrm>
                                <a:off x="998" y="2035"/>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1" name="Group 281"/>
                          <wpg:cNvGrpSpPr>
                            <a:grpSpLocks/>
                          </wpg:cNvGrpSpPr>
                          <wpg:grpSpPr bwMode="auto">
                            <a:xfrm>
                              <a:off x="998" y="-166"/>
                              <a:ext cx="163" cy="2"/>
                              <a:chOff x="998" y="-166"/>
                              <a:chExt cx="163" cy="2"/>
                            </a:xfrm>
                          </wpg:grpSpPr>
                          <wps:wsp>
                            <wps:cNvPr id="302" name="Freeform 282"/>
                            <wps:cNvSpPr>
                              <a:spLocks/>
                            </wps:cNvSpPr>
                            <wps:spPr bwMode="auto">
                              <a:xfrm>
                                <a:off x="998" y="-166"/>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F2999A4" id="Group 280" o:spid="_x0000_s1026" style="position:absolute;margin-left:47.25pt;margin-top:-9.7pt;width:11.2pt;height:118.1pt;z-index:1432;mso-position-horizontal-relative:page" coordorigin="945,-194" coordsize="22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">
                  <v:group id="Group 285" o:spid="_x0000_s1027" style="position:absolute;left:953;top:-186;width:208;height:2346" coordorigin="953,-186"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Freeform 286" o:spid="_x0000_s1028" style="position:absolute;left:953;top:-186;width:208;height:2346;visibility:visible;mso-wrap-style:square;v-text-anchor:top"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" path="m142,2345r-16,-27l207,2290,,2253,,e" filled="f" strokeweight=".28367mm">
                      <v:path arrowok="t" o:connecttype="custom" o:connectlocs="142,2159;126,2132;207,2104;0,2067;0,-186" o:connectangles="0,0,0,0,0"/>
                    </v:shape>
                  </v:group>
                  <v:group id="Group 283" o:spid="_x0000_s1029" style="position:absolute;left:998;top:2035;width:163;height:2" coordorigin="998,2035"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reeform 284" o:spid="_x0000_s1030" style="position:absolute;left:998;top:2035;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" path="m162,l,e" filled="f" strokeweight=".28367mm">
                      <v:path arrowok="t" o:connecttype="custom" o:connectlocs="162,0;0,0" o:connectangles="0,0"/>
                    </v:shape>
                  </v:group>
                  <v:group id="Group 281" o:spid="_x0000_s1031" style="position:absolute;left:998;top:-166;width:163;height:2" coordorigin="998,-166"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82" o:spid="_x0000_s1032" style="position:absolute;left:998;top:-166;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" path="m162,l,e" filled="f" strokeweight=".28367mm">
                      <v:path arrowok="t" o:connecttype="custom" o:connectlocs="162,0;0,0" o:connectangles="0,0"/>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1552" behindDoc="0" locked="0" layoutInCell="1" allowOverlap="1">
                  <wp:simplePos x="0" y="0"/>
                  <wp:positionH relativeFrom="page">
                    <wp:posOffset>611505</wp:posOffset>
                  </wp:positionH>
                  <wp:positionV relativeFrom="paragraph">
                    <wp:posOffset>-111760</wp:posOffset>
                  </wp:positionV>
                  <wp:extent cx="161925" cy="1410335"/>
                  <wp:effectExtent l="1905" t="4445" r="0" b="4445"/>
                  <wp:wrapNone/>
                  <wp:docPr id="29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1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7995" w:author="Claire Kouba" w:date="2023-09-12T16:52:00Z"/>
                                  <w:rFonts w:ascii="Arial" w:eastAsia="Arial" w:hAnsi="Arial" w:cs="Arial"/>
                                  <w:sz w:val="21"/>
                                  <w:szCs w:val="21"/>
                                </w:rPr>
                              </w:pPr>
                              <w:ins w:id="7996"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9" o:spid="_x0000_s1104" type="#_x0000_t202" style="position:absolute;left:0;text-align:left;margin-left:48.15pt;margin-top:-8.8pt;width:12.75pt;height:111.05pt;z-index: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" filled="f" stroked="f">
                  <v:textbox style="layout-flow:vertical;mso-layout-flow-alt:bottom-to-top" inset="0,0,0,0">
                    <w:txbxContent>
                      <w:p w:rsidR="00AA7750" w:rsidRDefault="00AA7750">
                        <w:pPr>
                          <w:spacing w:line="238" w:lineRule="exact"/>
                          <w:ind w:left="20"/>
                          <w:rPr>
                            <w:ins w:id="7997" w:author="Claire Kouba" w:date="2023-09-12T16:52:00Z"/>
                            <w:rFonts w:ascii="Arial" w:eastAsia="Arial" w:hAnsi="Arial" w:cs="Arial"/>
                            <w:sz w:val="21"/>
                            <w:szCs w:val="21"/>
                          </w:rPr>
                        </w:pPr>
                        <w:ins w:id="7998"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eastAsia="Arial" w:hAnsi="Times New Roman" w:cs="Times New Roman"/>
          </w:rPr>
          <w:t>Scale−Location</w:t>
        </w:r>
      </w:ins>
    </w:p>
    <w:p w:rsidR="002153D1" w:rsidRPr="00D753AC" w:rsidRDefault="002573FA" w:rsidP="00D753AC">
      <w:pPr>
        <w:spacing w:before="74"/>
        <w:ind w:left="173"/>
        <w:rPr>
          <w:ins w:id="7999" w:author="Claire Kouba" w:date="2023-09-12T16:52:00Z"/>
          <w:rFonts w:ascii="Times New Roman" w:eastAsia="Arial" w:hAnsi="Times New Roman" w:cs="Times New Roman"/>
        </w:rPr>
      </w:pPr>
      <w:ins w:id="8000" w:author="Claire Kouba" w:date="2023-09-12T16:52:00Z">
        <w:r w:rsidRPr="00D753AC">
          <w:rPr>
            <w:rFonts w:ascii="Times New Roman" w:hAnsi="Times New Roman" w:cs="Times New Roman"/>
            <w:w w:val="105"/>
          </w:rPr>
          <w:br w:type="column"/>
          <w:t>Residuals vs</w:t>
        </w:r>
        <w:r w:rsidRPr="00D753AC">
          <w:rPr>
            <w:rFonts w:ascii="Times New Roman" w:hAnsi="Times New Roman" w:cs="Times New Roman"/>
            <w:spacing w:val="-47"/>
            <w:w w:val="105"/>
          </w:rPr>
          <w:t xml:space="preserve"> </w:t>
        </w:r>
        <w:r w:rsidRPr="00D753AC">
          <w:rPr>
            <w:rFonts w:ascii="Times New Roman" w:hAnsi="Times New Roman" w:cs="Times New Roman"/>
            <w:spacing w:val="-3"/>
            <w:w w:val="105"/>
          </w:rPr>
          <w:t>Leverage</w:t>
        </w:r>
      </w:ins>
    </w:p>
    <w:p w:rsidR="002153D1" w:rsidRPr="00D753AC" w:rsidRDefault="002153D1" w:rsidP="00D753AC">
      <w:pPr>
        <w:ind w:left="173"/>
        <w:rPr>
          <w:ins w:id="8001"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758" w:space="849"/>
            <w:col w:w="6483"/>
          </w:cols>
        </w:sectPr>
      </w:pPr>
    </w:p>
    <w:p w:rsidR="002153D1" w:rsidRPr="00D753AC" w:rsidRDefault="002153D1" w:rsidP="00D753AC">
      <w:pPr>
        <w:spacing w:before="2"/>
        <w:ind w:left="173"/>
        <w:rPr>
          <w:ins w:id="8002" w:author="Claire Kouba" w:date="2023-09-12T16:52:00Z"/>
          <w:rFonts w:ascii="Times New Roman" w:eastAsia="Arial" w:hAnsi="Times New Roman" w:cs="Times New Roman"/>
        </w:rPr>
      </w:pPr>
    </w:p>
    <w:p w:rsidR="002153D1" w:rsidRPr="00D753AC" w:rsidRDefault="00251C7A" w:rsidP="00D753AC">
      <w:pPr>
        <w:spacing w:before="81"/>
        <w:ind w:left="173" w:right="1329"/>
        <w:rPr>
          <w:ins w:id="8003" w:author="Claire Kouba" w:date="2023-09-12T16:52:00Z"/>
          <w:rFonts w:ascii="Times New Roman" w:eastAsia="Arial" w:hAnsi="Times New Roman" w:cs="Times New Roman"/>
        </w:rPr>
      </w:pPr>
      <w:ins w:id="8004" w:author="Claire Kouba" w:date="2023-09-12T16:52:00Z">
        <w:r w:rsidRPr="00D753AC">
          <w:rPr>
            <w:rFonts w:ascii="Times New Roman" w:hAnsi="Times New Roman" w:cs="Times New Roman"/>
            <w:noProof/>
          </w:rPr>
          <mc:AlternateContent>
            <mc:Choice Requires="wpg">
              <w:drawing>
                <wp:anchor distT="0" distB="0" distL="114300" distR="114300" simplePos="0" relativeHeight="1408" behindDoc="0" locked="0" layoutInCell="1" allowOverlap="1">
                  <wp:simplePos x="0" y="0"/>
                  <wp:positionH relativeFrom="page">
                    <wp:posOffset>1170940</wp:posOffset>
                  </wp:positionH>
                  <wp:positionV relativeFrom="paragraph">
                    <wp:posOffset>-114300</wp:posOffset>
                  </wp:positionV>
                  <wp:extent cx="2268855" cy="823595"/>
                  <wp:effectExtent l="8890" t="0" r="8255" b="5715"/>
                  <wp:wrapNone/>
                  <wp:docPr id="255"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23595"/>
                            <a:chOff x="1844" y="-180"/>
                            <a:chExt cx="3573" cy="1297"/>
                          </a:xfrm>
                        </wpg:grpSpPr>
                        <wpg:grpSp>
                          <wpg:cNvPr id="256" name="Group 277"/>
                          <wpg:cNvGrpSpPr>
                            <a:grpSpLocks/>
                          </wpg:cNvGrpSpPr>
                          <wpg:grpSpPr bwMode="auto">
                            <a:xfrm>
                              <a:off x="2151" y="980"/>
                              <a:ext cx="2603" cy="2"/>
                              <a:chOff x="2151" y="980"/>
                              <a:chExt cx="2603" cy="2"/>
                            </a:xfrm>
                          </wpg:grpSpPr>
                          <wps:wsp>
                            <wps:cNvPr id="257" name="Freeform 278"/>
                            <wps:cNvSpPr>
                              <a:spLocks/>
                            </wps:cNvSpPr>
                            <wps:spPr bwMode="auto">
                              <a:xfrm>
                                <a:off x="2151" y="980"/>
                                <a:ext cx="2603" cy="2"/>
                              </a:xfrm>
                              <a:custGeom>
                                <a:avLst/>
                                <a:gdLst>
                                  <a:gd name="T0" fmla="+- 0 2151 2151"/>
                                  <a:gd name="T1" fmla="*/ T0 w 2603"/>
                                  <a:gd name="T2" fmla="+- 0 4754 2151"/>
                                  <a:gd name="T3" fmla="*/ T2 w 2603"/>
                                </a:gdLst>
                                <a:ahLst/>
                                <a:cxnLst>
                                  <a:cxn ang="0">
                                    <a:pos x="T1" y="0"/>
                                  </a:cxn>
                                  <a:cxn ang="0">
                                    <a:pos x="T3" y="0"/>
                                  </a:cxn>
                                </a:cxnLst>
                                <a:rect l="0" t="0" r="r" b="b"/>
                                <a:pathLst>
                                  <a:path w="2603">
                                    <a:moveTo>
                                      <a:pt x="0" y="0"/>
                                    </a:moveTo>
                                    <a:lnTo>
                                      <a:pt x="2603"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8" name="Group 275"/>
                          <wpg:cNvGrpSpPr>
                            <a:grpSpLocks/>
                          </wpg:cNvGrpSpPr>
                          <wpg:grpSpPr bwMode="auto">
                            <a:xfrm>
                              <a:off x="2151" y="980"/>
                              <a:ext cx="2" cy="129"/>
                              <a:chOff x="2151" y="980"/>
                              <a:chExt cx="2" cy="129"/>
                            </a:xfrm>
                          </wpg:grpSpPr>
                          <wps:wsp>
                            <wps:cNvPr id="259" name="Freeform 276"/>
                            <wps:cNvSpPr>
                              <a:spLocks/>
                            </wps:cNvSpPr>
                            <wps:spPr bwMode="auto">
                              <a:xfrm>
                                <a:off x="2151"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0" name="Group 273"/>
                          <wpg:cNvGrpSpPr>
                            <a:grpSpLocks/>
                          </wpg:cNvGrpSpPr>
                          <wpg:grpSpPr bwMode="auto">
                            <a:xfrm>
                              <a:off x="3019" y="980"/>
                              <a:ext cx="2" cy="129"/>
                              <a:chOff x="3019" y="980"/>
                              <a:chExt cx="2" cy="129"/>
                            </a:xfrm>
                          </wpg:grpSpPr>
                          <wps:wsp>
                            <wps:cNvPr id="261" name="Freeform 274"/>
                            <wps:cNvSpPr>
                              <a:spLocks/>
                            </wps:cNvSpPr>
                            <wps:spPr bwMode="auto">
                              <a:xfrm>
                                <a:off x="3019"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2" name="Group 271"/>
                          <wpg:cNvGrpSpPr>
                            <a:grpSpLocks/>
                          </wpg:cNvGrpSpPr>
                          <wpg:grpSpPr bwMode="auto">
                            <a:xfrm>
                              <a:off x="3886" y="980"/>
                              <a:ext cx="2" cy="129"/>
                              <a:chOff x="3886" y="980"/>
                              <a:chExt cx="2" cy="129"/>
                            </a:xfrm>
                          </wpg:grpSpPr>
                          <wps:wsp>
                            <wps:cNvPr id="263" name="Freeform 272"/>
                            <wps:cNvSpPr>
                              <a:spLocks/>
                            </wps:cNvSpPr>
                            <wps:spPr bwMode="auto">
                              <a:xfrm>
                                <a:off x="3886"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4" name="Group 269"/>
                          <wpg:cNvGrpSpPr>
                            <a:grpSpLocks/>
                          </wpg:cNvGrpSpPr>
                          <wpg:grpSpPr bwMode="auto">
                            <a:xfrm>
                              <a:off x="4754" y="980"/>
                              <a:ext cx="2" cy="129"/>
                              <a:chOff x="4754" y="980"/>
                              <a:chExt cx="2" cy="129"/>
                            </a:xfrm>
                          </wpg:grpSpPr>
                          <wps:wsp>
                            <wps:cNvPr id="265" name="Freeform 270"/>
                            <wps:cNvSpPr>
                              <a:spLocks/>
                            </wps:cNvSpPr>
                            <wps:spPr bwMode="auto">
                              <a:xfrm>
                                <a:off x="4754"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6" name="Group 267"/>
                          <wpg:cNvGrpSpPr>
                            <a:grpSpLocks/>
                          </wpg:cNvGrpSpPr>
                          <wpg:grpSpPr bwMode="auto">
                            <a:xfrm>
                              <a:off x="1980" y="67"/>
                              <a:ext cx="2" cy="873"/>
                              <a:chOff x="1980" y="67"/>
                              <a:chExt cx="2" cy="873"/>
                            </a:xfrm>
                          </wpg:grpSpPr>
                          <wps:wsp>
                            <wps:cNvPr id="267" name="Freeform 268"/>
                            <wps:cNvSpPr>
                              <a:spLocks/>
                            </wps:cNvSpPr>
                            <wps:spPr bwMode="auto">
                              <a:xfrm>
                                <a:off x="1980" y="67"/>
                                <a:ext cx="2" cy="873"/>
                              </a:xfrm>
                              <a:custGeom>
                                <a:avLst/>
                                <a:gdLst>
                                  <a:gd name="T0" fmla="+- 0 939 67"/>
                                  <a:gd name="T1" fmla="*/ 939 h 873"/>
                                  <a:gd name="T2" fmla="+- 0 67 67"/>
                                  <a:gd name="T3" fmla="*/ 67 h 873"/>
                                </a:gdLst>
                                <a:ahLst/>
                                <a:cxnLst>
                                  <a:cxn ang="0">
                                    <a:pos x="0" y="T1"/>
                                  </a:cxn>
                                  <a:cxn ang="0">
                                    <a:pos x="0" y="T3"/>
                                  </a:cxn>
                                </a:cxnLst>
                                <a:rect l="0" t="0" r="r" b="b"/>
                                <a:pathLst>
                                  <a:path h="873">
                                    <a:moveTo>
                                      <a:pt x="0" y="87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8" name="Group 265"/>
                          <wpg:cNvGrpSpPr>
                            <a:grpSpLocks/>
                          </wpg:cNvGrpSpPr>
                          <wpg:grpSpPr bwMode="auto">
                            <a:xfrm>
                              <a:off x="1852" y="939"/>
                              <a:ext cx="128" cy="2"/>
                              <a:chOff x="1852" y="939"/>
                              <a:chExt cx="128" cy="2"/>
                            </a:xfrm>
                          </wpg:grpSpPr>
                          <wps:wsp>
                            <wps:cNvPr id="269" name="Freeform 266"/>
                            <wps:cNvSpPr>
                              <a:spLocks/>
                            </wps:cNvSpPr>
                            <wps:spPr bwMode="auto">
                              <a:xfrm>
                                <a:off x="1852" y="939"/>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0" name="Group 263"/>
                          <wpg:cNvGrpSpPr>
                            <a:grpSpLocks/>
                          </wpg:cNvGrpSpPr>
                          <wpg:grpSpPr bwMode="auto">
                            <a:xfrm>
                              <a:off x="1852" y="721"/>
                              <a:ext cx="128" cy="2"/>
                              <a:chOff x="1852" y="721"/>
                              <a:chExt cx="128" cy="2"/>
                            </a:xfrm>
                          </wpg:grpSpPr>
                          <wps:wsp>
                            <wps:cNvPr id="271" name="Freeform 264"/>
                            <wps:cNvSpPr>
                              <a:spLocks/>
                            </wps:cNvSpPr>
                            <wps:spPr bwMode="auto">
                              <a:xfrm>
                                <a:off x="1852" y="721"/>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2" name="Group 261"/>
                          <wpg:cNvGrpSpPr>
                            <a:grpSpLocks/>
                          </wpg:cNvGrpSpPr>
                          <wpg:grpSpPr bwMode="auto">
                            <a:xfrm>
                              <a:off x="1852" y="503"/>
                              <a:ext cx="128" cy="2"/>
                              <a:chOff x="1852" y="503"/>
                              <a:chExt cx="128" cy="2"/>
                            </a:xfrm>
                          </wpg:grpSpPr>
                          <wps:wsp>
                            <wps:cNvPr id="273" name="Freeform 262"/>
                            <wps:cNvSpPr>
                              <a:spLocks/>
                            </wps:cNvSpPr>
                            <wps:spPr bwMode="auto">
                              <a:xfrm>
                                <a:off x="1852" y="503"/>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4" name="Group 259"/>
                          <wpg:cNvGrpSpPr>
                            <a:grpSpLocks/>
                          </wpg:cNvGrpSpPr>
                          <wpg:grpSpPr bwMode="auto">
                            <a:xfrm>
                              <a:off x="1852" y="285"/>
                              <a:ext cx="128" cy="2"/>
                              <a:chOff x="1852" y="285"/>
                              <a:chExt cx="128" cy="2"/>
                            </a:xfrm>
                          </wpg:grpSpPr>
                          <wps:wsp>
                            <wps:cNvPr id="275" name="Freeform 260"/>
                            <wps:cNvSpPr>
                              <a:spLocks/>
                            </wps:cNvSpPr>
                            <wps:spPr bwMode="auto">
                              <a:xfrm>
                                <a:off x="1852" y="285"/>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6" name="Group 257"/>
                          <wpg:cNvGrpSpPr>
                            <a:grpSpLocks/>
                          </wpg:cNvGrpSpPr>
                          <wpg:grpSpPr bwMode="auto">
                            <a:xfrm>
                              <a:off x="1852" y="67"/>
                              <a:ext cx="128" cy="2"/>
                              <a:chOff x="1852" y="67"/>
                              <a:chExt cx="128" cy="2"/>
                            </a:xfrm>
                          </wpg:grpSpPr>
                          <wps:wsp>
                            <wps:cNvPr id="277" name="Freeform 258"/>
                            <wps:cNvSpPr>
                              <a:spLocks/>
                            </wps:cNvSpPr>
                            <wps:spPr bwMode="auto">
                              <a:xfrm>
                                <a:off x="1852" y="67"/>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8" name="Group 254"/>
                          <wpg:cNvGrpSpPr>
                            <a:grpSpLocks/>
                          </wpg:cNvGrpSpPr>
                          <wpg:grpSpPr bwMode="auto">
                            <a:xfrm>
                              <a:off x="1980" y="-135"/>
                              <a:ext cx="3429" cy="1116"/>
                              <a:chOff x="1980" y="-135"/>
                              <a:chExt cx="3429" cy="1116"/>
                            </a:xfrm>
                          </wpg:grpSpPr>
                          <wps:wsp>
                            <wps:cNvPr id="279" name="Freeform 256"/>
                            <wps:cNvSpPr>
                              <a:spLocks/>
                            </wps:cNvSpPr>
                            <wps:spPr bwMode="auto">
                              <a:xfrm>
                                <a:off x="1980" y="-135"/>
                                <a:ext cx="3429" cy="1116"/>
                              </a:xfrm>
                              <a:custGeom>
                                <a:avLst/>
                                <a:gdLst>
                                  <a:gd name="T0" fmla="+- 0 1980 1980"/>
                                  <a:gd name="T1" fmla="*/ T0 w 3429"/>
                                  <a:gd name="T2" fmla="+- 0 980 -135"/>
                                  <a:gd name="T3" fmla="*/ 980 h 1116"/>
                                  <a:gd name="T4" fmla="+- 0 5409 1980"/>
                                  <a:gd name="T5" fmla="*/ T4 w 3429"/>
                                  <a:gd name="T6" fmla="+- 0 980 -135"/>
                                  <a:gd name="T7" fmla="*/ 980 h 1116"/>
                                  <a:gd name="T8" fmla="+- 0 5409 1980"/>
                                  <a:gd name="T9" fmla="*/ T8 w 3429"/>
                                  <a:gd name="T10" fmla="+- 0 -135 -135"/>
                                  <a:gd name="T11" fmla="*/ -135 h 1116"/>
                                  <a:gd name="T12" fmla="+- 0 1980 1980"/>
                                  <a:gd name="T13" fmla="*/ T12 w 3429"/>
                                  <a:gd name="T14" fmla="+- 0 -135 -135"/>
                                  <a:gd name="T15" fmla="*/ -135 h 1116"/>
                                  <a:gd name="T16" fmla="+- 0 1980 1980"/>
                                  <a:gd name="T17" fmla="*/ T16 w 3429"/>
                                  <a:gd name="T18" fmla="+- 0 980 -135"/>
                                  <a:gd name="T19" fmla="*/ 980 h 1116"/>
                                </a:gdLst>
                                <a:ahLst/>
                                <a:cxnLst>
                                  <a:cxn ang="0">
                                    <a:pos x="T1" y="T3"/>
                                  </a:cxn>
                                  <a:cxn ang="0">
                                    <a:pos x="T5" y="T7"/>
                                  </a:cxn>
                                  <a:cxn ang="0">
                                    <a:pos x="T9" y="T11"/>
                                  </a:cxn>
                                  <a:cxn ang="0">
                                    <a:pos x="T13" y="T15"/>
                                  </a:cxn>
                                  <a:cxn ang="0">
                                    <a:pos x="T17" y="T19"/>
                                  </a:cxn>
                                </a:cxnLst>
                                <a:rect l="0" t="0" r="r" b="b"/>
                                <a:pathLst>
                                  <a:path w="3429" h="1116">
                                    <a:moveTo>
                                      <a:pt x="0" y="1115"/>
                                    </a:moveTo>
                                    <a:lnTo>
                                      <a:pt x="3429" y="1115"/>
                                    </a:lnTo>
                                    <a:lnTo>
                                      <a:pt x="3429"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0" name="Picture 2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051" y="301"/>
                                <a:ext cx="2745"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1" name="Group 252"/>
                          <wpg:cNvGrpSpPr>
                            <a:grpSpLocks/>
                          </wpg:cNvGrpSpPr>
                          <wpg:grpSpPr bwMode="auto">
                            <a:xfrm>
                              <a:off x="5234" y="551"/>
                              <a:ext cx="94" cy="96"/>
                              <a:chOff x="5234" y="551"/>
                              <a:chExt cx="94" cy="96"/>
                            </a:xfrm>
                          </wpg:grpSpPr>
                          <wps:wsp>
                            <wps:cNvPr id="282" name="Freeform 253"/>
                            <wps:cNvSpPr>
                              <a:spLocks/>
                            </wps:cNvSpPr>
                            <wps:spPr bwMode="auto">
                              <a:xfrm>
                                <a:off x="5234" y="551"/>
                                <a:ext cx="94" cy="96"/>
                              </a:xfrm>
                              <a:custGeom>
                                <a:avLst/>
                                <a:gdLst>
                                  <a:gd name="T0" fmla="+- 0 5234 5234"/>
                                  <a:gd name="T1" fmla="*/ T0 w 94"/>
                                  <a:gd name="T2" fmla="+- 0 598 551"/>
                                  <a:gd name="T3" fmla="*/ 598 h 96"/>
                                  <a:gd name="T4" fmla="+- 0 5239 5234"/>
                                  <a:gd name="T5" fmla="*/ T4 w 94"/>
                                  <a:gd name="T6" fmla="+- 0 576 551"/>
                                  <a:gd name="T7" fmla="*/ 576 h 96"/>
                                  <a:gd name="T8" fmla="+- 0 5253 5234"/>
                                  <a:gd name="T9" fmla="*/ T8 w 94"/>
                                  <a:gd name="T10" fmla="+- 0 560 551"/>
                                  <a:gd name="T11" fmla="*/ 560 h 96"/>
                                  <a:gd name="T12" fmla="+- 0 5273 5234"/>
                                  <a:gd name="T13" fmla="*/ T12 w 94"/>
                                  <a:gd name="T14" fmla="+- 0 551 551"/>
                                  <a:gd name="T15" fmla="*/ 551 h 96"/>
                                  <a:gd name="T16" fmla="+- 0 5298 5234"/>
                                  <a:gd name="T17" fmla="*/ T16 w 94"/>
                                  <a:gd name="T18" fmla="+- 0 555 551"/>
                                  <a:gd name="T19" fmla="*/ 555 h 96"/>
                                  <a:gd name="T20" fmla="+- 0 5317 5234"/>
                                  <a:gd name="T21" fmla="*/ T20 w 94"/>
                                  <a:gd name="T22" fmla="+- 0 566 551"/>
                                  <a:gd name="T23" fmla="*/ 566 h 96"/>
                                  <a:gd name="T24" fmla="+- 0 5327 5234"/>
                                  <a:gd name="T25" fmla="*/ T24 w 94"/>
                                  <a:gd name="T26" fmla="+- 0 583 551"/>
                                  <a:gd name="T27" fmla="*/ 583 h 96"/>
                                  <a:gd name="T28" fmla="+- 0 5325 5234"/>
                                  <a:gd name="T29" fmla="*/ T28 w 94"/>
                                  <a:gd name="T30" fmla="+- 0 610 551"/>
                                  <a:gd name="T31" fmla="*/ 610 h 96"/>
                                  <a:gd name="T32" fmla="+- 0 5316 5234"/>
                                  <a:gd name="T33" fmla="*/ T32 w 94"/>
                                  <a:gd name="T34" fmla="+- 0 630 551"/>
                                  <a:gd name="T35" fmla="*/ 630 h 96"/>
                                  <a:gd name="T36" fmla="+- 0 5301 5234"/>
                                  <a:gd name="T37" fmla="*/ T36 w 94"/>
                                  <a:gd name="T38" fmla="+- 0 642 551"/>
                                  <a:gd name="T39" fmla="*/ 642 h 96"/>
                                  <a:gd name="T40" fmla="+- 0 5283 5234"/>
                                  <a:gd name="T41" fmla="*/ T40 w 94"/>
                                  <a:gd name="T42" fmla="+- 0 646 551"/>
                                  <a:gd name="T43" fmla="*/ 646 h 96"/>
                                  <a:gd name="T44" fmla="+- 0 5261 5234"/>
                                  <a:gd name="T45" fmla="*/ T44 w 94"/>
                                  <a:gd name="T46" fmla="+- 0 641 551"/>
                                  <a:gd name="T47" fmla="*/ 641 h 96"/>
                                  <a:gd name="T48" fmla="+- 0 5244 5234"/>
                                  <a:gd name="T49" fmla="*/ T48 w 94"/>
                                  <a:gd name="T50" fmla="+- 0 627 551"/>
                                  <a:gd name="T51" fmla="*/ 627 h 96"/>
                                  <a:gd name="T52" fmla="+- 0 5235 5234"/>
                                  <a:gd name="T53" fmla="*/ T52 w 94"/>
                                  <a:gd name="T54" fmla="+- 0 608 551"/>
                                  <a:gd name="T55" fmla="*/ 608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3" name="Group 250"/>
                          <wpg:cNvGrpSpPr>
                            <a:grpSpLocks/>
                          </wpg:cNvGrpSpPr>
                          <wpg:grpSpPr bwMode="auto">
                            <a:xfrm>
                              <a:off x="5020" y="549"/>
                              <a:ext cx="94" cy="96"/>
                              <a:chOff x="5020" y="549"/>
                              <a:chExt cx="94" cy="96"/>
                            </a:xfrm>
                          </wpg:grpSpPr>
                          <wps:wsp>
                            <wps:cNvPr id="284" name="Freeform 251"/>
                            <wps:cNvSpPr>
                              <a:spLocks/>
                            </wps:cNvSpPr>
                            <wps:spPr bwMode="auto">
                              <a:xfrm>
                                <a:off x="5020" y="549"/>
                                <a:ext cx="94" cy="96"/>
                              </a:xfrm>
                              <a:custGeom>
                                <a:avLst/>
                                <a:gdLst>
                                  <a:gd name="T0" fmla="+- 0 5020 5020"/>
                                  <a:gd name="T1" fmla="*/ T0 w 94"/>
                                  <a:gd name="T2" fmla="+- 0 596 549"/>
                                  <a:gd name="T3" fmla="*/ 596 h 96"/>
                                  <a:gd name="T4" fmla="+- 0 5025 5020"/>
                                  <a:gd name="T5" fmla="*/ T4 w 94"/>
                                  <a:gd name="T6" fmla="+- 0 574 549"/>
                                  <a:gd name="T7" fmla="*/ 574 h 96"/>
                                  <a:gd name="T8" fmla="+- 0 5039 5020"/>
                                  <a:gd name="T9" fmla="*/ T8 w 94"/>
                                  <a:gd name="T10" fmla="+- 0 558 549"/>
                                  <a:gd name="T11" fmla="*/ 558 h 96"/>
                                  <a:gd name="T12" fmla="+- 0 5059 5020"/>
                                  <a:gd name="T13" fmla="*/ T12 w 94"/>
                                  <a:gd name="T14" fmla="+- 0 549 549"/>
                                  <a:gd name="T15" fmla="*/ 549 h 96"/>
                                  <a:gd name="T16" fmla="+- 0 5084 5020"/>
                                  <a:gd name="T17" fmla="*/ T16 w 94"/>
                                  <a:gd name="T18" fmla="+- 0 552 549"/>
                                  <a:gd name="T19" fmla="*/ 552 h 96"/>
                                  <a:gd name="T20" fmla="+- 0 5103 5020"/>
                                  <a:gd name="T21" fmla="*/ T20 w 94"/>
                                  <a:gd name="T22" fmla="+- 0 564 549"/>
                                  <a:gd name="T23" fmla="*/ 564 h 96"/>
                                  <a:gd name="T24" fmla="+- 0 5113 5020"/>
                                  <a:gd name="T25" fmla="*/ T24 w 94"/>
                                  <a:gd name="T26" fmla="+- 0 581 549"/>
                                  <a:gd name="T27" fmla="*/ 581 h 96"/>
                                  <a:gd name="T28" fmla="+- 0 5111 5020"/>
                                  <a:gd name="T29" fmla="*/ T28 w 94"/>
                                  <a:gd name="T30" fmla="+- 0 608 549"/>
                                  <a:gd name="T31" fmla="*/ 608 h 96"/>
                                  <a:gd name="T32" fmla="+- 0 5102 5020"/>
                                  <a:gd name="T33" fmla="*/ T32 w 94"/>
                                  <a:gd name="T34" fmla="+- 0 628 549"/>
                                  <a:gd name="T35" fmla="*/ 628 h 96"/>
                                  <a:gd name="T36" fmla="+- 0 5087 5020"/>
                                  <a:gd name="T37" fmla="*/ T36 w 94"/>
                                  <a:gd name="T38" fmla="+- 0 640 549"/>
                                  <a:gd name="T39" fmla="*/ 640 h 96"/>
                                  <a:gd name="T40" fmla="+- 0 5069 5020"/>
                                  <a:gd name="T41" fmla="*/ T40 w 94"/>
                                  <a:gd name="T42" fmla="+- 0 644 549"/>
                                  <a:gd name="T43" fmla="*/ 644 h 96"/>
                                  <a:gd name="T44" fmla="+- 0 5047 5020"/>
                                  <a:gd name="T45" fmla="*/ T44 w 94"/>
                                  <a:gd name="T46" fmla="+- 0 639 549"/>
                                  <a:gd name="T47" fmla="*/ 639 h 96"/>
                                  <a:gd name="T48" fmla="+- 0 5030 5020"/>
                                  <a:gd name="T49" fmla="*/ T48 w 94"/>
                                  <a:gd name="T50" fmla="+- 0 625 549"/>
                                  <a:gd name="T51" fmla="*/ 625 h 96"/>
                                  <a:gd name="T52" fmla="+- 0 5021 5020"/>
                                  <a:gd name="T53" fmla="*/ T52 w 94"/>
                                  <a:gd name="T54" fmla="+- 0 606 549"/>
                                  <a:gd name="T55" fmla="*/ 60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3"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5" name="Group 248"/>
                          <wpg:cNvGrpSpPr>
                            <a:grpSpLocks/>
                          </wpg:cNvGrpSpPr>
                          <wpg:grpSpPr bwMode="auto">
                            <a:xfrm>
                              <a:off x="5041" y="428"/>
                              <a:ext cx="94" cy="96"/>
                              <a:chOff x="5041" y="428"/>
                              <a:chExt cx="94" cy="96"/>
                            </a:xfrm>
                          </wpg:grpSpPr>
                          <wps:wsp>
                            <wps:cNvPr id="286" name="Freeform 249"/>
                            <wps:cNvSpPr>
                              <a:spLocks/>
                            </wps:cNvSpPr>
                            <wps:spPr bwMode="auto">
                              <a:xfrm>
                                <a:off x="5041" y="428"/>
                                <a:ext cx="94" cy="96"/>
                              </a:xfrm>
                              <a:custGeom>
                                <a:avLst/>
                                <a:gdLst>
                                  <a:gd name="T0" fmla="+- 0 5041 5041"/>
                                  <a:gd name="T1" fmla="*/ T0 w 94"/>
                                  <a:gd name="T2" fmla="+- 0 476 428"/>
                                  <a:gd name="T3" fmla="*/ 476 h 96"/>
                                  <a:gd name="T4" fmla="+- 0 5046 5041"/>
                                  <a:gd name="T5" fmla="*/ T4 w 94"/>
                                  <a:gd name="T6" fmla="+- 0 454 428"/>
                                  <a:gd name="T7" fmla="*/ 454 h 96"/>
                                  <a:gd name="T8" fmla="+- 0 5060 5041"/>
                                  <a:gd name="T9" fmla="*/ T8 w 94"/>
                                  <a:gd name="T10" fmla="+- 0 437 428"/>
                                  <a:gd name="T11" fmla="*/ 437 h 96"/>
                                  <a:gd name="T12" fmla="+- 0 5080 5041"/>
                                  <a:gd name="T13" fmla="*/ T12 w 94"/>
                                  <a:gd name="T14" fmla="+- 0 428 428"/>
                                  <a:gd name="T15" fmla="*/ 428 h 96"/>
                                  <a:gd name="T16" fmla="+- 0 5105 5041"/>
                                  <a:gd name="T17" fmla="*/ T16 w 94"/>
                                  <a:gd name="T18" fmla="+- 0 432 428"/>
                                  <a:gd name="T19" fmla="*/ 432 h 96"/>
                                  <a:gd name="T20" fmla="+- 0 5124 5041"/>
                                  <a:gd name="T21" fmla="*/ T20 w 94"/>
                                  <a:gd name="T22" fmla="+- 0 444 428"/>
                                  <a:gd name="T23" fmla="*/ 444 h 96"/>
                                  <a:gd name="T24" fmla="+- 0 5135 5041"/>
                                  <a:gd name="T25" fmla="*/ T24 w 94"/>
                                  <a:gd name="T26" fmla="+- 0 460 428"/>
                                  <a:gd name="T27" fmla="*/ 460 h 96"/>
                                  <a:gd name="T28" fmla="+- 0 5132 5041"/>
                                  <a:gd name="T29" fmla="*/ T28 w 94"/>
                                  <a:gd name="T30" fmla="+- 0 488 428"/>
                                  <a:gd name="T31" fmla="*/ 488 h 96"/>
                                  <a:gd name="T32" fmla="+- 0 5123 5041"/>
                                  <a:gd name="T33" fmla="*/ T32 w 94"/>
                                  <a:gd name="T34" fmla="+- 0 507 428"/>
                                  <a:gd name="T35" fmla="*/ 507 h 96"/>
                                  <a:gd name="T36" fmla="+- 0 5109 5041"/>
                                  <a:gd name="T37" fmla="*/ T36 w 94"/>
                                  <a:gd name="T38" fmla="+- 0 519 428"/>
                                  <a:gd name="T39" fmla="*/ 519 h 96"/>
                                  <a:gd name="T40" fmla="+- 0 5090 5041"/>
                                  <a:gd name="T41" fmla="*/ T40 w 94"/>
                                  <a:gd name="T42" fmla="+- 0 524 428"/>
                                  <a:gd name="T43" fmla="*/ 524 h 96"/>
                                  <a:gd name="T44" fmla="+- 0 5068 5041"/>
                                  <a:gd name="T45" fmla="*/ T44 w 94"/>
                                  <a:gd name="T46" fmla="+- 0 519 428"/>
                                  <a:gd name="T47" fmla="*/ 519 h 96"/>
                                  <a:gd name="T48" fmla="+- 0 5051 5041"/>
                                  <a:gd name="T49" fmla="*/ T48 w 94"/>
                                  <a:gd name="T50" fmla="+- 0 505 428"/>
                                  <a:gd name="T51" fmla="*/ 505 h 96"/>
                                  <a:gd name="T52" fmla="+- 0 5042 5041"/>
                                  <a:gd name="T53" fmla="*/ T52 w 94"/>
                                  <a:gd name="T54" fmla="+- 0 486 428"/>
                                  <a:gd name="T55" fmla="*/ 48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6"/>
                                    </a:lnTo>
                                    <a:lnTo>
                                      <a:pt x="94" y="32"/>
                                    </a:lnTo>
                                    <a:lnTo>
                                      <a:pt x="91" y="60"/>
                                    </a:lnTo>
                                    <a:lnTo>
                                      <a:pt x="82" y="79"/>
                                    </a:lnTo>
                                    <a:lnTo>
                                      <a:pt x="68" y="91"/>
                                    </a:lnTo>
                                    <a:lnTo>
                                      <a:pt x="49" y="96"/>
                                    </a:lnTo>
                                    <a:lnTo>
                                      <a:pt x="27" y="91"/>
                                    </a:lnTo>
                                    <a:lnTo>
                                      <a:pt x="10" y="77"/>
                                    </a:lnTo>
                                    <a:lnTo>
                                      <a:pt x="1" y="5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7" name="Group 246"/>
                          <wpg:cNvGrpSpPr>
                            <a:grpSpLocks/>
                          </wpg:cNvGrpSpPr>
                          <wpg:grpSpPr bwMode="auto">
                            <a:xfrm>
                              <a:off x="4701" y="-135"/>
                              <a:ext cx="27" cy="42"/>
                              <a:chOff x="4701" y="-135"/>
                              <a:chExt cx="27" cy="42"/>
                            </a:xfrm>
                          </wpg:grpSpPr>
                          <wps:wsp>
                            <wps:cNvPr id="288" name="Freeform 247"/>
                            <wps:cNvSpPr>
                              <a:spLocks/>
                            </wps:cNvSpPr>
                            <wps:spPr bwMode="auto">
                              <a:xfrm>
                                <a:off x="4701" y="-135"/>
                                <a:ext cx="27" cy="42"/>
                              </a:xfrm>
                              <a:custGeom>
                                <a:avLst/>
                                <a:gdLst>
                                  <a:gd name="T0" fmla="+- 0 4701 4701"/>
                                  <a:gd name="T1" fmla="*/ T0 w 27"/>
                                  <a:gd name="T2" fmla="+- 0 -94 -135"/>
                                  <a:gd name="T3" fmla="*/ -94 h 42"/>
                                  <a:gd name="T4" fmla="+- 0 4707 4701"/>
                                  <a:gd name="T5" fmla="*/ T4 w 27"/>
                                  <a:gd name="T6" fmla="+- 0 -116 -135"/>
                                  <a:gd name="T7" fmla="*/ -116 h 42"/>
                                  <a:gd name="T8" fmla="+- 0 4720 4701"/>
                                  <a:gd name="T9" fmla="*/ T8 w 27"/>
                                  <a:gd name="T10" fmla="+- 0 -132 -135"/>
                                  <a:gd name="T11" fmla="*/ -132 h 42"/>
                                  <a:gd name="T12" fmla="+- 0 4727 4701"/>
                                  <a:gd name="T13" fmla="*/ T12 w 27"/>
                                  <a:gd name="T14" fmla="+- 0 -135 -135"/>
                                  <a:gd name="T15" fmla="*/ -135 h 42"/>
                                </a:gdLst>
                                <a:ahLst/>
                                <a:cxnLst>
                                  <a:cxn ang="0">
                                    <a:pos x="T1" y="T3"/>
                                  </a:cxn>
                                  <a:cxn ang="0">
                                    <a:pos x="T5" y="T7"/>
                                  </a:cxn>
                                  <a:cxn ang="0">
                                    <a:pos x="T9" y="T11"/>
                                  </a:cxn>
                                  <a:cxn ang="0">
                                    <a:pos x="T13" y="T15"/>
                                  </a:cxn>
                                </a:cxnLst>
                                <a:rect l="0" t="0" r="r" b="b"/>
                                <a:pathLst>
                                  <a:path w="27" h="42">
                                    <a:moveTo>
                                      <a:pt x="0" y="41"/>
                                    </a:moveTo>
                                    <a:lnTo>
                                      <a:pt x="6" y="19"/>
                                    </a:lnTo>
                                    <a:lnTo>
                                      <a:pt x="19" y="3"/>
                                    </a:lnTo>
                                    <a:lnTo>
                                      <a:pt x="2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9" name="Group 244"/>
                          <wpg:cNvGrpSpPr>
                            <a:grpSpLocks/>
                          </wpg:cNvGrpSpPr>
                          <wpg:grpSpPr bwMode="auto">
                            <a:xfrm>
                              <a:off x="4702" y="-135"/>
                              <a:ext cx="93" cy="90"/>
                              <a:chOff x="4702" y="-135"/>
                              <a:chExt cx="93" cy="90"/>
                            </a:xfrm>
                          </wpg:grpSpPr>
                          <wps:wsp>
                            <wps:cNvPr id="290" name="Freeform 245"/>
                            <wps:cNvSpPr>
                              <a:spLocks/>
                            </wps:cNvSpPr>
                            <wps:spPr bwMode="auto">
                              <a:xfrm>
                                <a:off x="4702" y="-135"/>
                                <a:ext cx="93" cy="90"/>
                              </a:xfrm>
                              <a:custGeom>
                                <a:avLst/>
                                <a:gdLst>
                                  <a:gd name="T0" fmla="+- 0 4769 4702"/>
                                  <a:gd name="T1" fmla="*/ T0 w 93"/>
                                  <a:gd name="T2" fmla="+- 0 -135 -135"/>
                                  <a:gd name="T3" fmla="*/ -135 h 90"/>
                                  <a:gd name="T4" fmla="+- 0 4784 4702"/>
                                  <a:gd name="T5" fmla="*/ T4 w 93"/>
                                  <a:gd name="T6" fmla="+- 0 -126 -135"/>
                                  <a:gd name="T7" fmla="*/ -126 h 90"/>
                                  <a:gd name="T8" fmla="+- 0 4795 4702"/>
                                  <a:gd name="T9" fmla="*/ T8 w 93"/>
                                  <a:gd name="T10" fmla="+- 0 -109 -135"/>
                                  <a:gd name="T11" fmla="*/ -109 h 90"/>
                                  <a:gd name="T12" fmla="+- 0 4793 4702"/>
                                  <a:gd name="T13" fmla="*/ T12 w 93"/>
                                  <a:gd name="T14" fmla="+- 0 -82 -135"/>
                                  <a:gd name="T15" fmla="*/ -82 h 90"/>
                                  <a:gd name="T16" fmla="+- 0 4783 4702"/>
                                  <a:gd name="T17" fmla="*/ T16 w 93"/>
                                  <a:gd name="T18" fmla="+- 0 -62 -135"/>
                                  <a:gd name="T19" fmla="*/ -62 h 90"/>
                                  <a:gd name="T20" fmla="+- 0 4769 4702"/>
                                  <a:gd name="T21" fmla="*/ T20 w 93"/>
                                  <a:gd name="T22" fmla="+- 0 -50 -135"/>
                                  <a:gd name="T23" fmla="*/ -50 h 90"/>
                                  <a:gd name="T24" fmla="+- 0 4750 4702"/>
                                  <a:gd name="T25" fmla="*/ T24 w 93"/>
                                  <a:gd name="T26" fmla="+- 0 -46 -135"/>
                                  <a:gd name="T27" fmla="*/ -46 h 90"/>
                                  <a:gd name="T28" fmla="+- 0 4728 4702"/>
                                  <a:gd name="T29" fmla="*/ T28 w 93"/>
                                  <a:gd name="T30" fmla="+- 0 -51 -135"/>
                                  <a:gd name="T31" fmla="*/ -51 h 90"/>
                                  <a:gd name="T32" fmla="+- 0 4711 4702"/>
                                  <a:gd name="T33" fmla="*/ T32 w 93"/>
                                  <a:gd name="T34" fmla="+- 0 -65 -135"/>
                                  <a:gd name="T35" fmla="*/ -65 h 90"/>
                                  <a:gd name="T36" fmla="+- 0 4702 4702"/>
                                  <a:gd name="T37" fmla="*/ T36 w 93"/>
                                  <a:gd name="T38" fmla="+- 0 -84 -135"/>
                                  <a:gd name="T39" fmla="*/ -84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 h="90">
                                    <a:moveTo>
                                      <a:pt x="67" y="0"/>
                                    </a:moveTo>
                                    <a:lnTo>
                                      <a:pt x="82" y="9"/>
                                    </a:lnTo>
                                    <a:lnTo>
                                      <a:pt x="93" y="26"/>
                                    </a:lnTo>
                                    <a:lnTo>
                                      <a:pt x="91" y="53"/>
                                    </a:lnTo>
                                    <a:lnTo>
                                      <a:pt x="81" y="73"/>
                                    </a:lnTo>
                                    <a:lnTo>
                                      <a:pt x="67" y="85"/>
                                    </a:lnTo>
                                    <a:lnTo>
                                      <a:pt x="48" y="89"/>
                                    </a:lnTo>
                                    <a:lnTo>
                                      <a:pt x="26" y="84"/>
                                    </a:lnTo>
                                    <a:lnTo>
                                      <a:pt x="9" y="70"/>
                                    </a:lnTo>
                                    <a:lnTo>
                                      <a:pt x="0" y="51"/>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1" name="Group 240"/>
                          <wpg:cNvGrpSpPr>
                            <a:grpSpLocks/>
                          </wpg:cNvGrpSpPr>
                          <wpg:grpSpPr bwMode="auto">
                            <a:xfrm>
                              <a:off x="2108" y="523"/>
                              <a:ext cx="3175" cy="250"/>
                              <a:chOff x="2108" y="523"/>
                              <a:chExt cx="3175" cy="250"/>
                            </a:xfrm>
                          </wpg:grpSpPr>
                          <wps:wsp>
                            <wps:cNvPr id="292" name="Freeform 243"/>
                            <wps:cNvSpPr>
                              <a:spLocks/>
                            </wps:cNvSpPr>
                            <wps:spPr bwMode="auto">
                              <a:xfrm>
                                <a:off x="2108" y="523"/>
                                <a:ext cx="3175" cy="250"/>
                              </a:xfrm>
                              <a:custGeom>
                                <a:avLst/>
                                <a:gdLst>
                                  <a:gd name="T0" fmla="+- 0 2187 2108"/>
                                  <a:gd name="T1" fmla="*/ T0 w 3175"/>
                                  <a:gd name="T2" fmla="+- 0 762 523"/>
                                  <a:gd name="T3" fmla="*/ 762 h 250"/>
                                  <a:gd name="T4" fmla="+- 0 2239 2108"/>
                                  <a:gd name="T5" fmla="*/ T4 w 3175"/>
                                  <a:gd name="T6" fmla="+- 0 755 523"/>
                                  <a:gd name="T7" fmla="*/ 755 h 250"/>
                                  <a:gd name="T8" fmla="+- 0 2246 2108"/>
                                  <a:gd name="T9" fmla="*/ T8 w 3175"/>
                                  <a:gd name="T10" fmla="+- 0 754 523"/>
                                  <a:gd name="T11" fmla="*/ 754 h 250"/>
                                  <a:gd name="T12" fmla="+- 0 2280 2108"/>
                                  <a:gd name="T13" fmla="*/ T12 w 3175"/>
                                  <a:gd name="T14" fmla="+- 0 749 523"/>
                                  <a:gd name="T15" fmla="*/ 749 h 250"/>
                                  <a:gd name="T16" fmla="+- 0 2336 2108"/>
                                  <a:gd name="T17" fmla="*/ T16 w 3175"/>
                                  <a:gd name="T18" fmla="+- 0 741 523"/>
                                  <a:gd name="T19" fmla="*/ 741 h 250"/>
                                  <a:gd name="T20" fmla="+- 0 2459 2108"/>
                                  <a:gd name="T21" fmla="*/ T20 w 3175"/>
                                  <a:gd name="T22" fmla="+- 0 724 523"/>
                                  <a:gd name="T23" fmla="*/ 724 h 250"/>
                                  <a:gd name="T24" fmla="+- 0 2591 2108"/>
                                  <a:gd name="T25" fmla="*/ T24 w 3175"/>
                                  <a:gd name="T26" fmla="+- 0 705 523"/>
                                  <a:gd name="T27" fmla="*/ 705 h 250"/>
                                  <a:gd name="T28" fmla="+- 0 2781 2108"/>
                                  <a:gd name="T29" fmla="*/ T28 w 3175"/>
                                  <a:gd name="T30" fmla="+- 0 678 523"/>
                                  <a:gd name="T31" fmla="*/ 678 h 250"/>
                                  <a:gd name="T32" fmla="+- 0 2983 2108"/>
                                  <a:gd name="T33" fmla="*/ T32 w 3175"/>
                                  <a:gd name="T34" fmla="+- 0 642 523"/>
                                  <a:gd name="T35" fmla="*/ 642 h 250"/>
                                  <a:gd name="T36" fmla="+- 0 3061 2108"/>
                                  <a:gd name="T37" fmla="*/ T36 w 3175"/>
                                  <a:gd name="T38" fmla="+- 0 633 523"/>
                                  <a:gd name="T39" fmla="*/ 633 h 250"/>
                                  <a:gd name="T40" fmla="+- 0 3155 2108"/>
                                  <a:gd name="T41" fmla="*/ T40 w 3175"/>
                                  <a:gd name="T42" fmla="+- 0 625 523"/>
                                  <a:gd name="T43" fmla="*/ 625 h 250"/>
                                  <a:gd name="T44" fmla="+- 0 3181 2108"/>
                                  <a:gd name="T45" fmla="*/ T44 w 3175"/>
                                  <a:gd name="T46" fmla="+- 0 623 523"/>
                                  <a:gd name="T47" fmla="*/ 623 h 250"/>
                                  <a:gd name="T48" fmla="+- 0 3244 2108"/>
                                  <a:gd name="T49" fmla="*/ T48 w 3175"/>
                                  <a:gd name="T50" fmla="+- 0 618 523"/>
                                  <a:gd name="T51" fmla="*/ 618 h 250"/>
                                  <a:gd name="T52" fmla="+- 0 3323 2108"/>
                                  <a:gd name="T53" fmla="*/ T52 w 3175"/>
                                  <a:gd name="T54" fmla="+- 0 619 523"/>
                                  <a:gd name="T55" fmla="*/ 619 h 250"/>
                                  <a:gd name="T56" fmla="+- 0 3415 2108"/>
                                  <a:gd name="T57" fmla="*/ T56 w 3175"/>
                                  <a:gd name="T58" fmla="+- 0 622 523"/>
                                  <a:gd name="T59" fmla="*/ 622 h 250"/>
                                  <a:gd name="T60" fmla="+- 0 3431 2108"/>
                                  <a:gd name="T61" fmla="*/ T60 w 3175"/>
                                  <a:gd name="T62" fmla="+- 0 622 523"/>
                                  <a:gd name="T63" fmla="*/ 622 h 250"/>
                                  <a:gd name="T64" fmla="+- 0 3453 2108"/>
                                  <a:gd name="T65" fmla="*/ T64 w 3175"/>
                                  <a:gd name="T66" fmla="+- 0 623 523"/>
                                  <a:gd name="T67" fmla="*/ 623 h 250"/>
                                  <a:gd name="T68" fmla="+- 0 3502 2108"/>
                                  <a:gd name="T69" fmla="*/ T68 w 3175"/>
                                  <a:gd name="T70" fmla="+- 0 624 523"/>
                                  <a:gd name="T71" fmla="*/ 624 h 250"/>
                                  <a:gd name="T72" fmla="+- 0 3545 2108"/>
                                  <a:gd name="T73" fmla="*/ T72 w 3175"/>
                                  <a:gd name="T74" fmla="+- 0 625 523"/>
                                  <a:gd name="T75" fmla="*/ 625 h 250"/>
                                  <a:gd name="T76" fmla="+- 0 3575 2108"/>
                                  <a:gd name="T77" fmla="*/ T76 w 3175"/>
                                  <a:gd name="T78" fmla="+- 0 625 523"/>
                                  <a:gd name="T79" fmla="*/ 625 h 250"/>
                                  <a:gd name="T80" fmla="+- 0 3636 2108"/>
                                  <a:gd name="T81" fmla="*/ T80 w 3175"/>
                                  <a:gd name="T82" fmla="+- 0 627 523"/>
                                  <a:gd name="T83" fmla="*/ 627 h 250"/>
                                  <a:gd name="T84" fmla="+- 0 3678 2108"/>
                                  <a:gd name="T85" fmla="*/ T84 w 3175"/>
                                  <a:gd name="T86" fmla="+- 0 627 523"/>
                                  <a:gd name="T87" fmla="*/ 627 h 250"/>
                                  <a:gd name="T88" fmla="+- 0 3782 2108"/>
                                  <a:gd name="T89" fmla="*/ T88 w 3175"/>
                                  <a:gd name="T90" fmla="+- 0 624 523"/>
                                  <a:gd name="T91" fmla="*/ 624 h 250"/>
                                  <a:gd name="T92" fmla="+- 0 3839 2108"/>
                                  <a:gd name="T93" fmla="*/ T92 w 3175"/>
                                  <a:gd name="T94" fmla="+- 0 620 523"/>
                                  <a:gd name="T95" fmla="*/ 620 h 250"/>
                                  <a:gd name="T96" fmla="+- 0 3885 2108"/>
                                  <a:gd name="T97" fmla="*/ T96 w 3175"/>
                                  <a:gd name="T98" fmla="+- 0 617 523"/>
                                  <a:gd name="T99" fmla="*/ 617 h 250"/>
                                  <a:gd name="T100" fmla="+- 0 4040 2108"/>
                                  <a:gd name="T101" fmla="*/ T100 w 3175"/>
                                  <a:gd name="T102" fmla="+- 0 598 523"/>
                                  <a:gd name="T103" fmla="*/ 598 h 250"/>
                                  <a:gd name="T104" fmla="+- 0 4204 2108"/>
                                  <a:gd name="T105" fmla="*/ T104 w 3175"/>
                                  <a:gd name="T106" fmla="+- 0 585 523"/>
                                  <a:gd name="T107" fmla="*/ 585 h 250"/>
                                  <a:gd name="T108" fmla="+- 0 4519 2108"/>
                                  <a:gd name="T109" fmla="*/ T108 w 3175"/>
                                  <a:gd name="T110" fmla="+- 0 567 523"/>
                                  <a:gd name="T111" fmla="*/ 567 h 250"/>
                                  <a:gd name="T112" fmla="+- 0 4619 2108"/>
                                  <a:gd name="T113" fmla="*/ T112 w 3175"/>
                                  <a:gd name="T114" fmla="+- 0 561 523"/>
                                  <a:gd name="T115" fmla="*/ 561 h 250"/>
                                  <a:gd name="T116" fmla="+- 0 4743 2108"/>
                                  <a:gd name="T117" fmla="*/ T116 w 3175"/>
                                  <a:gd name="T118" fmla="+- 0 554 523"/>
                                  <a:gd name="T119" fmla="*/ 554 h 250"/>
                                  <a:gd name="T120" fmla="+- 0 5068 2108"/>
                                  <a:gd name="T121" fmla="*/ T120 w 3175"/>
                                  <a:gd name="T122" fmla="+- 0 535 523"/>
                                  <a:gd name="T123" fmla="*/ 535 h 250"/>
                                  <a:gd name="T124" fmla="+- 0 5282 2108"/>
                                  <a:gd name="T125" fmla="*/ T124 w 3175"/>
                                  <a:gd name="T126" fmla="+- 0 523 523"/>
                                  <a:gd name="T127" fmla="*/ 52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75" h="250">
                                    <a:moveTo>
                                      <a:pt x="0" y="250"/>
                                    </a:moveTo>
                                    <a:lnTo>
                                      <a:pt x="79" y="239"/>
                                    </a:lnTo>
                                    <a:lnTo>
                                      <a:pt x="93" y="237"/>
                                    </a:lnTo>
                                    <a:lnTo>
                                      <a:pt x="131" y="232"/>
                                    </a:lnTo>
                                    <a:lnTo>
                                      <a:pt x="137" y="231"/>
                                    </a:lnTo>
                                    <a:lnTo>
                                      <a:pt x="138" y="231"/>
                                    </a:lnTo>
                                    <a:lnTo>
                                      <a:pt x="150" y="229"/>
                                    </a:lnTo>
                                    <a:lnTo>
                                      <a:pt x="172" y="226"/>
                                    </a:lnTo>
                                    <a:lnTo>
                                      <a:pt x="184" y="225"/>
                                    </a:lnTo>
                                    <a:lnTo>
                                      <a:pt x="228" y="218"/>
                                    </a:lnTo>
                                    <a:lnTo>
                                      <a:pt x="252" y="215"/>
                                    </a:lnTo>
                                    <a:lnTo>
                                      <a:pt x="351" y="201"/>
                                    </a:lnTo>
                                    <a:lnTo>
                                      <a:pt x="373" y="197"/>
                                    </a:lnTo>
                                    <a:lnTo>
                                      <a:pt x="483" y="182"/>
                                    </a:lnTo>
                                    <a:lnTo>
                                      <a:pt x="601" y="165"/>
                                    </a:lnTo>
                                    <a:lnTo>
                                      <a:pt x="673" y="155"/>
                                    </a:lnTo>
                                    <a:lnTo>
                                      <a:pt x="772" y="140"/>
                                    </a:lnTo>
                                    <a:lnTo>
                                      <a:pt x="875" y="119"/>
                                    </a:lnTo>
                                    <a:lnTo>
                                      <a:pt x="927" y="113"/>
                                    </a:lnTo>
                                    <a:lnTo>
                                      <a:pt x="953" y="110"/>
                                    </a:lnTo>
                                    <a:lnTo>
                                      <a:pt x="974" y="108"/>
                                    </a:lnTo>
                                    <a:lnTo>
                                      <a:pt x="1047" y="102"/>
                                    </a:lnTo>
                                    <a:lnTo>
                                      <a:pt x="1071" y="100"/>
                                    </a:lnTo>
                                    <a:lnTo>
                                      <a:pt x="1073" y="100"/>
                                    </a:lnTo>
                                    <a:lnTo>
                                      <a:pt x="1088" y="100"/>
                                    </a:lnTo>
                                    <a:lnTo>
                                      <a:pt x="1136" y="95"/>
                                    </a:lnTo>
                                    <a:lnTo>
                                      <a:pt x="1175" y="96"/>
                                    </a:lnTo>
                                    <a:lnTo>
                                      <a:pt x="1215" y="96"/>
                                    </a:lnTo>
                                    <a:lnTo>
                                      <a:pt x="1258" y="97"/>
                                    </a:lnTo>
                                    <a:lnTo>
                                      <a:pt x="1307" y="99"/>
                                    </a:lnTo>
                                    <a:lnTo>
                                      <a:pt x="1310" y="99"/>
                                    </a:lnTo>
                                    <a:lnTo>
                                      <a:pt x="1323" y="99"/>
                                    </a:lnTo>
                                    <a:lnTo>
                                      <a:pt x="1328" y="100"/>
                                    </a:lnTo>
                                    <a:lnTo>
                                      <a:pt x="1345" y="100"/>
                                    </a:lnTo>
                                    <a:lnTo>
                                      <a:pt x="1387" y="101"/>
                                    </a:lnTo>
                                    <a:lnTo>
                                      <a:pt x="1394" y="101"/>
                                    </a:lnTo>
                                    <a:lnTo>
                                      <a:pt x="1411" y="102"/>
                                    </a:lnTo>
                                    <a:lnTo>
                                      <a:pt x="1437" y="102"/>
                                    </a:lnTo>
                                    <a:lnTo>
                                      <a:pt x="1451" y="102"/>
                                    </a:lnTo>
                                    <a:lnTo>
                                      <a:pt x="1467" y="102"/>
                                    </a:lnTo>
                                    <a:lnTo>
                                      <a:pt x="1514" y="104"/>
                                    </a:lnTo>
                                    <a:lnTo>
                                      <a:pt x="1528" y="104"/>
                                    </a:lnTo>
                                    <a:lnTo>
                                      <a:pt x="1552" y="104"/>
                                    </a:lnTo>
                                    <a:lnTo>
                                      <a:pt x="1570" y="104"/>
                                    </a:lnTo>
                                    <a:lnTo>
                                      <a:pt x="1577" y="103"/>
                                    </a:lnTo>
                                    <a:lnTo>
                                      <a:pt x="1674" y="101"/>
                                    </a:lnTo>
                                    <a:lnTo>
                                      <a:pt x="1689" y="99"/>
                                    </a:lnTo>
                                    <a:lnTo>
                                      <a:pt x="1731" y="97"/>
                                    </a:lnTo>
                                    <a:lnTo>
                                      <a:pt x="1743" y="96"/>
                                    </a:lnTo>
                                    <a:lnTo>
                                      <a:pt x="1777" y="94"/>
                                    </a:lnTo>
                                    <a:lnTo>
                                      <a:pt x="1863" y="82"/>
                                    </a:lnTo>
                                    <a:lnTo>
                                      <a:pt x="1932" y="75"/>
                                    </a:lnTo>
                                    <a:lnTo>
                                      <a:pt x="2030" y="67"/>
                                    </a:lnTo>
                                    <a:lnTo>
                                      <a:pt x="2096" y="62"/>
                                    </a:lnTo>
                                    <a:lnTo>
                                      <a:pt x="2235" y="53"/>
                                    </a:lnTo>
                                    <a:lnTo>
                                      <a:pt x="2411" y="44"/>
                                    </a:lnTo>
                                    <a:lnTo>
                                      <a:pt x="2460" y="41"/>
                                    </a:lnTo>
                                    <a:lnTo>
                                      <a:pt x="2511" y="38"/>
                                    </a:lnTo>
                                    <a:lnTo>
                                      <a:pt x="2537" y="37"/>
                                    </a:lnTo>
                                    <a:lnTo>
                                      <a:pt x="2635" y="31"/>
                                    </a:lnTo>
                                    <a:lnTo>
                                      <a:pt x="2641" y="30"/>
                                    </a:lnTo>
                                    <a:lnTo>
                                      <a:pt x="2960" y="12"/>
                                    </a:lnTo>
                                    <a:lnTo>
                                      <a:pt x="2981" y="11"/>
                                    </a:lnTo>
                                    <a:lnTo>
                                      <a:pt x="3174" y="0"/>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Text Box 242"/>
                            <wps:cNvSpPr txBox="1">
                              <a:spLocks noChangeArrowheads="1"/>
                            </wps:cNvSpPr>
                            <wps:spPr bwMode="auto">
                              <a:xfrm>
                                <a:off x="4518" y="-18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8005" w:author="Claire Kouba" w:date="2023-09-12T16:52:00Z"/>
                                      <w:rFonts w:ascii="Arial" w:eastAsia="Arial" w:hAnsi="Arial" w:cs="Arial"/>
                                      <w:sz w:val="15"/>
                                      <w:szCs w:val="15"/>
                                    </w:rPr>
                                  </w:pPr>
                                  <w:ins w:id="8006" w:author="Claire Kouba" w:date="2023-09-12T16:52:00Z">
                                    <w:r>
                                      <w:rPr>
                                        <w:rFonts w:ascii="Arial"/>
                                        <w:sz w:val="15"/>
                                      </w:rPr>
                                      <w:t>42</w:t>
                                    </w:r>
                                  </w:ins>
                                </w:p>
                              </w:txbxContent>
                            </wps:txbx>
                            <wps:bodyPr rot="0" vert="horz" wrap="square" lIns="0" tIns="0" rIns="0" bIns="0" anchor="t" anchorCtr="0" upright="1">
                              <a:noAutofit/>
                            </wps:bodyPr>
                          </wps:wsp>
                          <wps:wsp>
                            <wps:cNvPr id="294" name="Text Box 241"/>
                            <wps:cNvSpPr txBox="1">
                              <a:spLocks noChangeArrowheads="1"/>
                            </wps:cNvSpPr>
                            <wps:spPr bwMode="auto">
                              <a:xfrm>
                                <a:off x="3700" y="270"/>
                                <a:ext cx="57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tabs>
                                      <w:tab w:val="left" w:pos="411"/>
                                    </w:tabs>
                                    <w:spacing w:line="162" w:lineRule="exact"/>
                                    <w:rPr>
                                      <w:ins w:id="8007" w:author="Claire Kouba" w:date="2023-09-12T16:52:00Z"/>
                                      <w:rFonts w:ascii="Arial" w:eastAsia="Arial" w:hAnsi="Arial" w:cs="Arial"/>
                                      <w:sz w:val="15"/>
                                      <w:szCs w:val="15"/>
                                    </w:rPr>
                                  </w:pPr>
                                  <w:ins w:id="8008" w:author="Claire Kouba" w:date="2023-09-12T16:52:00Z">
                                    <w:r>
                                      <w:rPr>
                                        <w:rFonts w:ascii="Arial"/>
                                        <w:position w:val="1"/>
                                        <w:sz w:val="15"/>
                                      </w:rPr>
                                      <w:t>61</w:t>
                                    </w:r>
                                    <w:r>
                                      <w:rPr>
                                        <w:rFonts w:ascii="Arial"/>
                                        <w:position w:val="1"/>
                                        <w:sz w:val="15"/>
                                      </w:rPr>
                                      <w:tab/>
                                    </w:r>
                                    <w:r>
                                      <w:rPr>
                                        <w:rFonts w:ascii="Arial"/>
                                        <w:sz w:val="15"/>
                                      </w:rPr>
                                      <w:t>12</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39" o:spid="_x0000_s1105" style="position:absolute;left:0;text-align:left;margin-left:92.2pt;margin-top:-9pt;width:178.65pt;height:64.85pt;z-index:1408;mso-position-horizontal-relative:page;mso-position-vertical-relative:text" coordorigin="1844,-180" coordsize="3573,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">
                  <v:group id="Group 277" o:spid="_x0000_s1106" style="position:absolute;left:2151;top:980;width:2603;height:2" coordorigin="2151,980"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278" o:spid="_x0000_s1107" style="position:absolute;left:2151;top:980;width:2603;height:2;visibility:visible;mso-wrap-style:square;v-text-anchor:top" coordsize="2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" path="m,l2603,e" filled="f" strokeweight=".28367mm">
                      <v:path arrowok="t" o:connecttype="custom" o:connectlocs="0,0;2603,0" o:connectangles="0,0"/>
                    </v:shape>
                  </v:group>
                  <v:group id="Group 275" o:spid="_x0000_s1108" style="position:absolute;left:2151;top:980;width:2;height:129" coordorigin="2151,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276" o:spid="_x0000_s1109" style="position:absolute;left:2151;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" path="m,l,129e" filled="f" strokeweight=".28367mm">
                      <v:path arrowok="t" o:connecttype="custom" o:connectlocs="0,980;0,1109" o:connectangles="0,0"/>
                    </v:shape>
                  </v:group>
                  <v:group id="Group 273" o:spid="_x0000_s1110" style="position:absolute;left:3019;top:980;width:2;height:129" coordorigin="3019,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Freeform 274" o:spid="_x0000_s1111" style="position:absolute;left:3019;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" path="m,l,129e" filled="f" strokeweight=".28367mm">
                      <v:path arrowok="t" o:connecttype="custom" o:connectlocs="0,980;0,1109" o:connectangles="0,0"/>
                    </v:shape>
                  </v:group>
                  <v:group id="Group 271" o:spid="_x0000_s1112" style="position:absolute;left:3886;top:980;width:2;height:129" coordorigin="3886,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272" o:spid="_x0000_s1113" style="position:absolute;left:3886;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" path="m,l,129e" filled="f" strokeweight=".28367mm">
                      <v:path arrowok="t" o:connecttype="custom" o:connectlocs="0,980;0,1109" o:connectangles="0,0"/>
                    </v:shape>
                  </v:group>
                  <v:group id="Group 269" o:spid="_x0000_s1114" style="position:absolute;left:4754;top:980;width:2;height:129" coordorigin="4754,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270" o:spid="_x0000_s1115" style="position:absolute;left:4754;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" path="m,l,129e" filled="f" strokeweight=".28367mm">
                      <v:path arrowok="t" o:connecttype="custom" o:connectlocs="0,980;0,1109" o:connectangles="0,0"/>
                    </v:shape>
                  </v:group>
                  <v:group id="Group 267" o:spid="_x0000_s1116" style="position:absolute;left:1980;top:67;width:2;height:873" coordorigin="1980,67" coordsize="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268" o:spid="_x0000_s1117" style="position:absolute;left:1980;top:67;width:2;height:873;visibility:visible;mso-wrap-style:square;v-text-anchor:top" coordsize="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" path="m,872l,e" filled="f" strokeweight=".28367mm">
                      <v:path arrowok="t" o:connecttype="custom" o:connectlocs="0,939;0,67" o:connectangles="0,0"/>
                    </v:shape>
                  </v:group>
                  <v:group id="Group 265" o:spid="_x0000_s1118" style="position:absolute;left:1852;top:939;width:128;height:2" coordorigin="1852,93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reeform 266" o:spid="_x0000_s1119" style="position:absolute;left:1852;top:93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" path="m128,l,e" filled="f" strokeweight=".28367mm">
                      <v:path arrowok="t" o:connecttype="custom" o:connectlocs="128,0;0,0" o:connectangles="0,0"/>
                    </v:shape>
                  </v:group>
                  <v:group id="Group 263" o:spid="_x0000_s1120" style="position:absolute;left:1852;top:721;width:128;height:2" coordorigin="1852,72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Freeform 264" o:spid="_x0000_s1121" style="position:absolute;left:1852;top:72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" path="m128,l,e" filled="f" strokeweight=".28367mm">
                      <v:path arrowok="t" o:connecttype="custom" o:connectlocs="128,0;0,0" o:connectangles="0,0"/>
                    </v:shape>
                  </v:group>
                  <v:group id="Group 261" o:spid="_x0000_s1122" style="position:absolute;left:1852;top:503;width:128;height:2" coordorigin="1852,50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Freeform 262" o:spid="_x0000_s1123" style="position:absolute;left:1852;top:50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" path="m128,l,e" filled="f" strokeweight=".28367mm">
                      <v:path arrowok="t" o:connecttype="custom" o:connectlocs="128,0;0,0" o:connectangles="0,0"/>
                    </v:shape>
                  </v:group>
                  <v:group id="Group 259" o:spid="_x0000_s1124" style="position:absolute;left:1852;top:285;width:128;height:2" coordorigin="1852,28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Freeform 260" o:spid="_x0000_s1125" style="position:absolute;left:1852;top:28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" path="m128,l,e" filled="f" strokeweight=".28367mm">
                      <v:path arrowok="t" o:connecttype="custom" o:connectlocs="128,0;0,0" o:connectangles="0,0"/>
                    </v:shape>
                  </v:group>
                  <v:group id="Group 257" o:spid="_x0000_s1126" style="position:absolute;left:1852;top:67;width:128;height:2" coordorigin="1852,67"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Freeform 258" o:spid="_x0000_s1127" style="position:absolute;left:1852;top:67;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" path="m128,l,e" filled="f" strokeweight=".28367mm">
                      <v:path arrowok="t" o:connecttype="custom" o:connectlocs="128,0;0,0" o:connectangles="0,0"/>
                    </v:shape>
                  </v:group>
                  <v:group id="Group 254" o:spid="_x0000_s1128" style="position:absolute;left:1980;top:-135;width:3429;height:1116" coordorigin="1980,-135"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256" o:spid="_x0000_s1129" style="position:absolute;left:1980;top:-135;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" path="m,1115r3429,l3429,,,,,1115xe" filled="f" strokeweight=".28367mm">
                      <v:path arrowok="t" o:connecttype="custom" o:connectlocs="0,980;3429,980;3429,-135;0,-135;0,980" o:connectangles="0,0,0,0,0"/>
                    </v:shape>
                    <v:shape id="Picture 255" o:spid="_x0000_s1130" type="#_x0000_t75" style="position:absolute;left:2051;top:301;width:2745;height: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">
                      <v:imagedata r:id="rId22" o:title=""/>
                    </v:shape>
                  </v:group>
                  <v:group id="Group 252" o:spid="_x0000_s1131" style="position:absolute;left:5234;top:551;width:94;height:96" coordorigin="5234,551"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253" o:spid="_x0000_s1132" style="position:absolute;left:5234;top:551;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" path="m,47l5,25,19,9,39,,64,4,83,15,93,32,91,59,82,79,67,91,49,95,27,90,10,76,1,57e" filled="f" strokeweight=".28367mm">
                      <v:path arrowok="t" o:connecttype="custom" o:connectlocs="0,598;5,576;19,560;39,551;64,555;83,566;93,583;91,610;82,630;67,642;49,646;27,641;10,627;1,608" o:connectangles="0,0,0,0,0,0,0,0,0,0,0,0,0,0"/>
                    </v:shape>
                  </v:group>
                  <v:group id="Group 250" o:spid="_x0000_s1133" style="position:absolute;left:5020;top:549;width:94;height:96" coordorigin="5020,54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251" o:spid="_x0000_s1134" style="position:absolute;left:5020;top:54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" path="m,47l5,25,19,9,39,,64,3,83,15,93,32,91,59,82,79,67,91,49,95,27,90,10,76,1,57e" filled="f" strokeweight=".28367mm">
                      <v:path arrowok="t" o:connecttype="custom" o:connectlocs="0,596;5,574;19,558;39,549;64,552;83,564;93,581;91,608;82,628;67,640;49,644;27,639;10,625;1,606" o:connectangles="0,0,0,0,0,0,0,0,0,0,0,0,0,0"/>
                    </v:shape>
                  </v:group>
                  <v:group id="Group 248" o:spid="_x0000_s1135" style="position:absolute;left:5041;top:428;width:94;height:96" coordorigin="5041,42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Freeform 249" o:spid="_x0000_s1136" style="position:absolute;left:5041;top:42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" path="m,48l5,26,19,9,39,,64,4,83,16,94,32,91,60,82,79,68,91,49,96,27,91,10,77,1,58e" filled="f" strokeweight=".28367mm">
                      <v:path arrowok="t" o:connecttype="custom" o:connectlocs="0,476;5,454;19,437;39,428;64,432;83,444;94,460;91,488;82,507;68,519;49,524;27,519;10,505;1,486" o:connectangles="0,0,0,0,0,0,0,0,0,0,0,0,0,0"/>
                    </v:shape>
                  </v:group>
                  <v:group id="Group 246" o:spid="_x0000_s1137" style="position:absolute;left:4701;top:-135;width:27;height:42" coordorigin="4701,-135" coordsize="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247" o:spid="_x0000_s1138" style="position:absolute;left:4701;top:-135;width:27;height:42;visibility:visible;mso-wrap-style:square;v-text-anchor:top" coordsize="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" path="m,41l6,19,19,3,26,e" filled="f" strokeweight=".28367mm">
                      <v:path arrowok="t" o:connecttype="custom" o:connectlocs="0,-94;6,-116;19,-132;26,-135" o:connectangles="0,0,0,0"/>
                    </v:shape>
                  </v:group>
                  <v:group id="Group 244" o:spid="_x0000_s1139" style="position:absolute;left:4702;top:-135;width:93;height:90" coordorigin="4702,-135" coordsize="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245" o:spid="_x0000_s1140" style="position:absolute;left:4702;top:-135;width:93;height:90;visibility:visible;mso-wrap-style:square;v-text-anchor:top" coordsize="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" path="m67,l82,9,93,26,91,53,81,73,67,85,48,89,26,84,9,70,,51e" filled="f" strokeweight=".28367mm">
                      <v:path arrowok="t" o:connecttype="custom" o:connectlocs="67,-135;82,-126;93,-109;91,-82;81,-62;67,-50;48,-46;26,-51;9,-65;0,-84" o:connectangles="0,0,0,0,0,0,0,0,0,0"/>
                    </v:shape>
                  </v:group>
                  <v:group id="Group 240" o:spid="_x0000_s1141" style="position:absolute;left:2108;top:523;width:3175;height:250" coordorigin="2108,523" coordsize="317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243" o:spid="_x0000_s1142" style="position:absolute;left:2108;top:523;width:3175;height:250;visibility:visible;mso-wrap-style:square;v-text-anchor:top" coordsize="317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" path="m,250l79,239r14,-2l131,232r6,-1l138,231r12,-2l172,226r12,-1l228,218r24,-3l351,201r22,-4l483,182,601,165r72,-10l772,140,875,119r52,-6l953,110r21,-2l1047,102r24,-2l1073,100r15,l1136,95r39,1l1215,96r43,1l1307,99r3,l1323,99r5,1l1345,100r42,1l1394,101r17,1l1437,102r14,l1467,102r47,2l1528,104r24,l1570,104r7,-1l1674,101r15,-2l1731,97r12,-1l1777,94r86,-12l1932,75r98,-8l2096,62r139,-9l2411,44r49,-3l2511,38r26,-1l2635,31r6,-1l2960,12r21,-1l3174,e" filled="f" strokecolor="#df536b" strokeweight=".28367mm">
                      <v:path arrowok="t" o:connecttype="custom" o:connectlocs="79,762;131,755;138,754;172,749;228,741;351,724;483,705;673,678;875,642;953,633;1047,625;1073,623;1136,618;1215,619;1307,622;1323,622;1345,623;1394,624;1437,625;1467,625;1528,627;1570,627;1674,624;1731,620;1777,617;1932,598;2096,585;2411,567;2511,561;2635,554;2960,535;3174,523" o:connectangles="0,0,0,0,0,0,0,0,0,0,0,0,0,0,0,0,0,0,0,0,0,0,0,0,0,0,0,0,0,0,0,0"/>
                    </v:shape>
                    <v:shape id="Text Box 242" o:spid="_x0000_s1143" type="#_x0000_t202" style="position:absolute;left:4518;top:-18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rsidR="00AA7750" w:rsidRDefault="00AA7750">
                            <w:pPr>
                              <w:spacing w:line="150" w:lineRule="exact"/>
                              <w:rPr>
                                <w:ins w:id="8009" w:author="Claire Kouba" w:date="2023-09-12T16:52:00Z"/>
                                <w:rFonts w:ascii="Arial" w:eastAsia="Arial" w:hAnsi="Arial" w:cs="Arial"/>
                                <w:sz w:val="15"/>
                                <w:szCs w:val="15"/>
                              </w:rPr>
                            </w:pPr>
                            <w:ins w:id="8010" w:author="Claire Kouba" w:date="2023-09-12T16:52:00Z">
                              <w:r>
                                <w:rPr>
                                  <w:rFonts w:ascii="Arial"/>
                                  <w:sz w:val="15"/>
                                </w:rPr>
                                <w:t>42</w:t>
                              </w:r>
                            </w:ins>
                          </w:p>
                        </w:txbxContent>
                      </v:textbox>
                    </v:shape>
                    <v:shape id="Text Box 241" o:spid="_x0000_s1144" type="#_x0000_t202" style="position:absolute;left:3700;top:270;width:579;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rsidR="00AA7750" w:rsidRDefault="00AA7750">
                            <w:pPr>
                              <w:tabs>
                                <w:tab w:val="left" w:pos="411"/>
                              </w:tabs>
                              <w:spacing w:line="162" w:lineRule="exact"/>
                              <w:rPr>
                                <w:ins w:id="8011" w:author="Claire Kouba" w:date="2023-09-12T16:52:00Z"/>
                                <w:rFonts w:ascii="Arial" w:eastAsia="Arial" w:hAnsi="Arial" w:cs="Arial"/>
                                <w:sz w:val="15"/>
                                <w:szCs w:val="15"/>
                              </w:rPr>
                            </w:pPr>
                            <w:ins w:id="8012" w:author="Claire Kouba" w:date="2023-09-12T16:52:00Z">
                              <w:r>
                                <w:rPr>
                                  <w:rFonts w:ascii="Arial"/>
                                  <w:position w:val="1"/>
                                  <w:sz w:val="15"/>
                                </w:rPr>
                                <w:t>61</w:t>
                              </w:r>
                              <w:r>
                                <w:rPr>
                                  <w:rFonts w:ascii="Arial"/>
                                  <w:position w:val="1"/>
                                  <w:sz w:val="15"/>
                                </w:rPr>
                                <w:tab/>
                              </w:r>
                              <w:r>
                                <w:rPr>
                                  <w:rFonts w:ascii="Arial"/>
                                  <w:sz w:val="15"/>
                                </w:rPr>
                                <w:t>12</w:t>
                              </w:r>
                            </w:ins>
                          </w:p>
                        </w:txbxContent>
                      </v:textbox>
                    </v:shape>
                  </v:group>
                  <w10:wrap anchorx="page"/>
                </v:group>
              </w:pict>
            </mc:Fallback>
          </mc:AlternateContent>
        </w:r>
        <w:r w:rsidRPr="00D753AC">
          <w:rPr>
            <w:rFonts w:ascii="Times New Roman" w:hAnsi="Times New Roman" w:cs="Times New Roman"/>
            <w:noProof/>
          </w:rPr>
          <mc:AlternateContent>
            <mc:Choice Requires="wpg">
              <w:drawing>
                <wp:anchor distT="0" distB="0" distL="114300" distR="114300" simplePos="0" relativeHeight="1528" behindDoc="0" locked="0" layoutInCell="1" allowOverlap="1">
                  <wp:simplePos x="0" y="0"/>
                  <wp:positionH relativeFrom="page">
                    <wp:posOffset>4357370</wp:posOffset>
                  </wp:positionH>
                  <wp:positionV relativeFrom="paragraph">
                    <wp:posOffset>-91440</wp:posOffset>
                  </wp:positionV>
                  <wp:extent cx="2268855" cy="800735"/>
                  <wp:effectExtent l="4445" t="3175" r="3175" b="5715"/>
                  <wp:wrapNone/>
                  <wp:docPr id="208"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6862" y="-144"/>
                            <a:chExt cx="3573" cy="1261"/>
                          </a:xfrm>
                        </wpg:grpSpPr>
                        <wpg:grpSp>
                          <wpg:cNvPr id="209" name="Group 237"/>
                          <wpg:cNvGrpSpPr>
                            <a:grpSpLocks/>
                          </wpg:cNvGrpSpPr>
                          <wpg:grpSpPr bwMode="auto">
                            <a:xfrm>
                              <a:off x="7125" y="980"/>
                              <a:ext cx="3177" cy="2"/>
                              <a:chOff x="7125" y="980"/>
                              <a:chExt cx="3177" cy="2"/>
                            </a:xfrm>
                          </wpg:grpSpPr>
                          <wps:wsp>
                            <wps:cNvPr id="210" name="Freeform 238"/>
                            <wps:cNvSpPr>
                              <a:spLocks/>
                            </wps:cNvSpPr>
                            <wps:spPr bwMode="auto">
                              <a:xfrm>
                                <a:off x="7125" y="980"/>
                                <a:ext cx="3177" cy="2"/>
                              </a:xfrm>
                              <a:custGeom>
                                <a:avLst/>
                                <a:gdLst>
                                  <a:gd name="T0" fmla="+- 0 7125 7125"/>
                                  <a:gd name="T1" fmla="*/ T0 w 3177"/>
                                  <a:gd name="T2" fmla="+- 0 10301 7125"/>
                                  <a:gd name="T3" fmla="*/ T2 w 3177"/>
                                </a:gdLst>
                                <a:ahLst/>
                                <a:cxnLst>
                                  <a:cxn ang="0">
                                    <a:pos x="T1" y="0"/>
                                  </a:cxn>
                                  <a:cxn ang="0">
                                    <a:pos x="T3" y="0"/>
                                  </a:cxn>
                                </a:cxnLst>
                                <a:rect l="0" t="0" r="r" b="b"/>
                                <a:pathLst>
                                  <a:path w="3177">
                                    <a:moveTo>
                                      <a:pt x="0" y="0"/>
                                    </a:moveTo>
                                    <a:lnTo>
                                      <a:pt x="317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1" name="Group 235"/>
                          <wpg:cNvGrpSpPr>
                            <a:grpSpLocks/>
                          </wpg:cNvGrpSpPr>
                          <wpg:grpSpPr bwMode="auto">
                            <a:xfrm>
                              <a:off x="7125" y="980"/>
                              <a:ext cx="2" cy="129"/>
                              <a:chOff x="7125" y="980"/>
                              <a:chExt cx="2" cy="129"/>
                            </a:xfrm>
                          </wpg:grpSpPr>
                          <wps:wsp>
                            <wps:cNvPr id="212" name="Freeform 236"/>
                            <wps:cNvSpPr>
                              <a:spLocks/>
                            </wps:cNvSpPr>
                            <wps:spPr bwMode="auto">
                              <a:xfrm>
                                <a:off x="7125"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3" name="Group 233"/>
                          <wpg:cNvGrpSpPr>
                            <a:grpSpLocks/>
                          </wpg:cNvGrpSpPr>
                          <wpg:grpSpPr bwMode="auto">
                            <a:xfrm>
                              <a:off x="8184" y="980"/>
                              <a:ext cx="2" cy="129"/>
                              <a:chOff x="8184" y="980"/>
                              <a:chExt cx="2" cy="129"/>
                            </a:xfrm>
                          </wpg:grpSpPr>
                          <wps:wsp>
                            <wps:cNvPr id="214" name="Freeform 234"/>
                            <wps:cNvSpPr>
                              <a:spLocks/>
                            </wps:cNvSpPr>
                            <wps:spPr bwMode="auto">
                              <a:xfrm>
                                <a:off x="8184"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5" name="Group 231"/>
                          <wpg:cNvGrpSpPr>
                            <a:grpSpLocks/>
                          </wpg:cNvGrpSpPr>
                          <wpg:grpSpPr bwMode="auto">
                            <a:xfrm>
                              <a:off x="9242" y="980"/>
                              <a:ext cx="2" cy="129"/>
                              <a:chOff x="9242" y="980"/>
                              <a:chExt cx="2" cy="129"/>
                            </a:xfrm>
                          </wpg:grpSpPr>
                          <wps:wsp>
                            <wps:cNvPr id="216" name="Freeform 232"/>
                            <wps:cNvSpPr>
                              <a:spLocks/>
                            </wps:cNvSpPr>
                            <wps:spPr bwMode="auto">
                              <a:xfrm>
                                <a:off x="9242"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7" name="Group 229"/>
                          <wpg:cNvGrpSpPr>
                            <a:grpSpLocks/>
                          </wpg:cNvGrpSpPr>
                          <wpg:grpSpPr bwMode="auto">
                            <a:xfrm>
                              <a:off x="10301" y="980"/>
                              <a:ext cx="2" cy="129"/>
                              <a:chOff x="10301" y="980"/>
                              <a:chExt cx="2" cy="129"/>
                            </a:xfrm>
                          </wpg:grpSpPr>
                          <wps:wsp>
                            <wps:cNvPr id="218" name="Freeform 230"/>
                            <wps:cNvSpPr>
                              <a:spLocks/>
                            </wps:cNvSpPr>
                            <wps:spPr bwMode="auto">
                              <a:xfrm>
                                <a:off x="10301" y="980"/>
                                <a:ext cx="2" cy="129"/>
                              </a:xfrm>
                              <a:custGeom>
                                <a:avLst/>
                                <a:gdLst>
                                  <a:gd name="T0" fmla="+- 0 980 980"/>
                                  <a:gd name="T1" fmla="*/ 980 h 129"/>
                                  <a:gd name="T2" fmla="+- 0 1109 980"/>
                                  <a:gd name="T3" fmla="*/ 1109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9" name="Group 227"/>
                          <wpg:cNvGrpSpPr>
                            <a:grpSpLocks/>
                          </wpg:cNvGrpSpPr>
                          <wpg:grpSpPr bwMode="auto">
                            <a:xfrm>
                              <a:off x="6998" y="-69"/>
                              <a:ext cx="2" cy="963"/>
                              <a:chOff x="6998" y="-69"/>
                              <a:chExt cx="2" cy="963"/>
                            </a:xfrm>
                          </wpg:grpSpPr>
                          <wps:wsp>
                            <wps:cNvPr id="220" name="Freeform 228"/>
                            <wps:cNvSpPr>
                              <a:spLocks/>
                            </wps:cNvSpPr>
                            <wps:spPr bwMode="auto">
                              <a:xfrm>
                                <a:off x="6998" y="-69"/>
                                <a:ext cx="2" cy="963"/>
                              </a:xfrm>
                              <a:custGeom>
                                <a:avLst/>
                                <a:gdLst>
                                  <a:gd name="T0" fmla="+- 0 893 -69"/>
                                  <a:gd name="T1" fmla="*/ 893 h 963"/>
                                  <a:gd name="T2" fmla="+- 0 -69 -69"/>
                                  <a:gd name="T3" fmla="*/ -69 h 963"/>
                                </a:gdLst>
                                <a:ahLst/>
                                <a:cxnLst>
                                  <a:cxn ang="0">
                                    <a:pos x="0" y="T1"/>
                                  </a:cxn>
                                  <a:cxn ang="0">
                                    <a:pos x="0" y="T3"/>
                                  </a:cxn>
                                </a:cxnLst>
                                <a:rect l="0" t="0" r="r" b="b"/>
                                <a:pathLst>
                                  <a:path h="963">
                                    <a:moveTo>
                                      <a:pt x="0" y="96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1" name="Group 225"/>
                          <wpg:cNvGrpSpPr>
                            <a:grpSpLocks/>
                          </wpg:cNvGrpSpPr>
                          <wpg:grpSpPr bwMode="auto">
                            <a:xfrm>
                              <a:off x="6870" y="893"/>
                              <a:ext cx="128" cy="2"/>
                              <a:chOff x="6870" y="893"/>
                              <a:chExt cx="128" cy="2"/>
                            </a:xfrm>
                          </wpg:grpSpPr>
                          <wps:wsp>
                            <wps:cNvPr id="222" name="Freeform 226"/>
                            <wps:cNvSpPr>
                              <a:spLocks/>
                            </wps:cNvSpPr>
                            <wps:spPr bwMode="auto">
                              <a:xfrm>
                                <a:off x="6870" y="89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3" name="Group 223"/>
                          <wpg:cNvGrpSpPr>
                            <a:grpSpLocks/>
                          </wpg:cNvGrpSpPr>
                          <wpg:grpSpPr bwMode="auto">
                            <a:xfrm>
                              <a:off x="6870" y="653"/>
                              <a:ext cx="128" cy="2"/>
                              <a:chOff x="6870" y="653"/>
                              <a:chExt cx="128" cy="2"/>
                            </a:xfrm>
                          </wpg:grpSpPr>
                          <wps:wsp>
                            <wps:cNvPr id="224" name="Freeform 224"/>
                            <wps:cNvSpPr>
                              <a:spLocks/>
                            </wps:cNvSpPr>
                            <wps:spPr bwMode="auto">
                              <a:xfrm>
                                <a:off x="6870" y="65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5" name="Group 221"/>
                          <wpg:cNvGrpSpPr>
                            <a:grpSpLocks/>
                          </wpg:cNvGrpSpPr>
                          <wpg:grpSpPr bwMode="auto">
                            <a:xfrm>
                              <a:off x="6870" y="412"/>
                              <a:ext cx="128" cy="2"/>
                              <a:chOff x="6870" y="412"/>
                              <a:chExt cx="128" cy="2"/>
                            </a:xfrm>
                          </wpg:grpSpPr>
                          <wps:wsp>
                            <wps:cNvPr id="226" name="Freeform 222"/>
                            <wps:cNvSpPr>
                              <a:spLocks/>
                            </wps:cNvSpPr>
                            <wps:spPr bwMode="auto">
                              <a:xfrm>
                                <a:off x="6870" y="41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7" name="Group 219"/>
                          <wpg:cNvGrpSpPr>
                            <a:grpSpLocks/>
                          </wpg:cNvGrpSpPr>
                          <wpg:grpSpPr bwMode="auto">
                            <a:xfrm>
                              <a:off x="6870" y="172"/>
                              <a:ext cx="128" cy="2"/>
                              <a:chOff x="6870" y="172"/>
                              <a:chExt cx="128" cy="2"/>
                            </a:xfrm>
                          </wpg:grpSpPr>
                          <wps:wsp>
                            <wps:cNvPr id="228" name="Freeform 220"/>
                            <wps:cNvSpPr>
                              <a:spLocks/>
                            </wps:cNvSpPr>
                            <wps:spPr bwMode="auto">
                              <a:xfrm>
                                <a:off x="6870" y="17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9" name="Group 217"/>
                          <wpg:cNvGrpSpPr>
                            <a:grpSpLocks/>
                          </wpg:cNvGrpSpPr>
                          <wpg:grpSpPr bwMode="auto">
                            <a:xfrm>
                              <a:off x="6870" y="-69"/>
                              <a:ext cx="128" cy="2"/>
                              <a:chOff x="6870" y="-69"/>
                              <a:chExt cx="128" cy="2"/>
                            </a:xfrm>
                          </wpg:grpSpPr>
                          <wps:wsp>
                            <wps:cNvPr id="230" name="Freeform 218"/>
                            <wps:cNvSpPr>
                              <a:spLocks/>
                            </wps:cNvSpPr>
                            <wps:spPr bwMode="auto">
                              <a:xfrm>
                                <a:off x="6870" y="-69"/>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1" name="Group 214"/>
                          <wpg:cNvGrpSpPr>
                            <a:grpSpLocks/>
                          </wpg:cNvGrpSpPr>
                          <wpg:grpSpPr bwMode="auto">
                            <a:xfrm>
                              <a:off x="6998" y="-135"/>
                              <a:ext cx="3429" cy="1116"/>
                              <a:chOff x="6998" y="-135"/>
                              <a:chExt cx="3429" cy="1116"/>
                            </a:xfrm>
                          </wpg:grpSpPr>
                          <wps:wsp>
                            <wps:cNvPr id="232" name="Freeform 216"/>
                            <wps:cNvSpPr>
                              <a:spLocks/>
                            </wps:cNvSpPr>
                            <wps:spPr bwMode="auto">
                              <a:xfrm>
                                <a:off x="6998" y="-135"/>
                                <a:ext cx="3429" cy="1116"/>
                              </a:xfrm>
                              <a:custGeom>
                                <a:avLst/>
                                <a:gdLst>
                                  <a:gd name="T0" fmla="+- 0 6998 6998"/>
                                  <a:gd name="T1" fmla="*/ T0 w 3429"/>
                                  <a:gd name="T2" fmla="+- 0 980 -135"/>
                                  <a:gd name="T3" fmla="*/ 980 h 1116"/>
                                  <a:gd name="T4" fmla="+- 0 10426 6998"/>
                                  <a:gd name="T5" fmla="*/ T4 w 3429"/>
                                  <a:gd name="T6" fmla="+- 0 980 -135"/>
                                  <a:gd name="T7" fmla="*/ 980 h 1116"/>
                                  <a:gd name="T8" fmla="+- 0 10426 6998"/>
                                  <a:gd name="T9" fmla="*/ T8 w 3429"/>
                                  <a:gd name="T10" fmla="+- 0 -135 -135"/>
                                  <a:gd name="T11" fmla="*/ -135 h 1116"/>
                                  <a:gd name="T12" fmla="+- 0 6998 6998"/>
                                  <a:gd name="T13" fmla="*/ T12 w 3429"/>
                                  <a:gd name="T14" fmla="+- 0 -135 -135"/>
                                  <a:gd name="T15" fmla="*/ -135 h 1116"/>
                                  <a:gd name="T16" fmla="+- 0 6998 6998"/>
                                  <a:gd name="T17" fmla="*/ T16 w 3429"/>
                                  <a:gd name="T18" fmla="+- 0 980 -135"/>
                                  <a:gd name="T19" fmla="*/ 980 h 1116"/>
                                </a:gdLst>
                                <a:ahLst/>
                                <a:cxnLst>
                                  <a:cxn ang="0">
                                    <a:pos x="T1" y="T3"/>
                                  </a:cxn>
                                  <a:cxn ang="0">
                                    <a:pos x="T5" y="T7"/>
                                  </a:cxn>
                                  <a:cxn ang="0">
                                    <a:pos x="T9" y="T11"/>
                                  </a:cxn>
                                  <a:cxn ang="0">
                                    <a:pos x="T13" y="T15"/>
                                  </a:cxn>
                                  <a:cxn ang="0">
                                    <a:pos x="T17" y="T19"/>
                                  </a:cxn>
                                </a:cxnLst>
                                <a:rect l="0" t="0" r="r" b="b"/>
                                <a:pathLst>
                                  <a:path w="3429" h="1116">
                                    <a:moveTo>
                                      <a:pt x="0" y="1115"/>
                                    </a:moveTo>
                                    <a:lnTo>
                                      <a:pt x="3428" y="1115"/>
                                    </a:lnTo>
                                    <a:lnTo>
                                      <a:pt x="3428"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33" name="Picture 2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7387" y="391"/>
                                <a:ext cx="2966"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4" name="Group 212"/>
                          <wpg:cNvGrpSpPr>
                            <a:grpSpLocks/>
                          </wpg:cNvGrpSpPr>
                          <wpg:grpSpPr bwMode="auto">
                            <a:xfrm>
                              <a:off x="8615" y="-70"/>
                              <a:ext cx="94" cy="96"/>
                              <a:chOff x="8615" y="-70"/>
                              <a:chExt cx="94" cy="96"/>
                            </a:xfrm>
                          </wpg:grpSpPr>
                          <wps:wsp>
                            <wps:cNvPr id="235" name="Freeform 213"/>
                            <wps:cNvSpPr>
                              <a:spLocks/>
                            </wps:cNvSpPr>
                            <wps:spPr bwMode="auto">
                              <a:xfrm>
                                <a:off x="8615" y="-70"/>
                                <a:ext cx="94" cy="96"/>
                              </a:xfrm>
                              <a:custGeom>
                                <a:avLst/>
                                <a:gdLst>
                                  <a:gd name="T0" fmla="+- 0 8615 8615"/>
                                  <a:gd name="T1" fmla="*/ T0 w 94"/>
                                  <a:gd name="T2" fmla="+- 0 -23 -70"/>
                                  <a:gd name="T3" fmla="*/ -23 h 96"/>
                                  <a:gd name="T4" fmla="+- 0 8620 8615"/>
                                  <a:gd name="T5" fmla="*/ T4 w 94"/>
                                  <a:gd name="T6" fmla="+- 0 -45 -70"/>
                                  <a:gd name="T7" fmla="*/ -45 h 96"/>
                                  <a:gd name="T8" fmla="+- 0 8634 8615"/>
                                  <a:gd name="T9" fmla="*/ T8 w 94"/>
                                  <a:gd name="T10" fmla="+- 0 -61 -70"/>
                                  <a:gd name="T11" fmla="*/ -61 h 96"/>
                                  <a:gd name="T12" fmla="+- 0 8654 8615"/>
                                  <a:gd name="T13" fmla="*/ T12 w 94"/>
                                  <a:gd name="T14" fmla="+- 0 -70 -70"/>
                                  <a:gd name="T15" fmla="*/ -70 h 96"/>
                                  <a:gd name="T16" fmla="+- 0 8679 8615"/>
                                  <a:gd name="T17" fmla="*/ T16 w 94"/>
                                  <a:gd name="T18" fmla="+- 0 -66 -70"/>
                                  <a:gd name="T19" fmla="*/ -66 h 96"/>
                                  <a:gd name="T20" fmla="+- 0 8698 8615"/>
                                  <a:gd name="T21" fmla="*/ T20 w 94"/>
                                  <a:gd name="T22" fmla="+- 0 -55 -70"/>
                                  <a:gd name="T23" fmla="*/ -55 h 96"/>
                                  <a:gd name="T24" fmla="+- 0 8709 8615"/>
                                  <a:gd name="T25" fmla="*/ T24 w 94"/>
                                  <a:gd name="T26" fmla="+- 0 -38 -70"/>
                                  <a:gd name="T27" fmla="*/ -38 h 96"/>
                                  <a:gd name="T28" fmla="+- 0 8706 8615"/>
                                  <a:gd name="T29" fmla="*/ T28 w 94"/>
                                  <a:gd name="T30" fmla="+- 0 -11 -70"/>
                                  <a:gd name="T31" fmla="*/ -11 h 96"/>
                                  <a:gd name="T32" fmla="+- 0 8697 8615"/>
                                  <a:gd name="T33" fmla="*/ T32 w 94"/>
                                  <a:gd name="T34" fmla="+- 0 9 -70"/>
                                  <a:gd name="T35" fmla="*/ 9 h 96"/>
                                  <a:gd name="T36" fmla="+- 0 8682 8615"/>
                                  <a:gd name="T37" fmla="*/ T36 w 94"/>
                                  <a:gd name="T38" fmla="+- 0 21 -70"/>
                                  <a:gd name="T39" fmla="*/ 21 h 96"/>
                                  <a:gd name="T40" fmla="+- 0 8664 8615"/>
                                  <a:gd name="T41" fmla="*/ T40 w 94"/>
                                  <a:gd name="T42" fmla="+- 0 25 -70"/>
                                  <a:gd name="T43" fmla="*/ 25 h 96"/>
                                  <a:gd name="T44" fmla="+- 0 8642 8615"/>
                                  <a:gd name="T45" fmla="*/ T44 w 94"/>
                                  <a:gd name="T46" fmla="+- 0 20 -70"/>
                                  <a:gd name="T47" fmla="*/ 20 h 96"/>
                                  <a:gd name="T48" fmla="+- 0 8625 8615"/>
                                  <a:gd name="T49" fmla="*/ T48 w 94"/>
                                  <a:gd name="T50" fmla="+- 0 7 -70"/>
                                  <a:gd name="T51" fmla="*/ 7 h 96"/>
                                  <a:gd name="T52" fmla="+- 0 8616 8615"/>
                                  <a:gd name="T53" fmla="*/ T52 w 94"/>
                                  <a:gd name="T54" fmla="+- 0 -13 -70"/>
                                  <a:gd name="T55" fmla="*/ -1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4"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 name="Group 210"/>
                          <wpg:cNvGrpSpPr>
                            <a:grpSpLocks/>
                          </wpg:cNvGrpSpPr>
                          <wpg:grpSpPr bwMode="auto">
                            <a:xfrm>
                              <a:off x="6998" y="653"/>
                              <a:ext cx="3429" cy="2"/>
                              <a:chOff x="6998" y="653"/>
                              <a:chExt cx="3429" cy="2"/>
                            </a:xfrm>
                          </wpg:grpSpPr>
                          <wps:wsp>
                            <wps:cNvPr id="237" name="Freeform 211"/>
                            <wps:cNvSpPr>
                              <a:spLocks/>
                            </wps:cNvSpPr>
                            <wps:spPr bwMode="auto">
                              <a:xfrm>
                                <a:off x="6998" y="653"/>
                                <a:ext cx="3429" cy="2"/>
                              </a:xfrm>
                              <a:custGeom>
                                <a:avLst/>
                                <a:gdLst>
                                  <a:gd name="T0" fmla="+- 0 6998 6998"/>
                                  <a:gd name="T1" fmla="*/ T0 w 3429"/>
                                  <a:gd name="T2" fmla="+- 0 10426 6998"/>
                                  <a:gd name="T3" fmla="*/ T2 w 3429"/>
                                </a:gdLst>
                                <a:ahLst/>
                                <a:cxnLst>
                                  <a:cxn ang="0">
                                    <a:pos x="T1" y="0"/>
                                  </a:cxn>
                                  <a:cxn ang="0">
                                    <a:pos x="T3" y="0"/>
                                  </a:cxn>
                                </a:cxnLst>
                                <a:rect l="0" t="0" r="r" b="b"/>
                                <a:pathLst>
                                  <a:path w="3429">
                                    <a:moveTo>
                                      <a:pt x="0" y="0"/>
                                    </a:moveTo>
                                    <a:lnTo>
                                      <a:pt x="3428"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8" name="Group 208"/>
                          <wpg:cNvGrpSpPr>
                            <a:grpSpLocks/>
                          </wpg:cNvGrpSpPr>
                          <wpg:grpSpPr bwMode="auto">
                            <a:xfrm>
                              <a:off x="7125" y="-135"/>
                              <a:ext cx="2" cy="1116"/>
                              <a:chOff x="7125" y="-135"/>
                              <a:chExt cx="2" cy="1116"/>
                            </a:xfrm>
                          </wpg:grpSpPr>
                          <wps:wsp>
                            <wps:cNvPr id="239" name="Freeform 209"/>
                            <wps:cNvSpPr>
                              <a:spLocks/>
                            </wps:cNvSpPr>
                            <wps:spPr bwMode="auto">
                              <a:xfrm>
                                <a:off x="7125" y="-135"/>
                                <a:ext cx="2" cy="1116"/>
                              </a:xfrm>
                              <a:custGeom>
                                <a:avLst/>
                                <a:gdLst>
                                  <a:gd name="T0" fmla="+- 0 980 -135"/>
                                  <a:gd name="T1" fmla="*/ 980 h 1116"/>
                                  <a:gd name="T2" fmla="+- 0 -135 -135"/>
                                  <a:gd name="T3" fmla="*/ -135 h 1116"/>
                                </a:gdLst>
                                <a:ahLst/>
                                <a:cxnLst>
                                  <a:cxn ang="0">
                                    <a:pos x="0" y="T1"/>
                                  </a:cxn>
                                  <a:cxn ang="0">
                                    <a:pos x="0" y="T3"/>
                                  </a:cxn>
                                </a:cxnLst>
                                <a:rect l="0" t="0" r="r" b="b"/>
                                <a:pathLst>
                                  <a:path h="1116">
                                    <a:moveTo>
                                      <a:pt x="0" y="1115"/>
                                    </a:moveTo>
                                    <a:lnTo>
                                      <a:pt x="0"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0" name="Group 206"/>
                          <wpg:cNvGrpSpPr>
                            <a:grpSpLocks/>
                          </wpg:cNvGrpSpPr>
                          <wpg:grpSpPr bwMode="auto">
                            <a:xfrm>
                              <a:off x="7840" y="-135"/>
                              <a:ext cx="2587" cy="446"/>
                              <a:chOff x="7840" y="-135"/>
                              <a:chExt cx="2587" cy="446"/>
                            </a:xfrm>
                          </wpg:grpSpPr>
                          <wps:wsp>
                            <wps:cNvPr id="241" name="Freeform 207"/>
                            <wps:cNvSpPr>
                              <a:spLocks/>
                            </wps:cNvSpPr>
                            <wps:spPr bwMode="auto">
                              <a:xfrm>
                                <a:off x="7840" y="-135"/>
                                <a:ext cx="2587" cy="446"/>
                              </a:xfrm>
                              <a:custGeom>
                                <a:avLst/>
                                <a:gdLst>
                                  <a:gd name="T0" fmla="+- 0 7909 7840"/>
                                  <a:gd name="T1" fmla="*/ T0 w 2587"/>
                                  <a:gd name="T2" fmla="+- 0 -99 -135"/>
                                  <a:gd name="T3" fmla="*/ -99 h 446"/>
                                  <a:gd name="T4" fmla="+- 0 8039 7840"/>
                                  <a:gd name="T5" fmla="*/ T4 w 2587"/>
                                  <a:gd name="T6" fmla="+- 0 -41 -135"/>
                                  <a:gd name="T7" fmla="*/ -41 h 446"/>
                                  <a:gd name="T8" fmla="+- 0 8170 7840"/>
                                  <a:gd name="T9" fmla="*/ T8 w 2587"/>
                                  <a:gd name="T10" fmla="+- 0 6 -135"/>
                                  <a:gd name="T11" fmla="*/ 6 h 446"/>
                                  <a:gd name="T12" fmla="+- 0 8301 7840"/>
                                  <a:gd name="T13" fmla="*/ T12 w 2587"/>
                                  <a:gd name="T14" fmla="+- 0 45 -135"/>
                                  <a:gd name="T15" fmla="*/ 45 h 446"/>
                                  <a:gd name="T16" fmla="+- 0 8432 7840"/>
                                  <a:gd name="T17" fmla="*/ T16 w 2587"/>
                                  <a:gd name="T18" fmla="+- 0 78 -135"/>
                                  <a:gd name="T19" fmla="*/ 78 h 446"/>
                                  <a:gd name="T20" fmla="+- 0 8563 7840"/>
                                  <a:gd name="T21" fmla="*/ T20 w 2587"/>
                                  <a:gd name="T22" fmla="+- 0 107 -135"/>
                                  <a:gd name="T23" fmla="*/ 107 h 446"/>
                                  <a:gd name="T24" fmla="+- 0 8693 7840"/>
                                  <a:gd name="T25" fmla="*/ T24 w 2587"/>
                                  <a:gd name="T26" fmla="+- 0 132 -135"/>
                                  <a:gd name="T27" fmla="*/ 132 h 446"/>
                                  <a:gd name="T28" fmla="+- 0 8759 7840"/>
                                  <a:gd name="T29" fmla="*/ T28 w 2587"/>
                                  <a:gd name="T30" fmla="+- 0 143 -135"/>
                                  <a:gd name="T31" fmla="*/ 143 h 446"/>
                                  <a:gd name="T32" fmla="+- 0 8824 7840"/>
                                  <a:gd name="T33" fmla="*/ T32 w 2587"/>
                                  <a:gd name="T34" fmla="+- 0 154 -135"/>
                                  <a:gd name="T35" fmla="*/ 154 h 446"/>
                                  <a:gd name="T36" fmla="+- 0 8890 7840"/>
                                  <a:gd name="T37" fmla="*/ T36 w 2587"/>
                                  <a:gd name="T38" fmla="+- 0 164 -135"/>
                                  <a:gd name="T39" fmla="*/ 164 h 446"/>
                                  <a:gd name="T40" fmla="+- 0 8955 7840"/>
                                  <a:gd name="T41" fmla="*/ T40 w 2587"/>
                                  <a:gd name="T42" fmla="+- 0 174 -135"/>
                                  <a:gd name="T43" fmla="*/ 174 h 446"/>
                                  <a:gd name="T44" fmla="+- 0 9020 7840"/>
                                  <a:gd name="T45" fmla="*/ T44 w 2587"/>
                                  <a:gd name="T46" fmla="+- 0 183 -135"/>
                                  <a:gd name="T47" fmla="*/ 183 h 446"/>
                                  <a:gd name="T48" fmla="+- 0 9086 7840"/>
                                  <a:gd name="T49" fmla="*/ T48 w 2587"/>
                                  <a:gd name="T50" fmla="+- 0 192 -135"/>
                                  <a:gd name="T51" fmla="*/ 192 h 446"/>
                                  <a:gd name="T52" fmla="+- 0 9151 7840"/>
                                  <a:gd name="T53" fmla="*/ T52 w 2587"/>
                                  <a:gd name="T54" fmla="+- 0 200 -135"/>
                                  <a:gd name="T55" fmla="*/ 200 h 446"/>
                                  <a:gd name="T56" fmla="+- 0 9217 7840"/>
                                  <a:gd name="T57" fmla="*/ T56 w 2587"/>
                                  <a:gd name="T58" fmla="+- 0 208 -135"/>
                                  <a:gd name="T59" fmla="*/ 208 h 446"/>
                                  <a:gd name="T60" fmla="+- 0 9282 7840"/>
                                  <a:gd name="T61" fmla="*/ T60 w 2587"/>
                                  <a:gd name="T62" fmla="+- 0 215 -135"/>
                                  <a:gd name="T63" fmla="*/ 215 h 446"/>
                                  <a:gd name="T64" fmla="+- 0 9347 7840"/>
                                  <a:gd name="T65" fmla="*/ T64 w 2587"/>
                                  <a:gd name="T66" fmla="+- 0 222 -135"/>
                                  <a:gd name="T67" fmla="*/ 222 h 446"/>
                                  <a:gd name="T68" fmla="+- 0 9413 7840"/>
                                  <a:gd name="T69" fmla="*/ T68 w 2587"/>
                                  <a:gd name="T70" fmla="+- 0 229 -135"/>
                                  <a:gd name="T71" fmla="*/ 229 h 446"/>
                                  <a:gd name="T72" fmla="+- 0 9478 7840"/>
                                  <a:gd name="T73" fmla="*/ T72 w 2587"/>
                                  <a:gd name="T74" fmla="+- 0 236 -135"/>
                                  <a:gd name="T75" fmla="*/ 236 h 446"/>
                                  <a:gd name="T76" fmla="+- 0 9543 7840"/>
                                  <a:gd name="T77" fmla="*/ T76 w 2587"/>
                                  <a:gd name="T78" fmla="+- 0 242 -135"/>
                                  <a:gd name="T79" fmla="*/ 242 h 446"/>
                                  <a:gd name="T80" fmla="+- 0 9609 7840"/>
                                  <a:gd name="T81" fmla="*/ T80 w 2587"/>
                                  <a:gd name="T82" fmla="+- 0 249 -135"/>
                                  <a:gd name="T83" fmla="*/ 249 h 446"/>
                                  <a:gd name="T84" fmla="+- 0 9674 7840"/>
                                  <a:gd name="T85" fmla="*/ T84 w 2587"/>
                                  <a:gd name="T86" fmla="+- 0 255 -135"/>
                                  <a:gd name="T87" fmla="*/ 255 h 446"/>
                                  <a:gd name="T88" fmla="+- 0 9740 7840"/>
                                  <a:gd name="T89" fmla="*/ T88 w 2587"/>
                                  <a:gd name="T90" fmla="+- 0 260 -135"/>
                                  <a:gd name="T91" fmla="*/ 260 h 446"/>
                                  <a:gd name="T92" fmla="+- 0 9805 7840"/>
                                  <a:gd name="T93" fmla="*/ T92 w 2587"/>
                                  <a:gd name="T94" fmla="+- 0 266 -135"/>
                                  <a:gd name="T95" fmla="*/ 266 h 446"/>
                                  <a:gd name="T96" fmla="+- 0 9870 7840"/>
                                  <a:gd name="T97" fmla="*/ T96 w 2587"/>
                                  <a:gd name="T98" fmla="+- 0 271 -135"/>
                                  <a:gd name="T99" fmla="*/ 271 h 446"/>
                                  <a:gd name="T100" fmla="+- 0 9936 7840"/>
                                  <a:gd name="T101" fmla="*/ T100 w 2587"/>
                                  <a:gd name="T102" fmla="+- 0 276 -135"/>
                                  <a:gd name="T103" fmla="*/ 276 h 446"/>
                                  <a:gd name="T104" fmla="+- 0 10001 7840"/>
                                  <a:gd name="T105" fmla="*/ T104 w 2587"/>
                                  <a:gd name="T106" fmla="+- 0 281 -135"/>
                                  <a:gd name="T107" fmla="*/ 281 h 446"/>
                                  <a:gd name="T108" fmla="+- 0 10067 7840"/>
                                  <a:gd name="T109" fmla="*/ T108 w 2587"/>
                                  <a:gd name="T110" fmla="+- 0 286 -135"/>
                                  <a:gd name="T111" fmla="*/ 286 h 446"/>
                                  <a:gd name="T112" fmla="+- 0 10132 7840"/>
                                  <a:gd name="T113" fmla="*/ T112 w 2587"/>
                                  <a:gd name="T114" fmla="+- 0 291 -135"/>
                                  <a:gd name="T115" fmla="*/ 291 h 446"/>
                                  <a:gd name="T116" fmla="+- 0 10197 7840"/>
                                  <a:gd name="T117" fmla="*/ T116 w 2587"/>
                                  <a:gd name="T118" fmla="+- 0 295 -135"/>
                                  <a:gd name="T119" fmla="*/ 295 h 446"/>
                                  <a:gd name="T120" fmla="+- 0 10263 7840"/>
                                  <a:gd name="T121" fmla="*/ T120 w 2587"/>
                                  <a:gd name="T122" fmla="+- 0 299 -135"/>
                                  <a:gd name="T123" fmla="*/ 299 h 446"/>
                                  <a:gd name="T124" fmla="+- 0 10328 7840"/>
                                  <a:gd name="T125" fmla="*/ T124 w 2587"/>
                                  <a:gd name="T126" fmla="+- 0 304 -135"/>
                                  <a:gd name="T127" fmla="*/ 304 h 446"/>
                                  <a:gd name="T128" fmla="+- 0 10394 7840"/>
                                  <a:gd name="T129" fmla="*/ T128 w 2587"/>
                                  <a:gd name="T130" fmla="+- 0 308 -135"/>
                                  <a:gd name="T131" fmla="*/ 308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587" h="446">
                                    <a:moveTo>
                                      <a:pt x="0" y="0"/>
                                    </a:moveTo>
                                    <a:lnTo>
                                      <a:pt x="69" y="36"/>
                                    </a:lnTo>
                                    <a:lnTo>
                                      <a:pt x="134" y="67"/>
                                    </a:lnTo>
                                    <a:lnTo>
                                      <a:pt x="199" y="94"/>
                                    </a:lnTo>
                                    <a:lnTo>
                                      <a:pt x="265" y="119"/>
                                    </a:lnTo>
                                    <a:lnTo>
                                      <a:pt x="330" y="141"/>
                                    </a:lnTo>
                                    <a:lnTo>
                                      <a:pt x="396" y="161"/>
                                    </a:lnTo>
                                    <a:lnTo>
                                      <a:pt x="461" y="180"/>
                                    </a:lnTo>
                                    <a:lnTo>
                                      <a:pt x="526" y="197"/>
                                    </a:lnTo>
                                    <a:lnTo>
                                      <a:pt x="592" y="213"/>
                                    </a:lnTo>
                                    <a:lnTo>
                                      <a:pt x="657" y="228"/>
                                    </a:lnTo>
                                    <a:lnTo>
                                      <a:pt x="723" y="242"/>
                                    </a:lnTo>
                                    <a:lnTo>
                                      <a:pt x="788" y="255"/>
                                    </a:lnTo>
                                    <a:lnTo>
                                      <a:pt x="853" y="267"/>
                                    </a:lnTo>
                                    <a:lnTo>
                                      <a:pt x="886" y="272"/>
                                    </a:lnTo>
                                    <a:lnTo>
                                      <a:pt x="919" y="278"/>
                                    </a:lnTo>
                                    <a:lnTo>
                                      <a:pt x="951" y="284"/>
                                    </a:lnTo>
                                    <a:lnTo>
                                      <a:pt x="984" y="289"/>
                                    </a:lnTo>
                                    <a:lnTo>
                                      <a:pt x="1017" y="294"/>
                                    </a:lnTo>
                                    <a:lnTo>
                                      <a:pt x="1050" y="299"/>
                                    </a:lnTo>
                                    <a:lnTo>
                                      <a:pt x="1082" y="304"/>
                                    </a:lnTo>
                                    <a:lnTo>
                                      <a:pt x="1115" y="309"/>
                                    </a:lnTo>
                                    <a:lnTo>
                                      <a:pt x="1148" y="313"/>
                                    </a:lnTo>
                                    <a:lnTo>
                                      <a:pt x="1180" y="318"/>
                                    </a:lnTo>
                                    <a:lnTo>
                                      <a:pt x="1213" y="322"/>
                                    </a:lnTo>
                                    <a:lnTo>
                                      <a:pt x="1246" y="327"/>
                                    </a:lnTo>
                                    <a:lnTo>
                                      <a:pt x="1278" y="331"/>
                                    </a:lnTo>
                                    <a:lnTo>
                                      <a:pt x="1311" y="335"/>
                                    </a:lnTo>
                                    <a:lnTo>
                                      <a:pt x="1344" y="339"/>
                                    </a:lnTo>
                                    <a:lnTo>
                                      <a:pt x="1377" y="343"/>
                                    </a:lnTo>
                                    <a:lnTo>
                                      <a:pt x="1409" y="346"/>
                                    </a:lnTo>
                                    <a:lnTo>
                                      <a:pt x="1442" y="350"/>
                                    </a:lnTo>
                                    <a:lnTo>
                                      <a:pt x="1474" y="354"/>
                                    </a:lnTo>
                                    <a:lnTo>
                                      <a:pt x="1507" y="357"/>
                                    </a:lnTo>
                                    <a:lnTo>
                                      <a:pt x="1540" y="361"/>
                                    </a:lnTo>
                                    <a:lnTo>
                                      <a:pt x="1573" y="364"/>
                                    </a:lnTo>
                                    <a:lnTo>
                                      <a:pt x="1605" y="368"/>
                                    </a:lnTo>
                                    <a:lnTo>
                                      <a:pt x="1638" y="371"/>
                                    </a:lnTo>
                                    <a:lnTo>
                                      <a:pt x="1671" y="374"/>
                                    </a:lnTo>
                                    <a:lnTo>
                                      <a:pt x="1703" y="377"/>
                                    </a:lnTo>
                                    <a:lnTo>
                                      <a:pt x="1736" y="381"/>
                                    </a:lnTo>
                                    <a:lnTo>
                                      <a:pt x="1769" y="384"/>
                                    </a:lnTo>
                                    <a:lnTo>
                                      <a:pt x="1801" y="387"/>
                                    </a:lnTo>
                                    <a:lnTo>
                                      <a:pt x="1834" y="390"/>
                                    </a:lnTo>
                                    <a:lnTo>
                                      <a:pt x="1867" y="392"/>
                                    </a:lnTo>
                                    <a:lnTo>
                                      <a:pt x="1900" y="395"/>
                                    </a:lnTo>
                                    <a:lnTo>
                                      <a:pt x="1932" y="398"/>
                                    </a:lnTo>
                                    <a:lnTo>
                                      <a:pt x="1965" y="401"/>
                                    </a:lnTo>
                                    <a:lnTo>
                                      <a:pt x="1998" y="403"/>
                                    </a:lnTo>
                                    <a:lnTo>
                                      <a:pt x="2030" y="406"/>
                                    </a:lnTo>
                                    <a:lnTo>
                                      <a:pt x="2063" y="409"/>
                                    </a:lnTo>
                                    <a:lnTo>
                                      <a:pt x="2096" y="411"/>
                                    </a:lnTo>
                                    <a:lnTo>
                                      <a:pt x="2128" y="414"/>
                                    </a:lnTo>
                                    <a:lnTo>
                                      <a:pt x="2161" y="416"/>
                                    </a:lnTo>
                                    <a:lnTo>
                                      <a:pt x="2194" y="418"/>
                                    </a:lnTo>
                                    <a:lnTo>
                                      <a:pt x="2227" y="421"/>
                                    </a:lnTo>
                                    <a:lnTo>
                                      <a:pt x="2259" y="423"/>
                                    </a:lnTo>
                                    <a:lnTo>
                                      <a:pt x="2292" y="426"/>
                                    </a:lnTo>
                                    <a:lnTo>
                                      <a:pt x="2325" y="428"/>
                                    </a:lnTo>
                                    <a:lnTo>
                                      <a:pt x="2357" y="430"/>
                                    </a:lnTo>
                                    <a:lnTo>
                                      <a:pt x="2390" y="432"/>
                                    </a:lnTo>
                                    <a:lnTo>
                                      <a:pt x="2423" y="434"/>
                                    </a:lnTo>
                                    <a:lnTo>
                                      <a:pt x="2455" y="437"/>
                                    </a:lnTo>
                                    <a:lnTo>
                                      <a:pt x="2488" y="439"/>
                                    </a:lnTo>
                                    <a:lnTo>
                                      <a:pt x="2521" y="441"/>
                                    </a:lnTo>
                                    <a:lnTo>
                                      <a:pt x="2554" y="443"/>
                                    </a:lnTo>
                                    <a:lnTo>
                                      <a:pt x="2586" y="445"/>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2" name="Group 204"/>
                          <wpg:cNvGrpSpPr>
                            <a:grpSpLocks/>
                          </wpg:cNvGrpSpPr>
                          <wpg:grpSpPr bwMode="auto">
                            <a:xfrm>
                              <a:off x="8508" y="-135"/>
                              <a:ext cx="1918" cy="304"/>
                              <a:chOff x="8508" y="-135"/>
                              <a:chExt cx="1918" cy="304"/>
                            </a:xfrm>
                          </wpg:grpSpPr>
                          <wps:wsp>
                            <wps:cNvPr id="243" name="Freeform 205"/>
                            <wps:cNvSpPr>
                              <a:spLocks/>
                            </wps:cNvSpPr>
                            <wps:spPr bwMode="auto">
                              <a:xfrm>
                                <a:off x="8508" y="-135"/>
                                <a:ext cx="1918" cy="304"/>
                              </a:xfrm>
                              <a:custGeom>
                                <a:avLst/>
                                <a:gdLst>
                                  <a:gd name="T0" fmla="+- 0 8508 8508"/>
                                  <a:gd name="T1" fmla="*/ T0 w 1918"/>
                                  <a:gd name="T2" fmla="+- 0 -135 -135"/>
                                  <a:gd name="T3" fmla="*/ -135 h 304"/>
                                  <a:gd name="T4" fmla="+- 0 8595 8508"/>
                                  <a:gd name="T5" fmla="*/ T4 w 1918"/>
                                  <a:gd name="T6" fmla="+- 0 -110 -135"/>
                                  <a:gd name="T7" fmla="*/ -110 h 304"/>
                                  <a:gd name="T8" fmla="+- 0 8661 8508"/>
                                  <a:gd name="T9" fmla="*/ T8 w 1918"/>
                                  <a:gd name="T10" fmla="+- 0 -92 -135"/>
                                  <a:gd name="T11" fmla="*/ -92 h 304"/>
                                  <a:gd name="T12" fmla="+- 0 8726 8508"/>
                                  <a:gd name="T13" fmla="*/ T12 w 1918"/>
                                  <a:gd name="T14" fmla="+- 0 -76 -135"/>
                                  <a:gd name="T15" fmla="*/ -76 h 304"/>
                                  <a:gd name="T16" fmla="+- 0 8791 8508"/>
                                  <a:gd name="T17" fmla="*/ T16 w 1918"/>
                                  <a:gd name="T18" fmla="+- 0 -60 -135"/>
                                  <a:gd name="T19" fmla="*/ -60 h 304"/>
                                  <a:gd name="T20" fmla="+- 0 8857 8508"/>
                                  <a:gd name="T21" fmla="*/ T20 w 1918"/>
                                  <a:gd name="T22" fmla="+- 0 -45 -135"/>
                                  <a:gd name="T23" fmla="*/ -45 h 304"/>
                                  <a:gd name="T24" fmla="+- 0 8922 8508"/>
                                  <a:gd name="T25" fmla="*/ T24 w 1918"/>
                                  <a:gd name="T26" fmla="+- 0 -31 -135"/>
                                  <a:gd name="T27" fmla="*/ -31 h 304"/>
                                  <a:gd name="T28" fmla="+- 0 8955 8508"/>
                                  <a:gd name="T29" fmla="*/ T28 w 1918"/>
                                  <a:gd name="T30" fmla="+- 0 -25 -135"/>
                                  <a:gd name="T31" fmla="*/ -25 h 304"/>
                                  <a:gd name="T32" fmla="+- 0 8988 8508"/>
                                  <a:gd name="T33" fmla="*/ T32 w 1918"/>
                                  <a:gd name="T34" fmla="+- 0 -18 -135"/>
                                  <a:gd name="T35" fmla="*/ -18 h 304"/>
                                  <a:gd name="T36" fmla="+- 0 9020 8508"/>
                                  <a:gd name="T37" fmla="*/ T36 w 1918"/>
                                  <a:gd name="T38" fmla="+- 0 -12 -135"/>
                                  <a:gd name="T39" fmla="*/ -12 h 304"/>
                                  <a:gd name="T40" fmla="+- 0 9053 8508"/>
                                  <a:gd name="T41" fmla="*/ T40 w 1918"/>
                                  <a:gd name="T42" fmla="+- 0 -6 -135"/>
                                  <a:gd name="T43" fmla="*/ -6 h 304"/>
                                  <a:gd name="T44" fmla="+- 0 9086 8508"/>
                                  <a:gd name="T45" fmla="*/ T44 w 1918"/>
                                  <a:gd name="T46" fmla="+- 0 0 -135"/>
                                  <a:gd name="T47" fmla="*/ 0 h 304"/>
                                  <a:gd name="T48" fmla="+- 0 9118 8508"/>
                                  <a:gd name="T49" fmla="*/ T48 w 1918"/>
                                  <a:gd name="T50" fmla="+- 0 6 -135"/>
                                  <a:gd name="T51" fmla="*/ 6 h 304"/>
                                  <a:gd name="T52" fmla="+- 0 9151 8508"/>
                                  <a:gd name="T53" fmla="*/ T52 w 1918"/>
                                  <a:gd name="T54" fmla="+- 0 12 -135"/>
                                  <a:gd name="T55" fmla="*/ 12 h 304"/>
                                  <a:gd name="T56" fmla="+- 0 9184 8508"/>
                                  <a:gd name="T57" fmla="*/ T56 w 1918"/>
                                  <a:gd name="T58" fmla="+- 0 18 -135"/>
                                  <a:gd name="T59" fmla="*/ 18 h 304"/>
                                  <a:gd name="T60" fmla="+- 0 9217 8508"/>
                                  <a:gd name="T61" fmla="*/ T60 w 1918"/>
                                  <a:gd name="T62" fmla="+- 0 23 -135"/>
                                  <a:gd name="T63" fmla="*/ 23 h 304"/>
                                  <a:gd name="T64" fmla="+- 0 9249 8508"/>
                                  <a:gd name="T65" fmla="*/ T64 w 1918"/>
                                  <a:gd name="T66" fmla="+- 0 29 -135"/>
                                  <a:gd name="T67" fmla="*/ 29 h 304"/>
                                  <a:gd name="T68" fmla="+- 0 9282 8508"/>
                                  <a:gd name="T69" fmla="*/ T68 w 1918"/>
                                  <a:gd name="T70" fmla="+- 0 34 -135"/>
                                  <a:gd name="T71" fmla="*/ 34 h 304"/>
                                  <a:gd name="T72" fmla="+- 0 9347 8508"/>
                                  <a:gd name="T73" fmla="*/ T72 w 1918"/>
                                  <a:gd name="T74" fmla="+- 0 44 -135"/>
                                  <a:gd name="T75" fmla="*/ 44 h 304"/>
                                  <a:gd name="T76" fmla="+- 0 9413 8508"/>
                                  <a:gd name="T77" fmla="*/ T76 w 1918"/>
                                  <a:gd name="T78" fmla="+- 0 54 -135"/>
                                  <a:gd name="T79" fmla="*/ 54 h 304"/>
                                  <a:gd name="T80" fmla="+- 0 9478 8508"/>
                                  <a:gd name="T81" fmla="*/ T80 w 1918"/>
                                  <a:gd name="T82" fmla="+- 0 63 -135"/>
                                  <a:gd name="T83" fmla="*/ 63 h 304"/>
                                  <a:gd name="T84" fmla="+- 0 9511 8508"/>
                                  <a:gd name="T85" fmla="*/ T84 w 1918"/>
                                  <a:gd name="T86" fmla="+- 0 68 -135"/>
                                  <a:gd name="T87" fmla="*/ 68 h 304"/>
                                  <a:gd name="T88" fmla="+- 0 9543 8508"/>
                                  <a:gd name="T89" fmla="*/ T88 w 1918"/>
                                  <a:gd name="T90" fmla="+- 0 73 -135"/>
                                  <a:gd name="T91" fmla="*/ 73 h 304"/>
                                  <a:gd name="T92" fmla="+- 0 9576 8508"/>
                                  <a:gd name="T93" fmla="*/ T92 w 1918"/>
                                  <a:gd name="T94" fmla="+- 0 77 -135"/>
                                  <a:gd name="T95" fmla="*/ 77 h 304"/>
                                  <a:gd name="T96" fmla="+- 0 9609 8508"/>
                                  <a:gd name="T97" fmla="*/ T96 w 1918"/>
                                  <a:gd name="T98" fmla="+- 0 81 -135"/>
                                  <a:gd name="T99" fmla="*/ 81 h 304"/>
                                  <a:gd name="T100" fmla="+- 0 9641 8508"/>
                                  <a:gd name="T101" fmla="*/ T100 w 1918"/>
                                  <a:gd name="T102" fmla="+- 0 85 -135"/>
                                  <a:gd name="T103" fmla="*/ 85 h 304"/>
                                  <a:gd name="T104" fmla="+- 0 9674 8508"/>
                                  <a:gd name="T105" fmla="*/ T104 w 1918"/>
                                  <a:gd name="T106" fmla="+- 0 89 -135"/>
                                  <a:gd name="T107" fmla="*/ 89 h 304"/>
                                  <a:gd name="T108" fmla="+- 0 9707 8508"/>
                                  <a:gd name="T109" fmla="*/ T108 w 1918"/>
                                  <a:gd name="T110" fmla="+- 0 94 -135"/>
                                  <a:gd name="T111" fmla="*/ 94 h 304"/>
                                  <a:gd name="T112" fmla="+- 0 9740 8508"/>
                                  <a:gd name="T113" fmla="*/ T112 w 1918"/>
                                  <a:gd name="T114" fmla="+- 0 98 -135"/>
                                  <a:gd name="T115" fmla="*/ 98 h 304"/>
                                  <a:gd name="T116" fmla="+- 0 9772 8508"/>
                                  <a:gd name="T117" fmla="*/ T116 w 1918"/>
                                  <a:gd name="T118" fmla="+- 0 101 -135"/>
                                  <a:gd name="T119" fmla="*/ 101 h 304"/>
                                  <a:gd name="T120" fmla="+- 0 9805 8508"/>
                                  <a:gd name="T121" fmla="*/ T120 w 1918"/>
                                  <a:gd name="T122" fmla="+- 0 105 -135"/>
                                  <a:gd name="T123" fmla="*/ 105 h 304"/>
                                  <a:gd name="T124" fmla="+- 0 9838 8508"/>
                                  <a:gd name="T125" fmla="*/ T124 w 1918"/>
                                  <a:gd name="T126" fmla="+- 0 109 -135"/>
                                  <a:gd name="T127" fmla="*/ 109 h 304"/>
                                  <a:gd name="T128" fmla="+- 0 9870 8508"/>
                                  <a:gd name="T129" fmla="*/ T128 w 1918"/>
                                  <a:gd name="T130" fmla="+- 0 113 -135"/>
                                  <a:gd name="T131" fmla="*/ 113 h 304"/>
                                  <a:gd name="T132" fmla="+- 0 9903 8508"/>
                                  <a:gd name="T133" fmla="*/ T132 w 1918"/>
                                  <a:gd name="T134" fmla="+- 0 116 -135"/>
                                  <a:gd name="T135" fmla="*/ 116 h 304"/>
                                  <a:gd name="T136" fmla="+- 0 9936 8508"/>
                                  <a:gd name="T137" fmla="*/ T136 w 1918"/>
                                  <a:gd name="T138" fmla="+- 0 120 -135"/>
                                  <a:gd name="T139" fmla="*/ 120 h 304"/>
                                  <a:gd name="T140" fmla="+- 0 9968 8508"/>
                                  <a:gd name="T141" fmla="*/ T140 w 1918"/>
                                  <a:gd name="T142" fmla="+- 0 124 -135"/>
                                  <a:gd name="T143" fmla="*/ 124 h 304"/>
                                  <a:gd name="T144" fmla="+- 0 10001 8508"/>
                                  <a:gd name="T145" fmla="*/ T144 w 1918"/>
                                  <a:gd name="T146" fmla="+- 0 127 -135"/>
                                  <a:gd name="T147" fmla="*/ 127 h 304"/>
                                  <a:gd name="T148" fmla="+- 0 10034 8508"/>
                                  <a:gd name="T149" fmla="*/ T148 w 1918"/>
                                  <a:gd name="T150" fmla="+- 0 131 -135"/>
                                  <a:gd name="T151" fmla="*/ 131 h 304"/>
                                  <a:gd name="T152" fmla="+- 0 10067 8508"/>
                                  <a:gd name="T153" fmla="*/ T152 w 1918"/>
                                  <a:gd name="T154" fmla="+- 0 134 -135"/>
                                  <a:gd name="T155" fmla="*/ 134 h 304"/>
                                  <a:gd name="T156" fmla="+- 0 10099 8508"/>
                                  <a:gd name="T157" fmla="*/ T156 w 1918"/>
                                  <a:gd name="T158" fmla="+- 0 137 -135"/>
                                  <a:gd name="T159" fmla="*/ 137 h 304"/>
                                  <a:gd name="T160" fmla="+- 0 10132 8508"/>
                                  <a:gd name="T161" fmla="*/ T160 w 1918"/>
                                  <a:gd name="T162" fmla="+- 0 140 -135"/>
                                  <a:gd name="T163" fmla="*/ 140 h 304"/>
                                  <a:gd name="T164" fmla="+- 0 10165 8508"/>
                                  <a:gd name="T165" fmla="*/ T164 w 1918"/>
                                  <a:gd name="T166" fmla="+- 0 144 -135"/>
                                  <a:gd name="T167" fmla="*/ 144 h 304"/>
                                  <a:gd name="T168" fmla="+- 0 10197 8508"/>
                                  <a:gd name="T169" fmla="*/ T168 w 1918"/>
                                  <a:gd name="T170" fmla="+- 0 147 -135"/>
                                  <a:gd name="T171" fmla="*/ 147 h 304"/>
                                  <a:gd name="T172" fmla="+- 0 10230 8508"/>
                                  <a:gd name="T173" fmla="*/ T172 w 1918"/>
                                  <a:gd name="T174" fmla="+- 0 150 -135"/>
                                  <a:gd name="T175" fmla="*/ 150 h 304"/>
                                  <a:gd name="T176" fmla="+- 0 10263 8508"/>
                                  <a:gd name="T177" fmla="*/ T176 w 1918"/>
                                  <a:gd name="T178" fmla="+- 0 153 -135"/>
                                  <a:gd name="T179" fmla="*/ 153 h 304"/>
                                  <a:gd name="T180" fmla="+- 0 10295 8508"/>
                                  <a:gd name="T181" fmla="*/ T180 w 1918"/>
                                  <a:gd name="T182" fmla="+- 0 156 -135"/>
                                  <a:gd name="T183" fmla="*/ 156 h 304"/>
                                  <a:gd name="T184" fmla="+- 0 10328 8508"/>
                                  <a:gd name="T185" fmla="*/ T184 w 1918"/>
                                  <a:gd name="T186" fmla="+- 0 159 -135"/>
                                  <a:gd name="T187" fmla="*/ 159 h 304"/>
                                  <a:gd name="T188" fmla="+- 0 10361 8508"/>
                                  <a:gd name="T189" fmla="*/ T188 w 1918"/>
                                  <a:gd name="T190" fmla="+- 0 162 -135"/>
                                  <a:gd name="T191" fmla="*/ 162 h 304"/>
                                  <a:gd name="T192" fmla="+- 0 10394 8508"/>
                                  <a:gd name="T193" fmla="*/ T192 w 1918"/>
                                  <a:gd name="T194" fmla="+- 0 165 -135"/>
                                  <a:gd name="T195" fmla="*/ 165 h 304"/>
                                  <a:gd name="T196" fmla="+- 0 10426 8508"/>
                                  <a:gd name="T197" fmla="*/ T196 w 1918"/>
                                  <a:gd name="T198" fmla="+- 0 168 -135"/>
                                  <a:gd name="T199" fmla="*/ 168 h 3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1918" h="304">
                                    <a:moveTo>
                                      <a:pt x="0" y="0"/>
                                    </a:moveTo>
                                    <a:lnTo>
                                      <a:pt x="87" y="25"/>
                                    </a:lnTo>
                                    <a:lnTo>
                                      <a:pt x="153" y="43"/>
                                    </a:lnTo>
                                    <a:lnTo>
                                      <a:pt x="218" y="59"/>
                                    </a:lnTo>
                                    <a:lnTo>
                                      <a:pt x="283" y="75"/>
                                    </a:lnTo>
                                    <a:lnTo>
                                      <a:pt x="349" y="90"/>
                                    </a:lnTo>
                                    <a:lnTo>
                                      <a:pt x="414" y="104"/>
                                    </a:lnTo>
                                    <a:lnTo>
                                      <a:pt x="447" y="110"/>
                                    </a:lnTo>
                                    <a:lnTo>
                                      <a:pt x="480" y="117"/>
                                    </a:lnTo>
                                    <a:lnTo>
                                      <a:pt x="512" y="123"/>
                                    </a:lnTo>
                                    <a:lnTo>
                                      <a:pt x="545" y="129"/>
                                    </a:lnTo>
                                    <a:lnTo>
                                      <a:pt x="578" y="135"/>
                                    </a:lnTo>
                                    <a:lnTo>
                                      <a:pt x="610" y="141"/>
                                    </a:lnTo>
                                    <a:lnTo>
                                      <a:pt x="643" y="147"/>
                                    </a:lnTo>
                                    <a:lnTo>
                                      <a:pt x="676" y="153"/>
                                    </a:lnTo>
                                    <a:lnTo>
                                      <a:pt x="709" y="158"/>
                                    </a:lnTo>
                                    <a:lnTo>
                                      <a:pt x="741" y="164"/>
                                    </a:lnTo>
                                    <a:lnTo>
                                      <a:pt x="774" y="169"/>
                                    </a:lnTo>
                                    <a:lnTo>
                                      <a:pt x="839" y="179"/>
                                    </a:lnTo>
                                    <a:lnTo>
                                      <a:pt x="905" y="189"/>
                                    </a:lnTo>
                                    <a:lnTo>
                                      <a:pt x="970" y="198"/>
                                    </a:lnTo>
                                    <a:lnTo>
                                      <a:pt x="1003" y="203"/>
                                    </a:lnTo>
                                    <a:lnTo>
                                      <a:pt x="1035" y="208"/>
                                    </a:lnTo>
                                    <a:lnTo>
                                      <a:pt x="1068" y="212"/>
                                    </a:lnTo>
                                    <a:lnTo>
                                      <a:pt x="1101" y="216"/>
                                    </a:lnTo>
                                    <a:lnTo>
                                      <a:pt x="1133" y="220"/>
                                    </a:lnTo>
                                    <a:lnTo>
                                      <a:pt x="1166" y="224"/>
                                    </a:lnTo>
                                    <a:lnTo>
                                      <a:pt x="1199" y="229"/>
                                    </a:lnTo>
                                    <a:lnTo>
                                      <a:pt x="1232" y="233"/>
                                    </a:lnTo>
                                    <a:lnTo>
                                      <a:pt x="1264" y="236"/>
                                    </a:lnTo>
                                    <a:lnTo>
                                      <a:pt x="1297" y="240"/>
                                    </a:lnTo>
                                    <a:lnTo>
                                      <a:pt x="1330" y="244"/>
                                    </a:lnTo>
                                    <a:lnTo>
                                      <a:pt x="1362" y="248"/>
                                    </a:lnTo>
                                    <a:lnTo>
                                      <a:pt x="1395" y="251"/>
                                    </a:lnTo>
                                    <a:lnTo>
                                      <a:pt x="1428" y="255"/>
                                    </a:lnTo>
                                    <a:lnTo>
                                      <a:pt x="1460" y="259"/>
                                    </a:lnTo>
                                    <a:lnTo>
                                      <a:pt x="1493" y="262"/>
                                    </a:lnTo>
                                    <a:lnTo>
                                      <a:pt x="1526" y="266"/>
                                    </a:lnTo>
                                    <a:lnTo>
                                      <a:pt x="1559" y="269"/>
                                    </a:lnTo>
                                    <a:lnTo>
                                      <a:pt x="1591" y="272"/>
                                    </a:lnTo>
                                    <a:lnTo>
                                      <a:pt x="1624" y="275"/>
                                    </a:lnTo>
                                    <a:lnTo>
                                      <a:pt x="1657" y="279"/>
                                    </a:lnTo>
                                    <a:lnTo>
                                      <a:pt x="1689" y="282"/>
                                    </a:lnTo>
                                    <a:lnTo>
                                      <a:pt x="1722" y="285"/>
                                    </a:lnTo>
                                    <a:lnTo>
                                      <a:pt x="1755" y="288"/>
                                    </a:lnTo>
                                    <a:lnTo>
                                      <a:pt x="1787" y="291"/>
                                    </a:lnTo>
                                    <a:lnTo>
                                      <a:pt x="1820" y="294"/>
                                    </a:lnTo>
                                    <a:lnTo>
                                      <a:pt x="1853" y="297"/>
                                    </a:lnTo>
                                    <a:lnTo>
                                      <a:pt x="1886" y="300"/>
                                    </a:lnTo>
                                    <a:lnTo>
                                      <a:pt x="1918" y="303"/>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4" name="Group 202"/>
                          <wpg:cNvGrpSpPr>
                            <a:grpSpLocks/>
                          </wpg:cNvGrpSpPr>
                          <wpg:grpSpPr bwMode="auto">
                            <a:xfrm>
                              <a:off x="7190" y="836"/>
                              <a:ext cx="385" cy="2"/>
                              <a:chOff x="7190" y="836"/>
                              <a:chExt cx="385" cy="2"/>
                            </a:xfrm>
                          </wpg:grpSpPr>
                          <wps:wsp>
                            <wps:cNvPr id="245" name="Freeform 203"/>
                            <wps:cNvSpPr>
                              <a:spLocks/>
                            </wps:cNvSpPr>
                            <wps:spPr bwMode="auto">
                              <a:xfrm>
                                <a:off x="7190" y="836"/>
                                <a:ext cx="385" cy="2"/>
                              </a:xfrm>
                              <a:custGeom>
                                <a:avLst/>
                                <a:gdLst>
                                  <a:gd name="T0" fmla="+- 0 7190 7190"/>
                                  <a:gd name="T1" fmla="*/ T0 w 385"/>
                                  <a:gd name="T2" fmla="+- 0 7575 7190"/>
                                  <a:gd name="T3" fmla="*/ T2 w 385"/>
                                </a:gdLst>
                                <a:ahLst/>
                                <a:cxnLst>
                                  <a:cxn ang="0">
                                    <a:pos x="T1" y="0"/>
                                  </a:cxn>
                                  <a:cxn ang="0">
                                    <a:pos x="T3" y="0"/>
                                  </a:cxn>
                                </a:cxnLst>
                                <a:rect l="0" t="0" r="r" b="b"/>
                                <a:pathLst>
                                  <a:path w="385">
                                    <a:moveTo>
                                      <a:pt x="0" y="0"/>
                                    </a:moveTo>
                                    <a:lnTo>
                                      <a:pt x="385" y="0"/>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6" name="Group 200"/>
                          <wpg:cNvGrpSpPr>
                            <a:grpSpLocks/>
                          </wpg:cNvGrpSpPr>
                          <wpg:grpSpPr bwMode="auto">
                            <a:xfrm>
                              <a:off x="10426" y="168"/>
                              <a:ext cx="2" cy="813"/>
                              <a:chOff x="10426" y="168"/>
                              <a:chExt cx="2" cy="813"/>
                            </a:xfrm>
                          </wpg:grpSpPr>
                          <wps:wsp>
                            <wps:cNvPr id="247" name="Freeform 201"/>
                            <wps:cNvSpPr>
                              <a:spLocks/>
                            </wps:cNvSpPr>
                            <wps:spPr bwMode="auto">
                              <a:xfrm>
                                <a:off x="10426" y="168"/>
                                <a:ext cx="2" cy="813"/>
                              </a:xfrm>
                              <a:custGeom>
                                <a:avLst/>
                                <a:gdLst>
                                  <a:gd name="T0" fmla="+- 0 980 168"/>
                                  <a:gd name="T1" fmla="*/ 980 h 813"/>
                                  <a:gd name="T2" fmla="+- 0 168 168"/>
                                  <a:gd name="T3" fmla="*/ 168 h 813"/>
                                </a:gdLst>
                                <a:ahLst/>
                                <a:cxnLst>
                                  <a:cxn ang="0">
                                    <a:pos x="0" y="T1"/>
                                  </a:cxn>
                                  <a:cxn ang="0">
                                    <a:pos x="0" y="T3"/>
                                  </a:cxn>
                                </a:cxnLst>
                                <a:rect l="0" t="0" r="r" b="b"/>
                                <a:pathLst>
                                  <a:path h="813">
                                    <a:moveTo>
                                      <a:pt x="0" y="812"/>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8" name="Group 198"/>
                          <wpg:cNvGrpSpPr>
                            <a:grpSpLocks/>
                          </wpg:cNvGrpSpPr>
                          <wpg:grpSpPr bwMode="auto">
                            <a:xfrm>
                              <a:off x="10426" y="310"/>
                              <a:ext cx="2" cy="2"/>
                              <a:chOff x="10426" y="310"/>
                              <a:chExt cx="2" cy="2"/>
                            </a:xfrm>
                          </wpg:grpSpPr>
                          <wps:wsp>
                            <wps:cNvPr id="249" name="Freeform 199"/>
                            <wps:cNvSpPr>
                              <a:spLocks/>
                            </wps:cNvSpPr>
                            <wps:spPr bwMode="auto">
                              <a:xfrm>
                                <a:off x="10426" y="310"/>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0" name="Group 193"/>
                          <wpg:cNvGrpSpPr>
                            <a:grpSpLocks/>
                          </wpg:cNvGrpSpPr>
                          <wpg:grpSpPr bwMode="auto">
                            <a:xfrm>
                              <a:off x="10426" y="168"/>
                              <a:ext cx="2" cy="2"/>
                              <a:chOff x="10426" y="168"/>
                              <a:chExt cx="2" cy="2"/>
                            </a:xfrm>
                          </wpg:grpSpPr>
                          <wps:wsp>
                            <wps:cNvPr id="251" name="Freeform 197"/>
                            <wps:cNvSpPr>
                              <a:spLocks/>
                            </wps:cNvSpPr>
                            <wps:spPr bwMode="auto">
                              <a:xfrm>
                                <a:off x="10426" y="168"/>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Text Box 196"/>
                            <wps:cNvSpPr txBox="1">
                              <a:spLocks noChangeArrowheads="1"/>
                            </wps:cNvSpPr>
                            <wps:spPr bwMode="auto">
                              <a:xfrm>
                                <a:off x="7125" y="653"/>
                                <a:ext cx="3302"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tabs>
                                      <w:tab w:val="left" w:pos="497"/>
                                    </w:tabs>
                                    <w:spacing w:before="62"/>
                                    <w:ind w:left="65"/>
                                    <w:rPr>
                                      <w:ins w:id="8013" w:author="Claire Kouba" w:date="2023-09-12T16:52:00Z"/>
                                      <w:rFonts w:ascii="Arial" w:eastAsia="Arial" w:hAnsi="Arial" w:cs="Arial"/>
                                      <w:sz w:val="21"/>
                                      <w:szCs w:val="21"/>
                                    </w:rPr>
                                  </w:pPr>
                                  <w:ins w:id="8014" w:author="Claire Kouba" w:date="2023-09-12T16:52:00Z">
                                    <w:r>
                                      <w:rPr>
                                        <w:rFonts w:ascii="Arial"/>
                                        <w:color w:val="9E9E9E"/>
                                        <w:w w:val="102"/>
                                        <w:position w:val="2"/>
                                        <w:sz w:val="21"/>
                                      </w:rPr>
                                      <w:t xml:space="preserve"> </w:t>
                                    </w:r>
                                    <w:r>
                                      <w:rPr>
                                        <w:rFonts w:ascii="Arial"/>
                                        <w:color w:val="9E9E9E"/>
                                        <w:position w:val="2"/>
                                        <w:sz w:val="21"/>
                                      </w:rPr>
                                      <w:tab/>
                                    </w:r>
                                    <w:r>
                                      <w:rPr>
                                        <w:rFonts w:ascii="Arial"/>
                                        <w:color w:val="9E9E9E"/>
                                        <w:w w:val="102"/>
                                        <w:position w:val="2"/>
                                        <w:sz w:val="21"/>
                                      </w:rPr>
                                      <w:t>Cook</w:t>
                                    </w:r>
                                    <w:r>
                                      <w:rPr>
                                        <w:rFonts w:ascii="Arial"/>
                                        <w:color w:val="9E9E9E"/>
                                        <w:spacing w:val="-11"/>
                                        <w:w w:val="102"/>
                                        <w:position w:val="2"/>
                                        <w:sz w:val="21"/>
                                      </w:rPr>
                                      <w:t>'</w:t>
                                    </w:r>
                                    <w:r>
                                      <w:rPr>
                                        <w:rFonts w:ascii="Arial"/>
                                        <w:color w:val="9E9E9E"/>
                                        <w:w w:val="102"/>
                                        <w:position w:val="2"/>
                                        <w:sz w:val="21"/>
                                      </w:rPr>
                                      <w:t>s</w:t>
                                    </w:r>
                                    <w:r>
                                      <w:rPr>
                                        <w:rFonts w:ascii="Arial"/>
                                        <w:color w:val="9E9E9E"/>
                                        <w:spacing w:val="1"/>
                                        <w:position w:val="2"/>
                                        <w:sz w:val="21"/>
                                      </w:rPr>
                                      <w:t xml:space="preserve"> </w:t>
                                    </w:r>
                                    <w:r>
                                      <w:rPr>
                                        <w:rFonts w:ascii="Arial"/>
                                        <w:color w:val="9E9E9E"/>
                                        <w:w w:val="102"/>
                                        <w:position w:val="2"/>
                                        <w:sz w:val="21"/>
                                      </w:rPr>
                                      <w:t>dist</w:t>
                                    </w:r>
                                    <w:r>
                                      <w:rPr>
                                        <w:rFonts w:ascii="Arial"/>
                                        <w:color w:val="9E9E9E"/>
                                        <w:spacing w:val="-86"/>
                                        <w:w w:val="102"/>
                                        <w:position w:val="2"/>
                                        <w:sz w:val="21"/>
                                      </w:rPr>
                                      <w:t>a</w:t>
                                    </w:r>
                                    <w:r>
                                      <w:rPr>
                                        <w:rFonts w:ascii="Arial"/>
                                        <w:sz w:val="15"/>
                                      </w:rPr>
                                      <w:t>2</w:t>
                                    </w:r>
                                    <w:r>
                                      <w:rPr>
                                        <w:rFonts w:ascii="Arial"/>
                                        <w:spacing w:val="-82"/>
                                        <w:sz w:val="15"/>
                                      </w:rPr>
                                      <w:t>8</w:t>
                                    </w:r>
                                    <w:r>
                                      <w:rPr>
                                        <w:rFonts w:ascii="Arial"/>
                                        <w:color w:val="9E9E9E"/>
                                        <w:w w:val="102"/>
                                        <w:position w:val="2"/>
                                        <w:sz w:val="21"/>
                                      </w:rPr>
                                      <w:t>nce</w:t>
                                    </w:r>
                                  </w:ins>
                                </w:p>
                              </w:txbxContent>
                            </wps:txbx>
                            <wps:bodyPr rot="0" vert="horz" wrap="square" lIns="0" tIns="0" rIns="0" bIns="0" anchor="t" anchorCtr="0" upright="1">
                              <a:noAutofit/>
                            </wps:bodyPr>
                          </wps:wsp>
                          <wps:wsp>
                            <wps:cNvPr id="253" name="Text Box 195"/>
                            <wps:cNvSpPr txBox="1">
                              <a:spLocks noChangeArrowheads="1"/>
                            </wps:cNvSpPr>
                            <wps:spPr bwMode="auto">
                              <a:xfrm>
                                <a:off x="8727" y="-109"/>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8015" w:author="Claire Kouba" w:date="2023-09-12T16:52:00Z"/>
                                      <w:rFonts w:ascii="Arial" w:eastAsia="Arial" w:hAnsi="Arial" w:cs="Arial"/>
                                      <w:sz w:val="15"/>
                                      <w:szCs w:val="15"/>
                                    </w:rPr>
                                  </w:pPr>
                                  <w:ins w:id="8016" w:author="Claire Kouba" w:date="2023-09-12T16:52:00Z">
                                    <w:r>
                                      <w:rPr>
                                        <w:rFonts w:ascii="Arial"/>
                                        <w:sz w:val="15"/>
                                      </w:rPr>
                                      <w:t>42</w:t>
                                    </w:r>
                                  </w:ins>
                                </w:p>
                              </w:txbxContent>
                            </wps:txbx>
                            <wps:bodyPr rot="0" vert="horz" wrap="square" lIns="0" tIns="0" rIns="0" bIns="0" anchor="t" anchorCtr="0" upright="1">
                              <a:noAutofit/>
                            </wps:bodyPr>
                          </wps:wsp>
                          <wps:wsp>
                            <wps:cNvPr id="254" name="Text Box 194"/>
                            <wps:cNvSpPr txBox="1">
                              <a:spLocks noChangeArrowheads="1"/>
                            </wps:cNvSpPr>
                            <wps:spPr bwMode="auto">
                              <a:xfrm>
                                <a:off x="9628" y="443"/>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8017" w:author="Claire Kouba" w:date="2023-09-12T16:52:00Z"/>
                                      <w:rFonts w:ascii="Arial" w:eastAsia="Arial" w:hAnsi="Arial" w:cs="Arial"/>
                                      <w:sz w:val="15"/>
                                      <w:szCs w:val="15"/>
                                    </w:rPr>
                                  </w:pPr>
                                  <w:ins w:id="8018" w:author="Claire Kouba" w:date="2023-09-12T16:52:00Z">
                                    <w:r>
                                      <w:rPr>
                                        <w:rFonts w:ascii="Arial"/>
                                        <w:sz w:val="15"/>
                                      </w:rPr>
                                      <w:t>22</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92" o:spid="_x0000_s1145" style="position:absolute;left:0;text-align:left;margin-left:343.1pt;margin-top:-7.2pt;width:178.65pt;height:63.05pt;z-index:1528;mso-position-horizontal-relative:page;mso-position-vertical-relative:text" coordorigin="6862,-144"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">
                  <v:group id="Group 237" o:spid="_x0000_s1146" style="position:absolute;left:7125;top:980;width:3177;height:2" coordorigin="7125,980"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Freeform 238" o:spid="_x0000_s1147" style="position:absolute;left:7125;top:980;width:3177;height:2;visibility:visible;mso-wrap-style:square;v-text-anchor:top"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" path="m,l3176,e" filled="f" strokeweight=".28367mm">
                      <v:path arrowok="t" o:connecttype="custom" o:connectlocs="0,0;3176,0" o:connectangles="0,0"/>
                    </v:shape>
                  </v:group>
                  <v:group id="Group 235" o:spid="_x0000_s1148" style="position:absolute;left:7125;top:980;width:2;height:129" coordorigin="7125,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Freeform 236" o:spid="_x0000_s1149" style="position:absolute;left:7125;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" path="m,l,129e" filled="f" strokeweight=".28367mm">
                      <v:path arrowok="t" o:connecttype="custom" o:connectlocs="0,980;0,1109" o:connectangles="0,0"/>
                    </v:shape>
                  </v:group>
                  <v:group id="Group 233" o:spid="_x0000_s1150" style="position:absolute;left:8184;top:980;width:2;height:129" coordorigin="8184,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Freeform 234" o:spid="_x0000_s1151" style="position:absolute;left:8184;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" path="m,l,129e" filled="f" strokeweight=".28367mm">
                      <v:path arrowok="t" o:connecttype="custom" o:connectlocs="0,980;0,1109" o:connectangles="0,0"/>
                    </v:shape>
                  </v:group>
                  <v:group id="Group 231" o:spid="_x0000_s1152" style="position:absolute;left:9242;top:980;width:2;height:129" coordorigin="9242,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Freeform 232" o:spid="_x0000_s1153" style="position:absolute;left:9242;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" path="m,l,129e" filled="f" strokeweight=".28367mm">
                      <v:path arrowok="t" o:connecttype="custom" o:connectlocs="0,980;0,1109" o:connectangles="0,0"/>
                    </v:shape>
                  </v:group>
                  <v:group id="Group 229" o:spid="_x0000_s1154" style="position:absolute;left:10301;top:980;width:2;height:129" coordorigin="10301,98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Freeform 230" o:spid="_x0000_s1155" style="position:absolute;left:10301;top:98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" path="m,l,129e" filled="f" strokeweight=".28367mm">
                      <v:path arrowok="t" o:connecttype="custom" o:connectlocs="0,980;0,1109" o:connectangles="0,0"/>
                    </v:shape>
                  </v:group>
                  <v:group id="Group 227" o:spid="_x0000_s1156" style="position:absolute;left:6998;top:-69;width:2;height:963" coordorigin="6998,-69" coordsize="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Freeform 228" o:spid="_x0000_s1157" style="position:absolute;left:6998;top:-69;width:2;height:963;visibility:visible;mso-wrap-style:square;v-text-anchor:top" coordsize="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" path="m,962l,e" filled="f" strokeweight=".28367mm">
                      <v:path arrowok="t" o:connecttype="custom" o:connectlocs="0,893;0,-69" o:connectangles="0,0"/>
                    </v:shape>
                  </v:group>
                  <v:group id="Group 225" o:spid="_x0000_s1158" style="position:absolute;left:6870;top:893;width:128;height:2" coordorigin="6870,89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Freeform 226" o:spid="_x0000_s1159" style="position:absolute;left:6870;top:89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" path="m128,l,e" filled="f" strokeweight=".28367mm">
                      <v:path arrowok="t" o:connecttype="custom" o:connectlocs="128,0;0,0" o:connectangles="0,0"/>
                    </v:shape>
                  </v:group>
                  <v:group id="Group 223" o:spid="_x0000_s1160" style="position:absolute;left:6870;top:653;width:128;height:2" coordorigin="6870,65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Freeform 224" o:spid="_x0000_s1161" style="position:absolute;left:6870;top:65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" path="m128,l,e" filled="f" strokeweight=".28367mm">
                      <v:path arrowok="t" o:connecttype="custom" o:connectlocs="128,0;0,0" o:connectangles="0,0"/>
                    </v:shape>
                  </v:group>
                  <v:group id="Group 221" o:spid="_x0000_s1162" style="position:absolute;left:6870;top:412;width:128;height:2" coordorigin="6870,41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Freeform 222" o:spid="_x0000_s1163" style="position:absolute;left:6870;top:41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" path="m128,l,e" filled="f" strokeweight=".28367mm">
                      <v:path arrowok="t" o:connecttype="custom" o:connectlocs="128,0;0,0" o:connectangles="0,0"/>
                    </v:shape>
                  </v:group>
                  <v:group id="Group 219" o:spid="_x0000_s1164" style="position:absolute;left:6870;top:172;width:128;height:2" coordorigin="6870,17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reeform 220" o:spid="_x0000_s1165" style="position:absolute;left:6870;top:17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" path="m128,l,e" filled="f" strokeweight=".28367mm">
                      <v:path arrowok="t" o:connecttype="custom" o:connectlocs="128,0;0,0" o:connectangles="0,0"/>
                    </v:shape>
                  </v:group>
                  <v:group id="Group 217" o:spid="_x0000_s1166" style="position:absolute;left:6870;top:-69;width:128;height:2" coordorigin="6870,-6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Freeform 218" o:spid="_x0000_s1167" style="position:absolute;left:6870;top:-6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" path="m128,l,e" filled="f" strokeweight=".28367mm">
                      <v:path arrowok="t" o:connecttype="custom" o:connectlocs="128,0;0,0" o:connectangles="0,0"/>
                    </v:shape>
                  </v:group>
                  <v:group id="Group 214" o:spid="_x0000_s1168" style="position:absolute;left:6998;top:-135;width:3429;height:1116" coordorigin="6998,-135"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Freeform 216" o:spid="_x0000_s1169" style="position:absolute;left:6998;top:-135;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" path="m,1115r3428,l3428,,,,,1115xe" filled="f" strokeweight=".28367mm">
                      <v:path arrowok="t" o:connecttype="custom" o:connectlocs="0,980;3428,980;3428,-135;0,-135;0,980" o:connectangles="0,0,0,0,0"/>
                    </v:shape>
                    <v:shape id="Picture 215" o:spid="_x0000_s1170" type="#_x0000_t75" style="position:absolute;left:7387;top:391;width:2966;height: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">
                      <v:imagedata r:id="rId24" o:title=""/>
                    </v:shape>
                  </v:group>
                  <v:group id="Group 212" o:spid="_x0000_s1171" style="position:absolute;left:8615;top:-70;width:94;height:96" coordorigin="8615,-70"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Freeform 213" o:spid="_x0000_s1172" style="position:absolute;left:8615;top:-70;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" path="m,47l5,25,19,9,39,,64,4,83,15,94,32,91,59,82,79,67,91,49,95,27,90,10,77,1,57e" filled="f" strokeweight=".28367mm">
                      <v:path arrowok="t" o:connecttype="custom" o:connectlocs="0,-23;5,-45;19,-61;39,-70;64,-66;83,-55;94,-38;91,-11;82,9;67,21;49,25;27,20;10,7;1,-13" o:connectangles="0,0,0,0,0,0,0,0,0,0,0,0,0,0"/>
                    </v:shape>
                  </v:group>
                  <v:group id="Group 210" o:spid="_x0000_s1173" style="position:absolute;left:6998;top:653;width:3429;height:2" coordorigin="6998,653"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Freeform 211" o:spid="_x0000_s1174" style="position:absolute;left:6998;top:653;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" path="m,l3428,e" filled="f" strokecolor="#bebebe" strokeweight=".28367mm">
                      <v:stroke dashstyle="dash"/>
                      <v:path arrowok="t" o:connecttype="custom" o:connectlocs="0,0;3428,0" o:connectangles="0,0"/>
                    </v:shape>
                  </v:group>
                  <v:group id="Group 208" o:spid="_x0000_s1175" style="position:absolute;left:7125;top:-135;width:2;height:1116" coordorigin="7125,-135"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Freeform 209" o:spid="_x0000_s1176" style="position:absolute;left:7125;top:-135;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" path="m,1115l,e" filled="f" strokecolor="#bebebe" strokeweight=".28367mm">
                      <v:stroke dashstyle="dash"/>
                      <v:path arrowok="t" o:connecttype="custom" o:connectlocs="0,980;0,-135" o:connectangles="0,0"/>
                    </v:shape>
                  </v:group>
                  <v:group id="Group 206" o:spid="_x0000_s1177" style="position:absolute;left:7840;top:-135;width:2587;height:446" coordorigin="7840,-135" coordsize="258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Freeform 207" o:spid="_x0000_s1178" style="position:absolute;left:7840;top:-135;width:2587;height:446;visibility:visible;mso-wrap-style:square;v-text-anchor:top" coordsize="2587,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" path="m,l69,36r65,31l199,94r66,25l330,141r66,20l461,180r65,17l592,213r65,15l723,242r65,13l853,267r33,5l919,278r32,6l984,289r33,5l1050,299r32,5l1115,309r33,4l1180,318r33,4l1246,327r32,4l1311,335r33,4l1377,343r32,3l1442,350r32,4l1507,357r33,4l1573,364r32,4l1638,371r33,3l1703,377r33,4l1769,384r32,3l1834,390r33,2l1900,395r32,3l1965,401r33,2l2030,406r33,3l2096,411r32,3l2161,416r33,2l2227,421r32,2l2292,426r33,2l2357,430r33,2l2423,434r32,3l2488,439r33,2l2554,443r32,2e" filled="f" strokecolor="#9e9e9e" strokeweight=".28367mm">
                      <v:stroke dashstyle="dash"/>
                      <v:path arrowok="t" o:connecttype="custom" o:connectlocs="69,-99;199,-41;330,6;461,45;592,78;723,107;853,132;919,143;984,154;1050,164;1115,174;1180,183;1246,192;1311,200;1377,208;1442,215;1507,222;1573,229;1638,236;1703,242;1769,249;1834,255;1900,260;1965,266;2030,271;2096,276;2161,281;2227,286;2292,291;2357,295;2423,299;2488,304;2554,308" o:connectangles="0,0,0,0,0,0,0,0,0,0,0,0,0,0,0,0,0,0,0,0,0,0,0,0,0,0,0,0,0,0,0,0,0"/>
                    </v:shape>
                  </v:group>
                  <v:group id="Group 204" o:spid="_x0000_s1179" style="position:absolute;left:8508;top:-135;width:1918;height:304" coordorigin="8508,-135" coordsize="19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Freeform 205" o:spid="_x0000_s1180" style="position:absolute;left:8508;top:-135;width:1918;height:304;visibility:visible;mso-wrap-style:square;v-text-anchor:top" coordsize="19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" path="m,l87,25r66,18l218,59r65,16l349,90r65,14l447,110r33,7l512,123r33,6l578,135r32,6l643,147r33,6l709,158r32,6l774,169r65,10l905,189r65,9l1003,203r32,5l1068,212r33,4l1133,220r33,4l1199,229r33,4l1264,236r33,4l1330,244r32,4l1395,251r33,4l1460,259r33,3l1526,266r33,3l1591,272r33,3l1657,279r32,3l1722,285r33,3l1787,291r33,3l1853,297r33,3l1918,303e" filled="f" strokecolor="#9e9e9e" strokeweight=".28367mm">
                      <v:stroke dashstyle="dash"/>
                      <v:path arrowok="t" o:connecttype="custom" o:connectlocs="0,-135;87,-110;153,-92;218,-76;283,-60;349,-45;414,-31;447,-25;480,-18;512,-12;545,-6;578,0;610,6;643,12;676,18;709,23;741,29;774,34;839,44;905,54;970,63;1003,68;1035,73;1068,77;1101,81;1133,85;1166,89;1199,94;1232,98;1264,101;1297,105;1330,109;1362,113;1395,116;1428,120;1460,124;1493,127;1526,131;1559,134;1591,137;1624,140;1657,144;1689,147;1722,150;1755,153;1787,156;1820,159;1853,162;1886,165;1918,168" o:connectangles="0,0,0,0,0,0,0,0,0,0,0,0,0,0,0,0,0,0,0,0,0,0,0,0,0,0,0,0,0,0,0,0,0,0,0,0,0,0,0,0,0,0,0,0,0,0,0,0,0,0"/>
                    </v:shape>
                  </v:group>
                  <v:group id="Group 202" o:spid="_x0000_s1181" style="position:absolute;left:7190;top:836;width:385;height:2" coordorigin="7190,836"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Freeform 203" o:spid="_x0000_s1182" style="position:absolute;left:7190;top:836;width:385;height:2;visibility:visible;mso-wrap-style:square;v-text-anchor:top"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" path="m,l385,e" filled="f" strokecolor="#9e9e9e" strokeweight=".28367mm">
                      <v:stroke dashstyle="dash"/>
                      <v:path arrowok="t" o:connecttype="custom" o:connectlocs="0,0;385,0" o:connectangles="0,0"/>
                    </v:shape>
                  </v:group>
                  <v:group id="Group 200" o:spid="_x0000_s1183" style="position:absolute;left:10426;top:168;width:2;height:813" coordorigin="10426,168" coordsize="2,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Freeform 201" o:spid="_x0000_s1184" style="position:absolute;left:10426;top:168;width:2;height:813;visibility:visible;mso-wrap-style:square;v-text-anchor:top" coordsize="2,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" path="m,812l,e" filled="f" strokeweight=".28367mm">
                      <v:path arrowok="t" o:connecttype="custom" o:connectlocs="0,980;0,168" o:connectangles="0,0"/>
                    </v:shape>
                  </v:group>
                  <v:group id="Group 198" o:spid="_x0000_s1185" style="position:absolute;left:10426;top:310;width:2;height:2" coordorigin="10426,310"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99" o:spid="_x0000_s1186" style="position:absolute;left:10426;top:310;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" path="m,l,e" filled="f" strokeweight=".28367mm">
                      <v:path arrowok="t" o:connecttype="custom" o:connectlocs="0,0;0,0" o:connectangles="0,0"/>
                    </v:shape>
                  </v:group>
                  <v:group id="Group 193" o:spid="_x0000_s1187" style="position:absolute;left:10426;top:168;width:2;height:2" coordorigin="10426,168"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197" o:spid="_x0000_s1188" style="position:absolute;left:10426;top:168;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" path="m,l,e" filled="f" strokeweight=".28367mm">
                      <v:path arrowok="t" o:connecttype="custom" o:connectlocs="0,0;0,0" o:connectangles="0,0"/>
                    </v:shape>
                    <v:shape id="Text Box 196" o:spid="_x0000_s1189" type="#_x0000_t202" style="position:absolute;left:7125;top:653;width:3302;height: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AA7750" w:rsidRDefault="00AA7750">
                            <w:pPr>
                              <w:tabs>
                                <w:tab w:val="left" w:pos="497"/>
                              </w:tabs>
                              <w:spacing w:before="62"/>
                              <w:ind w:left="65"/>
                              <w:rPr>
                                <w:ins w:id="8019" w:author="Claire Kouba" w:date="2023-09-12T16:52:00Z"/>
                                <w:rFonts w:ascii="Arial" w:eastAsia="Arial" w:hAnsi="Arial" w:cs="Arial"/>
                                <w:sz w:val="21"/>
                                <w:szCs w:val="21"/>
                              </w:rPr>
                            </w:pPr>
                            <w:ins w:id="8020" w:author="Claire Kouba" w:date="2023-09-12T16:52:00Z">
                              <w:r>
                                <w:rPr>
                                  <w:rFonts w:ascii="Arial"/>
                                  <w:color w:val="9E9E9E"/>
                                  <w:w w:val="102"/>
                                  <w:position w:val="2"/>
                                  <w:sz w:val="21"/>
                                </w:rPr>
                                <w:t xml:space="preserve"> </w:t>
                              </w:r>
                              <w:r>
                                <w:rPr>
                                  <w:rFonts w:ascii="Arial"/>
                                  <w:color w:val="9E9E9E"/>
                                  <w:position w:val="2"/>
                                  <w:sz w:val="21"/>
                                </w:rPr>
                                <w:tab/>
                              </w:r>
                              <w:r>
                                <w:rPr>
                                  <w:rFonts w:ascii="Arial"/>
                                  <w:color w:val="9E9E9E"/>
                                  <w:w w:val="102"/>
                                  <w:position w:val="2"/>
                                  <w:sz w:val="21"/>
                                </w:rPr>
                                <w:t>Cook</w:t>
                              </w:r>
                              <w:r>
                                <w:rPr>
                                  <w:rFonts w:ascii="Arial"/>
                                  <w:color w:val="9E9E9E"/>
                                  <w:spacing w:val="-11"/>
                                  <w:w w:val="102"/>
                                  <w:position w:val="2"/>
                                  <w:sz w:val="21"/>
                                </w:rPr>
                                <w:t>'</w:t>
                              </w:r>
                              <w:r>
                                <w:rPr>
                                  <w:rFonts w:ascii="Arial"/>
                                  <w:color w:val="9E9E9E"/>
                                  <w:w w:val="102"/>
                                  <w:position w:val="2"/>
                                  <w:sz w:val="21"/>
                                </w:rPr>
                                <w:t>s</w:t>
                              </w:r>
                              <w:r>
                                <w:rPr>
                                  <w:rFonts w:ascii="Arial"/>
                                  <w:color w:val="9E9E9E"/>
                                  <w:spacing w:val="1"/>
                                  <w:position w:val="2"/>
                                  <w:sz w:val="21"/>
                                </w:rPr>
                                <w:t xml:space="preserve"> </w:t>
                              </w:r>
                              <w:r>
                                <w:rPr>
                                  <w:rFonts w:ascii="Arial"/>
                                  <w:color w:val="9E9E9E"/>
                                  <w:w w:val="102"/>
                                  <w:position w:val="2"/>
                                  <w:sz w:val="21"/>
                                </w:rPr>
                                <w:t>dist</w:t>
                              </w:r>
                              <w:r>
                                <w:rPr>
                                  <w:rFonts w:ascii="Arial"/>
                                  <w:color w:val="9E9E9E"/>
                                  <w:spacing w:val="-86"/>
                                  <w:w w:val="102"/>
                                  <w:position w:val="2"/>
                                  <w:sz w:val="21"/>
                                </w:rPr>
                                <w:t>a</w:t>
                              </w:r>
                              <w:r>
                                <w:rPr>
                                  <w:rFonts w:ascii="Arial"/>
                                  <w:sz w:val="15"/>
                                </w:rPr>
                                <w:t>2</w:t>
                              </w:r>
                              <w:r>
                                <w:rPr>
                                  <w:rFonts w:ascii="Arial"/>
                                  <w:spacing w:val="-82"/>
                                  <w:sz w:val="15"/>
                                </w:rPr>
                                <w:t>8</w:t>
                              </w:r>
                              <w:r>
                                <w:rPr>
                                  <w:rFonts w:ascii="Arial"/>
                                  <w:color w:val="9E9E9E"/>
                                  <w:w w:val="102"/>
                                  <w:position w:val="2"/>
                                  <w:sz w:val="21"/>
                                </w:rPr>
                                <w:t>nce</w:t>
                              </w:r>
                            </w:ins>
                          </w:p>
                        </w:txbxContent>
                      </v:textbox>
                    </v:shape>
                    <v:shape id="Text Box 195" o:spid="_x0000_s1190" type="#_x0000_t202" style="position:absolute;left:8727;top:-109;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rsidR="00AA7750" w:rsidRDefault="00AA7750">
                            <w:pPr>
                              <w:spacing w:line="150" w:lineRule="exact"/>
                              <w:rPr>
                                <w:ins w:id="8021" w:author="Claire Kouba" w:date="2023-09-12T16:52:00Z"/>
                                <w:rFonts w:ascii="Arial" w:eastAsia="Arial" w:hAnsi="Arial" w:cs="Arial"/>
                                <w:sz w:val="15"/>
                                <w:szCs w:val="15"/>
                              </w:rPr>
                            </w:pPr>
                            <w:ins w:id="8022" w:author="Claire Kouba" w:date="2023-09-12T16:52:00Z">
                              <w:r>
                                <w:rPr>
                                  <w:rFonts w:ascii="Arial"/>
                                  <w:sz w:val="15"/>
                                </w:rPr>
                                <w:t>42</w:t>
                              </w:r>
                            </w:ins>
                          </w:p>
                        </w:txbxContent>
                      </v:textbox>
                    </v:shape>
                    <v:shape id="Text Box 194" o:spid="_x0000_s1191" type="#_x0000_t202" style="position:absolute;left:9628;top:443;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mNxgAAANwAAAAPAAAAZHJzL2Rvd25yZXYueG1sRI9Ba8JA&#10;FITvQv/D8gredFOx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1nMZjcYAAADcAAAA&#10;DwAAAAAAAAAAAAAAAAAHAgAAZHJzL2Rvd25yZXYueG1sUEsFBgAAAAADAAMAtwAAAPoCAAAAAA==&#10;" filled="f" stroked="f">
                      <v:textbox inset="0,0,0,0">
                        <w:txbxContent>
                          <w:p w:rsidR="00AA7750" w:rsidRDefault="00AA7750">
                            <w:pPr>
                              <w:spacing w:line="150" w:lineRule="exact"/>
                              <w:rPr>
                                <w:ins w:id="8023" w:author="Claire Kouba" w:date="2023-09-12T16:52:00Z"/>
                                <w:rFonts w:ascii="Arial" w:eastAsia="Arial" w:hAnsi="Arial" w:cs="Arial"/>
                                <w:sz w:val="15"/>
                                <w:szCs w:val="15"/>
                              </w:rPr>
                            </w:pPr>
                            <w:ins w:id="8024" w:author="Claire Kouba" w:date="2023-09-12T16:52:00Z">
                              <w:r>
                                <w:rPr>
                                  <w:rFonts w:ascii="Arial"/>
                                  <w:sz w:val="15"/>
                                </w:rPr>
                                <w:t>22</w:t>
                              </w:r>
                            </w:ins>
                          </w:p>
                        </w:txbxContent>
                      </v:textbox>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1624" behindDoc="0" locked="0" layoutInCell="1" allowOverlap="1">
                  <wp:simplePos x="0" y="0"/>
                  <wp:positionH relativeFrom="page">
                    <wp:posOffset>939165</wp:posOffset>
                  </wp:positionH>
                  <wp:positionV relativeFrom="paragraph">
                    <wp:posOffset>73660</wp:posOffset>
                  </wp:positionV>
                  <wp:extent cx="161925" cy="215265"/>
                  <wp:effectExtent l="0" t="0" r="3810" b="0"/>
                  <wp:wrapNone/>
                  <wp:docPr id="207"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025" w:author="Claire Kouba" w:date="2023-09-12T16:52:00Z"/>
                                  <w:rFonts w:ascii="Arial" w:eastAsia="Arial" w:hAnsi="Arial" w:cs="Arial"/>
                                  <w:sz w:val="21"/>
                                  <w:szCs w:val="21"/>
                                </w:rPr>
                              </w:pPr>
                              <w:ins w:id="8026" w:author="Claire Kouba" w:date="2023-09-12T16:52:00Z">
                                <w:r>
                                  <w:rPr>
                                    <w:rFonts w:ascii="Arial"/>
                                    <w:w w:val="102"/>
                                    <w:sz w:val="21"/>
                                  </w:rPr>
                                  <w:t>1.5</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192" type="#_x0000_t202" style="position:absolute;left:0;text-align:left;margin-left:73.95pt;margin-top:5.8pt;width:12.75pt;height:16.95pt;z-index:1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" filled="f" stroked="f">
                  <v:textbox style="layout-flow:vertical;mso-layout-flow-alt:bottom-to-top" inset="0,0,0,0">
                    <w:txbxContent>
                      <w:p w:rsidR="00AA7750" w:rsidRDefault="00AA7750">
                        <w:pPr>
                          <w:spacing w:line="238" w:lineRule="exact"/>
                          <w:ind w:left="20"/>
                          <w:rPr>
                            <w:ins w:id="8027" w:author="Claire Kouba" w:date="2023-09-12T16:52:00Z"/>
                            <w:rFonts w:ascii="Arial" w:eastAsia="Arial" w:hAnsi="Arial" w:cs="Arial"/>
                            <w:sz w:val="21"/>
                            <w:szCs w:val="21"/>
                          </w:rPr>
                        </w:pPr>
                        <w:ins w:id="8028" w:author="Claire Kouba" w:date="2023-09-12T16:52:00Z">
                          <w:r>
                            <w:rPr>
                              <w:rFonts w:ascii="Arial"/>
                              <w:w w:val="102"/>
                              <w:sz w:val="21"/>
                            </w:rPr>
                            <w:t>1.5</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816" behindDoc="0" locked="0" layoutInCell="1" allowOverlap="1">
                  <wp:simplePos x="0" y="0"/>
                  <wp:positionH relativeFrom="page">
                    <wp:posOffset>4125595</wp:posOffset>
                  </wp:positionH>
                  <wp:positionV relativeFrom="paragraph">
                    <wp:posOffset>-94615</wp:posOffset>
                  </wp:positionV>
                  <wp:extent cx="161925" cy="101600"/>
                  <wp:effectExtent l="1270" t="0" r="0" b="3175"/>
                  <wp:wrapNone/>
                  <wp:docPr id="20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029" w:author="Claire Kouba" w:date="2023-09-12T16:52:00Z"/>
                                  <w:rFonts w:ascii="Arial" w:eastAsia="Arial" w:hAnsi="Arial" w:cs="Arial"/>
                                  <w:sz w:val="21"/>
                                  <w:szCs w:val="21"/>
                                </w:rPr>
                              </w:pPr>
                              <w:ins w:id="8030" w:author="Claire Kouba" w:date="2023-09-12T16:52:00Z">
                                <w:r>
                                  <w:rPr>
                                    <w:rFonts w:ascii="Arial"/>
                                    <w:w w:val="102"/>
                                    <w:sz w:val="21"/>
                                  </w:rPr>
                                  <w:t>6</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193" type="#_x0000_t202" style="position:absolute;left:0;text-align:left;margin-left:324.85pt;margin-top:-7.45pt;width:12.75pt;height:8pt;z-index:1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" filled="f" stroked="f">
                  <v:textbox style="layout-flow:vertical;mso-layout-flow-alt:bottom-to-top" inset="0,0,0,0">
                    <w:txbxContent>
                      <w:p w:rsidR="00AA7750" w:rsidRDefault="00AA7750">
                        <w:pPr>
                          <w:spacing w:line="238" w:lineRule="exact"/>
                          <w:ind w:left="20"/>
                          <w:rPr>
                            <w:ins w:id="8031" w:author="Claire Kouba" w:date="2023-09-12T16:52:00Z"/>
                            <w:rFonts w:ascii="Arial" w:eastAsia="Arial" w:hAnsi="Arial" w:cs="Arial"/>
                            <w:sz w:val="21"/>
                            <w:szCs w:val="21"/>
                          </w:rPr>
                        </w:pPr>
                        <w:ins w:id="8032" w:author="Claire Kouba" w:date="2023-09-12T16:52:00Z">
                          <w:r>
                            <w:rPr>
                              <w:rFonts w:ascii="Arial"/>
                              <w:w w:val="102"/>
                              <w:sz w:val="21"/>
                            </w:rPr>
                            <w:t>6</w:t>
                          </w:r>
                        </w:ins>
                      </w:p>
                    </w:txbxContent>
                  </v:textbox>
                  <w10:wrap anchorx="page"/>
                </v:shape>
              </w:pict>
            </mc:Fallback>
          </mc:AlternateContent>
        </w:r>
        <w:r w:rsidR="002573FA" w:rsidRPr="00D753AC">
          <w:rPr>
            <w:rFonts w:ascii="Times New Roman" w:hAnsi="Times New Roman" w:cs="Times New Roman"/>
            <w:color w:val="9E9E9E"/>
          </w:rPr>
          <w:t>1</w:t>
        </w:r>
      </w:ins>
    </w:p>
    <w:p w:rsidR="002153D1" w:rsidRPr="00D753AC" w:rsidRDefault="00251C7A" w:rsidP="00D753AC">
      <w:pPr>
        <w:ind w:left="173" w:right="1204"/>
        <w:rPr>
          <w:ins w:id="8033" w:author="Claire Kouba" w:date="2023-09-12T16:52:00Z"/>
          <w:rFonts w:ascii="Times New Roman" w:eastAsia="Arial" w:hAnsi="Times New Roman" w:cs="Times New Roman"/>
        </w:rPr>
      </w:pPr>
      <w:ins w:id="8034" w:author="Claire Kouba" w:date="2023-09-12T16:52:00Z">
        <w:r w:rsidRPr="00D753AC">
          <w:rPr>
            <w:rFonts w:ascii="Times New Roman" w:hAnsi="Times New Roman" w:cs="Times New Roman"/>
            <w:noProof/>
          </w:rPr>
          <mc:AlternateContent>
            <mc:Choice Requires="wps">
              <w:drawing>
                <wp:anchor distT="0" distB="0" distL="114300" distR="114300" simplePos="0" relativeHeight="1792" behindDoc="0" locked="0" layoutInCell="1" allowOverlap="1">
                  <wp:simplePos x="0" y="0"/>
                  <wp:positionH relativeFrom="page">
                    <wp:posOffset>4125595</wp:posOffset>
                  </wp:positionH>
                  <wp:positionV relativeFrom="paragraph">
                    <wp:posOffset>59690</wp:posOffset>
                  </wp:positionV>
                  <wp:extent cx="161925" cy="101600"/>
                  <wp:effectExtent l="1270" t="635" r="0" b="2540"/>
                  <wp:wrapNone/>
                  <wp:docPr id="205"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035" w:author="Claire Kouba" w:date="2023-09-12T16:52:00Z"/>
                                  <w:rFonts w:ascii="Arial" w:eastAsia="Arial" w:hAnsi="Arial" w:cs="Arial"/>
                                  <w:sz w:val="21"/>
                                  <w:szCs w:val="21"/>
                                </w:rPr>
                              </w:pPr>
                              <w:ins w:id="8036"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194" type="#_x0000_t202" style="position:absolute;left:0;text-align:left;margin-left:324.85pt;margin-top:4.7pt;width:12.75pt;height:8pt;z-index: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" filled="f" stroked="f">
                  <v:textbox style="layout-flow:vertical;mso-layout-flow-alt:bottom-to-top" inset="0,0,0,0">
                    <w:txbxContent>
                      <w:p w:rsidR="00AA7750" w:rsidRDefault="00AA7750">
                        <w:pPr>
                          <w:spacing w:line="238" w:lineRule="exact"/>
                          <w:ind w:left="20"/>
                          <w:rPr>
                            <w:ins w:id="8037" w:author="Claire Kouba" w:date="2023-09-12T16:52:00Z"/>
                            <w:rFonts w:ascii="Arial" w:eastAsia="Arial" w:hAnsi="Arial" w:cs="Arial"/>
                            <w:sz w:val="21"/>
                            <w:szCs w:val="21"/>
                          </w:rPr>
                        </w:pPr>
                        <w:ins w:id="8038" w:author="Claire Kouba" w:date="2023-09-12T16:52:00Z">
                          <w:r>
                            <w:rPr>
                              <w:rFonts w:ascii="Arial"/>
                              <w:w w:val="102"/>
                              <w:sz w:val="21"/>
                            </w:rPr>
                            <w:t>2</w:t>
                          </w:r>
                        </w:ins>
                      </w:p>
                    </w:txbxContent>
                  </v:textbox>
                  <w10:wrap anchorx="page"/>
                </v:shape>
              </w:pict>
            </mc:Fallback>
          </mc:AlternateContent>
        </w:r>
        <w:r w:rsidR="002573FA" w:rsidRPr="00D753AC">
          <w:rPr>
            <w:rFonts w:ascii="Times New Roman" w:hAnsi="Times New Roman" w:cs="Times New Roman"/>
            <w:color w:val="9E9E9E"/>
            <w:w w:val="95"/>
          </w:rPr>
          <w:t>0.5</w:t>
        </w:r>
      </w:ins>
    </w:p>
    <w:p w:rsidR="002153D1" w:rsidRPr="00D753AC" w:rsidRDefault="002153D1" w:rsidP="00D753AC">
      <w:pPr>
        <w:ind w:left="173"/>
        <w:rPr>
          <w:ins w:id="8039" w:author="Claire Kouba" w:date="2023-09-12T16:52:00Z"/>
          <w:rFonts w:ascii="Times New Roman" w:eastAsia="Arial" w:hAnsi="Times New Roman" w:cs="Times New Roman"/>
        </w:rPr>
      </w:pPr>
    </w:p>
    <w:p w:rsidR="002153D1" w:rsidRPr="00D753AC" w:rsidRDefault="002153D1" w:rsidP="00D753AC">
      <w:pPr>
        <w:ind w:left="173"/>
        <w:rPr>
          <w:ins w:id="8040" w:author="Claire Kouba" w:date="2023-09-12T16:52:00Z"/>
          <w:rFonts w:ascii="Times New Roman" w:eastAsia="Arial" w:hAnsi="Times New Roman" w:cs="Times New Roman"/>
        </w:rPr>
      </w:pPr>
    </w:p>
    <w:p w:rsidR="002153D1" w:rsidRPr="00D753AC" w:rsidRDefault="002153D1" w:rsidP="00D753AC">
      <w:pPr>
        <w:spacing w:before="2"/>
        <w:ind w:left="173"/>
        <w:rPr>
          <w:ins w:id="8041" w:author="Claire Kouba" w:date="2023-09-12T16:52:00Z"/>
          <w:rFonts w:ascii="Times New Roman" w:eastAsia="Arial" w:hAnsi="Times New Roman" w:cs="Times New Roman"/>
        </w:rPr>
      </w:pPr>
    </w:p>
    <w:p w:rsidR="002153D1" w:rsidRPr="00D753AC" w:rsidRDefault="002153D1" w:rsidP="00D753AC">
      <w:pPr>
        <w:ind w:left="173"/>
        <w:rPr>
          <w:ins w:id="8042"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tabs>
          <w:tab w:val="left" w:pos="2139"/>
          <w:tab w:val="left" w:pos="3006"/>
          <w:tab w:val="left" w:pos="3874"/>
        </w:tabs>
        <w:spacing w:before="76"/>
        <w:ind w:left="173"/>
        <w:rPr>
          <w:ins w:id="8043" w:author="Claire Kouba" w:date="2023-09-12T16:52:00Z"/>
          <w:rFonts w:ascii="Times New Roman" w:eastAsia="Arial" w:hAnsi="Times New Roman" w:cs="Times New Roman"/>
        </w:rPr>
      </w:pPr>
      <w:ins w:id="8044" w:author="Claire Kouba" w:date="2023-09-12T16:52:00Z">
        <w:r w:rsidRPr="00D753AC">
          <w:rPr>
            <w:rFonts w:ascii="Times New Roman" w:hAnsi="Times New Roman" w:cs="Times New Roman"/>
            <w:noProof/>
          </w:rPr>
          <mc:AlternateContent>
            <mc:Choice Requires="wps">
              <w:drawing>
                <wp:anchor distT="0" distB="0" distL="114300" distR="114300" simplePos="0" relativeHeight="1600" behindDoc="0" locked="0" layoutInCell="1" allowOverlap="1">
                  <wp:simplePos x="0" y="0"/>
                  <wp:positionH relativeFrom="page">
                    <wp:posOffset>939165</wp:posOffset>
                  </wp:positionH>
                  <wp:positionV relativeFrom="paragraph">
                    <wp:posOffset>-253365</wp:posOffset>
                  </wp:positionV>
                  <wp:extent cx="161925" cy="215265"/>
                  <wp:effectExtent l="0" t="0" r="3810" b="0"/>
                  <wp:wrapNone/>
                  <wp:docPr id="204"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045" w:author="Claire Kouba" w:date="2023-09-12T16:52:00Z"/>
                                  <w:rFonts w:ascii="Arial" w:eastAsia="Arial" w:hAnsi="Arial" w:cs="Arial"/>
                                  <w:sz w:val="21"/>
                                  <w:szCs w:val="21"/>
                                </w:rPr>
                              </w:pPr>
                              <w:ins w:id="8046" w:author="Claire Kouba" w:date="2023-09-12T16:52:00Z">
                                <w:r>
                                  <w:rPr>
                                    <w:rFonts w:ascii="Arial"/>
                                    <w:w w:val="102"/>
                                    <w:sz w:val="21"/>
                                  </w:rPr>
                                  <w:t>0.0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195" type="#_x0000_t202" style="position:absolute;left:0;text-align:left;margin-left:73.95pt;margin-top:-19.95pt;width:12.75pt;height:16.95pt;z-index: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" filled="f" stroked="f">
                  <v:textbox style="layout-flow:vertical;mso-layout-flow-alt:bottom-to-top" inset="0,0,0,0">
                    <w:txbxContent>
                      <w:p w:rsidR="00AA7750" w:rsidRDefault="00AA7750">
                        <w:pPr>
                          <w:spacing w:line="238" w:lineRule="exact"/>
                          <w:ind w:left="20"/>
                          <w:rPr>
                            <w:ins w:id="8047" w:author="Claire Kouba" w:date="2023-09-12T16:52:00Z"/>
                            <w:rFonts w:ascii="Arial" w:eastAsia="Arial" w:hAnsi="Arial" w:cs="Arial"/>
                            <w:sz w:val="21"/>
                            <w:szCs w:val="21"/>
                          </w:rPr>
                        </w:pPr>
                        <w:ins w:id="8048" w:author="Claire Kouba" w:date="2023-09-12T16:52:00Z">
                          <w:r>
                            <w:rPr>
                              <w:rFonts w:ascii="Arial"/>
                              <w:w w:val="102"/>
                              <w:sz w:val="21"/>
                            </w:rPr>
                            <w:t>0.0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1768" behindDoc="0" locked="0" layoutInCell="1" allowOverlap="1">
                  <wp:simplePos x="0" y="0"/>
                  <wp:positionH relativeFrom="page">
                    <wp:posOffset>4125595</wp:posOffset>
                  </wp:positionH>
                  <wp:positionV relativeFrom="paragraph">
                    <wp:posOffset>-265430</wp:posOffset>
                  </wp:positionV>
                  <wp:extent cx="161925" cy="180975"/>
                  <wp:effectExtent l="1270" t="0" r="0" b="4445"/>
                  <wp:wrapNone/>
                  <wp:docPr id="20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049" w:author="Claire Kouba" w:date="2023-09-12T16:52:00Z"/>
                                  <w:rFonts w:ascii="Arial" w:eastAsia="Arial" w:hAnsi="Arial" w:cs="Arial"/>
                                  <w:sz w:val="21"/>
                                  <w:szCs w:val="21"/>
                                </w:rPr>
                              </w:pPr>
                              <w:ins w:id="8050" w:author="Claire Kouba" w:date="2023-09-12T16:52:00Z">
                                <w:r>
                                  <w:rPr>
                                    <w:rFonts w:ascii="Arial" w:eastAsia="Arial" w:hAnsi="Arial" w:cs="Arial"/>
                                    <w:w w:val="102"/>
                                    <w:sz w:val="21"/>
                                    <w:szCs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196" type="#_x0000_t202" style="position:absolute;left:0;text-align:left;margin-left:324.85pt;margin-top:-20.9pt;width:12.75pt;height:14.25pt;z-index:1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" filled="f" stroked="f">
                  <v:textbox style="layout-flow:vertical;mso-layout-flow-alt:bottom-to-top" inset="0,0,0,0">
                    <w:txbxContent>
                      <w:p w:rsidR="00AA7750" w:rsidRDefault="00AA7750">
                        <w:pPr>
                          <w:spacing w:line="238" w:lineRule="exact"/>
                          <w:ind w:left="20"/>
                          <w:rPr>
                            <w:ins w:id="8051" w:author="Claire Kouba" w:date="2023-09-12T16:52:00Z"/>
                            <w:rFonts w:ascii="Arial" w:eastAsia="Arial" w:hAnsi="Arial" w:cs="Arial"/>
                            <w:sz w:val="21"/>
                            <w:szCs w:val="21"/>
                          </w:rPr>
                        </w:pPr>
                        <w:ins w:id="8052" w:author="Claire Kouba" w:date="2023-09-12T16:52:00Z">
                          <w:r>
                            <w:rPr>
                              <w:rFonts w:ascii="Arial" w:eastAsia="Arial" w:hAnsi="Arial" w:cs="Arial"/>
                              <w:w w:val="102"/>
                              <w:sz w:val="21"/>
                              <w:szCs w:val="21"/>
                            </w:rPr>
                            <w:t>−2</w:t>
                          </w:r>
                        </w:ins>
                      </w:p>
                    </w:txbxContent>
                  </v:textbox>
                  <w10:wrap anchorx="page"/>
                </v:shape>
              </w:pict>
            </mc:Fallback>
          </mc:AlternateContent>
        </w:r>
        <w:r w:rsidR="002573FA" w:rsidRPr="00D753AC">
          <w:rPr>
            <w:rFonts w:ascii="Times New Roman" w:hAnsi="Times New Roman" w:cs="Times New Roman"/>
          </w:rPr>
          <w:t>0</w:t>
        </w:r>
        <w:r w:rsidR="002573FA" w:rsidRPr="00D753AC">
          <w:rPr>
            <w:rFonts w:ascii="Times New Roman" w:hAnsi="Times New Roman" w:cs="Times New Roman"/>
          </w:rPr>
          <w:tab/>
          <w:t>2</w:t>
        </w:r>
        <w:r w:rsidR="002573FA" w:rsidRPr="00D753AC">
          <w:rPr>
            <w:rFonts w:ascii="Times New Roman" w:hAnsi="Times New Roman" w:cs="Times New Roman"/>
          </w:rPr>
          <w:tab/>
          <w:t>4</w:t>
        </w:r>
        <w:r w:rsidR="002573FA" w:rsidRPr="00D753AC">
          <w:rPr>
            <w:rFonts w:ascii="Times New Roman" w:hAnsi="Times New Roman" w:cs="Times New Roman"/>
          </w:rPr>
          <w:tab/>
          <w:t>6</w:t>
        </w:r>
      </w:ins>
    </w:p>
    <w:p w:rsidR="002153D1" w:rsidRPr="00D753AC" w:rsidRDefault="002573FA" w:rsidP="00D753AC">
      <w:pPr>
        <w:tabs>
          <w:tab w:val="left" w:pos="2330"/>
          <w:tab w:val="left" w:pos="3389"/>
          <w:tab w:val="left" w:pos="4447"/>
        </w:tabs>
        <w:spacing w:before="76"/>
        <w:ind w:left="173"/>
        <w:rPr>
          <w:ins w:id="8053" w:author="Claire Kouba" w:date="2023-09-12T16:52:00Z"/>
          <w:rFonts w:ascii="Times New Roman" w:eastAsia="Arial" w:hAnsi="Times New Roman" w:cs="Times New Roman"/>
        </w:rPr>
      </w:pPr>
      <w:ins w:id="8054" w:author="Claire Kouba" w:date="2023-09-12T16:52:00Z">
        <w:r w:rsidRPr="00D753AC">
          <w:rPr>
            <w:rFonts w:ascii="Times New Roman" w:hAnsi="Times New Roman" w:cs="Times New Roman"/>
          </w:rPr>
          <w:br w:type="column"/>
          <w:t>0.00</w:t>
        </w:r>
        <w:r w:rsidRPr="00D753AC">
          <w:rPr>
            <w:rFonts w:ascii="Times New Roman" w:hAnsi="Times New Roman" w:cs="Times New Roman"/>
          </w:rPr>
          <w:tab/>
          <w:t>0.05</w:t>
        </w:r>
        <w:r w:rsidRPr="00D753AC">
          <w:rPr>
            <w:rFonts w:ascii="Times New Roman" w:hAnsi="Times New Roman" w:cs="Times New Roman"/>
          </w:rPr>
          <w:tab/>
          <w:t>0.10</w:t>
        </w:r>
        <w:r w:rsidRPr="00D753AC">
          <w:rPr>
            <w:rFonts w:ascii="Times New Roman" w:hAnsi="Times New Roman" w:cs="Times New Roman"/>
          </w:rPr>
          <w:tab/>
          <w:t>0.15</w:t>
        </w:r>
      </w:ins>
    </w:p>
    <w:p w:rsidR="002153D1" w:rsidRPr="00D753AC" w:rsidRDefault="002153D1" w:rsidP="00D753AC">
      <w:pPr>
        <w:ind w:left="173"/>
        <w:rPr>
          <w:ins w:id="8055"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994" w:space="831"/>
            <w:col w:w="6265"/>
          </w:cols>
        </w:sectPr>
      </w:pPr>
    </w:p>
    <w:p w:rsidR="002153D1" w:rsidRPr="00D753AC" w:rsidRDefault="002153D1" w:rsidP="00D753AC">
      <w:pPr>
        <w:spacing w:before="10"/>
        <w:ind w:left="173"/>
        <w:rPr>
          <w:ins w:id="8056" w:author="Claire Kouba" w:date="2023-09-12T16:52:00Z"/>
          <w:rFonts w:ascii="Times New Roman" w:eastAsia="Arial" w:hAnsi="Times New Roman" w:cs="Times New Roman"/>
        </w:rPr>
      </w:pPr>
    </w:p>
    <w:p w:rsidR="002153D1" w:rsidRPr="00D753AC" w:rsidRDefault="002153D1" w:rsidP="00D753AC">
      <w:pPr>
        <w:ind w:left="173"/>
        <w:rPr>
          <w:ins w:id="8057"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spacing w:before="76"/>
        <w:ind w:left="173"/>
        <w:rPr>
          <w:ins w:id="8058" w:author="Claire Kouba" w:date="2023-09-12T16:52:00Z"/>
          <w:rFonts w:ascii="Times New Roman" w:eastAsia="Arial" w:hAnsi="Times New Roman" w:cs="Times New Roman"/>
        </w:rPr>
      </w:pPr>
      <w:ins w:id="8059" w:author="Claire Kouba" w:date="2023-09-12T16:52:00Z">
        <w:r w:rsidRPr="00D753AC">
          <w:rPr>
            <w:rFonts w:ascii="Times New Roman" w:hAnsi="Times New Roman" w:cs="Times New Roman"/>
            <w:noProof/>
          </w:rPr>
          <mc:AlternateContent>
            <mc:Choice Requires="wps">
              <w:drawing>
                <wp:anchor distT="0" distB="0" distL="114300" distR="114300" simplePos="0" relativeHeight="1720" behindDoc="0" locked="0" layoutInCell="1" allowOverlap="1">
                  <wp:simplePos x="0" y="0"/>
                  <wp:positionH relativeFrom="page">
                    <wp:posOffset>3799840</wp:posOffset>
                  </wp:positionH>
                  <wp:positionV relativeFrom="paragraph">
                    <wp:posOffset>-1503680</wp:posOffset>
                  </wp:positionV>
                  <wp:extent cx="161925" cy="1408430"/>
                  <wp:effectExtent l="0" t="0" r="635" b="1905"/>
                  <wp:wrapNone/>
                  <wp:docPr id="202"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060" w:author="Claire Kouba" w:date="2023-09-12T16:52:00Z"/>
                                  <w:rFonts w:ascii="Arial" w:eastAsia="Arial" w:hAnsi="Arial" w:cs="Arial"/>
                                  <w:sz w:val="21"/>
                                  <w:szCs w:val="21"/>
                                </w:rPr>
                              </w:pPr>
                              <w:ins w:id="8061"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197" type="#_x0000_t202" style="position:absolute;left:0;text-align:left;margin-left:299.2pt;margin-top:-118.4pt;width:12.75pt;height:110.9pt;z-index:1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" filled="f" stroked="f">
                  <v:textbox style="layout-flow:vertical;mso-layout-flow-alt:bottom-to-top" inset="0,0,0,0">
                    <w:txbxContent>
                      <w:p w:rsidR="00AA7750" w:rsidRDefault="00AA7750">
                        <w:pPr>
                          <w:spacing w:line="238" w:lineRule="exact"/>
                          <w:ind w:left="20"/>
                          <w:rPr>
                            <w:ins w:id="8062" w:author="Claire Kouba" w:date="2023-09-12T16:52:00Z"/>
                            <w:rFonts w:ascii="Arial" w:eastAsia="Arial" w:hAnsi="Arial" w:cs="Arial"/>
                            <w:sz w:val="21"/>
                            <w:szCs w:val="21"/>
                          </w:rPr>
                        </w:pPr>
                        <w:ins w:id="8063"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rsidR="002153D1" w:rsidRPr="00D753AC" w:rsidRDefault="002573FA" w:rsidP="00D753AC">
      <w:pPr>
        <w:spacing w:before="76"/>
        <w:ind w:left="173" w:right="481"/>
        <w:rPr>
          <w:ins w:id="8064" w:author="Claire Kouba" w:date="2023-09-12T16:52:00Z"/>
          <w:rFonts w:ascii="Times New Roman" w:eastAsia="Arial" w:hAnsi="Times New Roman" w:cs="Times New Roman"/>
        </w:rPr>
      </w:pPr>
      <w:ins w:id="8065" w:author="Claire Kouba" w:date="2023-09-12T16:52:00Z">
        <w:r w:rsidRPr="00D753AC">
          <w:rPr>
            <w:rFonts w:ascii="Times New Roman" w:hAnsi="Times New Roman" w:cs="Times New Roman"/>
          </w:rPr>
          <w:br w:type="column"/>
          <w:t>Leverage</w:t>
        </w:r>
      </w:ins>
    </w:p>
    <w:p w:rsidR="002153D1" w:rsidRPr="00D753AC" w:rsidRDefault="002153D1" w:rsidP="00D753AC">
      <w:pPr>
        <w:ind w:left="173"/>
        <w:rPr>
          <w:ins w:id="8066" w:author="Claire Kouba" w:date="2023-09-12T16:52:00Z"/>
          <w:rFonts w:ascii="Times New Roman" w:eastAsia="Arial" w:hAnsi="Times New Roman" w:cs="Times New Roman"/>
        </w:rPr>
        <w:sectPr w:rsidR="002153D1" w:rsidRPr="00D753AC">
          <w:type w:val="continuous"/>
          <w:pgSz w:w="11910" w:h="13610"/>
          <w:pgMar w:top="1100" w:right="0" w:bottom="880" w:left="820" w:header="720" w:footer="720" w:gutter="0"/>
          <w:cols w:num="2" w:space="720" w:equalWidth="0">
            <w:col w:w="3480" w:space="1702"/>
            <w:col w:w="5908"/>
          </w:cols>
        </w:sectPr>
      </w:pPr>
    </w:p>
    <w:p w:rsidR="002153D1" w:rsidRPr="00D753AC" w:rsidRDefault="002153D1" w:rsidP="00D753AC">
      <w:pPr>
        <w:ind w:left="173"/>
        <w:rPr>
          <w:ins w:id="8067" w:author="Claire Kouba" w:date="2023-09-12T16:52:00Z"/>
          <w:rFonts w:ascii="Times New Roman" w:eastAsia="Arial" w:hAnsi="Times New Roman" w:cs="Times New Roman"/>
        </w:rPr>
      </w:pPr>
    </w:p>
    <w:p w:rsidR="002153D1" w:rsidRPr="00D753AC" w:rsidRDefault="002153D1" w:rsidP="00D753AC">
      <w:pPr>
        <w:spacing w:before="3"/>
        <w:ind w:left="173"/>
        <w:rPr>
          <w:ins w:id="8068" w:author="Claire Kouba" w:date="2023-09-12T16:52:00Z"/>
          <w:rFonts w:ascii="Times New Roman" w:eastAsia="Arial" w:hAnsi="Times New Roman" w:cs="Times New Roman"/>
        </w:rPr>
      </w:pPr>
    </w:p>
    <w:p w:rsidR="002153D1" w:rsidRPr="00D753AC" w:rsidRDefault="002573FA" w:rsidP="00D753AC">
      <w:pPr>
        <w:spacing w:before="69"/>
        <w:ind w:left="173" w:right="541"/>
        <w:rPr>
          <w:ins w:id="8069" w:author="Claire Kouba" w:date="2023-09-12T16:52:00Z"/>
          <w:rFonts w:ascii="Times New Roman" w:eastAsia="Times New Roman" w:hAnsi="Times New Roman" w:cs="Times New Roman"/>
        </w:rPr>
      </w:pPr>
      <w:ins w:id="8070"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A9.</w:t>
        </w:r>
        <w:r w:rsidRPr="00D753AC">
          <w:rPr>
            <w:rFonts w:ascii="Times New Roman" w:hAnsi="Times New Roman" w:cs="Times New Roman"/>
            <w:b/>
            <w:spacing w:val="-4"/>
          </w:rPr>
          <w:t xml:space="preserve"> </w:t>
        </w:r>
        <w:r w:rsidRPr="00D753AC">
          <w:rPr>
            <w:rFonts w:ascii="Times New Roman" w:hAnsi="Times New Roman" w:cs="Times New Roman"/>
          </w:rPr>
          <w:t>Diagnostic</w:t>
        </w:r>
        <w:r w:rsidRPr="00D753AC">
          <w:rPr>
            <w:rFonts w:ascii="Times New Roman" w:hAnsi="Times New Roman" w:cs="Times New Roman"/>
            <w:spacing w:val="-4"/>
          </w:rPr>
          <w:t xml:space="preserve"> </w:t>
        </w:r>
        <w:r w:rsidRPr="00D753AC">
          <w:rPr>
            <w:rFonts w:ascii="Times New Roman" w:hAnsi="Times New Roman" w:cs="Times New Roman"/>
          </w:rPr>
          <w:t>plots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selected</w:t>
        </w:r>
        <w:r w:rsidRPr="00D753AC">
          <w:rPr>
            <w:rFonts w:ascii="Times New Roman" w:hAnsi="Times New Roman" w:cs="Times New Roman"/>
            <w:spacing w:val="-4"/>
          </w:rPr>
          <w:t xml:space="preserve"> </w:t>
        </w:r>
        <w:r w:rsidRPr="00D753AC">
          <w:rPr>
            <w:rFonts w:ascii="Times New Roman" w:hAnsi="Times New Roman" w:cs="Times New Roman"/>
          </w:rPr>
          <w:t>predictive</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V</w:t>
        </w:r>
        <w:r w:rsidRPr="00D753AC">
          <w:rPr>
            <w:rFonts w:ascii="Times New Roman" w:hAnsi="Times New Roman" w:cs="Times New Roman"/>
            <w:spacing w:val="-4"/>
          </w:rPr>
          <w:t xml:space="preserve"> </w:t>
        </w:r>
        <w:r w:rsidRPr="00D753AC">
          <w:rPr>
            <w:rFonts w:ascii="Times New Roman" w:hAnsi="Times New Roman" w:cs="Times New Roman"/>
          </w:rPr>
          <w:t>min.</w:t>
        </w:r>
      </w:ins>
    </w:p>
    <w:p w:rsidR="002153D1" w:rsidRPr="00D753AC" w:rsidRDefault="002153D1">
      <w:pPr>
        <w:ind w:left="173"/>
        <w:rPr>
          <w:rFonts w:ascii="Times New Roman" w:eastAsia="Times New Roman" w:hAnsi="Times New Roman" w:cs="Times New Roman"/>
        </w:rPr>
      </w:pPr>
    </w:p>
    <w:p w:rsidR="002153D1" w:rsidRPr="00D753AC" w:rsidRDefault="002153D1">
      <w:pPr>
        <w:spacing w:before="4"/>
        <w:ind w:left="173"/>
        <w:rPr>
          <w:rFonts w:ascii="Times New Roman" w:eastAsia="Times New Roman" w:hAnsi="Times New Roman" w:cs="Times New Roman"/>
        </w:rPr>
        <w:pPrChange w:id="8071" w:author="Claire Kouba" w:date="2023-09-12T16:52:00Z">
          <w:pPr>
            <w:spacing w:before="11"/>
            <w:ind w:left="173"/>
          </w:pPr>
        </w:pPrChange>
      </w:pPr>
    </w:p>
    <w:p w:rsidR="002153D1" w:rsidRPr="00D753AC" w:rsidRDefault="002573FA">
      <w:pPr>
        <w:ind w:left="173" w:right="541"/>
        <w:rPr>
          <w:rFonts w:ascii="Times New Roman" w:eastAsia="Times New Roman" w:hAnsi="Times New Roman" w:cs="Times New Roman"/>
        </w:rPr>
        <w:pPrChange w:id="8072" w:author="Claire Kouba" w:date="2023-09-12T16:52:00Z">
          <w:pPr>
            <w:spacing w:line="336" w:lineRule="auto"/>
            <w:ind w:left="173" w:right="119"/>
          </w:pPr>
        </w:pPrChange>
      </w:pPr>
      <w:r w:rsidRPr="00D753AC">
        <w:rPr>
          <w:rFonts w:ascii="Times New Roman" w:eastAsia="Times New Roman" w:hAnsi="Times New Roman" w:cs="Times New Roman"/>
          <w:i/>
        </w:rPr>
        <w:t>.</w:t>
      </w:r>
      <w:r w:rsidRPr="00D753AC">
        <w:rPr>
          <w:rFonts w:ascii="Times New Roman" w:eastAsia="Times New Roman" w:hAnsi="Times New Roman" w:cs="Times New Roman"/>
          <w:i/>
          <w:spacing w:val="1"/>
        </w:rPr>
        <w:t xml:space="preserve"> </w:t>
      </w:r>
      <w:r w:rsidRPr="00D753AC">
        <w:rPr>
          <w:rFonts w:ascii="Times New Roman" w:eastAsia="Times New Roman" w:hAnsi="Times New Roman" w:cs="Times New Roman"/>
        </w:rPr>
        <w:t>Analyses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and</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figures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this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manuscript</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were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drafted</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RMarkdown.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RMarkdown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scripts</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are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available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on</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the</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corresponding</w:t>
      </w:r>
      <w:r w:rsidRPr="00D753AC">
        <w:rPr>
          <w:rFonts w:ascii="Times New Roman" w:eastAsia="Times New Roman" w:hAnsi="Times New Roman" w:cs="Times New Roman"/>
          <w:spacing w:val="-3"/>
        </w:rPr>
        <w:t xml:space="preserve"> </w:t>
      </w:r>
      <w:r w:rsidRPr="00D753AC">
        <w:rPr>
          <w:rFonts w:ascii="Times New Roman" w:eastAsia="Times New Roman" w:hAnsi="Times New Roman" w:cs="Times New Roman"/>
        </w:rPr>
        <w:t>author’s</w:t>
      </w:r>
      <w:r w:rsidRPr="00D753AC">
        <w:rPr>
          <w:rFonts w:ascii="Times New Roman" w:eastAsia="Times New Roman" w:hAnsi="Times New Roman" w:cs="Times New Roman"/>
          <w:w w:val="99"/>
        </w:rPr>
        <w:t xml:space="preserve"> </w:t>
      </w:r>
      <w:r w:rsidRPr="00D753AC">
        <w:rPr>
          <w:rFonts w:ascii="Times New Roman" w:eastAsia="Times New Roman" w:hAnsi="Times New Roman" w:cs="Times New Roman"/>
        </w:rPr>
        <w:t>GitHub</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page.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All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data</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used</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in</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this</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manuscript</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are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publicly</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available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on</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local,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state</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or</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federal</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data</w:t>
      </w:r>
      <w:r w:rsidRPr="00D753AC">
        <w:rPr>
          <w:rFonts w:ascii="Times New Roman" w:eastAsia="Times New Roman" w:hAnsi="Times New Roman" w:cs="Times New Roman"/>
          <w:spacing w:val="-4"/>
        </w:rPr>
        <w:t xml:space="preserve"> </w:t>
      </w:r>
      <w:r w:rsidRPr="00D753AC">
        <w:rPr>
          <w:rFonts w:ascii="Times New Roman" w:eastAsia="Times New Roman" w:hAnsi="Times New Roman" w:cs="Times New Roman"/>
        </w:rPr>
        <w:t>portals.</w:t>
      </w: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
    </w:p>
    <w:p w:rsidR="002153D1" w:rsidRPr="00D753AC" w:rsidRDefault="002153D1">
      <w:pPr>
        <w:spacing w:before="7"/>
        <w:ind w:left="173"/>
        <w:rPr>
          <w:rFonts w:ascii="Times New Roman" w:eastAsia="Times New Roman" w:hAnsi="Times New Roman" w:cs="Times New Roman"/>
        </w:rPr>
        <w:pPrChange w:id="8073" w:author="Claire Kouba" w:date="2023-09-12T16:52:00Z">
          <w:pPr>
            <w:spacing w:before="6"/>
            <w:ind w:left="173"/>
          </w:pPr>
        </w:pPrChange>
      </w:pPr>
    </w:p>
    <w:p w:rsidR="002153D1" w:rsidRPr="00D753AC" w:rsidRDefault="002573FA">
      <w:pPr>
        <w:ind w:left="173" w:right="541"/>
        <w:rPr>
          <w:rFonts w:ascii="Times New Roman" w:eastAsia="Times New Roman" w:hAnsi="Times New Roman" w:cs="Times New Roman"/>
        </w:rPr>
        <w:pPrChange w:id="8074" w:author="Claire Kouba" w:date="2023-09-12T16:52:00Z">
          <w:pPr>
            <w:ind w:left="173"/>
          </w:pPr>
        </w:pPrChange>
      </w:pPr>
      <w:ins w:id="8075"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The authors declare no competing</w:t>
      </w:r>
      <w:r w:rsidRPr="00D753AC">
        <w:rPr>
          <w:rFonts w:ascii="Times New Roman" w:hAnsi="Times New Roman" w:cs="Times New Roman"/>
          <w:spacing w:val="-8"/>
          <w:rPrChange w:id="8076" w:author="Claire Kouba" w:date="2023-09-12T16:52:00Z">
            <w:rPr>
              <w:rFonts w:ascii="Times New Roman" w:hAnsi="Times New Roman"/>
              <w:spacing w:val="-16"/>
              <w:sz w:val="20"/>
            </w:rPr>
          </w:rPrChange>
        </w:rPr>
        <w:t xml:space="preserve"> </w:t>
      </w:r>
      <w:r w:rsidRPr="00D753AC">
        <w:rPr>
          <w:rFonts w:ascii="Times New Roman" w:hAnsi="Times New Roman" w:cs="Times New Roman"/>
        </w:rPr>
        <w:t>interests.</w:t>
      </w: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
    </w:p>
    <w:p w:rsidR="002153D1" w:rsidRPr="00D753AC" w:rsidRDefault="002153D1">
      <w:pPr>
        <w:ind w:left="173"/>
        <w:rPr>
          <w:rFonts w:ascii="Times New Roman" w:eastAsia="Times New Roman" w:hAnsi="Times New Roman" w:cs="Times New Roman"/>
        </w:rPr>
      </w:pPr>
    </w:p>
    <w:p w:rsidR="002153D1" w:rsidRPr="00D753AC" w:rsidRDefault="002573FA" w:rsidP="00D753AC">
      <w:pPr>
        <w:spacing w:before="148"/>
        <w:ind w:left="173" w:right="541"/>
        <w:rPr>
          <w:ins w:id="8077" w:author="Claire Kouba" w:date="2023-09-12T16:52:00Z"/>
          <w:rFonts w:ascii="Times New Roman" w:eastAsia="Times New Roman" w:hAnsi="Times New Roman" w:cs="Times New Roman"/>
        </w:rPr>
      </w:pPr>
      <w:ins w:id="8078" w:author="Claire Kouba" w:date="2023-09-12T16:52:00Z">
        <w:r w:rsidRPr="00D753AC">
          <w:rPr>
            <w:rFonts w:ascii="Times New Roman" w:hAnsi="Times New Roman" w:cs="Times New Roman"/>
            <w:i/>
          </w:rPr>
          <w:t xml:space="preserve">. </w:t>
        </w:r>
      </w:ins>
      <w:r w:rsidRPr="00D753AC">
        <w:rPr>
          <w:rFonts w:ascii="Times New Roman" w:hAnsi="Times New Roman" w:cs="Times New Roman"/>
        </w:rPr>
        <w:t>This manuscript emerged from dissertation work funded by Siskiyou County SGMA planning grants, with funding from California</w:t>
      </w:r>
      <w:r w:rsidRPr="00D753AC">
        <w:rPr>
          <w:rFonts w:ascii="Times New Roman" w:hAnsi="Times New Roman" w:cs="Times New Roman"/>
          <w:spacing w:val="1"/>
          <w:rPrChange w:id="8079" w:author="Claire Kouba" w:date="2023-09-12T16:52:00Z">
            <w:rPr>
              <w:rFonts w:ascii="Times New Roman" w:hAnsi="Times New Roman"/>
              <w:sz w:val="20"/>
            </w:rPr>
          </w:rPrChange>
        </w:rPr>
        <w:t xml:space="preserve"> </w:t>
      </w:r>
      <w:r w:rsidRPr="00D753AC">
        <w:rPr>
          <w:rFonts w:ascii="Times New Roman" w:hAnsi="Times New Roman" w:cs="Times New Roman"/>
        </w:rPr>
        <w:t>water</w:t>
      </w:r>
      <w:r w:rsidRPr="00D753AC">
        <w:rPr>
          <w:rFonts w:ascii="Times New Roman" w:hAnsi="Times New Roman" w:cs="Times New Roman"/>
          <w:w w:val="99"/>
        </w:rPr>
        <w:t xml:space="preserve"> </w:t>
      </w:r>
      <w:r w:rsidRPr="00D753AC">
        <w:rPr>
          <w:rFonts w:ascii="Times New Roman" w:hAnsi="Times New Roman" w:cs="Times New Roman"/>
        </w:rPr>
        <w:t>bonds.</w:t>
      </w:r>
    </w:p>
    <w:p w:rsidR="002153D1" w:rsidRPr="00D753AC" w:rsidRDefault="002153D1" w:rsidP="00D753AC">
      <w:pPr>
        <w:ind w:left="173"/>
        <w:rPr>
          <w:ins w:id="8080" w:author="Claire Kouba" w:date="2023-09-12T16:52:00Z"/>
          <w:rFonts w:ascii="Times New Roman" w:eastAsia="Times New Roman" w:hAnsi="Times New Roman" w:cs="Times New Roman"/>
        </w:rPr>
        <w:sectPr w:rsidR="002153D1" w:rsidRPr="00D753AC">
          <w:type w:val="continuous"/>
          <w:pgSz w:w="11910" w:h="13610"/>
          <w:pgMar w:top="1100" w:right="0" w:bottom="880" w:left="820" w:header="720" w:footer="720" w:gutter="0"/>
          <w:cols w:space="720"/>
        </w:sectPr>
      </w:pPr>
    </w:p>
    <w:p w:rsidR="002153D1" w:rsidRPr="00D753AC" w:rsidRDefault="00251C7A" w:rsidP="00D753AC">
      <w:pPr>
        <w:spacing w:before="104"/>
        <w:ind w:left="173"/>
        <w:rPr>
          <w:ins w:id="8081" w:author="Claire Kouba" w:date="2023-09-12T16:52:00Z"/>
          <w:rFonts w:ascii="Times New Roman" w:eastAsia="Arial" w:hAnsi="Times New Roman" w:cs="Times New Roman"/>
        </w:rPr>
      </w:pPr>
      <w:ins w:id="8082" w:author="Claire Kouba" w:date="2023-09-12T16:52:00Z">
        <w:r w:rsidRPr="00D753AC">
          <w:rPr>
            <w:rFonts w:ascii="Times New Roman" w:hAnsi="Times New Roman" w:cs="Times New Roman"/>
            <w:noProof/>
          </w:rPr>
          <mc:AlternateContent>
            <mc:Choice Requires="wps">
              <w:drawing>
                <wp:anchor distT="0" distB="0" distL="114300" distR="114300" simplePos="0" relativeHeight="2296" behindDoc="0" locked="0" layoutInCell="1" allowOverlap="1">
                  <wp:simplePos x="0" y="0"/>
                  <wp:positionH relativeFrom="page">
                    <wp:posOffset>614045</wp:posOffset>
                  </wp:positionH>
                  <wp:positionV relativeFrom="paragraph">
                    <wp:posOffset>330835</wp:posOffset>
                  </wp:positionV>
                  <wp:extent cx="161925" cy="623570"/>
                  <wp:effectExtent l="4445" t="0" r="0" b="0"/>
                  <wp:wrapNone/>
                  <wp:docPr id="20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623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083" w:author="Claire Kouba" w:date="2023-09-12T16:52:00Z"/>
                                  <w:rFonts w:ascii="Arial" w:eastAsia="Arial" w:hAnsi="Arial" w:cs="Arial"/>
                                  <w:sz w:val="21"/>
                                  <w:szCs w:val="21"/>
                                </w:rPr>
                              </w:pPr>
                              <w:ins w:id="8084" w:author="Claire Kouba" w:date="2023-09-12T16:52:00Z">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198" type="#_x0000_t202" style="position:absolute;left:0;text-align:left;margin-left:48.35pt;margin-top:26.05pt;width:12.75pt;height:49.1pt;z-index:2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" filled="f" stroked="f">
                  <v:textbox style="layout-flow:vertical;mso-layout-flow-alt:bottom-to-top" inset="0,0,0,0">
                    <w:txbxContent>
                      <w:p w:rsidR="00AA7750" w:rsidRDefault="00AA7750">
                        <w:pPr>
                          <w:spacing w:line="238" w:lineRule="exact"/>
                          <w:ind w:left="20"/>
                          <w:rPr>
                            <w:ins w:id="8085" w:author="Claire Kouba" w:date="2023-09-12T16:52:00Z"/>
                            <w:rFonts w:ascii="Arial" w:eastAsia="Arial" w:hAnsi="Arial" w:cs="Arial"/>
                            <w:sz w:val="21"/>
                            <w:szCs w:val="21"/>
                          </w:rPr>
                        </w:pPr>
                        <w:ins w:id="8086" w:author="Claire Kouba" w:date="2023-09-12T16:52:00Z">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392" behindDoc="0" locked="0" layoutInCell="1" allowOverlap="1">
                  <wp:simplePos x="0" y="0"/>
                  <wp:positionH relativeFrom="page">
                    <wp:posOffset>939165</wp:posOffset>
                  </wp:positionH>
                  <wp:positionV relativeFrom="paragraph">
                    <wp:posOffset>401320</wp:posOffset>
                  </wp:positionV>
                  <wp:extent cx="161925" cy="177165"/>
                  <wp:effectExtent l="0" t="1270" r="3810" b="2540"/>
                  <wp:wrapNone/>
                  <wp:docPr id="200"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087" w:author="Claire Kouba" w:date="2023-09-12T16:52:00Z"/>
                                  <w:rFonts w:ascii="Arial" w:eastAsia="Arial" w:hAnsi="Arial" w:cs="Arial"/>
                                  <w:sz w:val="21"/>
                                  <w:szCs w:val="21"/>
                                </w:rPr>
                              </w:pPr>
                              <w:ins w:id="8088" w:author="Claire Kouba" w:date="2023-09-12T16:52:00Z">
                                <w:r>
                                  <w:rPr>
                                    <w:rFonts w:ascii="Arial"/>
                                    <w:w w:val="102"/>
                                    <w:sz w:val="21"/>
                                  </w:rPr>
                                  <w:t>50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199" type="#_x0000_t202" style="position:absolute;left:0;text-align:left;margin-left:73.95pt;margin-top:31.6pt;width:12.75pt;height:13.95pt;z-index:2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" filled="f" stroked="f">
                  <v:textbox style="layout-flow:vertical;mso-layout-flow-alt:bottom-to-top" inset="0,0,0,0">
                    <w:txbxContent>
                      <w:p w:rsidR="00AA7750" w:rsidRDefault="00AA7750">
                        <w:pPr>
                          <w:spacing w:line="238" w:lineRule="exact"/>
                          <w:ind w:left="20"/>
                          <w:rPr>
                            <w:ins w:id="8089" w:author="Claire Kouba" w:date="2023-09-12T16:52:00Z"/>
                            <w:rFonts w:ascii="Arial" w:eastAsia="Arial" w:hAnsi="Arial" w:cs="Arial"/>
                            <w:sz w:val="21"/>
                            <w:szCs w:val="21"/>
                          </w:rPr>
                        </w:pPr>
                        <w:ins w:id="8090" w:author="Claire Kouba" w:date="2023-09-12T16:52:00Z">
                          <w:r>
                            <w:rPr>
                              <w:rFonts w:ascii="Arial"/>
                              <w:w w:val="102"/>
                              <w:sz w:val="21"/>
                            </w:rPr>
                            <w:t>50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536" behindDoc="0" locked="0" layoutInCell="1" allowOverlap="1">
                  <wp:simplePos x="0" y="0"/>
                  <wp:positionH relativeFrom="page">
                    <wp:posOffset>4125595</wp:posOffset>
                  </wp:positionH>
                  <wp:positionV relativeFrom="paragraph">
                    <wp:posOffset>444500</wp:posOffset>
                  </wp:positionV>
                  <wp:extent cx="161925" cy="101600"/>
                  <wp:effectExtent l="1270" t="0" r="0" b="0"/>
                  <wp:wrapNone/>
                  <wp:docPr id="199"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091" w:author="Claire Kouba" w:date="2023-09-12T16:52:00Z"/>
                                  <w:rFonts w:ascii="Arial" w:eastAsia="Arial" w:hAnsi="Arial" w:cs="Arial"/>
                                  <w:sz w:val="21"/>
                                  <w:szCs w:val="21"/>
                                </w:rPr>
                              </w:pPr>
                              <w:ins w:id="8092"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00" type="#_x0000_t202" style="position:absolute;left:0;text-align:left;margin-left:324.85pt;margin-top:35pt;width:12.75pt;height:8pt;z-index:2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" filled="f" stroked="f">
                  <v:textbox style="layout-flow:vertical;mso-layout-flow-alt:bottom-to-top" inset="0,0,0,0">
                    <w:txbxContent>
                      <w:p w:rsidR="00AA7750" w:rsidRDefault="00AA7750">
                        <w:pPr>
                          <w:spacing w:line="238" w:lineRule="exact"/>
                          <w:ind w:left="20"/>
                          <w:rPr>
                            <w:ins w:id="8093" w:author="Claire Kouba" w:date="2023-09-12T16:52:00Z"/>
                            <w:rFonts w:ascii="Arial" w:eastAsia="Arial" w:hAnsi="Arial" w:cs="Arial"/>
                            <w:sz w:val="21"/>
                            <w:szCs w:val="21"/>
                          </w:rPr>
                        </w:pPr>
                        <w:ins w:id="8094" w:author="Claire Kouba" w:date="2023-09-12T16:52:00Z">
                          <w:r>
                            <w:rPr>
                              <w:rFonts w:ascii="Arial"/>
                              <w:w w:val="102"/>
                              <w:sz w:val="21"/>
                            </w:rPr>
                            <w:t>2</w:t>
                          </w:r>
                        </w:ins>
                      </w:p>
                    </w:txbxContent>
                  </v:textbox>
                  <w10:wrap anchorx="page"/>
                </v:shape>
              </w:pict>
            </mc:Fallback>
          </mc:AlternateContent>
        </w:r>
        <w:r w:rsidR="002573FA" w:rsidRPr="00D753AC">
          <w:rPr>
            <w:rFonts w:ascii="Times New Roman" w:hAnsi="Times New Roman" w:cs="Times New Roman"/>
            <w:w w:val="105"/>
          </w:rPr>
          <w:t>Residuals vs</w:t>
        </w:r>
        <w:r w:rsidR="002573FA" w:rsidRPr="00D753AC">
          <w:rPr>
            <w:rFonts w:ascii="Times New Roman" w:hAnsi="Times New Roman" w:cs="Times New Roman"/>
            <w:spacing w:val="-44"/>
            <w:w w:val="105"/>
          </w:rPr>
          <w:t xml:space="preserve"> </w:t>
        </w:r>
        <w:r w:rsidR="002573FA" w:rsidRPr="00D753AC">
          <w:rPr>
            <w:rFonts w:ascii="Times New Roman" w:hAnsi="Times New Roman" w:cs="Times New Roman"/>
            <w:w w:val="105"/>
          </w:rPr>
          <w:t>Fitted</w:t>
        </w:r>
      </w:ins>
    </w:p>
    <w:p w:rsidR="002153D1" w:rsidRPr="00D753AC" w:rsidRDefault="002573FA" w:rsidP="00D753AC">
      <w:pPr>
        <w:spacing w:before="104"/>
        <w:ind w:left="173" w:right="194"/>
        <w:rPr>
          <w:ins w:id="8095" w:author="Claire Kouba" w:date="2023-09-12T16:52:00Z"/>
          <w:rFonts w:ascii="Times New Roman" w:eastAsia="Arial" w:hAnsi="Times New Roman" w:cs="Times New Roman"/>
        </w:rPr>
      </w:pPr>
      <w:ins w:id="8096" w:author="Claire Kouba" w:date="2023-09-12T16:52:00Z">
        <w:r w:rsidRPr="00D753AC">
          <w:rPr>
            <w:rFonts w:ascii="Times New Roman" w:hAnsi="Times New Roman" w:cs="Times New Roman"/>
            <w:w w:val="105"/>
          </w:rPr>
          <w:br w:type="column"/>
        </w:r>
        <w:r w:rsidRPr="00D753AC">
          <w:rPr>
            <w:rFonts w:ascii="Times New Roman" w:eastAsia="Arial" w:hAnsi="Times New Roman" w:cs="Times New Roman"/>
            <w:w w:val="105"/>
          </w:rPr>
          <w:t>Normal</w:t>
        </w:r>
        <w:r w:rsidRPr="00D753AC">
          <w:rPr>
            <w:rFonts w:ascii="Times New Roman" w:eastAsia="Arial" w:hAnsi="Times New Roman" w:cs="Times New Roman"/>
            <w:spacing w:val="-24"/>
            <w:w w:val="105"/>
          </w:rPr>
          <w:t xml:space="preserve"> </w:t>
        </w:r>
        <w:r w:rsidRPr="00D753AC">
          <w:rPr>
            <w:rFonts w:ascii="Times New Roman" w:eastAsia="Arial" w:hAnsi="Times New Roman" w:cs="Times New Roman"/>
            <w:w w:val="105"/>
          </w:rPr>
          <w:t>Q−Q</w:t>
        </w:r>
      </w:ins>
    </w:p>
    <w:p w:rsidR="002153D1" w:rsidRPr="00D753AC" w:rsidRDefault="002153D1" w:rsidP="00D753AC">
      <w:pPr>
        <w:ind w:left="173"/>
        <w:rPr>
          <w:ins w:id="8097" w:author="Claire Kouba" w:date="2023-09-12T16:52:00Z"/>
          <w:rFonts w:ascii="Times New Roman" w:eastAsia="Arial" w:hAnsi="Times New Roman" w:cs="Times New Roman"/>
        </w:rPr>
        <w:sectPr w:rsidR="002153D1" w:rsidRPr="00D753AC">
          <w:pgSz w:w="11910" w:h="13610"/>
          <w:pgMar w:top="1260" w:right="0" w:bottom="880" w:left="340" w:header="0" w:footer="689" w:gutter="0"/>
          <w:cols w:num="2" w:space="720" w:equalWidth="0">
            <w:col w:w="4442" w:space="933"/>
            <w:col w:w="6195"/>
          </w:cols>
        </w:sectPr>
      </w:pPr>
    </w:p>
    <w:p w:rsidR="002153D1" w:rsidRPr="00D753AC" w:rsidRDefault="002153D1" w:rsidP="00D753AC">
      <w:pPr>
        <w:spacing w:before="8"/>
        <w:ind w:left="173"/>
        <w:rPr>
          <w:ins w:id="8098" w:author="Claire Kouba" w:date="2023-09-12T16:52:00Z"/>
          <w:rFonts w:ascii="Times New Roman" w:eastAsia="Arial" w:hAnsi="Times New Roman" w:cs="Times New Roman"/>
        </w:rPr>
      </w:pPr>
    </w:p>
    <w:p w:rsidR="002153D1" w:rsidRPr="00D753AC" w:rsidRDefault="00251C7A" w:rsidP="00D753AC">
      <w:pPr>
        <w:pStyle w:val="BodyText"/>
        <w:tabs>
          <w:tab w:val="left" w:pos="6521"/>
        </w:tabs>
        <w:ind w:left="173"/>
        <w:rPr>
          <w:ins w:id="8099" w:author="Claire Kouba" w:date="2023-09-12T16:52:00Z"/>
          <w:rFonts w:eastAsia="Arial" w:cs="Times New Roman"/>
          <w:sz w:val="22"/>
          <w:szCs w:val="22"/>
        </w:rPr>
      </w:pPr>
      <w:ins w:id="8100" w:author="Claire Kouba" w:date="2023-09-12T16:52:00Z">
        <w:r w:rsidRPr="00D753AC">
          <w:rPr>
            <w:rFonts w:cs="Times New Roman"/>
            <w:noProof/>
            <w:position w:val="-24"/>
            <w:sz w:val="22"/>
            <w:szCs w:val="22"/>
          </w:rPr>
          <mc:AlternateContent>
            <mc:Choice Requires="wpg">
              <w:drawing>
                <wp:inline distT="0" distB="0" distL="0" distR="0">
                  <wp:extent cx="2268855" cy="800735"/>
                  <wp:effectExtent l="2540" t="3810" r="5080" b="5080"/>
                  <wp:docPr id="158"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wpg:grpSp>
                          <wpg:cNvPr id="159" name="Group 181"/>
                          <wpg:cNvGrpSpPr>
                            <a:grpSpLocks/>
                          </wpg:cNvGrpSpPr>
                          <wpg:grpSpPr bwMode="auto">
                            <a:xfrm>
                              <a:off x="518" y="1124"/>
                              <a:ext cx="2582" cy="2"/>
                              <a:chOff x="518" y="1124"/>
                              <a:chExt cx="2582" cy="2"/>
                            </a:xfrm>
                          </wpg:grpSpPr>
                          <wps:wsp>
                            <wps:cNvPr id="160" name="Freeform 182"/>
                            <wps:cNvSpPr>
                              <a:spLocks/>
                            </wps:cNvSpPr>
                            <wps:spPr bwMode="auto">
                              <a:xfrm>
                                <a:off x="518" y="1124"/>
                                <a:ext cx="2582" cy="2"/>
                              </a:xfrm>
                              <a:custGeom>
                                <a:avLst/>
                                <a:gdLst>
                                  <a:gd name="T0" fmla="+- 0 518 518"/>
                                  <a:gd name="T1" fmla="*/ T0 w 2582"/>
                                  <a:gd name="T2" fmla="+- 0 3100 518"/>
                                  <a:gd name="T3" fmla="*/ T2 w 2582"/>
                                </a:gdLst>
                                <a:ahLst/>
                                <a:cxnLst>
                                  <a:cxn ang="0">
                                    <a:pos x="T1" y="0"/>
                                  </a:cxn>
                                  <a:cxn ang="0">
                                    <a:pos x="T3" y="0"/>
                                  </a:cxn>
                                </a:cxnLst>
                                <a:rect l="0" t="0" r="r" b="b"/>
                                <a:pathLst>
                                  <a:path w="2582">
                                    <a:moveTo>
                                      <a:pt x="0" y="0"/>
                                    </a:moveTo>
                                    <a:lnTo>
                                      <a:pt x="2582"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1" name="Group 179"/>
                          <wpg:cNvGrpSpPr>
                            <a:grpSpLocks/>
                          </wpg:cNvGrpSpPr>
                          <wpg:grpSpPr bwMode="auto">
                            <a:xfrm>
                              <a:off x="518" y="1124"/>
                              <a:ext cx="2" cy="129"/>
                              <a:chOff x="518" y="1124"/>
                              <a:chExt cx="2" cy="129"/>
                            </a:xfrm>
                          </wpg:grpSpPr>
                          <wps:wsp>
                            <wps:cNvPr id="162" name="Freeform 180"/>
                            <wps:cNvSpPr>
                              <a:spLocks/>
                            </wps:cNvSpPr>
                            <wps:spPr bwMode="auto">
                              <a:xfrm>
                                <a:off x="518"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177"/>
                          <wpg:cNvGrpSpPr>
                            <a:grpSpLocks/>
                          </wpg:cNvGrpSpPr>
                          <wpg:grpSpPr bwMode="auto">
                            <a:xfrm>
                              <a:off x="1164" y="1124"/>
                              <a:ext cx="2" cy="129"/>
                              <a:chOff x="1164" y="1124"/>
                              <a:chExt cx="2" cy="129"/>
                            </a:xfrm>
                          </wpg:grpSpPr>
                          <wps:wsp>
                            <wps:cNvPr id="164" name="Freeform 178"/>
                            <wps:cNvSpPr>
                              <a:spLocks/>
                            </wps:cNvSpPr>
                            <wps:spPr bwMode="auto">
                              <a:xfrm>
                                <a:off x="116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5" name="Group 175"/>
                          <wpg:cNvGrpSpPr>
                            <a:grpSpLocks/>
                          </wpg:cNvGrpSpPr>
                          <wpg:grpSpPr bwMode="auto">
                            <a:xfrm>
                              <a:off x="1809" y="1124"/>
                              <a:ext cx="2" cy="129"/>
                              <a:chOff x="1809" y="1124"/>
                              <a:chExt cx="2" cy="129"/>
                            </a:xfrm>
                          </wpg:grpSpPr>
                          <wps:wsp>
                            <wps:cNvPr id="166" name="Freeform 176"/>
                            <wps:cNvSpPr>
                              <a:spLocks/>
                            </wps:cNvSpPr>
                            <wps:spPr bwMode="auto">
                              <a:xfrm>
                                <a:off x="1809"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7" name="Group 173"/>
                          <wpg:cNvGrpSpPr>
                            <a:grpSpLocks/>
                          </wpg:cNvGrpSpPr>
                          <wpg:grpSpPr bwMode="auto">
                            <a:xfrm>
                              <a:off x="2455" y="1124"/>
                              <a:ext cx="2" cy="129"/>
                              <a:chOff x="2455" y="1124"/>
                              <a:chExt cx="2" cy="129"/>
                            </a:xfrm>
                          </wpg:grpSpPr>
                          <wps:wsp>
                            <wps:cNvPr id="168" name="Freeform 174"/>
                            <wps:cNvSpPr>
                              <a:spLocks/>
                            </wps:cNvSpPr>
                            <wps:spPr bwMode="auto">
                              <a:xfrm>
                                <a:off x="2455"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9" name="Group 171"/>
                          <wpg:cNvGrpSpPr>
                            <a:grpSpLocks/>
                          </wpg:cNvGrpSpPr>
                          <wpg:grpSpPr bwMode="auto">
                            <a:xfrm>
                              <a:off x="3100" y="1124"/>
                              <a:ext cx="2" cy="129"/>
                              <a:chOff x="3100" y="1124"/>
                              <a:chExt cx="2" cy="129"/>
                            </a:xfrm>
                          </wpg:grpSpPr>
                          <wps:wsp>
                            <wps:cNvPr id="170" name="Freeform 172"/>
                            <wps:cNvSpPr>
                              <a:spLocks/>
                            </wps:cNvSpPr>
                            <wps:spPr bwMode="auto">
                              <a:xfrm>
                                <a:off x="310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 name="Group 169"/>
                          <wpg:cNvGrpSpPr>
                            <a:grpSpLocks/>
                          </wpg:cNvGrpSpPr>
                          <wpg:grpSpPr bwMode="auto">
                            <a:xfrm>
                              <a:off x="136" y="325"/>
                              <a:ext cx="2" cy="717"/>
                              <a:chOff x="136" y="325"/>
                              <a:chExt cx="2" cy="717"/>
                            </a:xfrm>
                          </wpg:grpSpPr>
                          <wps:wsp>
                            <wps:cNvPr id="172" name="Freeform 170"/>
                            <wps:cNvSpPr>
                              <a:spLocks/>
                            </wps:cNvSpPr>
                            <wps:spPr bwMode="auto">
                              <a:xfrm>
                                <a:off x="136" y="325"/>
                                <a:ext cx="2" cy="717"/>
                              </a:xfrm>
                              <a:custGeom>
                                <a:avLst/>
                                <a:gdLst>
                                  <a:gd name="T0" fmla="+- 0 1042 325"/>
                                  <a:gd name="T1" fmla="*/ 1042 h 717"/>
                                  <a:gd name="T2" fmla="+- 0 325 325"/>
                                  <a:gd name="T3" fmla="*/ 325 h 717"/>
                                </a:gdLst>
                                <a:ahLst/>
                                <a:cxnLst>
                                  <a:cxn ang="0">
                                    <a:pos x="0" y="T1"/>
                                  </a:cxn>
                                  <a:cxn ang="0">
                                    <a:pos x="0" y="T3"/>
                                  </a:cxn>
                                </a:cxnLst>
                                <a:rect l="0" t="0" r="r" b="b"/>
                                <a:pathLst>
                                  <a:path h="717">
                                    <a:moveTo>
                                      <a:pt x="0" y="717"/>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3" name="Group 167"/>
                          <wpg:cNvGrpSpPr>
                            <a:grpSpLocks/>
                          </wpg:cNvGrpSpPr>
                          <wpg:grpSpPr bwMode="auto">
                            <a:xfrm>
                              <a:off x="8" y="1042"/>
                              <a:ext cx="128" cy="2"/>
                              <a:chOff x="8" y="1042"/>
                              <a:chExt cx="128" cy="2"/>
                            </a:xfrm>
                          </wpg:grpSpPr>
                          <wps:wsp>
                            <wps:cNvPr id="174" name="Freeform 168"/>
                            <wps:cNvSpPr>
                              <a:spLocks/>
                            </wps:cNvSpPr>
                            <wps:spPr bwMode="auto">
                              <a:xfrm>
                                <a:off x="8" y="1042"/>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5" name="Group 165"/>
                          <wpg:cNvGrpSpPr>
                            <a:grpSpLocks/>
                          </wpg:cNvGrpSpPr>
                          <wpg:grpSpPr bwMode="auto">
                            <a:xfrm>
                              <a:off x="8" y="683"/>
                              <a:ext cx="128" cy="2"/>
                              <a:chOff x="8" y="683"/>
                              <a:chExt cx="128" cy="2"/>
                            </a:xfrm>
                          </wpg:grpSpPr>
                          <wps:wsp>
                            <wps:cNvPr id="176" name="Freeform 166"/>
                            <wps:cNvSpPr>
                              <a:spLocks/>
                            </wps:cNvSpPr>
                            <wps:spPr bwMode="auto">
                              <a:xfrm>
                                <a:off x="8" y="683"/>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 name="Group 163"/>
                          <wpg:cNvGrpSpPr>
                            <a:grpSpLocks/>
                          </wpg:cNvGrpSpPr>
                          <wpg:grpSpPr bwMode="auto">
                            <a:xfrm>
                              <a:off x="8" y="325"/>
                              <a:ext cx="128" cy="2"/>
                              <a:chOff x="8" y="325"/>
                              <a:chExt cx="128" cy="2"/>
                            </a:xfrm>
                          </wpg:grpSpPr>
                          <wps:wsp>
                            <wps:cNvPr id="178" name="Freeform 164"/>
                            <wps:cNvSpPr>
                              <a:spLocks/>
                            </wps:cNvSpPr>
                            <wps:spPr bwMode="auto">
                              <a:xfrm>
                                <a:off x="8" y="325"/>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 name="Group 160"/>
                          <wpg:cNvGrpSpPr>
                            <a:grpSpLocks/>
                          </wpg:cNvGrpSpPr>
                          <wpg:grpSpPr bwMode="auto">
                            <a:xfrm>
                              <a:off x="136" y="8"/>
                              <a:ext cx="3429" cy="1116"/>
                              <a:chOff x="136" y="8"/>
                              <a:chExt cx="3429" cy="1116"/>
                            </a:xfrm>
                          </wpg:grpSpPr>
                          <wps:wsp>
                            <wps:cNvPr id="180" name="Freeform 162"/>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1" name="Picture 1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728" y="65"/>
                                <a:ext cx="2763"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2" name="Group 158"/>
                          <wpg:cNvGrpSpPr>
                            <a:grpSpLocks/>
                          </wpg:cNvGrpSpPr>
                          <wpg:grpSpPr bwMode="auto">
                            <a:xfrm>
                              <a:off x="245" y="730"/>
                              <a:ext cx="94" cy="96"/>
                              <a:chOff x="245" y="730"/>
                              <a:chExt cx="94" cy="96"/>
                            </a:xfrm>
                          </wpg:grpSpPr>
                          <wps:wsp>
                            <wps:cNvPr id="183" name="Freeform 159"/>
                            <wps:cNvSpPr>
                              <a:spLocks/>
                            </wps:cNvSpPr>
                            <wps:spPr bwMode="auto">
                              <a:xfrm>
                                <a:off x="245" y="730"/>
                                <a:ext cx="94" cy="96"/>
                              </a:xfrm>
                              <a:custGeom>
                                <a:avLst/>
                                <a:gdLst>
                                  <a:gd name="T0" fmla="+- 0 245 245"/>
                                  <a:gd name="T1" fmla="*/ T0 w 94"/>
                                  <a:gd name="T2" fmla="+- 0 777 730"/>
                                  <a:gd name="T3" fmla="*/ 777 h 96"/>
                                  <a:gd name="T4" fmla="+- 0 251 245"/>
                                  <a:gd name="T5" fmla="*/ T4 w 94"/>
                                  <a:gd name="T6" fmla="+- 0 755 730"/>
                                  <a:gd name="T7" fmla="*/ 755 h 96"/>
                                  <a:gd name="T8" fmla="+- 0 264 245"/>
                                  <a:gd name="T9" fmla="*/ T8 w 94"/>
                                  <a:gd name="T10" fmla="+- 0 739 730"/>
                                  <a:gd name="T11" fmla="*/ 739 h 96"/>
                                  <a:gd name="T12" fmla="+- 0 284 245"/>
                                  <a:gd name="T13" fmla="*/ T12 w 94"/>
                                  <a:gd name="T14" fmla="+- 0 730 730"/>
                                  <a:gd name="T15" fmla="*/ 730 h 96"/>
                                  <a:gd name="T16" fmla="+- 0 310 245"/>
                                  <a:gd name="T17" fmla="*/ T16 w 94"/>
                                  <a:gd name="T18" fmla="+- 0 734 730"/>
                                  <a:gd name="T19" fmla="*/ 734 h 96"/>
                                  <a:gd name="T20" fmla="+- 0 328 245"/>
                                  <a:gd name="T21" fmla="*/ T20 w 94"/>
                                  <a:gd name="T22" fmla="+- 0 745 730"/>
                                  <a:gd name="T23" fmla="*/ 745 h 96"/>
                                  <a:gd name="T24" fmla="+- 0 339 245"/>
                                  <a:gd name="T25" fmla="*/ T24 w 94"/>
                                  <a:gd name="T26" fmla="+- 0 762 730"/>
                                  <a:gd name="T27" fmla="*/ 762 h 96"/>
                                  <a:gd name="T28" fmla="+- 0 337 245"/>
                                  <a:gd name="T29" fmla="*/ T28 w 94"/>
                                  <a:gd name="T30" fmla="+- 0 789 730"/>
                                  <a:gd name="T31" fmla="*/ 789 h 96"/>
                                  <a:gd name="T32" fmla="+- 0 327 245"/>
                                  <a:gd name="T33" fmla="*/ T32 w 94"/>
                                  <a:gd name="T34" fmla="+- 0 809 730"/>
                                  <a:gd name="T35" fmla="*/ 809 h 96"/>
                                  <a:gd name="T36" fmla="+- 0 313 245"/>
                                  <a:gd name="T37" fmla="*/ T36 w 94"/>
                                  <a:gd name="T38" fmla="+- 0 821 730"/>
                                  <a:gd name="T39" fmla="*/ 821 h 96"/>
                                  <a:gd name="T40" fmla="+- 0 294 245"/>
                                  <a:gd name="T41" fmla="*/ T40 w 94"/>
                                  <a:gd name="T42" fmla="+- 0 825 730"/>
                                  <a:gd name="T43" fmla="*/ 825 h 96"/>
                                  <a:gd name="T44" fmla="+- 0 272 245"/>
                                  <a:gd name="T45" fmla="*/ T44 w 94"/>
                                  <a:gd name="T46" fmla="+- 0 820 730"/>
                                  <a:gd name="T47" fmla="*/ 820 h 96"/>
                                  <a:gd name="T48" fmla="+- 0 256 245"/>
                                  <a:gd name="T49" fmla="*/ T48 w 94"/>
                                  <a:gd name="T50" fmla="+- 0 806 730"/>
                                  <a:gd name="T51" fmla="*/ 806 h 96"/>
                                  <a:gd name="T52" fmla="+- 0 246 245"/>
                                  <a:gd name="T53" fmla="*/ T52 w 94"/>
                                  <a:gd name="T54" fmla="+- 0 787 730"/>
                                  <a:gd name="T55" fmla="*/ 787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6" y="25"/>
                                    </a:lnTo>
                                    <a:lnTo>
                                      <a:pt x="19" y="9"/>
                                    </a:lnTo>
                                    <a:lnTo>
                                      <a:pt x="39" y="0"/>
                                    </a:lnTo>
                                    <a:lnTo>
                                      <a:pt x="65" y="4"/>
                                    </a:lnTo>
                                    <a:lnTo>
                                      <a:pt x="83" y="15"/>
                                    </a:lnTo>
                                    <a:lnTo>
                                      <a:pt x="94" y="32"/>
                                    </a:lnTo>
                                    <a:lnTo>
                                      <a:pt x="92" y="59"/>
                                    </a:lnTo>
                                    <a:lnTo>
                                      <a:pt x="82" y="79"/>
                                    </a:lnTo>
                                    <a:lnTo>
                                      <a:pt x="68" y="91"/>
                                    </a:lnTo>
                                    <a:lnTo>
                                      <a:pt x="49" y="95"/>
                                    </a:lnTo>
                                    <a:lnTo>
                                      <a:pt x="27" y="90"/>
                                    </a:lnTo>
                                    <a:lnTo>
                                      <a:pt x="11"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4" name="Group 156"/>
                          <wpg:cNvGrpSpPr>
                            <a:grpSpLocks/>
                          </wpg:cNvGrpSpPr>
                          <wpg:grpSpPr bwMode="auto">
                            <a:xfrm>
                              <a:off x="215" y="723"/>
                              <a:ext cx="94" cy="96"/>
                              <a:chOff x="215" y="723"/>
                              <a:chExt cx="94" cy="96"/>
                            </a:xfrm>
                          </wpg:grpSpPr>
                          <wps:wsp>
                            <wps:cNvPr id="185" name="Freeform 157"/>
                            <wps:cNvSpPr>
                              <a:spLocks/>
                            </wps:cNvSpPr>
                            <wps:spPr bwMode="auto">
                              <a:xfrm>
                                <a:off x="215" y="723"/>
                                <a:ext cx="94" cy="96"/>
                              </a:xfrm>
                              <a:custGeom>
                                <a:avLst/>
                                <a:gdLst>
                                  <a:gd name="T0" fmla="+- 0 215 215"/>
                                  <a:gd name="T1" fmla="*/ T0 w 94"/>
                                  <a:gd name="T2" fmla="+- 0 770 723"/>
                                  <a:gd name="T3" fmla="*/ 770 h 96"/>
                                  <a:gd name="T4" fmla="+- 0 220 215"/>
                                  <a:gd name="T5" fmla="*/ T4 w 94"/>
                                  <a:gd name="T6" fmla="+- 0 748 723"/>
                                  <a:gd name="T7" fmla="*/ 748 h 96"/>
                                  <a:gd name="T8" fmla="+- 0 234 215"/>
                                  <a:gd name="T9" fmla="*/ T8 w 94"/>
                                  <a:gd name="T10" fmla="+- 0 732 723"/>
                                  <a:gd name="T11" fmla="*/ 732 h 96"/>
                                  <a:gd name="T12" fmla="+- 0 254 215"/>
                                  <a:gd name="T13" fmla="*/ T12 w 94"/>
                                  <a:gd name="T14" fmla="+- 0 723 723"/>
                                  <a:gd name="T15" fmla="*/ 723 h 96"/>
                                  <a:gd name="T16" fmla="+- 0 279 215"/>
                                  <a:gd name="T17" fmla="*/ T16 w 94"/>
                                  <a:gd name="T18" fmla="+- 0 727 723"/>
                                  <a:gd name="T19" fmla="*/ 727 h 96"/>
                                  <a:gd name="T20" fmla="+- 0 298 215"/>
                                  <a:gd name="T21" fmla="*/ T20 w 94"/>
                                  <a:gd name="T22" fmla="+- 0 738 723"/>
                                  <a:gd name="T23" fmla="*/ 738 h 96"/>
                                  <a:gd name="T24" fmla="+- 0 309 215"/>
                                  <a:gd name="T25" fmla="*/ T24 w 94"/>
                                  <a:gd name="T26" fmla="+- 0 755 723"/>
                                  <a:gd name="T27" fmla="*/ 755 h 96"/>
                                  <a:gd name="T28" fmla="+- 0 306 215"/>
                                  <a:gd name="T29" fmla="*/ T28 w 94"/>
                                  <a:gd name="T30" fmla="+- 0 782 723"/>
                                  <a:gd name="T31" fmla="*/ 782 h 96"/>
                                  <a:gd name="T32" fmla="+- 0 297 215"/>
                                  <a:gd name="T33" fmla="*/ T32 w 94"/>
                                  <a:gd name="T34" fmla="+- 0 802 723"/>
                                  <a:gd name="T35" fmla="*/ 802 h 96"/>
                                  <a:gd name="T36" fmla="+- 0 283 215"/>
                                  <a:gd name="T37" fmla="*/ T36 w 94"/>
                                  <a:gd name="T38" fmla="+- 0 814 723"/>
                                  <a:gd name="T39" fmla="*/ 814 h 96"/>
                                  <a:gd name="T40" fmla="+- 0 264 215"/>
                                  <a:gd name="T41" fmla="*/ T40 w 94"/>
                                  <a:gd name="T42" fmla="+- 0 818 723"/>
                                  <a:gd name="T43" fmla="*/ 818 h 96"/>
                                  <a:gd name="T44" fmla="+- 0 242 215"/>
                                  <a:gd name="T45" fmla="*/ T44 w 94"/>
                                  <a:gd name="T46" fmla="+- 0 813 723"/>
                                  <a:gd name="T47" fmla="*/ 813 h 96"/>
                                  <a:gd name="T48" fmla="+- 0 225 215"/>
                                  <a:gd name="T49" fmla="*/ T48 w 94"/>
                                  <a:gd name="T50" fmla="+- 0 800 723"/>
                                  <a:gd name="T51" fmla="*/ 800 h 96"/>
                                  <a:gd name="T52" fmla="+- 0 216 215"/>
                                  <a:gd name="T53" fmla="*/ T52 w 94"/>
                                  <a:gd name="T54" fmla="+- 0 780 723"/>
                                  <a:gd name="T55" fmla="*/ 78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4"/>
                                    </a:lnTo>
                                    <a:lnTo>
                                      <a:pt x="83" y="15"/>
                                    </a:lnTo>
                                    <a:lnTo>
                                      <a:pt x="94" y="32"/>
                                    </a:lnTo>
                                    <a:lnTo>
                                      <a:pt x="91" y="59"/>
                                    </a:lnTo>
                                    <a:lnTo>
                                      <a:pt x="82" y="79"/>
                                    </a:lnTo>
                                    <a:lnTo>
                                      <a:pt x="68"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6" name="Group 154"/>
                          <wpg:cNvGrpSpPr>
                            <a:grpSpLocks/>
                          </wpg:cNvGrpSpPr>
                          <wpg:grpSpPr bwMode="auto">
                            <a:xfrm>
                              <a:off x="662" y="589"/>
                              <a:ext cx="94" cy="96"/>
                              <a:chOff x="662" y="589"/>
                              <a:chExt cx="94" cy="96"/>
                            </a:xfrm>
                          </wpg:grpSpPr>
                          <wps:wsp>
                            <wps:cNvPr id="187" name="Freeform 155"/>
                            <wps:cNvSpPr>
                              <a:spLocks/>
                            </wps:cNvSpPr>
                            <wps:spPr bwMode="auto">
                              <a:xfrm>
                                <a:off x="662" y="589"/>
                                <a:ext cx="94" cy="96"/>
                              </a:xfrm>
                              <a:custGeom>
                                <a:avLst/>
                                <a:gdLst>
                                  <a:gd name="T0" fmla="+- 0 662 662"/>
                                  <a:gd name="T1" fmla="*/ T0 w 94"/>
                                  <a:gd name="T2" fmla="+- 0 636 589"/>
                                  <a:gd name="T3" fmla="*/ 636 h 96"/>
                                  <a:gd name="T4" fmla="+- 0 667 662"/>
                                  <a:gd name="T5" fmla="*/ T4 w 94"/>
                                  <a:gd name="T6" fmla="+- 0 614 589"/>
                                  <a:gd name="T7" fmla="*/ 614 h 96"/>
                                  <a:gd name="T8" fmla="+- 0 681 662"/>
                                  <a:gd name="T9" fmla="*/ T8 w 94"/>
                                  <a:gd name="T10" fmla="+- 0 598 589"/>
                                  <a:gd name="T11" fmla="*/ 598 h 96"/>
                                  <a:gd name="T12" fmla="+- 0 701 662"/>
                                  <a:gd name="T13" fmla="*/ T12 w 94"/>
                                  <a:gd name="T14" fmla="+- 0 589 589"/>
                                  <a:gd name="T15" fmla="*/ 589 h 96"/>
                                  <a:gd name="T16" fmla="+- 0 726 662"/>
                                  <a:gd name="T17" fmla="*/ T16 w 94"/>
                                  <a:gd name="T18" fmla="+- 0 592 589"/>
                                  <a:gd name="T19" fmla="*/ 592 h 96"/>
                                  <a:gd name="T20" fmla="+- 0 745 662"/>
                                  <a:gd name="T21" fmla="*/ T20 w 94"/>
                                  <a:gd name="T22" fmla="+- 0 604 589"/>
                                  <a:gd name="T23" fmla="*/ 604 h 96"/>
                                  <a:gd name="T24" fmla="+- 0 755 662"/>
                                  <a:gd name="T25" fmla="*/ T24 w 94"/>
                                  <a:gd name="T26" fmla="+- 0 621 589"/>
                                  <a:gd name="T27" fmla="*/ 621 h 96"/>
                                  <a:gd name="T28" fmla="+- 0 753 662"/>
                                  <a:gd name="T29" fmla="*/ T28 w 94"/>
                                  <a:gd name="T30" fmla="+- 0 648 589"/>
                                  <a:gd name="T31" fmla="*/ 648 h 96"/>
                                  <a:gd name="T32" fmla="+- 0 744 662"/>
                                  <a:gd name="T33" fmla="*/ T32 w 94"/>
                                  <a:gd name="T34" fmla="+- 0 667 589"/>
                                  <a:gd name="T35" fmla="*/ 667 h 96"/>
                                  <a:gd name="T36" fmla="+- 0 729 662"/>
                                  <a:gd name="T37" fmla="*/ T36 w 94"/>
                                  <a:gd name="T38" fmla="+- 0 680 589"/>
                                  <a:gd name="T39" fmla="*/ 680 h 96"/>
                                  <a:gd name="T40" fmla="+- 0 711 662"/>
                                  <a:gd name="T41" fmla="*/ T40 w 94"/>
                                  <a:gd name="T42" fmla="+- 0 684 589"/>
                                  <a:gd name="T43" fmla="*/ 684 h 96"/>
                                  <a:gd name="T44" fmla="+- 0 689 662"/>
                                  <a:gd name="T45" fmla="*/ T44 w 94"/>
                                  <a:gd name="T46" fmla="+- 0 679 589"/>
                                  <a:gd name="T47" fmla="*/ 679 h 96"/>
                                  <a:gd name="T48" fmla="+- 0 672 662"/>
                                  <a:gd name="T49" fmla="*/ T48 w 94"/>
                                  <a:gd name="T50" fmla="+- 0 665 589"/>
                                  <a:gd name="T51" fmla="*/ 665 h 96"/>
                                  <a:gd name="T52" fmla="+- 0 663 662"/>
                                  <a:gd name="T53" fmla="*/ T52 w 94"/>
                                  <a:gd name="T54" fmla="+- 0 646 589"/>
                                  <a:gd name="T55" fmla="*/ 64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9"/>
                                    </a:lnTo>
                                    <a:lnTo>
                                      <a:pt x="39" y="0"/>
                                    </a:lnTo>
                                    <a:lnTo>
                                      <a:pt x="64" y="3"/>
                                    </a:lnTo>
                                    <a:lnTo>
                                      <a:pt x="83" y="15"/>
                                    </a:lnTo>
                                    <a:lnTo>
                                      <a:pt x="93" y="32"/>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8" name="Group 152"/>
                          <wpg:cNvGrpSpPr>
                            <a:grpSpLocks/>
                          </wpg:cNvGrpSpPr>
                          <wpg:grpSpPr bwMode="auto">
                            <a:xfrm>
                              <a:off x="248" y="729"/>
                              <a:ext cx="94" cy="96"/>
                              <a:chOff x="248" y="729"/>
                              <a:chExt cx="94" cy="96"/>
                            </a:xfrm>
                          </wpg:grpSpPr>
                          <wps:wsp>
                            <wps:cNvPr id="189" name="Freeform 153"/>
                            <wps:cNvSpPr>
                              <a:spLocks/>
                            </wps:cNvSpPr>
                            <wps:spPr bwMode="auto">
                              <a:xfrm>
                                <a:off x="248" y="729"/>
                                <a:ext cx="94" cy="96"/>
                              </a:xfrm>
                              <a:custGeom>
                                <a:avLst/>
                                <a:gdLst>
                                  <a:gd name="T0" fmla="+- 0 248 248"/>
                                  <a:gd name="T1" fmla="*/ T0 w 94"/>
                                  <a:gd name="T2" fmla="+- 0 777 729"/>
                                  <a:gd name="T3" fmla="*/ 777 h 96"/>
                                  <a:gd name="T4" fmla="+- 0 253 248"/>
                                  <a:gd name="T5" fmla="*/ T4 w 94"/>
                                  <a:gd name="T6" fmla="+- 0 755 729"/>
                                  <a:gd name="T7" fmla="*/ 755 h 96"/>
                                  <a:gd name="T8" fmla="+- 0 267 248"/>
                                  <a:gd name="T9" fmla="*/ T8 w 94"/>
                                  <a:gd name="T10" fmla="+- 0 738 729"/>
                                  <a:gd name="T11" fmla="*/ 738 h 96"/>
                                  <a:gd name="T12" fmla="+- 0 287 248"/>
                                  <a:gd name="T13" fmla="*/ T12 w 94"/>
                                  <a:gd name="T14" fmla="+- 0 729 729"/>
                                  <a:gd name="T15" fmla="*/ 729 h 96"/>
                                  <a:gd name="T16" fmla="+- 0 312 248"/>
                                  <a:gd name="T17" fmla="*/ T16 w 94"/>
                                  <a:gd name="T18" fmla="+- 0 733 729"/>
                                  <a:gd name="T19" fmla="*/ 733 h 96"/>
                                  <a:gd name="T20" fmla="+- 0 331 248"/>
                                  <a:gd name="T21" fmla="*/ T20 w 94"/>
                                  <a:gd name="T22" fmla="+- 0 744 729"/>
                                  <a:gd name="T23" fmla="*/ 744 h 96"/>
                                  <a:gd name="T24" fmla="+- 0 342 248"/>
                                  <a:gd name="T25" fmla="*/ T24 w 94"/>
                                  <a:gd name="T26" fmla="+- 0 761 729"/>
                                  <a:gd name="T27" fmla="*/ 761 h 96"/>
                                  <a:gd name="T28" fmla="+- 0 339 248"/>
                                  <a:gd name="T29" fmla="*/ T28 w 94"/>
                                  <a:gd name="T30" fmla="+- 0 788 729"/>
                                  <a:gd name="T31" fmla="*/ 788 h 96"/>
                                  <a:gd name="T32" fmla="+- 0 330 248"/>
                                  <a:gd name="T33" fmla="*/ T32 w 94"/>
                                  <a:gd name="T34" fmla="+- 0 808 729"/>
                                  <a:gd name="T35" fmla="*/ 808 h 96"/>
                                  <a:gd name="T36" fmla="+- 0 315 248"/>
                                  <a:gd name="T37" fmla="*/ T36 w 94"/>
                                  <a:gd name="T38" fmla="+- 0 820 729"/>
                                  <a:gd name="T39" fmla="*/ 820 h 96"/>
                                  <a:gd name="T40" fmla="+- 0 297 248"/>
                                  <a:gd name="T41" fmla="*/ T40 w 94"/>
                                  <a:gd name="T42" fmla="+- 0 825 729"/>
                                  <a:gd name="T43" fmla="*/ 825 h 96"/>
                                  <a:gd name="T44" fmla="+- 0 275 248"/>
                                  <a:gd name="T45" fmla="*/ T44 w 94"/>
                                  <a:gd name="T46" fmla="+- 0 819 729"/>
                                  <a:gd name="T47" fmla="*/ 819 h 96"/>
                                  <a:gd name="T48" fmla="+- 0 258 248"/>
                                  <a:gd name="T49" fmla="*/ T48 w 94"/>
                                  <a:gd name="T50" fmla="+- 0 806 729"/>
                                  <a:gd name="T51" fmla="*/ 806 h 96"/>
                                  <a:gd name="T52" fmla="+- 0 249 248"/>
                                  <a:gd name="T53" fmla="*/ T52 w 94"/>
                                  <a:gd name="T54" fmla="+- 0 786 729"/>
                                  <a:gd name="T55" fmla="*/ 786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8"/>
                                    </a:moveTo>
                                    <a:lnTo>
                                      <a:pt x="5" y="26"/>
                                    </a:lnTo>
                                    <a:lnTo>
                                      <a:pt x="19" y="9"/>
                                    </a:lnTo>
                                    <a:lnTo>
                                      <a:pt x="39" y="0"/>
                                    </a:lnTo>
                                    <a:lnTo>
                                      <a:pt x="64" y="4"/>
                                    </a:lnTo>
                                    <a:lnTo>
                                      <a:pt x="83" y="15"/>
                                    </a:lnTo>
                                    <a:lnTo>
                                      <a:pt x="94" y="32"/>
                                    </a:lnTo>
                                    <a:lnTo>
                                      <a:pt x="91" y="59"/>
                                    </a:lnTo>
                                    <a:lnTo>
                                      <a:pt x="82" y="79"/>
                                    </a:lnTo>
                                    <a:lnTo>
                                      <a:pt x="67" y="91"/>
                                    </a:lnTo>
                                    <a:lnTo>
                                      <a:pt x="49" y="96"/>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0" name="Group 150"/>
                          <wpg:cNvGrpSpPr>
                            <a:grpSpLocks/>
                          </wpg:cNvGrpSpPr>
                          <wpg:grpSpPr bwMode="auto">
                            <a:xfrm>
                              <a:off x="577" y="513"/>
                              <a:ext cx="94" cy="96"/>
                              <a:chOff x="577" y="513"/>
                              <a:chExt cx="94" cy="96"/>
                            </a:xfrm>
                          </wpg:grpSpPr>
                          <wps:wsp>
                            <wps:cNvPr id="191" name="Freeform 151"/>
                            <wps:cNvSpPr>
                              <a:spLocks/>
                            </wps:cNvSpPr>
                            <wps:spPr bwMode="auto">
                              <a:xfrm>
                                <a:off x="577" y="513"/>
                                <a:ext cx="94" cy="96"/>
                              </a:xfrm>
                              <a:custGeom>
                                <a:avLst/>
                                <a:gdLst>
                                  <a:gd name="T0" fmla="+- 0 577 577"/>
                                  <a:gd name="T1" fmla="*/ T0 w 94"/>
                                  <a:gd name="T2" fmla="+- 0 560 513"/>
                                  <a:gd name="T3" fmla="*/ 560 h 96"/>
                                  <a:gd name="T4" fmla="+- 0 582 577"/>
                                  <a:gd name="T5" fmla="*/ T4 w 94"/>
                                  <a:gd name="T6" fmla="+- 0 539 513"/>
                                  <a:gd name="T7" fmla="*/ 539 h 96"/>
                                  <a:gd name="T8" fmla="+- 0 596 577"/>
                                  <a:gd name="T9" fmla="*/ T8 w 94"/>
                                  <a:gd name="T10" fmla="+- 0 522 513"/>
                                  <a:gd name="T11" fmla="*/ 522 h 96"/>
                                  <a:gd name="T12" fmla="+- 0 616 577"/>
                                  <a:gd name="T13" fmla="*/ T12 w 94"/>
                                  <a:gd name="T14" fmla="+- 0 513 513"/>
                                  <a:gd name="T15" fmla="*/ 513 h 96"/>
                                  <a:gd name="T16" fmla="+- 0 641 577"/>
                                  <a:gd name="T17" fmla="*/ T16 w 94"/>
                                  <a:gd name="T18" fmla="+- 0 517 513"/>
                                  <a:gd name="T19" fmla="*/ 517 h 96"/>
                                  <a:gd name="T20" fmla="+- 0 660 577"/>
                                  <a:gd name="T21" fmla="*/ T20 w 94"/>
                                  <a:gd name="T22" fmla="+- 0 528 513"/>
                                  <a:gd name="T23" fmla="*/ 528 h 96"/>
                                  <a:gd name="T24" fmla="+- 0 671 577"/>
                                  <a:gd name="T25" fmla="*/ T24 w 94"/>
                                  <a:gd name="T26" fmla="+- 0 545 513"/>
                                  <a:gd name="T27" fmla="*/ 545 h 96"/>
                                  <a:gd name="T28" fmla="+- 0 669 577"/>
                                  <a:gd name="T29" fmla="*/ T28 w 94"/>
                                  <a:gd name="T30" fmla="+- 0 572 513"/>
                                  <a:gd name="T31" fmla="*/ 572 h 96"/>
                                  <a:gd name="T32" fmla="+- 0 659 577"/>
                                  <a:gd name="T33" fmla="*/ T32 w 94"/>
                                  <a:gd name="T34" fmla="+- 0 592 513"/>
                                  <a:gd name="T35" fmla="*/ 592 h 96"/>
                                  <a:gd name="T36" fmla="+- 0 645 577"/>
                                  <a:gd name="T37" fmla="*/ T36 w 94"/>
                                  <a:gd name="T38" fmla="+- 0 604 513"/>
                                  <a:gd name="T39" fmla="*/ 604 h 96"/>
                                  <a:gd name="T40" fmla="+- 0 626 577"/>
                                  <a:gd name="T41" fmla="*/ T40 w 94"/>
                                  <a:gd name="T42" fmla="+- 0 608 513"/>
                                  <a:gd name="T43" fmla="*/ 608 h 96"/>
                                  <a:gd name="T44" fmla="+- 0 604 577"/>
                                  <a:gd name="T45" fmla="*/ T44 w 94"/>
                                  <a:gd name="T46" fmla="+- 0 603 513"/>
                                  <a:gd name="T47" fmla="*/ 603 h 96"/>
                                  <a:gd name="T48" fmla="+- 0 587 577"/>
                                  <a:gd name="T49" fmla="*/ T48 w 94"/>
                                  <a:gd name="T50" fmla="+- 0 590 513"/>
                                  <a:gd name="T51" fmla="*/ 590 h 96"/>
                                  <a:gd name="T52" fmla="+- 0 578 577"/>
                                  <a:gd name="T53" fmla="*/ T52 w 94"/>
                                  <a:gd name="T54" fmla="+- 0 570 513"/>
                                  <a:gd name="T55" fmla="*/ 570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3" y="15"/>
                                    </a:lnTo>
                                    <a:lnTo>
                                      <a:pt x="94" y="32"/>
                                    </a:lnTo>
                                    <a:lnTo>
                                      <a:pt x="92" y="59"/>
                                    </a:lnTo>
                                    <a:lnTo>
                                      <a:pt x="82" y="79"/>
                                    </a:lnTo>
                                    <a:lnTo>
                                      <a:pt x="68"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2" name="Group 148"/>
                          <wpg:cNvGrpSpPr>
                            <a:grpSpLocks/>
                          </wpg:cNvGrpSpPr>
                          <wpg:grpSpPr bwMode="auto">
                            <a:xfrm>
                              <a:off x="263" y="679"/>
                              <a:ext cx="3175" cy="67"/>
                              <a:chOff x="263" y="679"/>
                              <a:chExt cx="3175" cy="67"/>
                            </a:xfrm>
                          </wpg:grpSpPr>
                          <wps:wsp>
                            <wps:cNvPr id="193" name="Freeform 149"/>
                            <wps:cNvSpPr>
                              <a:spLocks/>
                            </wps:cNvSpPr>
                            <wps:spPr bwMode="auto">
                              <a:xfrm>
                                <a:off x="263" y="679"/>
                                <a:ext cx="3175" cy="67"/>
                              </a:xfrm>
                              <a:custGeom>
                                <a:avLst/>
                                <a:gdLst>
                                  <a:gd name="T0" fmla="+- 0 293 263"/>
                                  <a:gd name="T1" fmla="*/ T0 w 3175"/>
                                  <a:gd name="T2" fmla="+- 0 743 679"/>
                                  <a:gd name="T3" fmla="*/ 743 h 67"/>
                                  <a:gd name="T4" fmla="+- 0 625 263"/>
                                  <a:gd name="T5" fmla="*/ T4 w 3175"/>
                                  <a:gd name="T6" fmla="+- 0 722 679"/>
                                  <a:gd name="T7" fmla="*/ 722 h 67"/>
                                  <a:gd name="T8" fmla="+- 0 784 263"/>
                                  <a:gd name="T9" fmla="*/ T8 w 3175"/>
                                  <a:gd name="T10" fmla="+- 0 713 679"/>
                                  <a:gd name="T11" fmla="*/ 713 h 67"/>
                                  <a:gd name="T12" fmla="+- 0 984 263"/>
                                  <a:gd name="T13" fmla="*/ T12 w 3175"/>
                                  <a:gd name="T14" fmla="+- 0 701 679"/>
                                  <a:gd name="T15" fmla="*/ 701 h 67"/>
                                  <a:gd name="T16" fmla="+- 0 1141 263"/>
                                  <a:gd name="T17" fmla="*/ T16 w 3175"/>
                                  <a:gd name="T18" fmla="+- 0 691 679"/>
                                  <a:gd name="T19" fmla="*/ 691 h 67"/>
                                  <a:gd name="T20" fmla="+- 0 1260 263"/>
                                  <a:gd name="T21" fmla="*/ T20 w 3175"/>
                                  <a:gd name="T22" fmla="+- 0 685 679"/>
                                  <a:gd name="T23" fmla="*/ 685 h 67"/>
                                  <a:gd name="T24" fmla="+- 0 1369 263"/>
                                  <a:gd name="T25" fmla="*/ T24 w 3175"/>
                                  <a:gd name="T26" fmla="+- 0 683 679"/>
                                  <a:gd name="T27" fmla="*/ 683 h 67"/>
                                  <a:gd name="T28" fmla="+- 0 1410 263"/>
                                  <a:gd name="T29" fmla="*/ T28 w 3175"/>
                                  <a:gd name="T30" fmla="+- 0 683 679"/>
                                  <a:gd name="T31" fmla="*/ 683 h 67"/>
                                  <a:gd name="T32" fmla="+- 0 1622 263"/>
                                  <a:gd name="T33" fmla="*/ T32 w 3175"/>
                                  <a:gd name="T34" fmla="+- 0 679 679"/>
                                  <a:gd name="T35" fmla="*/ 679 h 67"/>
                                  <a:gd name="T36" fmla="+- 0 1739 263"/>
                                  <a:gd name="T37" fmla="*/ T36 w 3175"/>
                                  <a:gd name="T38" fmla="+- 0 683 679"/>
                                  <a:gd name="T39" fmla="*/ 683 h 67"/>
                                  <a:gd name="T40" fmla="+- 0 1796 263"/>
                                  <a:gd name="T41" fmla="*/ T40 w 3175"/>
                                  <a:gd name="T42" fmla="+- 0 685 679"/>
                                  <a:gd name="T43" fmla="*/ 685 h 67"/>
                                  <a:gd name="T44" fmla="+- 0 1855 263"/>
                                  <a:gd name="T45" fmla="*/ T44 w 3175"/>
                                  <a:gd name="T46" fmla="+- 0 688 679"/>
                                  <a:gd name="T47" fmla="*/ 688 h 67"/>
                                  <a:gd name="T48" fmla="+- 0 1882 263"/>
                                  <a:gd name="T49" fmla="*/ T48 w 3175"/>
                                  <a:gd name="T50" fmla="+- 0 689 679"/>
                                  <a:gd name="T51" fmla="*/ 689 h 67"/>
                                  <a:gd name="T52" fmla="+- 0 1903 263"/>
                                  <a:gd name="T53" fmla="*/ T52 w 3175"/>
                                  <a:gd name="T54" fmla="+- 0 690 679"/>
                                  <a:gd name="T55" fmla="*/ 690 h 67"/>
                                  <a:gd name="T56" fmla="+- 0 1973 263"/>
                                  <a:gd name="T57" fmla="*/ T56 w 3175"/>
                                  <a:gd name="T58" fmla="+- 0 696 679"/>
                                  <a:gd name="T59" fmla="*/ 696 h 67"/>
                                  <a:gd name="T60" fmla="+- 0 2059 263"/>
                                  <a:gd name="T61" fmla="*/ T60 w 3175"/>
                                  <a:gd name="T62" fmla="+- 0 698 679"/>
                                  <a:gd name="T63" fmla="*/ 698 h 67"/>
                                  <a:gd name="T64" fmla="+- 0 2111 263"/>
                                  <a:gd name="T65" fmla="*/ T64 w 3175"/>
                                  <a:gd name="T66" fmla="+- 0 698 679"/>
                                  <a:gd name="T67" fmla="*/ 698 h 67"/>
                                  <a:gd name="T68" fmla="+- 0 2184 263"/>
                                  <a:gd name="T69" fmla="*/ T68 w 3175"/>
                                  <a:gd name="T70" fmla="+- 0 700 679"/>
                                  <a:gd name="T71" fmla="*/ 700 h 67"/>
                                  <a:gd name="T72" fmla="+- 0 2292 263"/>
                                  <a:gd name="T73" fmla="*/ T72 w 3175"/>
                                  <a:gd name="T74" fmla="+- 0 701 679"/>
                                  <a:gd name="T75" fmla="*/ 701 h 67"/>
                                  <a:gd name="T76" fmla="+- 0 2324 263"/>
                                  <a:gd name="T77" fmla="*/ T76 w 3175"/>
                                  <a:gd name="T78" fmla="+- 0 702 679"/>
                                  <a:gd name="T79" fmla="*/ 702 h 67"/>
                                  <a:gd name="T80" fmla="+- 0 2405 263"/>
                                  <a:gd name="T81" fmla="*/ T80 w 3175"/>
                                  <a:gd name="T82" fmla="+- 0 701 679"/>
                                  <a:gd name="T83" fmla="*/ 701 h 67"/>
                                  <a:gd name="T84" fmla="+- 0 2470 263"/>
                                  <a:gd name="T85" fmla="*/ T84 w 3175"/>
                                  <a:gd name="T86" fmla="+- 0 701 679"/>
                                  <a:gd name="T87" fmla="*/ 701 h 67"/>
                                  <a:gd name="T88" fmla="+- 0 2550 263"/>
                                  <a:gd name="T89" fmla="*/ T88 w 3175"/>
                                  <a:gd name="T90" fmla="+- 0 703 679"/>
                                  <a:gd name="T91" fmla="*/ 703 h 67"/>
                                  <a:gd name="T92" fmla="+- 0 2708 263"/>
                                  <a:gd name="T93" fmla="*/ T92 w 3175"/>
                                  <a:gd name="T94" fmla="+- 0 709 679"/>
                                  <a:gd name="T95" fmla="*/ 709 h 67"/>
                                  <a:gd name="T96" fmla="+- 0 2821 263"/>
                                  <a:gd name="T97" fmla="*/ T96 w 3175"/>
                                  <a:gd name="T98" fmla="+- 0 712 679"/>
                                  <a:gd name="T99" fmla="*/ 712 h 67"/>
                                  <a:gd name="T100" fmla="+- 0 2939 263"/>
                                  <a:gd name="T101" fmla="*/ T100 w 3175"/>
                                  <a:gd name="T102" fmla="+- 0 715 679"/>
                                  <a:gd name="T103" fmla="*/ 715 h 67"/>
                                  <a:gd name="T104" fmla="+- 0 3090 263"/>
                                  <a:gd name="T105" fmla="*/ T104 w 3175"/>
                                  <a:gd name="T106" fmla="+- 0 719 679"/>
                                  <a:gd name="T107" fmla="*/ 719 h 67"/>
                                  <a:gd name="T108" fmla="+- 0 3176 263"/>
                                  <a:gd name="T109" fmla="*/ T108 w 3175"/>
                                  <a:gd name="T110" fmla="+- 0 723 679"/>
                                  <a:gd name="T111" fmla="*/ 723 h 67"/>
                                  <a:gd name="T112" fmla="+- 0 3189 263"/>
                                  <a:gd name="T113" fmla="*/ T112 w 3175"/>
                                  <a:gd name="T114" fmla="+- 0 723 679"/>
                                  <a:gd name="T115" fmla="*/ 723 h 67"/>
                                  <a:gd name="T116" fmla="+- 0 3290 263"/>
                                  <a:gd name="T117" fmla="*/ T116 w 3175"/>
                                  <a:gd name="T118" fmla="+- 0 727 679"/>
                                  <a:gd name="T119" fmla="*/ 727 h 67"/>
                                  <a:gd name="T120" fmla="+- 0 3319 263"/>
                                  <a:gd name="T121" fmla="*/ T120 w 3175"/>
                                  <a:gd name="T122" fmla="+- 0 728 679"/>
                                  <a:gd name="T123" fmla="*/ 728 h 67"/>
                                  <a:gd name="T124" fmla="+- 0 3373 263"/>
                                  <a:gd name="T125" fmla="*/ T124 w 3175"/>
                                  <a:gd name="T126" fmla="+- 0 730 679"/>
                                  <a:gd name="T127" fmla="*/ 730 h 67"/>
                                  <a:gd name="T128" fmla="+- 0 3438 263"/>
                                  <a:gd name="T129" fmla="*/ T128 w 3175"/>
                                  <a:gd name="T130" fmla="+- 0 733 679"/>
                                  <a:gd name="T131" fmla="*/ 733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175" h="67">
                                    <a:moveTo>
                                      <a:pt x="0" y="66"/>
                                    </a:moveTo>
                                    <a:lnTo>
                                      <a:pt x="30" y="64"/>
                                    </a:lnTo>
                                    <a:lnTo>
                                      <a:pt x="33" y="64"/>
                                    </a:lnTo>
                                    <a:lnTo>
                                      <a:pt x="362" y="43"/>
                                    </a:lnTo>
                                    <a:lnTo>
                                      <a:pt x="447" y="38"/>
                                    </a:lnTo>
                                    <a:lnTo>
                                      <a:pt x="521" y="34"/>
                                    </a:lnTo>
                                    <a:lnTo>
                                      <a:pt x="712" y="22"/>
                                    </a:lnTo>
                                    <a:lnTo>
                                      <a:pt x="721" y="22"/>
                                    </a:lnTo>
                                    <a:lnTo>
                                      <a:pt x="866" y="13"/>
                                    </a:lnTo>
                                    <a:lnTo>
                                      <a:pt x="878" y="12"/>
                                    </a:lnTo>
                                    <a:lnTo>
                                      <a:pt x="900" y="11"/>
                                    </a:lnTo>
                                    <a:lnTo>
                                      <a:pt x="997" y="6"/>
                                    </a:lnTo>
                                    <a:lnTo>
                                      <a:pt x="1086" y="3"/>
                                    </a:lnTo>
                                    <a:lnTo>
                                      <a:pt x="1106" y="4"/>
                                    </a:lnTo>
                                    <a:lnTo>
                                      <a:pt x="1144" y="4"/>
                                    </a:lnTo>
                                    <a:lnTo>
                                      <a:pt x="1147" y="4"/>
                                    </a:lnTo>
                                    <a:lnTo>
                                      <a:pt x="1325" y="0"/>
                                    </a:lnTo>
                                    <a:lnTo>
                                      <a:pt x="1359" y="0"/>
                                    </a:lnTo>
                                    <a:lnTo>
                                      <a:pt x="1434" y="3"/>
                                    </a:lnTo>
                                    <a:lnTo>
                                      <a:pt x="1476" y="4"/>
                                    </a:lnTo>
                                    <a:lnTo>
                                      <a:pt x="1528" y="6"/>
                                    </a:lnTo>
                                    <a:lnTo>
                                      <a:pt x="1533" y="6"/>
                                    </a:lnTo>
                                    <a:lnTo>
                                      <a:pt x="1553" y="6"/>
                                    </a:lnTo>
                                    <a:lnTo>
                                      <a:pt x="1592" y="9"/>
                                    </a:lnTo>
                                    <a:lnTo>
                                      <a:pt x="1600" y="9"/>
                                    </a:lnTo>
                                    <a:lnTo>
                                      <a:pt x="1619" y="10"/>
                                    </a:lnTo>
                                    <a:lnTo>
                                      <a:pt x="1639" y="11"/>
                                    </a:lnTo>
                                    <a:lnTo>
                                      <a:pt x="1640" y="11"/>
                                    </a:lnTo>
                                    <a:lnTo>
                                      <a:pt x="1675" y="14"/>
                                    </a:lnTo>
                                    <a:lnTo>
                                      <a:pt x="1710" y="17"/>
                                    </a:lnTo>
                                    <a:lnTo>
                                      <a:pt x="1748" y="18"/>
                                    </a:lnTo>
                                    <a:lnTo>
                                      <a:pt x="1796" y="19"/>
                                    </a:lnTo>
                                    <a:lnTo>
                                      <a:pt x="1811" y="19"/>
                                    </a:lnTo>
                                    <a:lnTo>
                                      <a:pt x="1848" y="19"/>
                                    </a:lnTo>
                                    <a:lnTo>
                                      <a:pt x="1916" y="21"/>
                                    </a:lnTo>
                                    <a:lnTo>
                                      <a:pt x="1921" y="21"/>
                                    </a:lnTo>
                                    <a:lnTo>
                                      <a:pt x="1981" y="22"/>
                                    </a:lnTo>
                                    <a:lnTo>
                                      <a:pt x="2029" y="22"/>
                                    </a:lnTo>
                                    <a:lnTo>
                                      <a:pt x="2059" y="23"/>
                                    </a:lnTo>
                                    <a:lnTo>
                                      <a:pt x="2061" y="23"/>
                                    </a:lnTo>
                                    <a:lnTo>
                                      <a:pt x="2121" y="22"/>
                                    </a:lnTo>
                                    <a:lnTo>
                                      <a:pt x="2142" y="22"/>
                                    </a:lnTo>
                                    <a:lnTo>
                                      <a:pt x="2178" y="23"/>
                                    </a:lnTo>
                                    <a:lnTo>
                                      <a:pt x="2207" y="22"/>
                                    </a:lnTo>
                                    <a:lnTo>
                                      <a:pt x="2275" y="24"/>
                                    </a:lnTo>
                                    <a:lnTo>
                                      <a:pt x="2287" y="24"/>
                                    </a:lnTo>
                                    <a:lnTo>
                                      <a:pt x="2303" y="25"/>
                                    </a:lnTo>
                                    <a:lnTo>
                                      <a:pt x="2445" y="30"/>
                                    </a:lnTo>
                                    <a:lnTo>
                                      <a:pt x="2486" y="31"/>
                                    </a:lnTo>
                                    <a:lnTo>
                                      <a:pt x="2558" y="33"/>
                                    </a:lnTo>
                                    <a:lnTo>
                                      <a:pt x="2570" y="33"/>
                                    </a:lnTo>
                                    <a:lnTo>
                                      <a:pt x="2676" y="36"/>
                                    </a:lnTo>
                                    <a:lnTo>
                                      <a:pt x="2733" y="37"/>
                                    </a:lnTo>
                                    <a:lnTo>
                                      <a:pt x="2827" y="40"/>
                                    </a:lnTo>
                                    <a:lnTo>
                                      <a:pt x="2865" y="42"/>
                                    </a:lnTo>
                                    <a:lnTo>
                                      <a:pt x="2913" y="44"/>
                                    </a:lnTo>
                                    <a:lnTo>
                                      <a:pt x="2915" y="44"/>
                                    </a:lnTo>
                                    <a:lnTo>
                                      <a:pt x="2926" y="44"/>
                                    </a:lnTo>
                                    <a:lnTo>
                                      <a:pt x="2972" y="46"/>
                                    </a:lnTo>
                                    <a:lnTo>
                                      <a:pt x="3027" y="48"/>
                                    </a:lnTo>
                                    <a:lnTo>
                                      <a:pt x="3056" y="49"/>
                                    </a:lnTo>
                                    <a:lnTo>
                                      <a:pt x="3098" y="51"/>
                                    </a:lnTo>
                                    <a:lnTo>
                                      <a:pt x="3110" y="51"/>
                                    </a:lnTo>
                                    <a:lnTo>
                                      <a:pt x="3135" y="52"/>
                                    </a:lnTo>
                                    <a:lnTo>
                                      <a:pt x="3175" y="54"/>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4" name="Group 143"/>
                          <wpg:cNvGrpSpPr>
                            <a:grpSpLocks/>
                          </wpg:cNvGrpSpPr>
                          <wpg:grpSpPr bwMode="auto">
                            <a:xfrm>
                              <a:off x="136" y="683"/>
                              <a:ext cx="3429" cy="2"/>
                              <a:chOff x="136" y="683"/>
                              <a:chExt cx="3429" cy="2"/>
                            </a:xfrm>
                          </wpg:grpSpPr>
                          <wps:wsp>
                            <wps:cNvPr id="195" name="Freeform 147"/>
                            <wps:cNvSpPr>
                              <a:spLocks/>
                            </wps:cNvSpPr>
                            <wps:spPr bwMode="auto">
                              <a:xfrm>
                                <a:off x="136" y="683"/>
                                <a:ext cx="3429" cy="2"/>
                              </a:xfrm>
                              <a:custGeom>
                                <a:avLst/>
                                <a:gdLst>
                                  <a:gd name="T0" fmla="+- 0 136 136"/>
                                  <a:gd name="T1" fmla="*/ T0 w 3429"/>
                                  <a:gd name="T2" fmla="+- 0 3565 136"/>
                                  <a:gd name="T3" fmla="*/ T2 w 3429"/>
                                </a:gdLst>
                                <a:ahLst/>
                                <a:cxnLst>
                                  <a:cxn ang="0">
                                    <a:pos x="T1" y="0"/>
                                  </a:cxn>
                                  <a:cxn ang="0">
                                    <a:pos x="T3" y="0"/>
                                  </a:cxn>
                                </a:cxnLst>
                                <a:rect l="0" t="0" r="r" b="b"/>
                                <a:pathLst>
                                  <a:path w="3429">
                                    <a:moveTo>
                                      <a:pt x="0" y="0"/>
                                    </a:moveTo>
                                    <a:lnTo>
                                      <a:pt x="3429"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Text Box 146"/>
                            <wps:cNvSpPr txBox="1">
                              <a:spLocks noChangeArrowheads="1"/>
                            </wps:cNvSpPr>
                            <wps:spPr bwMode="auto">
                              <a:xfrm>
                                <a:off x="1761" y="35"/>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8101" w:author="Claire Kouba" w:date="2023-09-12T16:52:00Z"/>
                                      <w:rFonts w:ascii="Arial" w:eastAsia="Arial" w:hAnsi="Arial" w:cs="Arial"/>
                                      <w:sz w:val="15"/>
                                      <w:szCs w:val="15"/>
                                    </w:rPr>
                                  </w:pPr>
                                  <w:ins w:id="8102" w:author="Claire Kouba" w:date="2023-09-12T16:52:00Z">
                                    <w:r>
                                      <w:rPr>
                                        <w:rFonts w:ascii="Arial"/>
                                        <w:sz w:val="15"/>
                                      </w:rPr>
                                      <w:t>59</w:t>
                                    </w:r>
                                  </w:ins>
                                </w:p>
                              </w:txbxContent>
                            </wps:txbx>
                            <wps:bodyPr rot="0" vert="horz" wrap="square" lIns="0" tIns="0" rIns="0" bIns="0" anchor="t" anchorCtr="0" upright="1">
                              <a:noAutofit/>
                            </wps:bodyPr>
                          </wps:wsp>
                          <wps:wsp>
                            <wps:cNvPr id="197" name="Text Box 145"/>
                            <wps:cNvSpPr txBox="1">
                              <a:spLocks noChangeArrowheads="1"/>
                            </wps:cNvSpPr>
                            <wps:spPr bwMode="auto">
                              <a:xfrm>
                                <a:off x="2859" y="4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8103" w:author="Claire Kouba" w:date="2023-09-12T16:52:00Z"/>
                                      <w:rFonts w:ascii="Arial" w:eastAsia="Arial" w:hAnsi="Arial" w:cs="Arial"/>
                                      <w:sz w:val="15"/>
                                      <w:szCs w:val="15"/>
                                    </w:rPr>
                                  </w:pPr>
                                  <w:ins w:id="8104" w:author="Claire Kouba" w:date="2023-09-12T16:52:00Z">
                                    <w:r>
                                      <w:rPr>
                                        <w:rFonts w:ascii="Arial"/>
                                        <w:sz w:val="15"/>
                                      </w:rPr>
                                      <w:t>53</w:t>
                                    </w:r>
                                  </w:ins>
                                </w:p>
                              </w:txbxContent>
                            </wps:txbx>
                            <wps:bodyPr rot="0" vert="horz" wrap="square" lIns="0" tIns="0" rIns="0" bIns="0" anchor="t" anchorCtr="0" upright="1">
                              <a:noAutofit/>
                            </wps:bodyPr>
                          </wps:wsp>
                          <wps:wsp>
                            <wps:cNvPr id="198" name="Text Box 144"/>
                            <wps:cNvSpPr txBox="1">
                              <a:spLocks noChangeArrowheads="1"/>
                            </wps:cNvSpPr>
                            <wps:spPr bwMode="auto">
                              <a:xfrm>
                                <a:off x="2239" y="208"/>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8105" w:author="Claire Kouba" w:date="2023-09-12T16:52:00Z"/>
                                      <w:rFonts w:ascii="Arial" w:eastAsia="Arial" w:hAnsi="Arial" w:cs="Arial"/>
                                      <w:sz w:val="15"/>
                                      <w:szCs w:val="15"/>
                                    </w:rPr>
                                  </w:pPr>
                                  <w:ins w:id="8106"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inline>
              </w:drawing>
            </mc:Choice>
            <mc:Fallback>
              <w:pict>
                <v:group id="Group 142" o:spid="_x0000_s1201"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">
                  <v:group id="Group 181" o:spid="_x0000_s1202" style="position:absolute;left:518;top:1124;width:2582;height:2" coordorigin="518,1124"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Freeform 182" o:spid="_x0000_s1203" style="position:absolute;left:518;top:1124;width:2582;height:2;visibility:visible;mso-wrap-style:square;v-text-anchor:top"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" path="m,l2582,e" filled="f" strokeweight=".28367mm">
                      <v:path arrowok="t" o:connecttype="custom" o:connectlocs="0,0;2582,0" o:connectangles="0,0"/>
                    </v:shape>
                  </v:group>
                  <v:group id="Group 179" o:spid="_x0000_s1204" style="position:absolute;left:518;top:1124;width:2;height:129" coordorigin="518,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Freeform 180" o:spid="_x0000_s1205" style="position:absolute;left:518;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" path="m,l,128e" filled="f" strokeweight=".28367mm">
                      <v:path arrowok="t" o:connecttype="custom" o:connectlocs="0,1124;0,1252" o:connectangles="0,0"/>
                    </v:shape>
                  </v:group>
                  <v:group id="Group 177" o:spid="_x0000_s1206" style="position:absolute;left:1164;top:1124;width:2;height:129" coordorigin="116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Freeform 178" o:spid="_x0000_s1207" style="position:absolute;left:116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" path="m,l,128e" filled="f" strokeweight=".28367mm">
                      <v:path arrowok="t" o:connecttype="custom" o:connectlocs="0,1124;0,1252" o:connectangles="0,0"/>
                    </v:shape>
                  </v:group>
                  <v:group id="Group 175" o:spid="_x0000_s1208" style="position:absolute;left:1809;top:1124;width:2;height:129" coordorigin="1809,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Freeform 176" o:spid="_x0000_s1209" style="position:absolute;left:1809;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" path="m,l,128e" filled="f" strokeweight=".28367mm">
                      <v:path arrowok="t" o:connecttype="custom" o:connectlocs="0,1124;0,1252" o:connectangles="0,0"/>
                    </v:shape>
                  </v:group>
                  <v:group id="Group 173" o:spid="_x0000_s1210" style="position:absolute;left:2455;top:1124;width:2;height:129" coordorigin="2455,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174" o:spid="_x0000_s1211" style="position:absolute;left:2455;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" path="m,l,128e" filled="f" strokeweight=".28367mm">
                      <v:path arrowok="t" o:connecttype="custom" o:connectlocs="0,1124;0,1252" o:connectangles="0,0"/>
                    </v:shape>
                  </v:group>
                  <v:group id="Group 171" o:spid="_x0000_s1212" style="position:absolute;left:3100;top:1124;width:2;height:129" coordorigin="310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reeform 172" o:spid="_x0000_s1213" style="position:absolute;left:310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" path="m,l,128e" filled="f" strokeweight=".28367mm">
                      <v:path arrowok="t" o:connecttype="custom" o:connectlocs="0,1124;0,1252" o:connectangles="0,0"/>
                    </v:shape>
                  </v:group>
                  <v:group id="Group 169" o:spid="_x0000_s1214" style="position:absolute;left:136;top:325;width:2;height:717" coordorigin="136,325" coordsize="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170" o:spid="_x0000_s1215" style="position:absolute;left:136;top:325;width:2;height:717;visibility:visible;mso-wrap-style:square;v-text-anchor:top" coordsize="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" path="m,717l,e" filled="f" strokeweight=".28367mm">
                      <v:path arrowok="t" o:connecttype="custom" o:connectlocs="0,1042;0,325" o:connectangles="0,0"/>
                    </v:shape>
                  </v:group>
                  <v:group id="Group 167" o:spid="_x0000_s1216" style="position:absolute;left:8;top:1042;width:128;height:2" coordorigin="8,104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reeform 168" o:spid="_x0000_s1217" style="position:absolute;left:8;top:104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" path="m128,l,e" filled="f" strokeweight=".28367mm">
                      <v:path arrowok="t" o:connecttype="custom" o:connectlocs="128,0;0,0" o:connectangles="0,0"/>
                    </v:shape>
                  </v:group>
                  <v:group id="Group 165" o:spid="_x0000_s1218" style="position:absolute;left:8;top:683;width:128;height:2" coordorigin="8,68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166" o:spid="_x0000_s1219" style="position:absolute;left:8;top:68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" path="m128,l,e" filled="f" strokeweight=".28367mm">
                      <v:path arrowok="t" o:connecttype="custom" o:connectlocs="128,0;0,0" o:connectangles="0,0"/>
                    </v:shape>
                  </v:group>
                  <v:group id="Group 163" o:spid="_x0000_s1220" style="position:absolute;left:8;top:325;width:128;height:2" coordorigin="8,32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164" o:spid="_x0000_s1221" style="position:absolute;left:8;top:32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" path="m128,l,e" filled="f" strokeweight=".28367mm">
                      <v:path arrowok="t" o:connecttype="custom" o:connectlocs="128,0;0,0" o:connectangles="0,0"/>
                    </v:shape>
                  </v:group>
                  <v:group id="Group 160" o:spid="_x0000_s1222"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162" o:spid="_x0000_s1223"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" path="m,1116r3429,l3429,,,,,1116xe" filled="f" strokeweight=".28367mm">
                      <v:path arrowok="t" o:connecttype="custom" o:connectlocs="0,1124;3429,1124;3429,8;0,8;0,1124" o:connectangles="0,0,0,0,0"/>
                    </v:shape>
                    <v:shape id="Picture 161" o:spid="_x0000_s1224" type="#_x0000_t75" style="position:absolute;left:728;top:65;width:2763;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">
                      <v:imagedata r:id="rId26" o:title=""/>
                    </v:shape>
                  </v:group>
                  <v:group id="Group 158" o:spid="_x0000_s1225" style="position:absolute;left:245;top:730;width:94;height:96" coordorigin="245,730"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59" o:spid="_x0000_s1226" style="position:absolute;left:245;top:730;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" path="m,47l6,25,19,9,39,,65,4,83,15,94,32,92,59,82,79,68,91,49,95,27,90,11,76,1,57e" filled="f" strokeweight=".28367mm">
                      <v:path arrowok="t" o:connecttype="custom" o:connectlocs="0,777;6,755;19,739;39,730;65,734;83,745;94,762;92,789;82,809;68,821;49,825;27,820;11,806;1,787" o:connectangles="0,0,0,0,0,0,0,0,0,0,0,0,0,0"/>
                    </v:shape>
                  </v:group>
                  <v:group id="Group 156" o:spid="_x0000_s1227" style="position:absolute;left:215;top:723;width:94;height:96" coordorigin="215,72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shape id="Freeform 157" o:spid="_x0000_s1228" style="position:absolute;left:215;top:72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" path="m,47l5,25,19,9,39,,64,4,83,15,94,32,91,59,82,79,68,91,49,95,27,90,10,77,1,57e" filled="f" strokeweight=".28367mm">
                      <v:path arrowok="t" o:connecttype="custom" o:connectlocs="0,770;5,748;19,732;39,723;64,727;83,738;94,755;91,782;82,802;68,814;49,818;27,813;10,800;1,780" o:connectangles="0,0,0,0,0,0,0,0,0,0,0,0,0,0"/>
                    </v:shape>
                  </v:group>
                  <v:group id="Group 154" o:spid="_x0000_s1229" style="position:absolute;left:662;top:589;width:94;height:96" coordorigin="662,58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shape id="Freeform 155" o:spid="_x0000_s1230" style="position:absolute;left:662;top:58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" path="m,47l5,25,19,9,39,,64,3,83,15,93,32,91,59,82,78,67,91,49,95,27,90,10,76,1,57e" filled="f" strokeweight=".28367mm">
                      <v:path arrowok="t" o:connecttype="custom" o:connectlocs="0,636;5,614;19,598;39,589;64,592;83,604;93,621;91,648;82,667;67,680;49,684;27,679;10,665;1,646" o:connectangles="0,0,0,0,0,0,0,0,0,0,0,0,0,0"/>
                    </v:shape>
                  </v:group>
                  <v:group id="Group 152" o:spid="_x0000_s1231" style="position:absolute;left:248;top:729;width:94;height:96" coordorigin="248,72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Freeform 153" o:spid="_x0000_s1232" style="position:absolute;left:248;top:72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" path="m,48l5,26,19,9,39,,64,4,83,15,94,32,91,59,82,79,67,91,49,96,27,90,10,77,1,57e" filled="f" strokeweight=".28367mm">
                      <v:path arrowok="t" o:connecttype="custom" o:connectlocs="0,777;5,755;19,738;39,729;64,733;83,744;94,761;91,788;82,808;67,820;49,825;27,819;10,806;1,786" o:connectangles="0,0,0,0,0,0,0,0,0,0,0,0,0,0"/>
                    </v:shape>
                  </v:group>
                  <v:group id="Group 150" o:spid="_x0000_s1233" style="position:absolute;left:577;top:513;width:94;height:96" coordorigin="577,513"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Freeform 151" o:spid="_x0000_s1234" style="position:absolute;left:577;top:513;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" path="m,47l5,26,19,9,39,,64,4,83,15,94,32,92,59,82,79,68,91,49,95,27,90,10,77,1,57e" filled="f" strokeweight=".28367mm">
                      <v:path arrowok="t" o:connecttype="custom" o:connectlocs="0,560;5,539;19,522;39,513;64,517;83,528;94,545;92,572;82,592;68,604;49,608;27,603;10,590;1,570" o:connectangles="0,0,0,0,0,0,0,0,0,0,0,0,0,0"/>
                    </v:shape>
                  </v:group>
                  <v:group id="Group 148" o:spid="_x0000_s1235" style="position:absolute;left:263;top:679;width:3175;height:67" coordorigin="263,679" coordsize="31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shape id="Freeform 149" o:spid="_x0000_s1236" style="position:absolute;left:263;top:679;width:3175;height:67;visibility:visible;mso-wrap-style:square;v-text-anchor:top" coordsize="317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" path="m,66l30,64r3,l362,43r85,-5l521,34,712,22r9,l866,13r12,-1l900,11,997,6r89,-3l1106,4r38,l1147,4,1325,r34,l1434,3r42,1l1528,6r5,l1553,6r39,3l1600,9r19,1l1639,11r1,l1675,14r35,3l1748,18r48,1l1811,19r37,l1916,21r5,l1981,22r48,l2059,23r2,l2121,22r21,l2178,23r29,-1l2275,24r12,l2303,25r142,5l2486,31r72,2l2570,33r106,3l2733,37r94,3l2865,42r48,2l2915,44r11,l2972,46r55,2l3056,49r42,2l3110,51r25,1l3175,54e" filled="f" strokecolor="#df536b" strokeweight=".28367mm">
                      <v:path arrowok="t" o:connecttype="custom" o:connectlocs="30,743;362,722;521,713;721,701;878,691;997,685;1106,683;1147,683;1359,679;1476,683;1533,685;1592,688;1619,689;1640,690;1710,696;1796,698;1848,698;1921,700;2029,701;2061,702;2142,701;2207,701;2287,703;2445,709;2558,712;2676,715;2827,719;2913,723;2926,723;3027,727;3056,728;3110,730;3175,733" o:connectangles="0,0,0,0,0,0,0,0,0,0,0,0,0,0,0,0,0,0,0,0,0,0,0,0,0,0,0,0,0,0,0,0,0"/>
                    </v:shape>
                  </v:group>
                  <v:group id="Group 143" o:spid="_x0000_s1237" style="position:absolute;left:136;top:683;width:3429;height:2" coordorigin="136,683"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Freeform 147" o:spid="_x0000_s1238" style="position:absolute;left:136;top:683;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" path="m,l3429,e" filled="f" strokecolor="#bebebe" strokeweight=".28367mm">
                      <v:stroke dashstyle="dash"/>
                      <v:path arrowok="t" o:connecttype="custom" o:connectlocs="0,0;3429,0" o:connectangles="0,0"/>
                    </v:shape>
                    <v:shape id="Text Box 146" o:spid="_x0000_s1239" type="#_x0000_t202" style="position:absolute;left:1761;top:35;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rsidR="00AA7750" w:rsidRDefault="00AA7750">
                            <w:pPr>
                              <w:spacing w:line="150" w:lineRule="exact"/>
                              <w:rPr>
                                <w:ins w:id="8107" w:author="Claire Kouba" w:date="2023-09-12T16:52:00Z"/>
                                <w:rFonts w:ascii="Arial" w:eastAsia="Arial" w:hAnsi="Arial" w:cs="Arial"/>
                                <w:sz w:val="15"/>
                                <w:szCs w:val="15"/>
                              </w:rPr>
                            </w:pPr>
                            <w:ins w:id="8108" w:author="Claire Kouba" w:date="2023-09-12T16:52:00Z">
                              <w:r>
                                <w:rPr>
                                  <w:rFonts w:ascii="Arial"/>
                                  <w:sz w:val="15"/>
                                </w:rPr>
                                <w:t>59</w:t>
                              </w:r>
                            </w:ins>
                          </w:p>
                        </w:txbxContent>
                      </v:textbox>
                    </v:shape>
                    <v:shape id="Text Box 145" o:spid="_x0000_s1240" type="#_x0000_t202" style="position:absolute;left:2859;top:4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rsidR="00AA7750" w:rsidRDefault="00AA7750">
                            <w:pPr>
                              <w:spacing w:line="150" w:lineRule="exact"/>
                              <w:rPr>
                                <w:ins w:id="8109" w:author="Claire Kouba" w:date="2023-09-12T16:52:00Z"/>
                                <w:rFonts w:ascii="Arial" w:eastAsia="Arial" w:hAnsi="Arial" w:cs="Arial"/>
                                <w:sz w:val="15"/>
                                <w:szCs w:val="15"/>
                              </w:rPr>
                            </w:pPr>
                            <w:ins w:id="8110" w:author="Claire Kouba" w:date="2023-09-12T16:52:00Z">
                              <w:r>
                                <w:rPr>
                                  <w:rFonts w:ascii="Arial"/>
                                  <w:sz w:val="15"/>
                                </w:rPr>
                                <w:t>53</w:t>
                              </w:r>
                            </w:ins>
                          </w:p>
                        </w:txbxContent>
                      </v:textbox>
                    </v:shape>
                    <v:shape id="Text Box 144" o:spid="_x0000_s1241" type="#_x0000_t202" style="position:absolute;left:2239;top:208;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" filled="f" stroked="f">
                      <v:textbox inset="0,0,0,0">
                        <w:txbxContent>
                          <w:p w:rsidR="00AA7750" w:rsidRDefault="00AA7750">
                            <w:pPr>
                              <w:spacing w:line="150" w:lineRule="exact"/>
                              <w:rPr>
                                <w:ins w:id="8111" w:author="Claire Kouba" w:date="2023-09-12T16:52:00Z"/>
                                <w:rFonts w:ascii="Arial" w:eastAsia="Arial" w:hAnsi="Arial" w:cs="Arial"/>
                                <w:sz w:val="15"/>
                                <w:szCs w:val="15"/>
                              </w:rPr>
                            </w:pPr>
                            <w:ins w:id="8112" w:author="Claire Kouba" w:date="2023-09-12T16:52:00Z">
                              <w:r>
                                <w:rPr>
                                  <w:rFonts w:ascii="Arial"/>
                                  <w:sz w:val="15"/>
                                </w:rPr>
                                <w:t>63</w:t>
                              </w:r>
                            </w:ins>
                          </w:p>
                        </w:txbxContent>
                      </v:textbox>
                    </v:shape>
                  </v:group>
                  <w10:anchorlock/>
                </v:group>
              </w:pict>
            </mc:Fallback>
          </mc:AlternateContent>
        </w:r>
        <w:r w:rsidR="002573FA" w:rsidRPr="00D753AC">
          <w:rPr>
            <w:rFonts w:cs="Times New Roman"/>
            <w:position w:val="-24"/>
            <w:sz w:val="22"/>
            <w:szCs w:val="22"/>
          </w:rPr>
          <w:tab/>
        </w:r>
        <w:r w:rsidRPr="00D753AC">
          <w:rPr>
            <w:rFonts w:cs="Times New Roman"/>
            <w:noProof/>
            <w:position w:val="-24"/>
            <w:sz w:val="22"/>
            <w:szCs w:val="22"/>
          </w:rPr>
          <mc:AlternateContent>
            <mc:Choice Requires="wpg">
              <w:drawing>
                <wp:inline distT="0" distB="0" distL="0" distR="0">
                  <wp:extent cx="2268855" cy="800735"/>
                  <wp:effectExtent l="5715" t="3810" r="1905" b="5080"/>
                  <wp:docPr id="119"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0" y="0"/>
                            <a:chExt cx="3573" cy="1261"/>
                          </a:xfrm>
                        </wpg:grpSpPr>
                        <pic:pic xmlns:pic="http://schemas.openxmlformats.org/drawingml/2006/picture">
                          <pic:nvPicPr>
                            <pic:cNvPr id="120" name="Picture 1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86" y="70"/>
                              <a:ext cx="2727" cy="1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21" name="Group 139"/>
                          <wpg:cNvGrpSpPr>
                            <a:grpSpLocks/>
                          </wpg:cNvGrpSpPr>
                          <wpg:grpSpPr bwMode="auto">
                            <a:xfrm>
                              <a:off x="546" y="1124"/>
                              <a:ext cx="2609" cy="2"/>
                              <a:chOff x="546" y="1124"/>
                              <a:chExt cx="2609" cy="2"/>
                            </a:xfrm>
                          </wpg:grpSpPr>
                          <wps:wsp>
                            <wps:cNvPr id="122" name="Freeform 140"/>
                            <wps:cNvSpPr>
                              <a:spLocks/>
                            </wps:cNvSpPr>
                            <wps:spPr bwMode="auto">
                              <a:xfrm>
                                <a:off x="546" y="1124"/>
                                <a:ext cx="2609" cy="2"/>
                              </a:xfrm>
                              <a:custGeom>
                                <a:avLst/>
                                <a:gdLst>
                                  <a:gd name="T0" fmla="+- 0 546 546"/>
                                  <a:gd name="T1" fmla="*/ T0 w 2609"/>
                                  <a:gd name="T2" fmla="+- 0 3154 546"/>
                                  <a:gd name="T3" fmla="*/ T2 w 2609"/>
                                </a:gdLst>
                                <a:ahLst/>
                                <a:cxnLst>
                                  <a:cxn ang="0">
                                    <a:pos x="T1" y="0"/>
                                  </a:cxn>
                                  <a:cxn ang="0">
                                    <a:pos x="T3" y="0"/>
                                  </a:cxn>
                                </a:cxnLst>
                                <a:rect l="0" t="0" r="r" b="b"/>
                                <a:pathLst>
                                  <a:path w="2609">
                                    <a:moveTo>
                                      <a:pt x="0" y="0"/>
                                    </a:moveTo>
                                    <a:lnTo>
                                      <a:pt x="2608"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 name="Group 137"/>
                          <wpg:cNvGrpSpPr>
                            <a:grpSpLocks/>
                          </wpg:cNvGrpSpPr>
                          <wpg:grpSpPr bwMode="auto">
                            <a:xfrm>
                              <a:off x="546" y="1124"/>
                              <a:ext cx="2" cy="129"/>
                              <a:chOff x="546" y="1124"/>
                              <a:chExt cx="2" cy="129"/>
                            </a:xfrm>
                          </wpg:grpSpPr>
                          <wps:wsp>
                            <wps:cNvPr id="124" name="Freeform 138"/>
                            <wps:cNvSpPr>
                              <a:spLocks/>
                            </wps:cNvSpPr>
                            <wps:spPr bwMode="auto">
                              <a:xfrm>
                                <a:off x="546"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5" name="Group 135"/>
                          <wpg:cNvGrpSpPr>
                            <a:grpSpLocks/>
                          </wpg:cNvGrpSpPr>
                          <wpg:grpSpPr bwMode="auto">
                            <a:xfrm>
                              <a:off x="1198" y="1124"/>
                              <a:ext cx="2" cy="129"/>
                              <a:chOff x="1198" y="1124"/>
                              <a:chExt cx="2" cy="129"/>
                            </a:xfrm>
                          </wpg:grpSpPr>
                          <wps:wsp>
                            <wps:cNvPr id="126" name="Freeform 136"/>
                            <wps:cNvSpPr>
                              <a:spLocks/>
                            </wps:cNvSpPr>
                            <wps:spPr bwMode="auto">
                              <a:xfrm>
                                <a:off x="1198"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7" name="Group 133"/>
                          <wpg:cNvGrpSpPr>
                            <a:grpSpLocks/>
                          </wpg:cNvGrpSpPr>
                          <wpg:grpSpPr bwMode="auto">
                            <a:xfrm>
                              <a:off x="1850" y="1124"/>
                              <a:ext cx="2" cy="129"/>
                              <a:chOff x="1850" y="1124"/>
                              <a:chExt cx="2" cy="129"/>
                            </a:xfrm>
                          </wpg:grpSpPr>
                          <wps:wsp>
                            <wps:cNvPr id="128" name="Freeform 134"/>
                            <wps:cNvSpPr>
                              <a:spLocks/>
                            </wps:cNvSpPr>
                            <wps:spPr bwMode="auto">
                              <a:xfrm>
                                <a:off x="1850"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9" name="Group 131"/>
                          <wpg:cNvGrpSpPr>
                            <a:grpSpLocks/>
                          </wpg:cNvGrpSpPr>
                          <wpg:grpSpPr bwMode="auto">
                            <a:xfrm>
                              <a:off x="2502" y="1124"/>
                              <a:ext cx="2" cy="129"/>
                              <a:chOff x="2502" y="1124"/>
                              <a:chExt cx="2" cy="129"/>
                            </a:xfrm>
                          </wpg:grpSpPr>
                          <wps:wsp>
                            <wps:cNvPr id="130" name="Freeform 132"/>
                            <wps:cNvSpPr>
                              <a:spLocks/>
                            </wps:cNvSpPr>
                            <wps:spPr bwMode="auto">
                              <a:xfrm>
                                <a:off x="2502"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1" name="Group 129"/>
                          <wpg:cNvGrpSpPr>
                            <a:grpSpLocks/>
                          </wpg:cNvGrpSpPr>
                          <wpg:grpSpPr bwMode="auto">
                            <a:xfrm>
                              <a:off x="3154" y="1124"/>
                              <a:ext cx="2" cy="129"/>
                              <a:chOff x="3154" y="1124"/>
                              <a:chExt cx="2" cy="129"/>
                            </a:xfrm>
                          </wpg:grpSpPr>
                          <wps:wsp>
                            <wps:cNvPr id="132" name="Freeform 130"/>
                            <wps:cNvSpPr>
                              <a:spLocks/>
                            </wps:cNvSpPr>
                            <wps:spPr bwMode="auto">
                              <a:xfrm>
                                <a:off x="3154" y="1124"/>
                                <a:ext cx="2" cy="129"/>
                              </a:xfrm>
                              <a:custGeom>
                                <a:avLst/>
                                <a:gdLst>
                                  <a:gd name="T0" fmla="+- 0 1124 1124"/>
                                  <a:gd name="T1" fmla="*/ 1124 h 129"/>
                                  <a:gd name="T2" fmla="+- 0 1252 1124"/>
                                  <a:gd name="T3" fmla="*/ 1252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3" name="Group 127"/>
                          <wpg:cNvGrpSpPr>
                            <a:grpSpLocks/>
                          </wpg:cNvGrpSpPr>
                          <wpg:grpSpPr bwMode="auto">
                            <a:xfrm>
                              <a:off x="3390" y="74"/>
                              <a:ext cx="94" cy="96"/>
                              <a:chOff x="3390" y="74"/>
                              <a:chExt cx="94" cy="96"/>
                            </a:xfrm>
                          </wpg:grpSpPr>
                          <wps:wsp>
                            <wps:cNvPr id="134" name="Freeform 128"/>
                            <wps:cNvSpPr>
                              <a:spLocks/>
                            </wps:cNvSpPr>
                            <wps:spPr bwMode="auto">
                              <a:xfrm>
                                <a:off x="3390" y="74"/>
                                <a:ext cx="94" cy="96"/>
                              </a:xfrm>
                              <a:custGeom>
                                <a:avLst/>
                                <a:gdLst>
                                  <a:gd name="T0" fmla="+- 0 3390 3390"/>
                                  <a:gd name="T1" fmla="*/ T0 w 94"/>
                                  <a:gd name="T2" fmla="+- 0 121 74"/>
                                  <a:gd name="T3" fmla="*/ 121 h 96"/>
                                  <a:gd name="T4" fmla="+- 0 3395 3390"/>
                                  <a:gd name="T5" fmla="*/ T4 w 94"/>
                                  <a:gd name="T6" fmla="+- 0 100 74"/>
                                  <a:gd name="T7" fmla="*/ 100 h 96"/>
                                  <a:gd name="T8" fmla="+- 0 3409 3390"/>
                                  <a:gd name="T9" fmla="*/ T8 w 94"/>
                                  <a:gd name="T10" fmla="+- 0 83 74"/>
                                  <a:gd name="T11" fmla="*/ 83 h 96"/>
                                  <a:gd name="T12" fmla="+- 0 3429 3390"/>
                                  <a:gd name="T13" fmla="*/ T12 w 94"/>
                                  <a:gd name="T14" fmla="+- 0 74 74"/>
                                  <a:gd name="T15" fmla="*/ 74 h 96"/>
                                  <a:gd name="T16" fmla="+- 0 3454 3390"/>
                                  <a:gd name="T17" fmla="*/ T16 w 94"/>
                                  <a:gd name="T18" fmla="+- 0 78 74"/>
                                  <a:gd name="T19" fmla="*/ 78 h 96"/>
                                  <a:gd name="T20" fmla="+- 0 3472 3390"/>
                                  <a:gd name="T21" fmla="*/ T20 w 94"/>
                                  <a:gd name="T22" fmla="+- 0 89 74"/>
                                  <a:gd name="T23" fmla="*/ 89 h 96"/>
                                  <a:gd name="T24" fmla="+- 0 3483 3390"/>
                                  <a:gd name="T25" fmla="*/ T24 w 94"/>
                                  <a:gd name="T26" fmla="+- 0 106 74"/>
                                  <a:gd name="T27" fmla="*/ 106 h 96"/>
                                  <a:gd name="T28" fmla="+- 0 3481 3390"/>
                                  <a:gd name="T29" fmla="*/ T28 w 94"/>
                                  <a:gd name="T30" fmla="+- 0 133 74"/>
                                  <a:gd name="T31" fmla="*/ 133 h 96"/>
                                  <a:gd name="T32" fmla="+- 0 3472 3390"/>
                                  <a:gd name="T33" fmla="*/ T32 w 94"/>
                                  <a:gd name="T34" fmla="+- 0 153 74"/>
                                  <a:gd name="T35" fmla="*/ 153 h 96"/>
                                  <a:gd name="T36" fmla="+- 0 3457 3390"/>
                                  <a:gd name="T37" fmla="*/ T36 w 94"/>
                                  <a:gd name="T38" fmla="+- 0 165 74"/>
                                  <a:gd name="T39" fmla="*/ 165 h 96"/>
                                  <a:gd name="T40" fmla="+- 0 3439 3390"/>
                                  <a:gd name="T41" fmla="*/ T40 w 94"/>
                                  <a:gd name="T42" fmla="+- 0 169 74"/>
                                  <a:gd name="T43" fmla="*/ 169 h 96"/>
                                  <a:gd name="T44" fmla="+- 0 3417 3390"/>
                                  <a:gd name="T45" fmla="*/ T44 w 94"/>
                                  <a:gd name="T46" fmla="+- 0 164 74"/>
                                  <a:gd name="T47" fmla="*/ 164 h 96"/>
                                  <a:gd name="T48" fmla="+- 0 3400 3390"/>
                                  <a:gd name="T49" fmla="*/ T48 w 94"/>
                                  <a:gd name="T50" fmla="+- 0 151 74"/>
                                  <a:gd name="T51" fmla="*/ 151 h 96"/>
                                  <a:gd name="T52" fmla="+- 0 3391 3390"/>
                                  <a:gd name="T53" fmla="*/ T52 w 94"/>
                                  <a:gd name="T54" fmla="+- 0 131 74"/>
                                  <a:gd name="T55" fmla="*/ 131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7"/>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 name="Group 125"/>
                          <wpg:cNvGrpSpPr>
                            <a:grpSpLocks/>
                          </wpg:cNvGrpSpPr>
                          <wpg:grpSpPr bwMode="auto">
                            <a:xfrm>
                              <a:off x="215" y="1036"/>
                              <a:ext cx="94" cy="89"/>
                              <a:chOff x="215" y="1036"/>
                              <a:chExt cx="94" cy="89"/>
                            </a:xfrm>
                          </wpg:grpSpPr>
                          <wps:wsp>
                            <wps:cNvPr id="136" name="Freeform 126"/>
                            <wps:cNvSpPr>
                              <a:spLocks/>
                            </wps:cNvSpPr>
                            <wps:spPr bwMode="auto">
                              <a:xfrm>
                                <a:off x="215" y="1036"/>
                                <a:ext cx="94" cy="89"/>
                              </a:xfrm>
                              <a:custGeom>
                                <a:avLst/>
                                <a:gdLst>
                                  <a:gd name="T0" fmla="+- 0 215 215"/>
                                  <a:gd name="T1" fmla="*/ T0 w 94"/>
                                  <a:gd name="T2" fmla="+- 0 1083 1036"/>
                                  <a:gd name="T3" fmla="*/ 1083 h 89"/>
                                  <a:gd name="T4" fmla="+- 0 220 215"/>
                                  <a:gd name="T5" fmla="*/ T4 w 94"/>
                                  <a:gd name="T6" fmla="+- 0 1061 1036"/>
                                  <a:gd name="T7" fmla="*/ 1061 h 89"/>
                                  <a:gd name="T8" fmla="+- 0 234 215"/>
                                  <a:gd name="T9" fmla="*/ T8 w 94"/>
                                  <a:gd name="T10" fmla="+- 0 1044 1036"/>
                                  <a:gd name="T11" fmla="*/ 1044 h 89"/>
                                  <a:gd name="T12" fmla="+- 0 254 215"/>
                                  <a:gd name="T13" fmla="*/ T12 w 94"/>
                                  <a:gd name="T14" fmla="+- 0 1036 1036"/>
                                  <a:gd name="T15" fmla="*/ 1036 h 89"/>
                                  <a:gd name="T16" fmla="+- 0 279 215"/>
                                  <a:gd name="T17" fmla="*/ T16 w 94"/>
                                  <a:gd name="T18" fmla="+- 0 1039 1036"/>
                                  <a:gd name="T19" fmla="*/ 1039 h 89"/>
                                  <a:gd name="T20" fmla="+- 0 298 215"/>
                                  <a:gd name="T21" fmla="*/ T20 w 94"/>
                                  <a:gd name="T22" fmla="+- 0 1050 1036"/>
                                  <a:gd name="T23" fmla="*/ 1050 h 89"/>
                                  <a:gd name="T24" fmla="+- 0 309 215"/>
                                  <a:gd name="T25" fmla="*/ T24 w 94"/>
                                  <a:gd name="T26" fmla="+- 0 1067 1036"/>
                                  <a:gd name="T27" fmla="*/ 1067 h 89"/>
                                  <a:gd name="T28" fmla="+- 0 306 215"/>
                                  <a:gd name="T29" fmla="*/ T28 w 94"/>
                                  <a:gd name="T30" fmla="+- 0 1094 1036"/>
                                  <a:gd name="T31" fmla="*/ 1094 h 89"/>
                                  <a:gd name="T32" fmla="+- 0 297 215"/>
                                  <a:gd name="T33" fmla="*/ T32 w 94"/>
                                  <a:gd name="T34" fmla="+- 0 1114 1036"/>
                                  <a:gd name="T35" fmla="*/ 1114 h 89"/>
                                  <a:gd name="T36" fmla="+- 0 286 215"/>
                                  <a:gd name="T37" fmla="*/ T36 w 94"/>
                                  <a:gd name="T38" fmla="+- 0 1124 1036"/>
                                  <a:gd name="T39" fmla="*/ 11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 h="89">
                                    <a:moveTo>
                                      <a:pt x="0" y="47"/>
                                    </a:moveTo>
                                    <a:lnTo>
                                      <a:pt x="5" y="25"/>
                                    </a:lnTo>
                                    <a:lnTo>
                                      <a:pt x="19" y="8"/>
                                    </a:lnTo>
                                    <a:lnTo>
                                      <a:pt x="39" y="0"/>
                                    </a:lnTo>
                                    <a:lnTo>
                                      <a:pt x="64" y="3"/>
                                    </a:lnTo>
                                    <a:lnTo>
                                      <a:pt x="83" y="14"/>
                                    </a:lnTo>
                                    <a:lnTo>
                                      <a:pt x="94" y="31"/>
                                    </a:lnTo>
                                    <a:lnTo>
                                      <a:pt x="91" y="58"/>
                                    </a:lnTo>
                                    <a:lnTo>
                                      <a:pt x="82" y="78"/>
                                    </a:lnTo>
                                    <a:lnTo>
                                      <a:pt x="71" y="8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7" name="Group 123"/>
                          <wpg:cNvGrpSpPr>
                            <a:grpSpLocks/>
                          </wpg:cNvGrpSpPr>
                          <wpg:grpSpPr bwMode="auto">
                            <a:xfrm>
                              <a:off x="216" y="1093"/>
                              <a:ext cx="24" cy="32"/>
                              <a:chOff x="216" y="1093"/>
                              <a:chExt cx="24" cy="32"/>
                            </a:xfrm>
                          </wpg:grpSpPr>
                          <wps:wsp>
                            <wps:cNvPr id="138" name="Freeform 124"/>
                            <wps:cNvSpPr>
                              <a:spLocks/>
                            </wps:cNvSpPr>
                            <wps:spPr bwMode="auto">
                              <a:xfrm>
                                <a:off x="216" y="1093"/>
                                <a:ext cx="24" cy="32"/>
                              </a:xfrm>
                              <a:custGeom>
                                <a:avLst/>
                                <a:gdLst>
                                  <a:gd name="T0" fmla="+- 0 240 216"/>
                                  <a:gd name="T1" fmla="*/ T0 w 24"/>
                                  <a:gd name="T2" fmla="+- 0 1124 1093"/>
                                  <a:gd name="T3" fmla="*/ 1124 h 32"/>
                                  <a:gd name="T4" fmla="+- 0 225 216"/>
                                  <a:gd name="T5" fmla="*/ T4 w 24"/>
                                  <a:gd name="T6" fmla="+- 0 1112 1093"/>
                                  <a:gd name="T7" fmla="*/ 1112 h 32"/>
                                  <a:gd name="T8" fmla="+- 0 216 216"/>
                                  <a:gd name="T9" fmla="*/ T8 w 24"/>
                                  <a:gd name="T10" fmla="+- 0 1093 1093"/>
                                  <a:gd name="T11" fmla="*/ 1093 h 32"/>
                                </a:gdLst>
                                <a:ahLst/>
                                <a:cxnLst>
                                  <a:cxn ang="0">
                                    <a:pos x="T1" y="T3"/>
                                  </a:cxn>
                                  <a:cxn ang="0">
                                    <a:pos x="T5" y="T7"/>
                                  </a:cxn>
                                  <a:cxn ang="0">
                                    <a:pos x="T9" y="T11"/>
                                  </a:cxn>
                                </a:cxnLst>
                                <a:rect l="0" t="0" r="r" b="b"/>
                                <a:pathLst>
                                  <a:path w="24" h="32">
                                    <a:moveTo>
                                      <a:pt x="24" y="31"/>
                                    </a:moveTo>
                                    <a:lnTo>
                                      <a:pt x="9" y="19"/>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9" name="Group 121"/>
                          <wpg:cNvGrpSpPr>
                            <a:grpSpLocks/>
                          </wpg:cNvGrpSpPr>
                          <wpg:grpSpPr bwMode="auto">
                            <a:xfrm>
                              <a:off x="136" y="137"/>
                              <a:ext cx="2" cy="987"/>
                              <a:chOff x="136" y="137"/>
                              <a:chExt cx="2" cy="987"/>
                            </a:xfrm>
                          </wpg:grpSpPr>
                          <wps:wsp>
                            <wps:cNvPr id="140" name="Freeform 122"/>
                            <wps:cNvSpPr>
                              <a:spLocks/>
                            </wps:cNvSpPr>
                            <wps:spPr bwMode="auto">
                              <a:xfrm>
                                <a:off x="136" y="137"/>
                                <a:ext cx="2" cy="987"/>
                              </a:xfrm>
                              <a:custGeom>
                                <a:avLst/>
                                <a:gdLst>
                                  <a:gd name="T0" fmla="+- 0 1123 137"/>
                                  <a:gd name="T1" fmla="*/ 1123 h 987"/>
                                  <a:gd name="T2" fmla="+- 0 137 137"/>
                                  <a:gd name="T3" fmla="*/ 137 h 987"/>
                                </a:gdLst>
                                <a:ahLst/>
                                <a:cxnLst>
                                  <a:cxn ang="0">
                                    <a:pos x="0" y="T1"/>
                                  </a:cxn>
                                  <a:cxn ang="0">
                                    <a:pos x="0" y="T3"/>
                                  </a:cxn>
                                </a:cxnLst>
                                <a:rect l="0" t="0" r="r" b="b"/>
                                <a:pathLst>
                                  <a:path h="987">
                                    <a:moveTo>
                                      <a:pt x="0" y="986"/>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1" name="Group 119"/>
                          <wpg:cNvGrpSpPr>
                            <a:grpSpLocks/>
                          </wpg:cNvGrpSpPr>
                          <wpg:grpSpPr bwMode="auto">
                            <a:xfrm>
                              <a:off x="8" y="1123"/>
                              <a:ext cx="128" cy="2"/>
                              <a:chOff x="8" y="1123"/>
                              <a:chExt cx="128" cy="2"/>
                            </a:xfrm>
                          </wpg:grpSpPr>
                          <wps:wsp>
                            <wps:cNvPr id="142" name="Freeform 120"/>
                            <wps:cNvSpPr>
                              <a:spLocks/>
                            </wps:cNvSpPr>
                            <wps:spPr bwMode="auto">
                              <a:xfrm>
                                <a:off x="8" y="1123"/>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3" name="Group 117"/>
                          <wpg:cNvGrpSpPr>
                            <a:grpSpLocks/>
                          </wpg:cNvGrpSpPr>
                          <wpg:grpSpPr bwMode="auto">
                            <a:xfrm>
                              <a:off x="8" y="926"/>
                              <a:ext cx="128" cy="2"/>
                              <a:chOff x="8" y="926"/>
                              <a:chExt cx="128" cy="2"/>
                            </a:xfrm>
                          </wpg:grpSpPr>
                          <wps:wsp>
                            <wps:cNvPr id="144" name="Freeform 118"/>
                            <wps:cNvSpPr>
                              <a:spLocks/>
                            </wps:cNvSpPr>
                            <wps:spPr bwMode="auto">
                              <a:xfrm>
                                <a:off x="8" y="926"/>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 name="Group 115"/>
                          <wpg:cNvGrpSpPr>
                            <a:grpSpLocks/>
                          </wpg:cNvGrpSpPr>
                          <wpg:grpSpPr bwMode="auto">
                            <a:xfrm>
                              <a:off x="8" y="729"/>
                              <a:ext cx="128" cy="2"/>
                              <a:chOff x="8" y="729"/>
                              <a:chExt cx="128" cy="2"/>
                            </a:xfrm>
                          </wpg:grpSpPr>
                          <wps:wsp>
                            <wps:cNvPr id="146" name="Freeform 116"/>
                            <wps:cNvSpPr>
                              <a:spLocks/>
                            </wps:cNvSpPr>
                            <wps:spPr bwMode="auto">
                              <a:xfrm>
                                <a:off x="8" y="729"/>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7" name="Group 113"/>
                          <wpg:cNvGrpSpPr>
                            <a:grpSpLocks/>
                          </wpg:cNvGrpSpPr>
                          <wpg:grpSpPr bwMode="auto">
                            <a:xfrm>
                              <a:off x="8" y="531"/>
                              <a:ext cx="128" cy="2"/>
                              <a:chOff x="8" y="531"/>
                              <a:chExt cx="128" cy="2"/>
                            </a:xfrm>
                          </wpg:grpSpPr>
                          <wps:wsp>
                            <wps:cNvPr id="148" name="Freeform 114"/>
                            <wps:cNvSpPr>
                              <a:spLocks/>
                            </wps:cNvSpPr>
                            <wps:spPr bwMode="auto">
                              <a:xfrm>
                                <a:off x="8" y="531"/>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9" name="Group 111"/>
                          <wpg:cNvGrpSpPr>
                            <a:grpSpLocks/>
                          </wpg:cNvGrpSpPr>
                          <wpg:grpSpPr bwMode="auto">
                            <a:xfrm>
                              <a:off x="8" y="334"/>
                              <a:ext cx="128" cy="2"/>
                              <a:chOff x="8" y="334"/>
                              <a:chExt cx="128" cy="2"/>
                            </a:xfrm>
                          </wpg:grpSpPr>
                          <wps:wsp>
                            <wps:cNvPr id="150" name="Freeform 112"/>
                            <wps:cNvSpPr>
                              <a:spLocks/>
                            </wps:cNvSpPr>
                            <wps:spPr bwMode="auto">
                              <a:xfrm>
                                <a:off x="8" y="334"/>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1" name="Group 109"/>
                          <wpg:cNvGrpSpPr>
                            <a:grpSpLocks/>
                          </wpg:cNvGrpSpPr>
                          <wpg:grpSpPr bwMode="auto">
                            <a:xfrm>
                              <a:off x="8" y="137"/>
                              <a:ext cx="128" cy="2"/>
                              <a:chOff x="8" y="137"/>
                              <a:chExt cx="128" cy="2"/>
                            </a:xfrm>
                          </wpg:grpSpPr>
                          <wps:wsp>
                            <wps:cNvPr id="152" name="Freeform 110"/>
                            <wps:cNvSpPr>
                              <a:spLocks/>
                            </wps:cNvSpPr>
                            <wps:spPr bwMode="auto">
                              <a:xfrm>
                                <a:off x="8" y="137"/>
                                <a:ext cx="128" cy="2"/>
                              </a:xfrm>
                              <a:custGeom>
                                <a:avLst/>
                                <a:gdLst>
                                  <a:gd name="T0" fmla="+- 0 136 8"/>
                                  <a:gd name="T1" fmla="*/ T0 w 128"/>
                                  <a:gd name="T2" fmla="+- 0 8 8"/>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3" name="Group 107"/>
                          <wpg:cNvGrpSpPr>
                            <a:grpSpLocks/>
                          </wpg:cNvGrpSpPr>
                          <wpg:grpSpPr bwMode="auto">
                            <a:xfrm>
                              <a:off x="136" y="8"/>
                              <a:ext cx="3429" cy="1116"/>
                              <a:chOff x="136" y="8"/>
                              <a:chExt cx="3429" cy="1116"/>
                            </a:xfrm>
                          </wpg:grpSpPr>
                          <wps:wsp>
                            <wps:cNvPr id="154" name="Freeform 108"/>
                            <wps:cNvSpPr>
                              <a:spLocks/>
                            </wps:cNvSpPr>
                            <wps:spPr bwMode="auto">
                              <a:xfrm>
                                <a:off x="136" y="8"/>
                                <a:ext cx="3429" cy="1116"/>
                              </a:xfrm>
                              <a:custGeom>
                                <a:avLst/>
                                <a:gdLst>
                                  <a:gd name="T0" fmla="+- 0 136 136"/>
                                  <a:gd name="T1" fmla="*/ T0 w 3429"/>
                                  <a:gd name="T2" fmla="+- 0 1124 8"/>
                                  <a:gd name="T3" fmla="*/ 1124 h 1116"/>
                                  <a:gd name="T4" fmla="+- 0 3565 136"/>
                                  <a:gd name="T5" fmla="*/ T4 w 3429"/>
                                  <a:gd name="T6" fmla="+- 0 1124 8"/>
                                  <a:gd name="T7" fmla="*/ 1124 h 1116"/>
                                  <a:gd name="T8" fmla="+- 0 3565 136"/>
                                  <a:gd name="T9" fmla="*/ T8 w 3429"/>
                                  <a:gd name="T10" fmla="+- 0 8 8"/>
                                  <a:gd name="T11" fmla="*/ 8 h 1116"/>
                                  <a:gd name="T12" fmla="+- 0 136 136"/>
                                  <a:gd name="T13" fmla="*/ T12 w 3429"/>
                                  <a:gd name="T14" fmla="+- 0 8 8"/>
                                  <a:gd name="T15" fmla="*/ 8 h 1116"/>
                                  <a:gd name="T16" fmla="+- 0 136 136"/>
                                  <a:gd name="T17" fmla="*/ T16 w 3429"/>
                                  <a:gd name="T18" fmla="+- 0 1124 8"/>
                                  <a:gd name="T19" fmla="*/ 1124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5" name="Group 104"/>
                          <wpg:cNvGrpSpPr>
                            <a:grpSpLocks/>
                          </wpg:cNvGrpSpPr>
                          <wpg:grpSpPr bwMode="auto">
                            <a:xfrm>
                              <a:off x="371" y="311"/>
                              <a:ext cx="3194" cy="813"/>
                              <a:chOff x="371" y="311"/>
                              <a:chExt cx="3194" cy="813"/>
                            </a:xfrm>
                          </wpg:grpSpPr>
                          <wps:wsp>
                            <wps:cNvPr id="156" name="Freeform 106"/>
                            <wps:cNvSpPr>
                              <a:spLocks/>
                            </wps:cNvSpPr>
                            <wps:spPr bwMode="auto">
                              <a:xfrm>
                                <a:off x="371" y="311"/>
                                <a:ext cx="3194" cy="813"/>
                              </a:xfrm>
                              <a:custGeom>
                                <a:avLst/>
                                <a:gdLst>
                                  <a:gd name="T0" fmla="+- 0 371 371"/>
                                  <a:gd name="T1" fmla="*/ T0 w 3194"/>
                                  <a:gd name="T2" fmla="+- 0 1124 311"/>
                                  <a:gd name="T3" fmla="*/ 1124 h 813"/>
                                  <a:gd name="T4" fmla="+- 0 3565 371"/>
                                  <a:gd name="T5" fmla="*/ T4 w 3194"/>
                                  <a:gd name="T6" fmla="+- 0 311 311"/>
                                  <a:gd name="T7" fmla="*/ 311 h 813"/>
                                </a:gdLst>
                                <a:ahLst/>
                                <a:cxnLst>
                                  <a:cxn ang="0">
                                    <a:pos x="T1" y="T3"/>
                                  </a:cxn>
                                  <a:cxn ang="0">
                                    <a:pos x="T5" y="T7"/>
                                  </a:cxn>
                                </a:cxnLst>
                                <a:rect l="0" t="0" r="r" b="b"/>
                                <a:pathLst>
                                  <a:path w="3194" h="813">
                                    <a:moveTo>
                                      <a:pt x="0" y="813"/>
                                    </a:moveTo>
                                    <a:lnTo>
                                      <a:pt x="3194" y="0"/>
                                    </a:lnTo>
                                  </a:path>
                                </a:pathLst>
                              </a:custGeom>
                              <a:noFill/>
                              <a:ln w="10212">
                                <a:solidFill>
                                  <a:srgbClr val="7F7F7F"/>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Text Box 105"/>
                            <wps:cNvSpPr txBox="1">
                              <a:spLocks noChangeArrowheads="1"/>
                            </wps:cNvSpPr>
                            <wps:spPr bwMode="auto">
                              <a:xfrm>
                                <a:off x="2782" y="36"/>
                                <a:ext cx="592"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7" w:lineRule="exact"/>
                                    <w:ind w:left="146"/>
                                    <w:rPr>
                                      <w:ins w:id="8113" w:author="Claire Kouba" w:date="2023-09-12T16:52:00Z"/>
                                      <w:rFonts w:ascii="Arial" w:eastAsia="Arial" w:hAnsi="Arial" w:cs="Arial"/>
                                      <w:sz w:val="15"/>
                                      <w:szCs w:val="15"/>
                                    </w:rPr>
                                  </w:pPr>
                                  <w:ins w:id="8114" w:author="Claire Kouba" w:date="2023-09-12T16:52:00Z">
                                    <w:r>
                                      <w:rPr>
                                        <w:rFonts w:ascii="Arial"/>
                                        <w:sz w:val="15"/>
                                      </w:rPr>
                                      <w:t xml:space="preserve">53  </w:t>
                                    </w:r>
                                    <w:r>
                                      <w:rPr>
                                        <w:rFonts w:ascii="Arial"/>
                                        <w:spacing w:val="-14"/>
                                        <w:sz w:val="15"/>
                                      </w:rPr>
                                      <w:t xml:space="preserve"> </w:t>
                                    </w:r>
                                    <w:r>
                                      <w:rPr>
                                        <w:rFonts w:ascii="Arial"/>
                                        <w:sz w:val="15"/>
                                      </w:rPr>
                                      <w:t>59</w:t>
                                    </w:r>
                                  </w:ins>
                                </w:p>
                                <w:p w:rsidR="00AA7750" w:rsidRDefault="00AA7750">
                                  <w:pPr>
                                    <w:spacing w:before="7" w:line="169" w:lineRule="exact"/>
                                    <w:rPr>
                                      <w:ins w:id="8115" w:author="Claire Kouba" w:date="2023-09-12T16:52:00Z"/>
                                      <w:rFonts w:ascii="Arial" w:eastAsia="Arial" w:hAnsi="Arial" w:cs="Arial"/>
                                      <w:sz w:val="15"/>
                                      <w:szCs w:val="15"/>
                                    </w:rPr>
                                  </w:pPr>
                                  <w:ins w:id="8116"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inline>
              </w:drawing>
            </mc:Choice>
            <mc:Fallback>
              <w:pict>
                <v:group id="Group 103" o:spid="_x0000_s1242" style="width:178.65pt;height:63.05pt;mso-position-horizontal-relative:char;mso-position-vertical-relative:line"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">
                  <v:shape id="Picture 141" o:spid="_x0000_s1243" type="#_x0000_t75" style="position:absolute;left:486;top:70;width:2727;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">
                    <v:imagedata r:id="rId28" o:title=""/>
                  </v:shape>
                  <v:group id="Group 139" o:spid="_x0000_s1244" style="position:absolute;left:546;top:1124;width:2609;height:2" coordorigin="546,1124" coordsize="2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Freeform 140" o:spid="_x0000_s1245" style="position:absolute;left:546;top:1124;width:2609;height:2;visibility:visible;mso-wrap-style:square;v-text-anchor:top" coordsize="2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" path="m,l2608,e" filled="f" strokeweight=".28367mm">
                      <v:path arrowok="t" o:connecttype="custom" o:connectlocs="0,0;2608,0" o:connectangles="0,0"/>
                    </v:shape>
                  </v:group>
                  <v:group id="Group 137" o:spid="_x0000_s1246" style="position:absolute;left:546;top:1124;width:2;height:129" coordorigin="546,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Freeform 138" o:spid="_x0000_s1247" style="position:absolute;left:546;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" path="m,l,128e" filled="f" strokeweight=".28367mm">
                      <v:path arrowok="t" o:connecttype="custom" o:connectlocs="0,1124;0,1252" o:connectangles="0,0"/>
                    </v:shape>
                  </v:group>
                  <v:group id="Group 135" o:spid="_x0000_s1248" style="position:absolute;left:1198;top:1124;width:2;height:129" coordorigin="1198,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eeform 136" o:spid="_x0000_s1249" style="position:absolute;left:1198;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" path="m,l,128e" filled="f" strokeweight=".28367mm">
                      <v:path arrowok="t" o:connecttype="custom" o:connectlocs="0,1124;0,1252" o:connectangles="0,0"/>
                    </v:shape>
                  </v:group>
                  <v:group id="Group 133" o:spid="_x0000_s1250" style="position:absolute;left:1850;top:1124;width:2;height:129" coordorigin="1850,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Freeform 134" o:spid="_x0000_s1251" style="position:absolute;left:1850;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" path="m,l,128e" filled="f" strokeweight=".28367mm">
                      <v:path arrowok="t" o:connecttype="custom" o:connectlocs="0,1124;0,1252" o:connectangles="0,0"/>
                    </v:shape>
                  </v:group>
                  <v:group id="Group 131" o:spid="_x0000_s1252" style="position:absolute;left:2502;top:1124;width:2;height:129" coordorigin="2502,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Freeform 132" o:spid="_x0000_s1253" style="position:absolute;left:2502;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" path="m,l,128e" filled="f" strokeweight=".28367mm">
                      <v:path arrowok="t" o:connecttype="custom" o:connectlocs="0,1124;0,1252" o:connectangles="0,0"/>
                    </v:shape>
                  </v:group>
                  <v:group id="Group 129" o:spid="_x0000_s1254" style="position:absolute;left:3154;top:1124;width:2;height:129" coordorigin="3154,1124"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shape id="Freeform 130" o:spid="_x0000_s1255" style="position:absolute;left:3154;top:1124;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" path="m,l,128e" filled="f" strokeweight=".28367mm">
                      <v:path arrowok="t" o:connecttype="custom" o:connectlocs="0,1124;0,1252" o:connectangles="0,0"/>
                    </v:shape>
                  </v:group>
                  <v:group id="Group 127" o:spid="_x0000_s1256" style="position:absolute;left:3390;top:74;width:94;height:96" coordorigin="3390,74"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128" o:spid="_x0000_s1257" style="position:absolute;left:3390;top:74;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" path="m,47l5,26,19,9,39,,64,4,82,15,93,32,91,59,82,79,67,91,49,95,27,90,10,77,1,57e" filled="f" strokeweight=".28367mm">
                      <v:path arrowok="t" o:connecttype="custom" o:connectlocs="0,121;5,100;19,83;39,74;64,78;82,89;93,106;91,133;82,153;67,165;49,169;27,164;10,151;1,131" o:connectangles="0,0,0,0,0,0,0,0,0,0,0,0,0,0"/>
                    </v:shape>
                  </v:group>
                  <v:group id="Group 125" o:spid="_x0000_s1258" style="position:absolute;left:215;top:1036;width:94;height:89" coordorigin="215,1036"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Freeform 126" o:spid="_x0000_s1259" style="position:absolute;left:215;top:1036;width:94;height:89;visibility:visible;mso-wrap-style:square;v-text-anchor:top" coordsize="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" path="m,47l5,25,19,8,39,,64,3,83,14,94,31,91,58,82,78,71,88e" filled="f" strokeweight=".28367mm">
                      <v:path arrowok="t" o:connecttype="custom" o:connectlocs="0,1083;5,1061;19,1044;39,1036;64,1039;83,1050;94,1067;91,1094;82,1114;71,1124" o:connectangles="0,0,0,0,0,0,0,0,0,0"/>
                    </v:shape>
                  </v:group>
                  <v:group id="Group 123" o:spid="_x0000_s1260" style="position:absolute;left:216;top:1093;width:24;height:32" coordorigin="216,1093"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reeform 124" o:spid="_x0000_s1261" style="position:absolute;left:216;top:1093;width:24;height:32;visibility:visible;mso-wrap-style:square;v-text-anchor:top" coordsize="2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" path="m24,31l9,19,,e" filled="f" strokeweight=".28367mm">
                      <v:path arrowok="t" o:connecttype="custom" o:connectlocs="24,1124;9,1112;0,1093" o:connectangles="0,0,0"/>
                    </v:shape>
                  </v:group>
                  <v:group id="Group 121" o:spid="_x0000_s1262" style="position:absolute;left:136;top:137;width:2;height:987" coordorigin="136,137" coordsize="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reeform 122" o:spid="_x0000_s1263" style="position:absolute;left:136;top:137;width:2;height:987;visibility:visible;mso-wrap-style:square;v-text-anchor:top" coordsize="2,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" path="m,986l,e" filled="f" strokeweight=".28367mm">
                      <v:path arrowok="t" o:connecttype="custom" o:connectlocs="0,1123;0,137" o:connectangles="0,0"/>
                    </v:shape>
                  </v:group>
                  <v:group id="Group 119" o:spid="_x0000_s1264" style="position:absolute;left:8;top:1123;width:128;height:2" coordorigin="8,112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shape id="Freeform 120" o:spid="_x0000_s1265" style="position:absolute;left:8;top:112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" path="m128,l,e" filled="f" strokeweight=".28367mm">
                      <v:path arrowok="t" o:connecttype="custom" o:connectlocs="128,0;0,0" o:connectangles="0,0"/>
                    </v:shape>
                  </v:group>
                  <v:group id="Group 117" o:spid="_x0000_s1266" style="position:absolute;left:8;top:926;width:128;height:2" coordorigin="8,926"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18" o:spid="_x0000_s1267" style="position:absolute;left:8;top:926;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" path="m128,l,e" filled="f" strokeweight=".28367mm">
                      <v:path arrowok="t" o:connecttype="custom" o:connectlocs="128,0;0,0" o:connectangles="0,0"/>
                    </v:shape>
                  </v:group>
                  <v:group id="Group 115" o:spid="_x0000_s1268" style="position:absolute;left:8;top:729;width:128;height:2" coordorigin="8,72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Freeform 116" o:spid="_x0000_s1269" style="position:absolute;left:8;top:72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" path="m128,l,e" filled="f" strokeweight=".28367mm">
                      <v:path arrowok="t" o:connecttype="custom" o:connectlocs="128,0;0,0" o:connectangles="0,0"/>
                    </v:shape>
                  </v:group>
                  <v:group id="Group 113" o:spid="_x0000_s1270" style="position:absolute;left:8;top:531;width:128;height:2" coordorigin="8,53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114" o:spid="_x0000_s1271" style="position:absolute;left:8;top:53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" path="m128,l,e" filled="f" strokeweight=".28367mm">
                      <v:path arrowok="t" o:connecttype="custom" o:connectlocs="128,0;0,0" o:connectangles="0,0"/>
                    </v:shape>
                  </v:group>
                  <v:group id="Group 111" o:spid="_x0000_s1272" style="position:absolute;left:8;top:334;width:128;height:2" coordorigin="8,334"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Freeform 112" o:spid="_x0000_s1273" style="position:absolute;left:8;top:334;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" path="m128,l,e" filled="f" strokeweight=".28367mm">
                      <v:path arrowok="t" o:connecttype="custom" o:connectlocs="128,0;0,0" o:connectangles="0,0"/>
                    </v:shape>
                  </v:group>
                  <v:group id="Group 109" o:spid="_x0000_s1274" style="position:absolute;left:8;top:137;width:128;height:2" coordorigin="8,137"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Freeform 110" o:spid="_x0000_s1275" style="position:absolute;left:8;top:137;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" path="m128,l,e" filled="f" strokeweight=".28367mm">
                      <v:path arrowok="t" o:connecttype="custom" o:connectlocs="128,0;0,0" o:connectangles="0,0"/>
                    </v:shape>
                  </v:group>
                  <v:group id="Group 107" o:spid="_x0000_s1276" style="position:absolute;left:136;top:8;width:3429;height:1116" coordorigin="136,8"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Freeform 108" o:spid="_x0000_s1277" style="position:absolute;left:136;top:8;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" path="m,1116r3429,l3429,,,,,1116xe" filled="f" strokeweight=".28367mm">
                      <v:path arrowok="t" o:connecttype="custom" o:connectlocs="0,1124;3429,1124;3429,8;0,8;0,1124" o:connectangles="0,0,0,0,0"/>
                    </v:shape>
                  </v:group>
                  <v:group id="Group 104" o:spid="_x0000_s1278" style="position:absolute;left:371;top:311;width:3194;height:813" coordorigin="371,311" coordsize="319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 id="Freeform 106" o:spid="_x0000_s1279" style="position:absolute;left:371;top:311;width:3194;height:813;visibility:visible;mso-wrap-style:square;v-text-anchor:top" coordsize="3194,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" path="m,813l3194,e" filled="f" strokecolor="#7f7f7f" strokeweight=".28367mm">
                      <v:stroke dashstyle="dash"/>
                      <v:path arrowok="t" o:connecttype="custom" o:connectlocs="0,1124;3194,311" o:connectangles="0,0"/>
                    </v:shape>
                    <v:shape id="Text Box 105" o:spid="_x0000_s1280" type="#_x0000_t202" style="position:absolute;left:2782;top:36;width:592;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rsidR="00AA7750" w:rsidRDefault="00AA7750">
                            <w:pPr>
                              <w:spacing w:line="157" w:lineRule="exact"/>
                              <w:ind w:left="146"/>
                              <w:rPr>
                                <w:ins w:id="8117" w:author="Claire Kouba" w:date="2023-09-12T16:52:00Z"/>
                                <w:rFonts w:ascii="Arial" w:eastAsia="Arial" w:hAnsi="Arial" w:cs="Arial"/>
                                <w:sz w:val="15"/>
                                <w:szCs w:val="15"/>
                              </w:rPr>
                            </w:pPr>
                            <w:ins w:id="8118" w:author="Claire Kouba" w:date="2023-09-12T16:52:00Z">
                              <w:r>
                                <w:rPr>
                                  <w:rFonts w:ascii="Arial"/>
                                  <w:sz w:val="15"/>
                                </w:rPr>
                                <w:t xml:space="preserve">53  </w:t>
                              </w:r>
                              <w:r>
                                <w:rPr>
                                  <w:rFonts w:ascii="Arial"/>
                                  <w:spacing w:val="-14"/>
                                  <w:sz w:val="15"/>
                                </w:rPr>
                                <w:t xml:space="preserve"> </w:t>
                              </w:r>
                              <w:r>
                                <w:rPr>
                                  <w:rFonts w:ascii="Arial"/>
                                  <w:sz w:val="15"/>
                                </w:rPr>
                                <w:t>59</w:t>
                              </w:r>
                            </w:ins>
                          </w:p>
                          <w:p w:rsidR="00AA7750" w:rsidRDefault="00AA7750">
                            <w:pPr>
                              <w:spacing w:before="7" w:line="169" w:lineRule="exact"/>
                              <w:rPr>
                                <w:ins w:id="8119" w:author="Claire Kouba" w:date="2023-09-12T16:52:00Z"/>
                                <w:rFonts w:ascii="Arial" w:eastAsia="Arial" w:hAnsi="Arial" w:cs="Arial"/>
                                <w:sz w:val="15"/>
                                <w:szCs w:val="15"/>
                              </w:rPr>
                            </w:pPr>
                            <w:ins w:id="8120" w:author="Claire Kouba" w:date="2023-09-12T16:52:00Z">
                              <w:r>
                                <w:rPr>
                                  <w:rFonts w:ascii="Arial"/>
                                  <w:sz w:val="15"/>
                                </w:rPr>
                                <w:t>63</w:t>
                              </w:r>
                            </w:ins>
                          </w:p>
                        </w:txbxContent>
                      </v:textbox>
                    </v:shape>
                  </v:group>
                  <w10:anchorlock/>
                </v:group>
              </w:pict>
            </mc:Fallback>
          </mc:AlternateContent>
        </w:r>
      </w:ins>
    </w:p>
    <w:p w:rsidR="002153D1" w:rsidRPr="00D753AC" w:rsidRDefault="002153D1" w:rsidP="00D753AC">
      <w:pPr>
        <w:ind w:left="173"/>
        <w:rPr>
          <w:ins w:id="8121"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51C7A" w:rsidP="00D753AC">
      <w:pPr>
        <w:tabs>
          <w:tab w:val="left" w:pos="2548"/>
          <w:tab w:val="left" w:pos="3194"/>
          <w:tab w:val="left" w:pos="3839"/>
          <w:tab w:val="left" w:pos="4425"/>
        </w:tabs>
        <w:spacing w:before="128"/>
        <w:ind w:left="173"/>
        <w:rPr>
          <w:ins w:id="8122" w:author="Claire Kouba" w:date="2023-09-12T16:52:00Z"/>
          <w:rFonts w:ascii="Times New Roman" w:eastAsia="Arial" w:hAnsi="Times New Roman" w:cs="Times New Roman"/>
        </w:rPr>
      </w:pPr>
      <w:ins w:id="8123" w:author="Claire Kouba" w:date="2023-09-12T16:52:00Z">
        <w:r w:rsidRPr="00D753AC">
          <w:rPr>
            <w:rFonts w:ascii="Times New Roman" w:hAnsi="Times New Roman" w:cs="Times New Roman"/>
            <w:noProof/>
          </w:rPr>
          <mc:AlternateContent>
            <mc:Choice Requires="wps">
              <w:drawing>
                <wp:anchor distT="0" distB="0" distL="114300" distR="114300" simplePos="0" relativeHeight="2368" behindDoc="0" locked="0" layoutInCell="1" allowOverlap="1">
                  <wp:simplePos x="0" y="0"/>
                  <wp:positionH relativeFrom="page">
                    <wp:posOffset>939165</wp:posOffset>
                  </wp:positionH>
                  <wp:positionV relativeFrom="paragraph">
                    <wp:posOffset>-267335</wp:posOffset>
                  </wp:positionV>
                  <wp:extent cx="161925" cy="256540"/>
                  <wp:effectExtent l="0" t="635" r="3810" b="0"/>
                  <wp:wrapNone/>
                  <wp:docPr id="118"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56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124" w:author="Claire Kouba" w:date="2023-09-12T16:52:00Z"/>
                                  <w:rFonts w:ascii="Arial" w:eastAsia="Arial" w:hAnsi="Arial" w:cs="Arial"/>
                                  <w:sz w:val="21"/>
                                  <w:szCs w:val="21"/>
                                </w:rPr>
                              </w:pPr>
                              <w:ins w:id="8125" w:author="Claire Kouba" w:date="2023-09-12T16:52:00Z">
                                <w:r>
                                  <w:rPr>
                                    <w:rFonts w:ascii="Arial" w:eastAsia="Arial" w:hAnsi="Arial" w:cs="Arial"/>
                                    <w:w w:val="102"/>
                                    <w:sz w:val="21"/>
                                    <w:szCs w:val="21"/>
                                  </w:rPr>
                                  <w:t>−50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281" type="#_x0000_t202" style="position:absolute;left:0;text-align:left;margin-left:73.95pt;margin-top:-21.05pt;width:12.75pt;height:20.2pt;z-index: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" filled="f" stroked="f">
                  <v:textbox style="layout-flow:vertical;mso-layout-flow-alt:bottom-to-top" inset="0,0,0,0">
                    <w:txbxContent>
                      <w:p w:rsidR="00AA7750" w:rsidRDefault="00AA7750">
                        <w:pPr>
                          <w:spacing w:line="238" w:lineRule="exact"/>
                          <w:ind w:left="20"/>
                          <w:rPr>
                            <w:ins w:id="8126" w:author="Claire Kouba" w:date="2023-09-12T16:52:00Z"/>
                            <w:rFonts w:ascii="Arial" w:eastAsia="Arial" w:hAnsi="Arial" w:cs="Arial"/>
                            <w:sz w:val="21"/>
                            <w:szCs w:val="21"/>
                          </w:rPr>
                        </w:pPr>
                        <w:ins w:id="8127" w:author="Claire Kouba" w:date="2023-09-12T16:52:00Z">
                          <w:r>
                            <w:rPr>
                              <w:rFonts w:ascii="Arial" w:eastAsia="Arial" w:hAnsi="Arial" w:cs="Arial"/>
                              <w:w w:val="102"/>
                              <w:sz w:val="21"/>
                              <w:szCs w:val="21"/>
                            </w:rPr>
                            <w:t>−50</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512" behindDoc="0" locked="0" layoutInCell="1" allowOverlap="1">
                  <wp:simplePos x="0" y="0"/>
                  <wp:positionH relativeFrom="page">
                    <wp:posOffset>4125595</wp:posOffset>
                  </wp:positionH>
                  <wp:positionV relativeFrom="paragraph">
                    <wp:posOffset>-387985</wp:posOffset>
                  </wp:positionV>
                  <wp:extent cx="161925" cy="391795"/>
                  <wp:effectExtent l="1270" t="3810" r="0" b="4445"/>
                  <wp:wrapNone/>
                  <wp:docPr id="11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tabs>
                                  <w:tab w:val="left" w:pos="477"/>
                                </w:tabs>
                                <w:spacing w:line="238" w:lineRule="exact"/>
                                <w:ind w:left="20"/>
                                <w:rPr>
                                  <w:ins w:id="8128" w:author="Claire Kouba" w:date="2023-09-12T16:52:00Z"/>
                                  <w:rFonts w:ascii="Arial" w:eastAsia="Arial" w:hAnsi="Arial" w:cs="Arial"/>
                                  <w:sz w:val="21"/>
                                  <w:szCs w:val="21"/>
                                </w:rPr>
                              </w:pPr>
                              <w:ins w:id="8129" w:author="Claire Kouba" w:date="2023-09-12T16:52:00Z">
                                <w:r>
                                  <w:rPr>
                                    <w:rFonts w:ascii="Arial" w:eastAsia="Arial" w:hAnsi="Arial" w:cs="Arial"/>
                                    <w:w w:val="102"/>
                                    <w:sz w:val="21"/>
                                    <w:szCs w:val="21"/>
                                  </w:rPr>
                                  <w:t>−2</w:t>
                                </w:r>
                                <w:r>
                                  <w:rPr>
                                    <w:rFonts w:ascii="Arial" w:eastAsia="Arial" w:hAnsi="Arial" w:cs="Arial"/>
                                    <w:sz w:val="21"/>
                                    <w:szCs w:val="21"/>
                                  </w:rPr>
                                  <w:tab/>
                                </w:r>
                                <w:r>
                                  <w:rPr>
                                    <w:rFonts w:ascii="Arial" w:eastAsia="Arial" w:hAnsi="Arial" w:cs="Arial"/>
                                    <w:w w:val="102"/>
                                    <w:sz w:val="21"/>
                                    <w:szCs w:val="21"/>
                                  </w:rPr>
                                  <w:t>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282" type="#_x0000_t202" style="position:absolute;left:0;text-align:left;margin-left:324.85pt;margin-top:-30.55pt;width:12.75pt;height:30.85pt;z-index: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" filled="f" stroked="f">
                  <v:textbox style="layout-flow:vertical;mso-layout-flow-alt:bottom-to-top" inset="0,0,0,0">
                    <w:txbxContent>
                      <w:p w:rsidR="00AA7750" w:rsidRDefault="00AA7750">
                        <w:pPr>
                          <w:tabs>
                            <w:tab w:val="left" w:pos="477"/>
                          </w:tabs>
                          <w:spacing w:line="238" w:lineRule="exact"/>
                          <w:ind w:left="20"/>
                          <w:rPr>
                            <w:ins w:id="8130" w:author="Claire Kouba" w:date="2023-09-12T16:52:00Z"/>
                            <w:rFonts w:ascii="Arial" w:eastAsia="Arial" w:hAnsi="Arial" w:cs="Arial"/>
                            <w:sz w:val="21"/>
                            <w:szCs w:val="21"/>
                          </w:rPr>
                        </w:pPr>
                        <w:ins w:id="8131" w:author="Claire Kouba" w:date="2023-09-12T16:52:00Z">
                          <w:r>
                            <w:rPr>
                              <w:rFonts w:ascii="Arial" w:eastAsia="Arial" w:hAnsi="Arial" w:cs="Arial"/>
                              <w:w w:val="102"/>
                              <w:sz w:val="21"/>
                              <w:szCs w:val="21"/>
                            </w:rPr>
                            <w:t>−2</w:t>
                          </w:r>
                          <w:r>
                            <w:rPr>
                              <w:rFonts w:ascii="Arial" w:eastAsia="Arial" w:hAnsi="Arial" w:cs="Arial"/>
                              <w:sz w:val="21"/>
                              <w:szCs w:val="21"/>
                            </w:rPr>
                            <w:tab/>
                          </w:r>
                          <w:r>
                            <w:rPr>
                              <w:rFonts w:ascii="Arial" w:eastAsia="Arial" w:hAnsi="Arial" w:cs="Arial"/>
                              <w:w w:val="102"/>
                              <w:sz w:val="21"/>
                              <w:szCs w:val="21"/>
                            </w:rPr>
                            <w:t>0</w:t>
                          </w:r>
                        </w:ins>
                      </w:p>
                    </w:txbxContent>
                  </v:textbox>
                  <w10:wrap anchorx="page"/>
                </v:shape>
              </w:pict>
            </mc:Fallback>
          </mc:AlternateContent>
        </w:r>
        <w:r w:rsidR="002573FA" w:rsidRPr="00D753AC">
          <w:rPr>
            <w:rFonts w:ascii="Times New Roman" w:hAnsi="Times New Roman" w:cs="Times New Roman"/>
          </w:rPr>
          <w:t>20</w:t>
        </w:r>
        <w:r w:rsidR="002573FA" w:rsidRPr="00D753AC">
          <w:rPr>
            <w:rFonts w:ascii="Times New Roman" w:hAnsi="Times New Roman" w:cs="Times New Roman"/>
          </w:rPr>
          <w:tab/>
          <w:t>40</w:t>
        </w:r>
        <w:r w:rsidR="002573FA" w:rsidRPr="00D753AC">
          <w:rPr>
            <w:rFonts w:ascii="Times New Roman" w:hAnsi="Times New Roman" w:cs="Times New Roman"/>
          </w:rPr>
          <w:tab/>
          <w:t>60</w:t>
        </w:r>
        <w:r w:rsidR="002573FA" w:rsidRPr="00D753AC">
          <w:rPr>
            <w:rFonts w:ascii="Times New Roman" w:hAnsi="Times New Roman" w:cs="Times New Roman"/>
          </w:rPr>
          <w:tab/>
          <w:t>80</w:t>
        </w:r>
        <w:r w:rsidR="002573FA" w:rsidRPr="00D753AC">
          <w:rPr>
            <w:rFonts w:ascii="Times New Roman" w:hAnsi="Times New Roman" w:cs="Times New Roman"/>
          </w:rPr>
          <w:tab/>
          <w:t>100</w:t>
        </w:r>
      </w:ins>
    </w:p>
    <w:p w:rsidR="002153D1" w:rsidRPr="00D753AC" w:rsidRDefault="002573FA" w:rsidP="00D753AC">
      <w:pPr>
        <w:tabs>
          <w:tab w:val="left" w:pos="2555"/>
          <w:tab w:val="left" w:pos="3269"/>
          <w:tab w:val="left" w:pos="3921"/>
          <w:tab w:val="left" w:pos="4573"/>
        </w:tabs>
        <w:spacing w:before="128"/>
        <w:ind w:left="173"/>
        <w:rPr>
          <w:ins w:id="8132" w:author="Claire Kouba" w:date="2023-09-12T16:52:00Z"/>
          <w:rFonts w:ascii="Times New Roman" w:eastAsia="Arial" w:hAnsi="Times New Roman" w:cs="Times New Roman"/>
        </w:rPr>
      </w:pPr>
      <w:ins w:id="8133" w:author="Claire Kouba" w:date="2023-09-12T16:52:00Z">
        <w:r w:rsidRPr="00D753AC">
          <w:rPr>
            <w:rFonts w:ascii="Times New Roman" w:hAnsi="Times New Roman" w:cs="Times New Roman"/>
          </w:rPr>
          <w:br w:type="column"/>
        </w:r>
        <w:r w:rsidRPr="00D753AC">
          <w:rPr>
            <w:rFonts w:ascii="Times New Roman" w:eastAsia="Arial" w:hAnsi="Times New Roman" w:cs="Times New Roman"/>
          </w:rPr>
          <w:t>−2</w:t>
        </w:r>
        <w:r w:rsidRPr="00D753AC">
          <w:rPr>
            <w:rFonts w:ascii="Times New Roman" w:eastAsia="Arial" w:hAnsi="Times New Roman" w:cs="Times New Roman"/>
          </w:rPr>
          <w:tab/>
          <w:t>−1</w:t>
        </w:r>
        <w:r w:rsidRPr="00D753AC">
          <w:rPr>
            <w:rFonts w:ascii="Times New Roman" w:eastAsia="Arial" w:hAnsi="Times New Roman" w:cs="Times New Roman"/>
          </w:rPr>
          <w:tab/>
          <w:t>0</w:t>
        </w:r>
        <w:r w:rsidRPr="00D753AC">
          <w:rPr>
            <w:rFonts w:ascii="Times New Roman" w:eastAsia="Arial" w:hAnsi="Times New Roman" w:cs="Times New Roman"/>
          </w:rPr>
          <w:tab/>
          <w:t>1</w:t>
        </w:r>
        <w:r w:rsidRPr="00D753AC">
          <w:rPr>
            <w:rFonts w:ascii="Times New Roman" w:eastAsia="Arial" w:hAnsi="Times New Roman" w:cs="Times New Roman"/>
          </w:rPr>
          <w:tab/>
          <w:t>2</w:t>
        </w:r>
      </w:ins>
    </w:p>
    <w:p w:rsidR="002153D1" w:rsidRPr="00D753AC" w:rsidRDefault="002153D1" w:rsidP="00D753AC">
      <w:pPr>
        <w:ind w:left="173"/>
        <w:rPr>
          <w:ins w:id="8134"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4784" w:space="259"/>
            <w:col w:w="6527"/>
          </w:cols>
        </w:sectPr>
      </w:pPr>
    </w:p>
    <w:p w:rsidR="002153D1" w:rsidRPr="00D753AC" w:rsidRDefault="002153D1" w:rsidP="00D753AC">
      <w:pPr>
        <w:spacing w:before="10"/>
        <w:ind w:left="173"/>
        <w:rPr>
          <w:ins w:id="8135" w:author="Claire Kouba" w:date="2023-09-12T16:52:00Z"/>
          <w:rFonts w:ascii="Times New Roman" w:eastAsia="Arial" w:hAnsi="Times New Roman" w:cs="Times New Roman"/>
        </w:rPr>
      </w:pPr>
    </w:p>
    <w:p w:rsidR="002153D1" w:rsidRPr="00D753AC" w:rsidRDefault="002153D1" w:rsidP="00D753AC">
      <w:pPr>
        <w:ind w:left="173"/>
        <w:rPr>
          <w:ins w:id="8136"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51C7A" w:rsidP="00D753AC">
      <w:pPr>
        <w:spacing w:before="76"/>
        <w:ind w:left="173"/>
        <w:rPr>
          <w:ins w:id="8137" w:author="Claire Kouba" w:date="2023-09-12T16:52:00Z"/>
          <w:rFonts w:ascii="Times New Roman" w:eastAsia="Arial" w:hAnsi="Times New Roman" w:cs="Times New Roman"/>
        </w:rPr>
      </w:pPr>
      <w:ins w:id="8138" w:author="Claire Kouba" w:date="2023-09-12T16:52:00Z">
        <w:r w:rsidRPr="00D753AC">
          <w:rPr>
            <w:rFonts w:ascii="Times New Roman" w:hAnsi="Times New Roman" w:cs="Times New Roman"/>
            <w:noProof/>
          </w:rPr>
          <mc:AlternateContent>
            <mc:Choice Requires="wps">
              <w:drawing>
                <wp:anchor distT="0" distB="0" distL="114300" distR="114300" simplePos="0" relativeHeight="2440" behindDoc="0" locked="0" layoutInCell="1" allowOverlap="1">
                  <wp:simplePos x="0" y="0"/>
                  <wp:positionH relativeFrom="page">
                    <wp:posOffset>3799840</wp:posOffset>
                  </wp:positionH>
                  <wp:positionV relativeFrom="paragraph">
                    <wp:posOffset>-1503680</wp:posOffset>
                  </wp:positionV>
                  <wp:extent cx="161925" cy="1408430"/>
                  <wp:effectExtent l="0" t="1270" r="635" b="0"/>
                  <wp:wrapNone/>
                  <wp:docPr id="11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139" w:author="Claire Kouba" w:date="2023-09-12T16:52:00Z"/>
                                  <w:rFonts w:ascii="Arial" w:eastAsia="Arial" w:hAnsi="Arial" w:cs="Arial"/>
                                  <w:sz w:val="21"/>
                                  <w:szCs w:val="21"/>
                                </w:rPr>
                              </w:pPr>
                              <w:ins w:id="8140"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283" type="#_x0000_t202" style="position:absolute;left:0;text-align:left;margin-left:299.2pt;margin-top:-118.4pt;width:12.75pt;height:110.9pt;z-index:2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" filled="f" stroked="f">
                  <v:textbox style="layout-flow:vertical;mso-layout-flow-alt:bottom-to-top" inset="0,0,0,0">
                    <w:txbxContent>
                      <w:p w:rsidR="00AA7750" w:rsidRDefault="00AA7750">
                        <w:pPr>
                          <w:spacing w:line="238" w:lineRule="exact"/>
                          <w:ind w:left="20"/>
                          <w:rPr>
                            <w:ins w:id="8141" w:author="Claire Kouba" w:date="2023-09-12T16:52:00Z"/>
                            <w:rFonts w:ascii="Arial" w:eastAsia="Arial" w:hAnsi="Arial" w:cs="Arial"/>
                            <w:sz w:val="21"/>
                            <w:szCs w:val="21"/>
                          </w:rPr>
                        </w:pPr>
                        <w:ins w:id="8142"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rsidR="002153D1" w:rsidRPr="00D753AC" w:rsidRDefault="002573FA" w:rsidP="00D753AC">
      <w:pPr>
        <w:spacing w:before="76"/>
        <w:ind w:left="173"/>
        <w:rPr>
          <w:ins w:id="8143" w:author="Claire Kouba" w:date="2023-09-12T16:52:00Z"/>
          <w:rFonts w:ascii="Times New Roman" w:eastAsia="Arial" w:hAnsi="Times New Roman" w:cs="Times New Roman"/>
        </w:rPr>
      </w:pPr>
      <w:ins w:id="8144" w:author="Claire Kouba" w:date="2023-09-12T16:52:00Z">
        <w:r w:rsidRPr="00D753AC">
          <w:rPr>
            <w:rFonts w:ascii="Times New Roman" w:hAnsi="Times New Roman" w:cs="Times New Roman"/>
          </w:rPr>
          <w:br w:type="column"/>
          <w:t>Theoretical</w:t>
        </w:r>
        <w:r w:rsidRPr="00D753AC">
          <w:rPr>
            <w:rFonts w:ascii="Times New Roman" w:hAnsi="Times New Roman" w:cs="Times New Roman"/>
            <w:spacing w:val="41"/>
          </w:rPr>
          <w:t xml:space="preserve"> </w:t>
        </w:r>
        <w:r w:rsidRPr="00D753AC">
          <w:rPr>
            <w:rFonts w:ascii="Times New Roman" w:hAnsi="Times New Roman" w:cs="Times New Roman"/>
          </w:rPr>
          <w:t>Quantiles</w:t>
        </w:r>
      </w:ins>
    </w:p>
    <w:p w:rsidR="002153D1" w:rsidRPr="00D753AC" w:rsidRDefault="002153D1" w:rsidP="00D753AC">
      <w:pPr>
        <w:ind w:left="173"/>
        <w:rPr>
          <w:ins w:id="8145"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3960" w:space="649"/>
            <w:col w:w="6961"/>
          </w:cols>
        </w:sectPr>
      </w:pPr>
    </w:p>
    <w:p w:rsidR="002153D1" w:rsidRPr="00D753AC" w:rsidRDefault="002153D1" w:rsidP="00D753AC">
      <w:pPr>
        <w:ind w:left="173"/>
        <w:rPr>
          <w:ins w:id="8146" w:author="Claire Kouba" w:date="2023-09-12T16:52:00Z"/>
          <w:rFonts w:ascii="Times New Roman" w:eastAsia="Arial" w:hAnsi="Times New Roman" w:cs="Times New Roman"/>
        </w:rPr>
      </w:pPr>
    </w:p>
    <w:p w:rsidR="002153D1" w:rsidRPr="00D753AC" w:rsidRDefault="002153D1" w:rsidP="00D753AC">
      <w:pPr>
        <w:ind w:left="173"/>
        <w:rPr>
          <w:ins w:id="8147" w:author="Claire Kouba" w:date="2023-09-12T16:52:00Z"/>
          <w:rFonts w:ascii="Times New Roman" w:eastAsia="Arial" w:hAnsi="Times New Roman" w:cs="Times New Roman"/>
        </w:rPr>
      </w:pPr>
    </w:p>
    <w:p w:rsidR="002153D1" w:rsidRPr="00D753AC" w:rsidRDefault="002153D1" w:rsidP="00D753AC">
      <w:pPr>
        <w:ind w:left="173"/>
        <w:rPr>
          <w:ins w:id="8148" w:author="Claire Kouba" w:date="2023-09-12T16:52:00Z"/>
          <w:rFonts w:ascii="Times New Roman" w:eastAsia="Arial" w:hAnsi="Times New Roman" w:cs="Times New Roman"/>
        </w:rPr>
      </w:pPr>
    </w:p>
    <w:p w:rsidR="002153D1" w:rsidRPr="00D753AC" w:rsidRDefault="002153D1" w:rsidP="00D753AC">
      <w:pPr>
        <w:spacing w:before="7"/>
        <w:ind w:left="173"/>
        <w:rPr>
          <w:ins w:id="8149" w:author="Claire Kouba" w:date="2023-09-12T16:52:00Z"/>
          <w:rFonts w:ascii="Times New Roman" w:eastAsia="Arial" w:hAnsi="Times New Roman" w:cs="Times New Roman"/>
        </w:rPr>
      </w:pPr>
    </w:p>
    <w:p w:rsidR="002153D1" w:rsidRPr="00D753AC" w:rsidRDefault="002153D1" w:rsidP="00D753AC">
      <w:pPr>
        <w:ind w:left="173"/>
        <w:rPr>
          <w:ins w:id="8150"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51C7A" w:rsidP="00D753AC">
      <w:pPr>
        <w:spacing w:before="74"/>
        <w:ind w:left="173"/>
        <w:rPr>
          <w:ins w:id="8151" w:author="Claire Kouba" w:date="2023-09-12T16:52:00Z"/>
          <w:rFonts w:ascii="Times New Roman" w:eastAsia="Arial" w:hAnsi="Times New Roman" w:cs="Times New Roman"/>
        </w:rPr>
      </w:pPr>
      <w:ins w:id="8152" w:author="Claire Kouba" w:date="2023-09-12T16:52:00Z">
        <w:r w:rsidRPr="00D753AC">
          <w:rPr>
            <w:rFonts w:ascii="Times New Roman" w:hAnsi="Times New Roman" w:cs="Times New Roman"/>
            <w:noProof/>
          </w:rPr>
          <mc:AlternateContent>
            <mc:Choice Requires="wpg">
              <w:drawing>
                <wp:anchor distT="0" distB="0" distL="114300" distR="114300" simplePos="0" relativeHeight="2128" behindDoc="0" locked="0" layoutInCell="1" allowOverlap="1">
                  <wp:simplePos x="0" y="0"/>
                  <wp:positionH relativeFrom="page">
                    <wp:posOffset>1170940</wp:posOffset>
                  </wp:positionH>
                  <wp:positionV relativeFrom="paragraph">
                    <wp:posOffset>241300</wp:posOffset>
                  </wp:positionV>
                  <wp:extent cx="2268855" cy="823595"/>
                  <wp:effectExtent l="8890" t="0" r="8255" b="0"/>
                  <wp:wrapNone/>
                  <wp:docPr id="7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23595"/>
                            <a:chOff x="1844" y="380"/>
                            <a:chExt cx="3573" cy="1297"/>
                          </a:xfrm>
                        </wpg:grpSpPr>
                        <wpg:grpSp>
                          <wpg:cNvPr id="77" name="Group 98"/>
                          <wpg:cNvGrpSpPr>
                            <a:grpSpLocks/>
                          </wpg:cNvGrpSpPr>
                          <wpg:grpSpPr bwMode="auto">
                            <a:xfrm>
                              <a:off x="2362" y="1540"/>
                              <a:ext cx="2582" cy="2"/>
                              <a:chOff x="2362" y="1540"/>
                              <a:chExt cx="2582" cy="2"/>
                            </a:xfrm>
                          </wpg:grpSpPr>
                          <wps:wsp>
                            <wps:cNvPr id="78" name="Freeform 99"/>
                            <wps:cNvSpPr>
                              <a:spLocks/>
                            </wps:cNvSpPr>
                            <wps:spPr bwMode="auto">
                              <a:xfrm>
                                <a:off x="2362" y="1540"/>
                                <a:ext cx="2582" cy="2"/>
                              </a:xfrm>
                              <a:custGeom>
                                <a:avLst/>
                                <a:gdLst>
                                  <a:gd name="T0" fmla="+- 0 2362 2362"/>
                                  <a:gd name="T1" fmla="*/ T0 w 2582"/>
                                  <a:gd name="T2" fmla="+- 0 4944 2362"/>
                                  <a:gd name="T3" fmla="*/ T2 w 2582"/>
                                </a:gdLst>
                                <a:ahLst/>
                                <a:cxnLst>
                                  <a:cxn ang="0">
                                    <a:pos x="T1" y="0"/>
                                  </a:cxn>
                                  <a:cxn ang="0">
                                    <a:pos x="T3" y="0"/>
                                  </a:cxn>
                                </a:cxnLst>
                                <a:rect l="0" t="0" r="r" b="b"/>
                                <a:pathLst>
                                  <a:path w="2582">
                                    <a:moveTo>
                                      <a:pt x="0" y="0"/>
                                    </a:moveTo>
                                    <a:lnTo>
                                      <a:pt x="2582"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9" name="Group 96"/>
                          <wpg:cNvGrpSpPr>
                            <a:grpSpLocks/>
                          </wpg:cNvGrpSpPr>
                          <wpg:grpSpPr bwMode="auto">
                            <a:xfrm>
                              <a:off x="2362" y="1540"/>
                              <a:ext cx="2" cy="129"/>
                              <a:chOff x="2362" y="1540"/>
                              <a:chExt cx="2" cy="129"/>
                            </a:xfrm>
                          </wpg:grpSpPr>
                          <wps:wsp>
                            <wps:cNvPr id="80" name="Freeform 97"/>
                            <wps:cNvSpPr>
                              <a:spLocks/>
                            </wps:cNvSpPr>
                            <wps:spPr bwMode="auto">
                              <a:xfrm>
                                <a:off x="2362"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 name="Group 94"/>
                          <wpg:cNvGrpSpPr>
                            <a:grpSpLocks/>
                          </wpg:cNvGrpSpPr>
                          <wpg:grpSpPr bwMode="auto">
                            <a:xfrm>
                              <a:off x="3008" y="1540"/>
                              <a:ext cx="2" cy="129"/>
                              <a:chOff x="3008" y="1540"/>
                              <a:chExt cx="2" cy="129"/>
                            </a:xfrm>
                          </wpg:grpSpPr>
                          <wps:wsp>
                            <wps:cNvPr id="82" name="Freeform 95"/>
                            <wps:cNvSpPr>
                              <a:spLocks/>
                            </wps:cNvSpPr>
                            <wps:spPr bwMode="auto">
                              <a:xfrm>
                                <a:off x="3008"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 name="Group 92"/>
                          <wpg:cNvGrpSpPr>
                            <a:grpSpLocks/>
                          </wpg:cNvGrpSpPr>
                          <wpg:grpSpPr bwMode="auto">
                            <a:xfrm>
                              <a:off x="3653" y="1540"/>
                              <a:ext cx="2" cy="129"/>
                              <a:chOff x="3653" y="1540"/>
                              <a:chExt cx="2" cy="129"/>
                            </a:xfrm>
                          </wpg:grpSpPr>
                          <wps:wsp>
                            <wps:cNvPr id="84" name="Freeform 93"/>
                            <wps:cNvSpPr>
                              <a:spLocks/>
                            </wps:cNvSpPr>
                            <wps:spPr bwMode="auto">
                              <a:xfrm>
                                <a:off x="3653"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 name="Group 90"/>
                          <wpg:cNvGrpSpPr>
                            <a:grpSpLocks/>
                          </wpg:cNvGrpSpPr>
                          <wpg:grpSpPr bwMode="auto">
                            <a:xfrm>
                              <a:off x="4299" y="1540"/>
                              <a:ext cx="2" cy="129"/>
                              <a:chOff x="4299" y="1540"/>
                              <a:chExt cx="2" cy="129"/>
                            </a:xfrm>
                          </wpg:grpSpPr>
                          <wps:wsp>
                            <wps:cNvPr id="86" name="Freeform 91"/>
                            <wps:cNvSpPr>
                              <a:spLocks/>
                            </wps:cNvSpPr>
                            <wps:spPr bwMode="auto">
                              <a:xfrm>
                                <a:off x="4299"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7" name="Group 88"/>
                          <wpg:cNvGrpSpPr>
                            <a:grpSpLocks/>
                          </wpg:cNvGrpSpPr>
                          <wpg:grpSpPr bwMode="auto">
                            <a:xfrm>
                              <a:off x="4944" y="1540"/>
                              <a:ext cx="2" cy="129"/>
                              <a:chOff x="4944" y="1540"/>
                              <a:chExt cx="2" cy="129"/>
                            </a:xfrm>
                          </wpg:grpSpPr>
                          <wps:wsp>
                            <wps:cNvPr id="88" name="Freeform 89"/>
                            <wps:cNvSpPr>
                              <a:spLocks/>
                            </wps:cNvSpPr>
                            <wps:spPr bwMode="auto">
                              <a:xfrm>
                                <a:off x="4944" y="1540"/>
                                <a:ext cx="2" cy="129"/>
                              </a:xfrm>
                              <a:custGeom>
                                <a:avLst/>
                                <a:gdLst>
                                  <a:gd name="T0" fmla="+- 0 1540 1540"/>
                                  <a:gd name="T1" fmla="*/ 1540 h 129"/>
                                  <a:gd name="T2" fmla="+- 0 1668 1540"/>
                                  <a:gd name="T3" fmla="*/ 1668 h 129"/>
                                </a:gdLst>
                                <a:ahLst/>
                                <a:cxnLst>
                                  <a:cxn ang="0">
                                    <a:pos x="0" y="T1"/>
                                  </a:cxn>
                                  <a:cxn ang="0">
                                    <a:pos x="0" y="T3"/>
                                  </a:cxn>
                                </a:cxnLst>
                                <a:rect l="0" t="0" r="r" b="b"/>
                                <a:pathLst>
                                  <a:path h="129">
                                    <a:moveTo>
                                      <a:pt x="0" y="0"/>
                                    </a:moveTo>
                                    <a:lnTo>
                                      <a:pt x="0" y="12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9" name="Group 86"/>
                          <wpg:cNvGrpSpPr>
                            <a:grpSpLocks/>
                          </wpg:cNvGrpSpPr>
                          <wpg:grpSpPr bwMode="auto">
                            <a:xfrm>
                              <a:off x="1980" y="615"/>
                              <a:ext cx="2" cy="884"/>
                              <a:chOff x="1980" y="615"/>
                              <a:chExt cx="2" cy="884"/>
                            </a:xfrm>
                          </wpg:grpSpPr>
                          <wps:wsp>
                            <wps:cNvPr id="90" name="Freeform 87"/>
                            <wps:cNvSpPr>
                              <a:spLocks/>
                            </wps:cNvSpPr>
                            <wps:spPr bwMode="auto">
                              <a:xfrm>
                                <a:off x="1980" y="615"/>
                                <a:ext cx="2" cy="884"/>
                              </a:xfrm>
                              <a:custGeom>
                                <a:avLst/>
                                <a:gdLst>
                                  <a:gd name="T0" fmla="+- 0 1499 615"/>
                                  <a:gd name="T1" fmla="*/ 1499 h 884"/>
                                  <a:gd name="T2" fmla="+- 0 615 615"/>
                                  <a:gd name="T3" fmla="*/ 615 h 884"/>
                                </a:gdLst>
                                <a:ahLst/>
                                <a:cxnLst>
                                  <a:cxn ang="0">
                                    <a:pos x="0" y="T1"/>
                                  </a:cxn>
                                  <a:cxn ang="0">
                                    <a:pos x="0" y="T3"/>
                                  </a:cxn>
                                </a:cxnLst>
                                <a:rect l="0" t="0" r="r" b="b"/>
                                <a:pathLst>
                                  <a:path h="884">
                                    <a:moveTo>
                                      <a:pt x="0" y="884"/>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1" name="Group 84"/>
                          <wpg:cNvGrpSpPr>
                            <a:grpSpLocks/>
                          </wpg:cNvGrpSpPr>
                          <wpg:grpSpPr bwMode="auto">
                            <a:xfrm>
                              <a:off x="1852" y="1499"/>
                              <a:ext cx="128" cy="2"/>
                              <a:chOff x="1852" y="1499"/>
                              <a:chExt cx="128" cy="2"/>
                            </a:xfrm>
                          </wpg:grpSpPr>
                          <wps:wsp>
                            <wps:cNvPr id="92" name="Freeform 85"/>
                            <wps:cNvSpPr>
                              <a:spLocks/>
                            </wps:cNvSpPr>
                            <wps:spPr bwMode="auto">
                              <a:xfrm>
                                <a:off x="1852" y="1499"/>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3" name="Group 82"/>
                          <wpg:cNvGrpSpPr>
                            <a:grpSpLocks/>
                          </wpg:cNvGrpSpPr>
                          <wpg:grpSpPr bwMode="auto">
                            <a:xfrm>
                              <a:off x="1852" y="1204"/>
                              <a:ext cx="128" cy="2"/>
                              <a:chOff x="1852" y="1204"/>
                              <a:chExt cx="128" cy="2"/>
                            </a:xfrm>
                          </wpg:grpSpPr>
                          <wps:wsp>
                            <wps:cNvPr id="94" name="Freeform 83"/>
                            <wps:cNvSpPr>
                              <a:spLocks/>
                            </wps:cNvSpPr>
                            <wps:spPr bwMode="auto">
                              <a:xfrm>
                                <a:off x="1852" y="1204"/>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5" name="Group 80"/>
                          <wpg:cNvGrpSpPr>
                            <a:grpSpLocks/>
                          </wpg:cNvGrpSpPr>
                          <wpg:grpSpPr bwMode="auto">
                            <a:xfrm>
                              <a:off x="1852" y="910"/>
                              <a:ext cx="128" cy="2"/>
                              <a:chOff x="1852" y="910"/>
                              <a:chExt cx="128" cy="2"/>
                            </a:xfrm>
                          </wpg:grpSpPr>
                          <wps:wsp>
                            <wps:cNvPr id="96" name="Freeform 81"/>
                            <wps:cNvSpPr>
                              <a:spLocks/>
                            </wps:cNvSpPr>
                            <wps:spPr bwMode="auto">
                              <a:xfrm>
                                <a:off x="1852" y="910"/>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 name="Group 78"/>
                          <wpg:cNvGrpSpPr>
                            <a:grpSpLocks/>
                          </wpg:cNvGrpSpPr>
                          <wpg:grpSpPr bwMode="auto">
                            <a:xfrm>
                              <a:off x="1852" y="615"/>
                              <a:ext cx="128" cy="2"/>
                              <a:chOff x="1852" y="615"/>
                              <a:chExt cx="128" cy="2"/>
                            </a:xfrm>
                          </wpg:grpSpPr>
                          <wps:wsp>
                            <wps:cNvPr id="98" name="Freeform 79"/>
                            <wps:cNvSpPr>
                              <a:spLocks/>
                            </wps:cNvSpPr>
                            <wps:spPr bwMode="auto">
                              <a:xfrm>
                                <a:off x="1852" y="615"/>
                                <a:ext cx="128" cy="2"/>
                              </a:xfrm>
                              <a:custGeom>
                                <a:avLst/>
                                <a:gdLst>
                                  <a:gd name="T0" fmla="+- 0 1980 1852"/>
                                  <a:gd name="T1" fmla="*/ T0 w 128"/>
                                  <a:gd name="T2" fmla="+- 0 1852 1852"/>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9" name="Group 75"/>
                          <wpg:cNvGrpSpPr>
                            <a:grpSpLocks/>
                          </wpg:cNvGrpSpPr>
                          <wpg:grpSpPr bwMode="auto">
                            <a:xfrm>
                              <a:off x="1980" y="424"/>
                              <a:ext cx="3429" cy="1116"/>
                              <a:chOff x="1980" y="424"/>
                              <a:chExt cx="3429" cy="1116"/>
                            </a:xfrm>
                          </wpg:grpSpPr>
                          <wps:wsp>
                            <wps:cNvPr id="100" name="Freeform 77"/>
                            <wps:cNvSpPr>
                              <a:spLocks/>
                            </wps:cNvSpPr>
                            <wps:spPr bwMode="auto">
                              <a:xfrm>
                                <a:off x="1980" y="424"/>
                                <a:ext cx="3429" cy="1116"/>
                              </a:xfrm>
                              <a:custGeom>
                                <a:avLst/>
                                <a:gdLst>
                                  <a:gd name="T0" fmla="+- 0 1980 1980"/>
                                  <a:gd name="T1" fmla="*/ T0 w 3429"/>
                                  <a:gd name="T2" fmla="+- 0 1540 424"/>
                                  <a:gd name="T3" fmla="*/ 1540 h 1116"/>
                                  <a:gd name="T4" fmla="+- 0 5409 1980"/>
                                  <a:gd name="T5" fmla="*/ T4 w 3429"/>
                                  <a:gd name="T6" fmla="+- 0 1540 424"/>
                                  <a:gd name="T7" fmla="*/ 1540 h 1116"/>
                                  <a:gd name="T8" fmla="+- 0 5409 1980"/>
                                  <a:gd name="T9" fmla="*/ T8 w 3429"/>
                                  <a:gd name="T10" fmla="+- 0 424 424"/>
                                  <a:gd name="T11" fmla="*/ 424 h 1116"/>
                                  <a:gd name="T12" fmla="+- 0 1980 1980"/>
                                  <a:gd name="T13" fmla="*/ T12 w 3429"/>
                                  <a:gd name="T14" fmla="+- 0 424 424"/>
                                  <a:gd name="T15" fmla="*/ 424 h 1116"/>
                                  <a:gd name="T16" fmla="+- 0 1980 1980"/>
                                  <a:gd name="T17" fmla="*/ T16 w 3429"/>
                                  <a:gd name="T18" fmla="+- 0 1540 424"/>
                                  <a:gd name="T19" fmla="*/ 1540 h 1116"/>
                                </a:gdLst>
                                <a:ahLst/>
                                <a:cxnLst>
                                  <a:cxn ang="0">
                                    <a:pos x="T1" y="T3"/>
                                  </a:cxn>
                                  <a:cxn ang="0">
                                    <a:pos x="T5" y="T7"/>
                                  </a:cxn>
                                  <a:cxn ang="0">
                                    <a:pos x="T9" y="T11"/>
                                  </a:cxn>
                                  <a:cxn ang="0">
                                    <a:pos x="T13" y="T15"/>
                                  </a:cxn>
                                  <a:cxn ang="0">
                                    <a:pos x="T17" y="T19"/>
                                  </a:cxn>
                                </a:cxnLst>
                                <a:rect l="0" t="0" r="r" b="b"/>
                                <a:pathLst>
                                  <a:path w="3429" h="1116">
                                    <a:moveTo>
                                      <a:pt x="0" y="1116"/>
                                    </a:moveTo>
                                    <a:lnTo>
                                      <a:pt x="3429" y="1116"/>
                                    </a:lnTo>
                                    <a:lnTo>
                                      <a:pt x="3429" y="0"/>
                                    </a:lnTo>
                                    <a:lnTo>
                                      <a:pt x="0" y="0"/>
                                    </a:lnTo>
                                    <a:lnTo>
                                      <a:pt x="0" y="1116"/>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 name="Picture 7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413" y="416"/>
                                <a:ext cx="2922" cy="1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2" name="Group 73"/>
                          <wpg:cNvGrpSpPr>
                            <a:grpSpLocks/>
                          </wpg:cNvGrpSpPr>
                          <wpg:grpSpPr bwMode="auto">
                            <a:xfrm>
                              <a:off x="2090" y="1018"/>
                              <a:ext cx="94" cy="96"/>
                              <a:chOff x="2090" y="1018"/>
                              <a:chExt cx="94" cy="96"/>
                            </a:xfrm>
                          </wpg:grpSpPr>
                          <wps:wsp>
                            <wps:cNvPr id="103" name="Freeform 74"/>
                            <wps:cNvSpPr>
                              <a:spLocks/>
                            </wps:cNvSpPr>
                            <wps:spPr bwMode="auto">
                              <a:xfrm>
                                <a:off x="2090" y="1018"/>
                                <a:ext cx="94" cy="96"/>
                              </a:xfrm>
                              <a:custGeom>
                                <a:avLst/>
                                <a:gdLst>
                                  <a:gd name="T0" fmla="+- 0 2090 2090"/>
                                  <a:gd name="T1" fmla="*/ T0 w 94"/>
                                  <a:gd name="T2" fmla="+- 0 1065 1018"/>
                                  <a:gd name="T3" fmla="*/ 1065 h 96"/>
                                  <a:gd name="T4" fmla="+- 0 2095 2090"/>
                                  <a:gd name="T5" fmla="*/ T4 w 94"/>
                                  <a:gd name="T6" fmla="+- 0 1044 1018"/>
                                  <a:gd name="T7" fmla="*/ 1044 h 96"/>
                                  <a:gd name="T8" fmla="+- 0 2109 2090"/>
                                  <a:gd name="T9" fmla="*/ T8 w 94"/>
                                  <a:gd name="T10" fmla="+- 0 1027 1018"/>
                                  <a:gd name="T11" fmla="*/ 1027 h 96"/>
                                  <a:gd name="T12" fmla="+- 0 2129 2090"/>
                                  <a:gd name="T13" fmla="*/ T12 w 94"/>
                                  <a:gd name="T14" fmla="+- 0 1018 1018"/>
                                  <a:gd name="T15" fmla="*/ 1018 h 96"/>
                                  <a:gd name="T16" fmla="+- 0 2154 2090"/>
                                  <a:gd name="T17" fmla="*/ T16 w 94"/>
                                  <a:gd name="T18" fmla="+- 0 1022 1018"/>
                                  <a:gd name="T19" fmla="*/ 1022 h 96"/>
                                  <a:gd name="T20" fmla="+- 0 2172 2090"/>
                                  <a:gd name="T21" fmla="*/ T20 w 94"/>
                                  <a:gd name="T22" fmla="+- 0 1033 1018"/>
                                  <a:gd name="T23" fmla="*/ 1033 h 96"/>
                                  <a:gd name="T24" fmla="+- 0 2183 2090"/>
                                  <a:gd name="T25" fmla="*/ T24 w 94"/>
                                  <a:gd name="T26" fmla="+- 0 1050 1018"/>
                                  <a:gd name="T27" fmla="*/ 1050 h 96"/>
                                  <a:gd name="T28" fmla="+- 0 2181 2090"/>
                                  <a:gd name="T29" fmla="*/ T28 w 94"/>
                                  <a:gd name="T30" fmla="+- 0 1077 1018"/>
                                  <a:gd name="T31" fmla="*/ 1077 h 96"/>
                                  <a:gd name="T32" fmla="+- 0 2172 2090"/>
                                  <a:gd name="T33" fmla="*/ T32 w 94"/>
                                  <a:gd name="T34" fmla="+- 0 1097 1018"/>
                                  <a:gd name="T35" fmla="*/ 1097 h 96"/>
                                  <a:gd name="T36" fmla="+- 0 2157 2090"/>
                                  <a:gd name="T37" fmla="*/ T36 w 94"/>
                                  <a:gd name="T38" fmla="+- 0 1109 1018"/>
                                  <a:gd name="T39" fmla="*/ 1109 h 96"/>
                                  <a:gd name="T40" fmla="+- 0 2139 2090"/>
                                  <a:gd name="T41" fmla="*/ T40 w 94"/>
                                  <a:gd name="T42" fmla="+- 0 1113 1018"/>
                                  <a:gd name="T43" fmla="*/ 1113 h 96"/>
                                  <a:gd name="T44" fmla="+- 0 2117 2090"/>
                                  <a:gd name="T45" fmla="*/ T44 w 94"/>
                                  <a:gd name="T46" fmla="+- 0 1108 1018"/>
                                  <a:gd name="T47" fmla="*/ 1108 h 96"/>
                                  <a:gd name="T48" fmla="+- 0 2100 2090"/>
                                  <a:gd name="T49" fmla="*/ T48 w 94"/>
                                  <a:gd name="T50" fmla="+- 0 1094 1018"/>
                                  <a:gd name="T51" fmla="*/ 1094 h 96"/>
                                  <a:gd name="T52" fmla="+- 0 2091 2090"/>
                                  <a:gd name="T53" fmla="*/ T52 w 94"/>
                                  <a:gd name="T54" fmla="+- 0 1075 1018"/>
                                  <a:gd name="T55" fmla="*/ 1075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4" y="4"/>
                                    </a:lnTo>
                                    <a:lnTo>
                                      <a:pt x="82" y="15"/>
                                    </a:lnTo>
                                    <a:lnTo>
                                      <a:pt x="93"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4" name="Group 71"/>
                          <wpg:cNvGrpSpPr>
                            <a:grpSpLocks/>
                          </wpg:cNvGrpSpPr>
                          <wpg:grpSpPr bwMode="auto">
                            <a:xfrm>
                              <a:off x="2059" y="1039"/>
                              <a:ext cx="94" cy="96"/>
                              <a:chOff x="2059" y="1039"/>
                              <a:chExt cx="94" cy="96"/>
                            </a:xfrm>
                          </wpg:grpSpPr>
                          <wps:wsp>
                            <wps:cNvPr id="105" name="Freeform 72"/>
                            <wps:cNvSpPr>
                              <a:spLocks/>
                            </wps:cNvSpPr>
                            <wps:spPr bwMode="auto">
                              <a:xfrm>
                                <a:off x="2059" y="1039"/>
                                <a:ext cx="94" cy="96"/>
                              </a:xfrm>
                              <a:custGeom>
                                <a:avLst/>
                                <a:gdLst>
                                  <a:gd name="T0" fmla="+- 0 2059 2059"/>
                                  <a:gd name="T1" fmla="*/ T0 w 94"/>
                                  <a:gd name="T2" fmla="+- 0 1086 1039"/>
                                  <a:gd name="T3" fmla="*/ 1086 h 96"/>
                                  <a:gd name="T4" fmla="+- 0 2064 2059"/>
                                  <a:gd name="T5" fmla="*/ T4 w 94"/>
                                  <a:gd name="T6" fmla="+- 0 1065 1039"/>
                                  <a:gd name="T7" fmla="*/ 1065 h 96"/>
                                  <a:gd name="T8" fmla="+- 0 2078 2059"/>
                                  <a:gd name="T9" fmla="*/ T8 w 94"/>
                                  <a:gd name="T10" fmla="+- 0 1048 1039"/>
                                  <a:gd name="T11" fmla="*/ 1048 h 96"/>
                                  <a:gd name="T12" fmla="+- 0 2098 2059"/>
                                  <a:gd name="T13" fmla="*/ T12 w 94"/>
                                  <a:gd name="T14" fmla="+- 0 1039 1039"/>
                                  <a:gd name="T15" fmla="*/ 1039 h 96"/>
                                  <a:gd name="T16" fmla="+- 0 2124 2059"/>
                                  <a:gd name="T17" fmla="*/ T16 w 94"/>
                                  <a:gd name="T18" fmla="+- 0 1043 1039"/>
                                  <a:gd name="T19" fmla="*/ 1043 h 96"/>
                                  <a:gd name="T20" fmla="+- 0 2142 2059"/>
                                  <a:gd name="T21" fmla="*/ T20 w 94"/>
                                  <a:gd name="T22" fmla="+- 0 1054 1039"/>
                                  <a:gd name="T23" fmla="*/ 1054 h 96"/>
                                  <a:gd name="T24" fmla="+- 0 2153 2059"/>
                                  <a:gd name="T25" fmla="*/ T24 w 94"/>
                                  <a:gd name="T26" fmla="+- 0 1071 1039"/>
                                  <a:gd name="T27" fmla="*/ 1071 h 96"/>
                                  <a:gd name="T28" fmla="+- 0 2151 2059"/>
                                  <a:gd name="T29" fmla="*/ T28 w 94"/>
                                  <a:gd name="T30" fmla="+- 0 1098 1039"/>
                                  <a:gd name="T31" fmla="*/ 1098 h 96"/>
                                  <a:gd name="T32" fmla="+- 0 2142 2059"/>
                                  <a:gd name="T33" fmla="*/ T32 w 94"/>
                                  <a:gd name="T34" fmla="+- 0 1118 1039"/>
                                  <a:gd name="T35" fmla="*/ 1118 h 96"/>
                                  <a:gd name="T36" fmla="+- 0 2127 2059"/>
                                  <a:gd name="T37" fmla="*/ T36 w 94"/>
                                  <a:gd name="T38" fmla="+- 0 1130 1039"/>
                                  <a:gd name="T39" fmla="*/ 1130 h 96"/>
                                  <a:gd name="T40" fmla="+- 0 2109 2059"/>
                                  <a:gd name="T41" fmla="*/ T40 w 94"/>
                                  <a:gd name="T42" fmla="+- 0 1135 1039"/>
                                  <a:gd name="T43" fmla="*/ 1135 h 96"/>
                                  <a:gd name="T44" fmla="+- 0 2087 2059"/>
                                  <a:gd name="T45" fmla="*/ T44 w 94"/>
                                  <a:gd name="T46" fmla="+- 0 1130 1039"/>
                                  <a:gd name="T47" fmla="*/ 1130 h 96"/>
                                  <a:gd name="T48" fmla="+- 0 2070 2059"/>
                                  <a:gd name="T49" fmla="*/ T48 w 94"/>
                                  <a:gd name="T50" fmla="+- 0 1116 1039"/>
                                  <a:gd name="T51" fmla="*/ 1116 h 96"/>
                                  <a:gd name="T52" fmla="+- 0 2060 2059"/>
                                  <a:gd name="T53" fmla="*/ T52 w 94"/>
                                  <a:gd name="T54" fmla="+- 0 1097 1039"/>
                                  <a:gd name="T55" fmla="*/ 1097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6"/>
                                    </a:lnTo>
                                    <a:lnTo>
                                      <a:pt x="19" y="9"/>
                                    </a:lnTo>
                                    <a:lnTo>
                                      <a:pt x="39" y="0"/>
                                    </a:lnTo>
                                    <a:lnTo>
                                      <a:pt x="65" y="4"/>
                                    </a:lnTo>
                                    <a:lnTo>
                                      <a:pt x="83" y="15"/>
                                    </a:lnTo>
                                    <a:lnTo>
                                      <a:pt x="94" y="32"/>
                                    </a:lnTo>
                                    <a:lnTo>
                                      <a:pt x="92" y="59"/>
                                    </a:lnTo>
                                    <a:lnTo>
                                      <a:pt x="83" y="79"/>
                                    </a:lnTo>
                                    <a:lnTo>
                                      <a:pt x="68" y="91"/>
                                    </a:lnTo>
                                    <a:lnTo>
                                      <a:pt x="50" y="96"/>
                                    </a:lnTo>
                                    <a:lnTo>
                                      <a:pt x="28" y="91"/>
                                    </a:lnTo>
                                    <a:lnTo>
                                      <a:pt x="11" y="77"/>
                                    </a:lnTo>
                                    <a:lnTo>
                                      <a:pt x="1" y="58"/>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 name="Group 69"/>
                          <wpg:cNvGrpSpPr>
                            <a:grpSpLocks/>
                          </wpg:cNvGrpSpPr>
                          <wpg:grpSpPr bwMode="auto">
                            <a:xfrm>
                              <a:off x="2093" y="1026"/>
                              <a:ext cx="94" cy="96"/>
                              <a:chOff x="2093" y="1026"/>
                              <a:chExt cx="94" cy="96"/>
                            </a:xfrm>
                          </wpg:grpSpPr>
                          <wps:wsp>
                            <wps:cNvPr id="107" name="Freeform 70"/>
                            <wps:cNvSpPr>
                              <a:spLocks/>
                            </wps:cNvSpPr>
                            <wps:spPr bwMode="auto">
                              <a:xfrm>
                                <a:off x="2093" y="1026"/>
                                <a:ext cx="94" cy="96"/>
                              </a:xfrm>
                              <a:custGeom>
                                <a:avLst/>
                                <a:gdLst>
                                  <a:gd name="T0" fmla="+- 0 2093 2093"/>
                                  <a:gd name="T1" fmla="*/ T0 w 94"/>
                                  <a:gd name="T2" fmla="+- 0 1073 1026"/>
                                  <a:gd name="T3" fmla="*/ 1073 h 96"/>
                                  <a:gd name="T4" fmla="+- 0 2098 2093"/>
                                  <a:gd name="T5" fmla="*/ T4 w 94"/>
                                  <a:gd name="T6" fmla="+- 0 1051 1026"/>
                                  <a:gd name="T7" fmla="*/ 1051 h 96"/>
                                  <a:gd name="T8" fmla="+- 0 2112 2093"/>
                                  <a:gd name="T9" fmla="*/ T8 w 94"/>
                                  <a:gd name="T10" fmla="+- 0 1034 1026"/>
                                  <a:gd name="T11" fmla="*/ 1034 h 96"/>
                                  <a:gd name="T12" fmla="+- 0 2132 2093"/>
                                  <a:gd name="T13" fmla="*/ T12 w 94"/>
                                  <a:gd name="T14" fmla="+- 0 1026 1026"/>
                                  <a:gd name="T15" fmla="*/ 1026 h 96"/>
                                  <a:gd name="T16" fmla="+- 0 2157 2093"/>
                                  <a:gd name="T17" fmla="*/ T16 w 94"/>
                                  <a:gd name="T18" fmla="+- 0 1029 1026"/>
                                  <a:gd name="T19" fmla="*/ 1029 h 96"/>
                                  <a:gd name="T20" fmla="+- 0 2175 2093"/>
                                  <a:gd name="T21" fmla="*/ T20 w 94"/>
                                  <a:gd name="T22" fmla="+- 0 1041 1026"/>
                                  <a:gd name="T23" fmla="*/ 1041 h 96"/>
                                  <a:gd name="T24" fmla="+- 0 2186 2093"/>
                                  <a:gd name="T25" fmla="*/ T24 w 94"/>
                                  <a:gd name="T26" fmla="+- 0 1057 1026"/>
                                  <a:gd name="T27" fmla="*/ 1057 h 96"/>
                                  <a:gd name="T28" fmla="+- 0 2184 2093"/>
                                  <a:gd name="T29" fmla="*/ T28 w 94"/>
                                  <a:gd name="T30" fmla="+- 0 1085 1026"/>
                                  <a:gd name="T31" fmla="*/ 1085 h 96"/>
                                  <a:gd name="T32" fmla="+- 0 2175 2093"/>
                                  <a:gd name="T33" fmla="*/ T32 w 94"/>
                                  <a:gd name="T34" fmla="+- 0 1104 1026"/>
                                  <a:gd name="T35" fmla="*/ 1104 h 96"/>
                                  <a:gd name="T36" fmla="+- 0 2160 2093"/>
                                  <a:gd name="T37" fmla="*/ T36 w 94"/>
                                  <a:gd name="T38" fmla="+- 0 1117 1026"/>
                                  <a:gd name="T39" fmla="*/ 1117 h 96"/>
                                  <a:gd name="T40" fmla="+- 0 2142 2093"/>
                                  <a:gd name="T41" fmla="*/ T40 w 94"/>
                                  <a:gd name="T42" fmla="+- 0 1121 1026"/>
                                  <a:gd name="T43" fmla="*/ 1121 h 96"/>
                                  <a:gd name="T44" fmla="+- 0 2120 2093"/>
                                  <a:gd name="T45" fmla="*/ T44 w 94"/>
                                  <a:gd name="T46" fmla="+- 0 1116 1026"/>
                                  <a:gd name="T47" fmla="*/ 1116 h 96"/>
                                  <a:gd name="T48" fmla="+- 0 2103 2093"/>
                                  <a:gd name="T49" fmla="*/ T48 w 94"/>
                                  <a:gd name="T50" fmla="+- 0 1102 1026"/>
                                  <a:gd name="T51" fmla="*/ 1102 h 96"/>
                                  <a:gd name="T52" fmla="+- 0 2094 2093"/>
                                  <a:gd name="T53" fmla="*/ T52 w 94"/>
                                  <a:gd name="T54" fmla="+- 0 1083 1026"/>
                                  <a:gd name="T55" fmla="*/ 108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5" y="25"/>
                                    </a:lnTo>
                                    <a:lnTo>
                                      <a:pt x="19" y="8"/>
                                    </a:lnTo>
                                    <a:lnTo>
                                      <a:pt x="39" y="0"/>
                                    </a:lnTo>
                                    <a:lnTo>
                                      <a:pt x="64" y="3"/>
                                    </a:lnTo>
                                    <a:lnTo>
                                      <a:pt x="82" y="15"/>
                                    </a:lnTo>
                                    <a:lnTo>
                                      <a:pt x="93" y="31"/>
                                    </a:lnTo>
                                    <a:lnTo>
                                      <a:pt x="91" y="59"/>
                                    </a:lnTo>
                                    <a:lnTo>
                                      <a:pt x="82" y="78"/>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8" name="Group 66"/>
                          <wpg:cNvGrpSpPr>
                            <a:grpSpLocks/>
                          </wpg:cNvGrpSpPr>
                          <wpg:grpSpPr bwMode="auto">
                            <a:xfrm>
                              <a:off x="4886" y="424"/>
                              <a:ext cx="94" cy="93"/>
                              <a:chOff x="4886" y="424"/>
                              <a:chExt cx="94" cy="93"/>
                            </a:xfrm>
                          </wpg:grpSpPr>
                          <wps:wsp>
                            <wps:cNvPr id="109" name="Freeform 68"/>
                            <wps:cNvSpPr>
                              <a:spLocks/>
                            </wps:cNvSpPr>
                            <wps:spPr bwMode="auto">
                              <a:xfrm>
                                <a:off x="4886" y="424"/>
                                <a:ext cx="94" cy="93"/>
                              </a:xfrm>
                              <a:custGeom>
                                <a:avLst/>
                                <a:gdLst>
                                  <a:gd name="T0" fmla="+- 0 4886 4886"/>
                                  <a:gd name="T1" fmla="*/ T0 w 94"/>
                                  <a:gd name="T2" fmla="+- 0 471 424"/>
                                  <a:gd name="T3" fmla="*/ 471 h 93"/>
                                  <a:gd name="T4" fmla="+- 0 4891 4886"/>
                                  <a:gd name="T5" fmla="*/ T4 w 94"/>
                                  <a:gd name="T6" fmla="+- 0 449 424"/>
                                  <a:gd name="T7" fmla="*/ 449 h 93"/>
                                  <a:gd name="T8" fmla="+- 0 4905 4886"/>
                                  <a:gd name="T9" fmla="*/ T8 w 94"/>
                                  <a:gd name="T10" fmla="+- 0 433 424"/>
                                  <a:gd name="T11" fmla="*/ 433 h 93"/>
                                  <a:gd name="T12" fmla="+- 0 4920 4886"/>
                                  <a:gd name="T13" fmla="*/ T12 w 94"/>
                                  <a:gd name="T14" fmla="+- 0 426 424"/>
                                  <a:gd name="T15" fmla="*/ 426 h 93"/>
                                </a:gdLst>
                                <a:ahLst/>
                                <a:cxnLst>
                                  <a:cxn ang="0">
                                    <a:pos x="T1" y="T3"/>
                                  </a:cxn>
                                  <a:cxn ang="0">
                                    <a:pos x="T5" y="T7"/>
                                  </a:cxn>
                                  <a:cxn ang="0">
                                    <a:pos x="T9" y="T11"/>
                                  </a:cxn>
                                  <a:cxn ang="0">
                                    <a:pos x="T13" y="T15"/>
                                  </a:cxn>
                                </a:cxnLst>
                                <a:rect l="0" t="0" r="r" b="b"/>
                                <a:pathLst>
                                  <a:path w="94" h="93">
                                    <a:moveTo>
                                      <a:pt x="0" y="47"/>
                                    </a:moveTo>
                                    <a:lnTo>
                                      <a:pt x="5" y="25"/>
                                    </a:lnTo>
                                    <a:lnTo>
                                      <a:pt x="19" y="9"/>
                                    </a:lnTo>
                                    <a:lnTo>
                                      <a:pt x="34" y="2"/>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67"/>
                            <wps:cNvSpPr>
                              <a:spLocks/>
                            </wps:cNvSpPr>
                            <wps:spPr bwMode="auto">
                              <a:xfrm>
                                <a:off x="4886" y="424"/>
                                <a:ext cx="94" cy="93"/>
                              </a:xfrm>
                              <a:custGeom>
                                <a:avLst/>
                                <a:gdLst>
                                  <a:gd name="T0" fmla="+- 0 4941 4886"/>
                                  <a:gd name="T1" fmla="*/ T0 w 94"/>
                                  <a:gd name="T2" fmla="+- 0 426 424"/>
                                  <a:gd name="T3" fmla="*/ 426 h 93"/>
                                  <a:gd name="T4" fmla="+- 0 4950 4886"/>
                                  <a:gd name="T5" fmla="*/ T4 w 94"/>
                                  <a:gd name="T6" fmla="+- 0 428 424"/>
                                  <a:gd name="T7" fmla="*/ 428 h 93"/>
                                  <a:gd name="T8" fmla="+- 0 4969 4886"/>
                                  <a:gd name="T9" fmla="*/ T8 w 94"/>
                                  <a:gd name="T10" fmla="+- 0 439 424"/>
                                  <a:gd name="T11" fmla="*/ 439 h 93"/>
                                  <a:gd name="T12" fmla="+- 0 4980 4886"/>
                                  <a:gd name="T13" fmla="*/ T12 w 94"/>
                                  <a:gd name="T14" fmla="+- 0 456 424"/>
                                  <a:gd name="T15" fmla="*/ 456 h 93"/>
                                  <a:gd name="T16" fmla="+- 0 4977 4886"/>
                                  <a:gd name="T17" fmla="*/ T16 w 94"/>
                                  <a:gd name="T18" fmla="+- 0 483 424"/>
                                  <a:gd name="T19" fmla="*/ 483 h 93"/>
                                  <a:gd name="T20" fmla="+- 0 4968 4886"/>
                                  <a:gd name="T21" fmla="*/ T20 w 94"/>
                                  <a:gd name="T22" fmla="+- 0 503 424"/>
                                  <a:gd name="T23" fmla="*/ 503 h 93"/>
                                  <a:gd name="T24" fmla="+- 0 4953 4886"/>
                                  <a:gd name="T25" fmla="*/ T24 w 94"/>
                                  <a:gd name="T26" fmla="+- 0 515 424"/>
                                  <a:gd name="T27" fmla="*/ 515 h 93"/>
                                  <a:gd name="T28" fmla="+- 0 4935 4886"/>
                                  <a:gd name="T29" fmla="*/ T28 w 94"/>
                                  <a:gd name="T30" fmla="+- 0 519 424"/>
                                  <a:gd name="T31" fmla="*/ 519 h 93"/>
                                  <a:gd name="T32" fmla="+- 0 4913 4886"/>
                                  <a:gd name="T33" fmla="*/ T32 w 94"/>
                                  <a:gd name="T34" fmla="+- 0 514 424"/>
                                  <a:gd name="T35" fmla="*/ 514 h 93"/>
                                  <a:gd name="T36" fmla="+- 0 4896 4886"/>
                                  <a:gd name="T37" fmla="*/ T36 w 94"/>
                                  <a:gd name="T38" fmla="+- 0 500 424"/>
                                  <a:gd name="T39" fmla="*/ 500 h 93"/>
                                  <a:gd name="T40" fmla="+- 0 4887 4886"/>
                                  <a:gd name="T41" fmla="*/ T40 w 94"/>
                                  <a:gd name="T42" fmla="+- 0 481 424"/>
                                  <a:gd name="T43" fmla="*/ 481 h 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94" h="93">
                                    <a:moveTo>
                                      <a:pt x="55" y="2"/>
                                    </a:moveTo>
                                    <a:lnTo>
                                      <a:pt x="64" y="4"/>
                                    </a:lnTo>
                                    <a:lnTo>
                                      <a:pt x="83" y="15"/>
                                    </a:lnTo>
                                    <a:lnTo>
                                      <a:pt x="94" y="32"/>
                                    </a:lnTo>
                                    <a:lnTo>
                                      <a:pt x="91" y="59"/>
                                    </a:lnTo>
                                    <a:lnTo>
                                      <a:pt x="82" y="79"/>
                                    </a:lnTo>
                                    <a:lnTo>
                                      <a:pt x="67" y="91"/>
                                    </a:lnTo>
                                    <a:lnTo>
                                      <a:pt x="49" y="95"/>
                                    </a:lnTo>
                                    <a:lnTo>
                                      <a:pt x="27" y="90"/>
                                    </a:lnTo>
                                    <a:lnTo>
                                      <a:pt x="10" y="76"/>
                                    </a:lnTo>
                                    <a:lnTo>
                                      <a:pt x="1" y="57"/>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1" name="Group 61"/>
                          <wpg:cNvGrpSpPr>
                            <a:grpSpLocks/>
                          </wpg:cNvGrpSpPr>
                          <wpg:grpSpPr bwMode="auto">
                            <a:xfrm>
                              <a:off x="2108" y="997"/>
                              <a:ext cx="3175" cy="114"/>
                              <a:chOff x="2108" y="997"/>
                              <a:chExt cx="3175" cy="114"/>
                            </a:xfrm>
                          </wpg:grpSpPr>
                          <wps:wsp>
                            <wps:cNvPr id="112" name="Freeform 65"/>
                            <wps:cNvSpPr>
                              <a:spLocks/>
                            </wps:cNvSpPr>
                            <wps:spPr bwMode="auto">
                              <a:xfrm>
                                <a:off x="2108" y="997"/>
                                <a:ext cx="3175" cy="114"/>
                              </a:xfrm>
                              <a:custGeom>
                                <a:avLst/>
                                <a:gdLst>
                                  <a:gd name="T0" fmla="+- 0 2138 2108"/>
                                  <a:gd name="T1" fmla="*/ T0 w 3175"/>
                                  <a:gd name="T2" fmla="+- 0 1080 997"/>
                                  <a:gd name="T3" fmla="*/ 1080 h 114"/>
                                  <a:gd name="T4" fmla="+- 0 2470 2108"/>
                                  <a:gd name="T5" fmla="*/ T4 w 3175"/>
                                  <a:gd name="T6" fmla="+- 0 1062 997"/>
                                  <a:gd name="T7" fmla="*/ 1062 h 114"/>
                                  <a:gd name="T8" fmla="+- 0 2629 2108"/>
                                  <a:gd name="T9" fmla="*/ T8 w 3175"/>
                                  <a:gd name="T10" fmla="+- 0 1052 997"/>
                                  <a:gd name="T11" fmla="*/ 1052 h 114"/>
                                  <a:gd name="T12" fmla="+- 0 2828 2108"/>
                                  <a:gd name="T13" fmla="*/ T12 w 3175"/>
                                  <a:gd name="T14" fmla="+- 0 1040 997"/>
                                  <a:gd name="T15" fmla="*/ 1040 h 114"/>
                                  <a:gd name="T16" fmla="+- 0 2985 2108"/>
                                  <a:gd name="T17" fmla="*/ T16 w 3175"/>
                                  <a:gd name="T18" fmla="+- 0 1031 997"/>
                                  <a:gd name="T19" fmla="*/ 1031 h 114"/>
                                  <a:gd name="T20" fmla="+- 0 3105 2108"/>
                                  <a:gd name="T21" fmla="*/ T20 w 3175"/>
                                  <a:gd name="T22" fmla="+- 0 1024 997"/>
                                  <a:gd name="T23" fmla="*/ 1024 h 114"/>
                                  <a:gd name="T24" fmla="+- 0 3213 2108"/>
                                  <a:gd name="T25" fmla="*/ T24 w 3175"/>
                                  <a:gd name="T26" fmla="+- 0 1018 997"/>
                                  <a:gd name="T27" fmla="*/ 1018 h 114"/>
                                  <a:gd name="T28" fmla="+- 0 3254 2108"/>
                                  <a:gd name="T29" fmla="*/ T28 w 3175"/>
                                  <a:gd name="T30" fmla="+- 0 1015 997"/>
                                  <a:gd name="T31" fmla="*/ 1015 h 114"/>
                                  <a:gd name="T32" fmla="+- 0 3467 2108"/>
                                  <a:gd name="T33" fmla="*/ T32 w 3175"/>
                                  <a:gd name="T34" fmla="+- 0 1004 997"/>
                                  <a:gd name="T35" fmla="*/ 1004 h 114"/>
                                  <a:gd name="T36" fmla="+- 0 3583 2108"/>
                                  <a:gd name="T37" fmla="*/ T36 w 3175"/>
                                  <a:gd name="T38" fmla="+- 0 1001 997"/>
                                  <a:gd name="T39" fmla="*/ 1001 h 114"/>
                                  <a:gd name="T40" fmla="+- 0 3641 2108"/>
                                  <a:gd name="T41" fmla="*/ T40 w 3175"/>
                                  <a:gd name="T42" fmla="+- 0 1000 997"/>
                                  <a:gd name="T43" fmla="*/ 1000 h 114"/>
                                  <a:gd name="T44" fmla="+- 0 3699 2108"/>
                                  <a:gd name="T45" fmla="*/ T44 w 3175"/>
                                  <a:gd name="T46" fmla="+- 0 997 997"/>
                                  <a:gd name="T47" fmla="*/ 997 h 114"/>
                                  <a:gd name="T48" fmla="+- 0 3726 2108"/>
                                  <a:gd name="T49" fmla="*/ T48 w 3175"/>
                                  <a:gd name="T50" fmla="+- 0 997 997"/>
                                  <a:gd name="T51" fmla="*/ 997 h 114"/>
                                  <a:gd name="T52" fmla="+- 0 3748 2108"/>
                                  <a:gd name="T53" fmla="*/ T52 w 3175"/>
                                  <a:gd name="T54" fmla="+- 0 998 997"/>
                                  <a:gd name="T55" fmla="*/ 998 h 114"/>
                                  <a:gd name="T56" fmla="+- 0 3817 2108"/>
                                  <a:gd name="T57" fmla="*/ T56 w 3175"/>
                                  <a:gd name="T58" fmla="+- 0 997 997"/>
                                  <a:gd name="T59" fmla="*/ 997 h 114"/>
                                  <a:gd name="T60" fmla="+- 0 3903 2108"/>
                                  <a:gd name="T61" fmla="*/ T60 w 3175"/>
                                  <a:gd name="T62" fmla="+- 0 1007 997"/>
                                  <a:gd name="T63" fmla="*/ 1007 h 114"/>
                                  <a:gd name="T64" fmla="+- 0 3955 2108"/>
                                  <a:gd name="T65" fmla="*/ T64 w 3175"/>
                                  <a:gd name="T66" fmla="+- 0 1015 997"/>
                                  <a:gd name="T67" fmla="*/ 1015 h 114"/>
                                  <a:gd name="T68" fmla="+- 0 4028 2108"/>
                                  <a:gd name="T69" fmla="*/ T68 w 3175"/>
                                  <a:gd name="T70" fmla="+- 0 1027 997"/>
                                  <a:gd name="T71" fmla="*/ 1027 h 114"/>
                                  <a:gd name="T72" fmla="+- 0 4136 2108"/>
                                  <a:gd name="T73" fmla="*/ T72 w 3175"/>
                                  <a:gd name="T74" fmla="+- 0 1046 997"/>
                                  <a:gd name="T75" fmla="*/ 1046 h 114"/>
                                  <a:gd name="T76" fmla="+- 0 4168 2108"/>
                                  <a:gd name="T77" fmla="*/ T76 w 3175"/>
                                  <a:gd name="T78" fmla="+- 0 1050 997"/>
                                  <a:gd name="T79" fmla="*/ 1050 h 114"/>
                                  <a:gd name="T80" fmla="+- 0 4250 2108"/>
                                  <a:gd name="T81" fmla="*/ T80 w 3175"/>
                                  <a:gd name="T82" fmla="+- 0 1064 997"/>
                                  <a:gd name="T83" fmla="*/ 1064 h 114"/>
                                  <a:gd name="T84" fmla="+- 0 4314 2108"/>
                                  <a:gd name="T85" fmla="*/ T84 w 3175"/>
                                  <a:gd name="T86" fmla="+- 0 1071 997"/>
                                  <a:gd name="T87" fmla="*/ 1071 h 114"/>
                                  <a:gd name="T88" fmla="+- 0 4395 2108"/>
                                  <a:gd name="T89" fmla="*/ T88 w 3175"/>
                                  <a:gd name="T90" fmla="+- 0 1077 997"/>
                                  <a:gd name="T91" fmla="*/ 1077 h 114"/>
                                  <a:gd name="T92" fmla="+- 0 4553 2108"/>
                                  <a:gd name="T93" fmla="*/ T92 w 3175"/>
                                  <a:gd name="T94" fmla="+- 0 1080 997"/>
                                  <a:gd name="T95" fmla="*/ 1080 h 114"/>
                                  <a:gd name="T96" fmla="+- 0 4666 2108"/>
                                  <a:gd name="T97" fmla="*/ T96 w 3175"/>
                                  <a:gd name="T98" fmla="+- 0 1085 997"/>
                                  <a:gd name="T99" fmla="*/ 1085 h 114"/>
                                  <a:gd name="T100" fmla="+- 0 4783 2108"/>
                                  <a:gd name="T101" fmla="*/ T100 w 3175"/>
                                  <a:gd name="T102" fmla="+- 0 1091 997"/>
                                  <a:gd name="T103" fmla="*/ 1091 h 114"/>
                                  <a:gd name="T104" fmla="+- 0 5021 2108"/>
                                  <a:gd name="T105" fmla="*/ T104 w 3175"/>
                                  <a:gd name="T106" fmla="+- 0 1101 997"/>
                                  <a:gd name="T107" fmla="*/ 1101 h 114"/>
                                  <a:gd name="T108" fmla="+- 0 5034 2108"/>
                                  <a:gd name="T109" fmla="*/ T108 w 3175"/>
                                  <a:gd name="T110" fmla="+- 0 1102 997"/>
                                  <a:gd name="T111" fmla="*/ 1102 h 114"/>
                                  <a:gd name="T112" fmla="+- 0 5134 2108"/>
                                  <a:gd name="T113" fmla="*/ T112 w 3175"/>
                                  <a:gd name="T114" fmla="+- 0 1105 997"/>
                                  <a:gd name="T115" fmla="*/ 1105 h 114"/>
                                  <a:gd name="T116" fmla="+- 0 5164 2108"/>
                                  <a:gd name="T117" fmla="*/ T116 w 3175"/>
                                  <a:gd name="T118" fmla="+- 0 1106 997"/>
                                  <a:gd name="T119" fmla="*/ 1106 h 114"/>
                                  <a:gd name="T120" fmla="+- 0 5217 2108"/>
                                  <a:gd name="T121" fmla="*/ T120 w 3175"/>
                                  <a:gd name="T122" fmla="+- 0 1108 997"/>
                                  <a:gd name="T123" fmla="*/ 1108 h 114"/>
                                  <a:gd name="T124" fmla="+- 0 5282 2108"/>
                                  <a:gd name="T125" fmla="*/ T124 w 3175"/>
                                  <a:gd name="T126" fmla="+- 0 1110 997"/>
                                  <a:gd name="T127" fmla="*/ 1110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75" h="114">
                                    <a:moveTo>
                                      <a:pt x="0" y="85"/>
                                    </a:moveTo>
                                    <a:lnTo>
                                      <a:pt x="30" y="83"/>
                                    </a:lnTo>
                                    <a:lnTo>
                                      <a:pt x="33" y="83"/>
                                    </a:lnTo>
                                    <a:lnTo>
                                      <a:pt x="362" y="65"/>
                                    </a:lnTo>
                                    <a:lnTo>
                                      <a:pt x="446" y="60"/>
                                    </a:lnTo>
                                    <a:lnTo>
                                      <a:pt x="521" y="55"/>
                                    </a:lnTo>
                                    <a:lnTo>
                                      <a:pt x="711" y="44"/>
                                    </a:lnTo>
                                    <a:lnTo>
                                      <a:pt x="720" y="43"/>
                                    </a:lnTo>
                                    <a:lnTo>
                                      <a:pt x="865" y="35"/>
                                    </a:lnTo>
                                    <a:lnTo>
                                      <a:pt x="877" y="34"/>
                                    </a:lnTo>
                                    <a:lnTo>
                                      <a:pt x="899" y="33"/>
                                    </a:lnTo>
                                    <a:lnTo>
                                      <a:pt x="997" y="27"/>
                                    </a:lnTo>
                                    <a:lnTo>
                                      <a:pt x="1085" y="22"/>
                                    </a:lnTo>
                                    <a:lnTo>
                                      <a:pt x="1105" y="21"/>
                                    </a:lnTo>
                                    <a:lnTo>
                                      <a:pt x="1143" y="18"/>
                                    </a:lnTo>
                                    <a:lnTo>
                                      <a:pt x="1146" y="18"/>
                                    </a:lnTo>
                                    <a:lnTo>
                                      <a:pt x="1324" y="9"/>
                                    </a:lnTo>
                                    <a:lnTo>
                                      <a:pt x="1359" y="7"/>
                                    </a:lnTo>
                                    <a:lnTo>
                                      <a:pt x="1434" y="6"/>
                                    </a:lnTo>
                                    <a:lnTo>
                                      <a:pt x="1475" y="4"/>
                                    </a:lnTo>
                                    <a:lnTo>
                                      <a:pt x="1527" y="3"/>
                                    </a:lnTo>
                                    <a:lnTo>
                                      <a:pt x="1533" y="3"/>
                                    </a:lnTo>
                                    <a:lnTo>
                                      <a:pt x="1553" y="2"/>
                                    </a:lnTo>
                                    <a:lnTo>
                                      <a:pt x="1591" y="0"/>
                                    </a:lnTo>
                                    <a:lnTo>
                                      <a:pt x="1599" y="0"/>
                                    </a:lnTo>
                                    <a:lnTo>
                                      <a:pt x="1618" y="0"/>
                                    </a:lnTo>
                                    <a:lnTo>
                                      <a:pt x="1638" y="1"/>
                                    </a:lnTo>
                                    <a:lnTo>
                                      <a:pt x="1640" y="1"/>
                                    </a:lnTo>
                                    <a:lnTo>
                                      <a:pt x="1675" y="1"/>
                                    </a:lnTo>
                                    <a:lnTo>
                                      <a:pt x="1709" y="0"/>
                                    </a:lnTo>
                                    <a:lnTo>
                                      <a:pt x="1747" y="4"/>
                                    </a:lnTo>
                                    <a:lnTo>
                                      <a:pt x="1795" y="10"/>
                                    </a:lnTo>
                                    <a:lnTo>
                                      <a:pt x="1810" y="13"/>
                                    </a:lnTo>
                                    <a:lnTo>
                                      <a:pt x="1847" y="18"/>
                                    </a:lnTo>
                                    <a:lnTo>
                                      <a:pt x="1915" y="29"/>
                                    </a:lnTo>
                                    <a:lnTo>
                                      <a:pt x="1920" y="30"/>
                                    </a:lnTo>
                                    <a:lnTo>
                                      <a:pt x="1981" y="41"/>
                                    </a:lnTo>
                                    <a:lnTo>
                                      <a:pt x="2028" y="49"/>
                                    </a:lnTo>
                                    <a:lnTo>
                                      <a:pt x="2058" y="53"/>
                                    </a:lnTo>
                                    <a:lnTo>
                                      <a:pt x="2060" y="53"/>
                                    </a:lnTo>
                                    <a:lnTo>
                                      <a:pt x="2121" y="64"/>
                                    </a:lnTo>
                                    <a:lnTo>
                                      <a:pt x="2142" y="67"/>
                                    </a:lnTo>
                                    <a:lnTo>
                                      <a:pt x="2177" y="70"/>
                                    </a:lnTo>
                                    <a:lnTo>
                                      <a:pt x="2206" y="74"/>
                                    </a:lnTo>
                                    <a:lnTo>
                                      <a:pt x="2275" y="80"/>
                                    </a:lnTo>
                                    <a:lnTo>
                                      <a:pt x="2287" y="80"/>
                                    </a:lnTo>
                                    <a:lnTo>
                                      <a:pt x="2302" y="81"/>
                                    </a:lnTo>
                                    <a:lnTo>
                                      <a:pt x="2445" y="83"/>
                                    </a:lnTo>
                                    <a:lnTo>
                                      <a:pt x="2485" y="84"/>
                                    </a:lnTo>
                                    <a:lnTo>
                                      <a:pt x="2558" y="88"/>
                                    </a:lnTo>
                                    <a:lnTo>
                                      <a:pt x="2569" y="88"/>
                                    </a:lnTo>
                                    <a:lnTo>
                                      <a:pt x="2675" y="94"/>
                                    </a:lnTo>
                                    <a:lnTo>
                                      <a:pt x="2826" y="101"/>
                                    </a:lnTo>
                                    <a:lnTo>
                                      <a:pt x="2913" y="104"/>
                                    </a:lnTo>
                                    <a:lnTo>
                                      <a:pt x="2914" y="104"/>
                                    </a:lnTo>
                                    <a:lnTo>
                                      <a:pt x="2926" y="105"/>
                                    </a:lnTo>
                                    <a:lnTo>
                                      <a:pt x="2972" y="106"/>
                                    </a:lnTo>
                                    <a:lnTo>
                                      <a:pt x="3026" y="108"/>
                                    </a:lnTo>
                                    <a:lnTo>
                                      <a:pt x="3056" y="109"/>
                                    </a:lnTo>
                                    <a:lnTo>
                                      <a:pt x="3097" y="110"/>
                                    </a:lnTo>
                                    <a:lnTo>
                                      <a:pt x="3109" y="111"/>
                                    </a:lnTo>
                                    <a:lnTo>
                                      <a:pt x="3135" y="112"/>
                                    </a:lnTo>
                                    <a:lnTo>
                                      <a:pt x="3174" y="113"/>
                                    </a:lnTo>
                                  </a:path>
                                </a:pathLst>
                              </a:custGeom>
                              <a:noFill/>
                              <a:ln w="10212">
                                <a:solidFill>
                                  <a:srgbClr val="DF536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Text Box 64"/>
                            <wps:cNvSpPr txBox="1">
                              <a:spLocks noChangeArrowheads="1"/>
                            </wps:cNvSpPr>
                            <wps:spPr bwMode="auto">
                              <a:xfrm>
                                <a:off x="3605" y="38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8153" w:author="Claire Kouba" w:date="2023-09-12T16:52:00Z"/>
                                      <w:rFonts w:ascii="Arial" w:eastAsia="Arial" w:hAnsi="Arial" w:cs="Arial"/>
                                      <w:sz w:val="15"/>
                                      <w:szCs w:val="15"/>
                                    </w:rPr>
                                  </w:pPr>
                                  <w:ins w:id="8154" w:author="Claire Kouba" w:date="2023-09-12T16:52:00Z">
                                    <w:r>
                                      <w:rPr>
                                        <w:rFonts w:ascii="Arial"/>
                                        <w:sz w:val="15"/>
                                      </w:rPr>
                                      <w:t>59</w:t>
                                    </w:r>
                                  </w:ins>
                                </w:p>
                              </w:txbxContent>
                            </wps:txbx>
                            <wps:bodyPr rot="0" vert="horz" wrap="square" lIns="0" tIns="0" rIns="0" bIns="0" anchor="t" anchorCtr="0" upright="1">
                              <a:noAutofit/>
                            </wps:bodyPr>
                          </wps:wsp>
                          <wps:wsp>
                            <wps:cNvPr id="114" name="Text Box 63"/>
                            <wps:cNvSpPr txBox="1">
                              <a:spLocks noChangeArrowheads="1"/>
                            </wps:cNvSpPr>
                            <wps:spPr bwMode="auto">
                              <a:xfrm>
                                <a:off x="4703" y="383"/>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8155" w:author="Claire Kouba" w:date="2023-09-12T16:52:00Z"/>
                                      <w:rFonts w:ascii="Arial" w:eastAsia="Arial" w:hAnsi="Arial" w:cs="Arial"/>
                                      <w:sz w:val="15"/>
                                      <w:szCs w:val="15"/>
                                    </w:rPr>
                                  </w:pPr>
                                  <w:ins w:id="8156" w:author="Claire Kouba" w:date="2023-09-12T16:52:00Z">
                                    <w:r>
                                      <w:rPr>
                                        <w:rFonts w:ascii="Arial"/>
                                        <w:sz w:val="15"/>
                                      </w:rPr>
                                      <w:t>53</w:t>
                                    </w:r>
                                  </w:ins>
                                </w:p>
                              </w:txbxContent>
                            </wps:txbx>
                            <wps:bodyPr rot="0" vert="horz" wrap="square" lIns="0" tIns="0" rIns="0" bIns="0" anchor="t" anchorCtr="0" upright="1">
                              <a:noAutofit/>
                            </wps:bodyPr>
                          </wps:wsp>
                          <wps:wsp>
                            <wps:cNvPr id="115" name="Text Box 62"/>
                            <wps:cNvSpPr txBox="1">
                              <a:spLocks noChangeArrowheads="1"/>
                            </wps:cNvSpPr>
                            <wps:spPr bwMode="auto">
                              <a:xfrm>
                                <a:off x="4083" y="55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8157" w:author="Claire Kouba" w:date="2023-09-12T16:52:00Z"/>
                                      <w:rFonts w:ascii="Arial" w:eastAsia="Arial" w:hAnsi="Arial" w:cs="Arial"/>
                                      <w:sz w:val="15"/>
                                      <w:szCs w:val="15"/>
                                    </w:rPr>
                                  </w:pPr>
                                  <w:ins w:id="8158"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0" o:spid="_x0000_s1284" style="position:absolute;left:0;text-align:left;margin-left:92.2pt;margin-top:19pt;width:178.65pt;height:64.85pt;z-index:2128;mso-position-horizontal-relative:page;mso-position-vertical-relative:text" coordorigin="1844,380" coordsize="3573,1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">
                  <v:group id="Group 98" o:spid="_x0000_s1285" style="position:absolute;left:2362;top:1540;width:2582;height:2" coordorigin="2362,1540"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99" o:spid="_x0000_s1286" style="position:absolute;left:2362;top:1540;width:2582;height:2;visibility:visible;mso-wrap-style:square;v-text-anchor:top" coordsize="2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" path="m,l2582,e" filled="f" strokeweight=".28367mm">
                      <v:path arrowok="t" o:connecttype="custom" o:connectlocs="0,0;2582,0" o:connectangles="0,0"/>
                    </v:shape>
                  </v:group>
                  <v:group id="Group 96" o:spid="_x0000_s1287" style="position:absolute;left:2362;top:1540;width:2;height:129" coordorigin="2362,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Freeform 97" o:spid="_x0000_s1288" style="position:absolute;left:2362;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" path="m,l,128e" filled="f" strokeweight=".28367mm">
                      <v:path arrowok="t" o:connecttype="custom" o:connectlocs="0,1540;0,1668" o:connectangles="0,0"/>
                    </v:shape>
                  </v:group>
                  <v:group id="Group 94" o:spid="_x0000_s1289" style="position:absolute;left:3008;top:1540;width:2;height:129" coordorigin="3008,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reeform 95" o:spid="_x0000_s1290" style="position:absolute;left:3008;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" path="m,l,128e" filled="f" strokeweight=".28367mm">
                      <v:path arrowok="t" o:connecttype="custom" o:connectlocs="0,1540;0,1668" o:connectangles="0,0"/>
                    </v:shape>
                  </v:group>
                  <v:group id="Group 92" o:spid="_x0000_s1291" style="position:absolute;left:3653;top:1540;width:2;height:129" coordorigin="3653,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shape id="Freeform 93" o:spid="_x0000_s1292" style="position:absolute;left:3653;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" path="m,l,128e" filled="f" strokeweight=".28367mm">
                      <v:path arrowok="t" o:connecttype="custom" o:connectlocs="0,1540;0,1668" o:connectangles="0,0"/>
                    </v:shape>
                  </v:group>
                  <v:group id="Group 90" o:spid="_x0000_s1293" style="position:absolute;left:4299;top:1540;width:2;height:129" coordorigin="4299,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91" o:spid="_x0000_s1294" style="position:absolute;left:4299;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" path="m,l,128e" filled="f" strokeweight=".28367mm">
                      <v:path arrowok="t" o:connecttype="custom" o:connectlocs="0,1540;0,1668" o:connectangles="0,0"/>
                    </v:shape>
                  </v:group>
                  <v:group id="Group 88" o:spid="_x0000_s1295" style="position:absolute;left:4944;top:1540;width:2;height:129" coordorigin="4944,1540"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shape id="Freeform 89" o:spid="_x0000_s1296" style="position:absolute;left:4944;top:1540;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" path="m,l,128e" filled="f" strokeweight=".28367mm">
                      <v:path arrowok="t" o:connecttype="custom" o:connectlocs="0,1540;0,1668" o:connectangles="0,0"/>
                    </v:shape>
                  </v:group>
                  <v:group id="Group 86" o:spid="_x0000_s1297" style="position:absolute;left:1980;top:615;width:2;height:884" coordorigin="1980,615" coordsize="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87" o:spid="_x0000_s1298" style="position:absolute;left:1980;top:615;width:2;height:884;visibility:visible;mso-wrap-style:square;v-text-anchor:top" coordsize="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" path="m,884l,e" filled="f" strokeweight=".28367mm">
                      <v:path arrowok="t" o:connecttype="custom" o:connectlocs="0,1499;0,615" o:connectangles="0,0"/>
                    </v:shape>
                  </v:group>
                  <v:group id="Group 84" o:spid="_x0000_s1299" style="position:absolute;left:1852;top:1499;width:128;height:2" coordorigin="1852,149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85" o:spid="_x0000_s1300" style="position:absolute;left:1852;top:149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" path="m128,l,e" filled="f" strokeweight=".28367mm">
                      <v:path arrowok="t" o:connecttype="custom" o:connectlocs="128,0;0,0" o:connectangles="0,0"/>
                    </v:shape>
                  </v:group>
                  <v:group id="Group 82" o:spid="_x0000_s1301" style="position:absolute;left:1852;top:1204;width:128;height:2" coordorigin="1852,1204"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83" o:spid="_x0000_s1302" style="position:absolute;left:1852;top:1204;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" path="m128,l,e" filled="f" strokeweight=".28367mm">
                      <v:path arrowok="t" o:connecttype="custom" o:connectlocs="128,0;0,0" o:connectangles="0,0"/>
                    </v:shape>
                  </v:group>
                  <v:group id="Group 80" o:spid="_x0000_s1303" style="position:absolute;left:1852;top:910;width:128;height:2" coordorigin="1852,910"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reeform 81" o:spid="_x0000_s1304" style="position:absolute;left:1852;top:910;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" path="m128,l,e" filled="f" strokeweight=".28367mm">
                      <v:path arrowok="t" o:connecttype="custom" o:connectlocs="128,0;0,0" o:connectangles="0,0"/>
                    </v:shape>
                  </v:group>
                  <v:group id="Group 78" o:spid="_x0000_s1305" style="position:absolute;left:1852;top:615;width:128;height:2" coordorigin="1852,61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Freeform 79" o:spid="_x0000_s1306" style="position:absolute;left:1852;top:61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" path="m128,l,e" filled="f" strokeweight=".28367mm">
                      <v:path arrowok="t" o:connecttype="custom" o:connectlocs="128,0;0,0" o:connectangles="0,0"/>
                    </v:shape>
                  </v:group>
                  <v:group id="Group 75" o:spid="_x0000_s1307" style="position:absolute;left:1980;top:424;width:3429;height:1116" coordorigin="1980,424"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Freeform 77" o:spid="_x0000_s1308" style="position:absolute;left:1980;top:424;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" path="m,1116r3429,l3429,,,,,1116xe" filled="f" strokeweight=".28367mm">
                      <v:path arrowok="t" o:connecttype="custom" o:connectlocs="0,1540;3429,1540;3429,424;0,424;0,1540" o:connectangles="0,0,0,0,0"/>
                    </v:shape>
                    <v:shape id="Picture 76" o:spid="_x0000_s1309" type="#_x0000_t75" style="position:absolute;left:2413;top:416;width:2922;height: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">
                      <v:imagedata r:id="rId30" o:title=""/>
                    </v:shape>
                  </v:group>
                  <v:group id="Group 73" o:spid="_x0000_s1310" style="position:absolute;left:2090;top:1018;width:94;height:96" coordorigin="2090,1018"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74" o:spid="_x0000_s1311" style="position:absolute;left:2090;top:1018;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" path="m,47l5,26,19,9,39,,64,4,82,15,93,32,91,59,82,79,67,91,49,95,27,90,10,76,1,57e" filled="f" strokeweight=".28367mm">
                      <v:path arrowok="t" o:connecttype="custom" o:connectlocs="0,1065;5,1044;19,1027;39,1018;64,1022;82,1033;93,1050;91,1077;82,1097;67,1109;49,1113;27,1108;10,1094;1,1075" o:connectangles="0,0,0,0,0,0,0,0,0,0,0,0,0,0"/>
                    </v:shape>
                  </v:group>
                  <v:group id="Group 71" o:spid="_x0000_s1312" style="position:absolute;left:2059;top:1039;width:94;height:96" coordorigin="2059,1039"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Freeform 72" o:spid="_x0000_s1313" style="position:absolute;left:2059;top:1039;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" path="m,47l5,26,19,9,39,,65,4,83,15,94,32,92,59,83,79,68,91,50,96,28,91,11,77,1,58e" filled="f" strokeweight=".28367mm">
                      <v:path arrowok="t" o:connecttype="custom" o:connectlocs="0,1086;5,1065;19,1048;39,1039;65,1043;83,1054;94,1071;92,1098;83,1118;68,1130;50,1135;28,1130;11,1116;1,1097" o:connectangles="0,0,0,0,0,0,0,0,0,0,0,0,0,0"/>
                    </v:shape>
                  </v:group>
                  <v:group id="Group 69" o:spid="_x0000_s1314" style="position:absolute;left:2093;top:1026;width:94;height:96" coordorigin="2093,1026"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70" o:spid="_x0000_s1315" style="position:absolute;left:2093;top:1026;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" path="m,47l5,25,19,8,39,,64,3,82,15,93,31,91,59,82,78,67,91,49,95,27,90,10,76,1,57e" filled="f" strokeweight=".28367mm">
                      <v:path arrowok="t" o:connecttype="custom" o:connectlocs="0,1073;5,1051;19,1034;39,1026;64,1029;82,1041;93,1057;91,1085;82,1104;67,1117;49,1121;27,1116;10,1102;1,1083" o:connectangles="0,0,0,0,0,0,0,0,0,0,0,0,0,0"/>
                    </v:shape>
                  </v:group>
                  <v:group id="Group 66" o:spid="_x0000_s1316" style="position:absolute;left:4886;top:424;width:94;height:93" coordorigin="4886,424"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68" o:spid="_x0000_s1317" style="position:absolute;left:4886;top:424;width:94;height:93;visibility:visible;mso-wrap-style:square;v-text-anchor:top"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" path="m,47l5,25,19,9,34,2e" filled="f" strokeweight=".28367mm">
                      <v:path arrowok="t" o:connecttype="custom" o:connectlocs="0,471;5,449;19,433;34,426" o:connectangles="0,0,0,0"/>
                    </v:shape>
                    <v:shape id="Freeform 67" o:spid="_x0000_s1318" style="position:absolute;left:4886;top:424;width:94;height:93;visibility:visible;mso-wrap-style:square;v-text-anchor:top" coordsize="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" path="m55,2r9,2l83,15,94,32,91,59,82,79,67,91,49,95,27,90,10,76,1,57e" filled="f" strokeweight=".28367mm">
                      <v:path arrowok="t" o:connecttype="custom" o:connectlocs="55,426;64,428;83,439;94,456;91,483;82,503;67,515;49,519;27,514;10,500;1,481" o:connectangles="0,0,0,0,0,0,0,0,0,0,0"/>
                    </v:shape>
                  </v:group>
                  <v:group id="Group 61" o:spid="_x0000_s1319" style="position:absolute;left:2108;top:997;width:3175;height:114" coordorigin="2108,997" coordsize="317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Freeform 65" o:spid="_x0000_s1320" style="position:absolute;left:2108;top:997;width:3175;height:114;visibility:visible;mso-wrap-style:square;v-text-anchor:top" coordsize="3175,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" path="m,85l30,83r3,l362,65r84,-5l521,55,711,44r9,-1l865,35r12,-1l899,33r98,-6l1085,22r20,-1l1143,18r3,l1324,9r35,-2l1434,6r41,-2l1527,3r6,l1553,2,1591,r8,l1618,r20,1l1640,1r35,l1709,r38,4l1795,10r15,3l1847,18r68,11l1920,30r61,11l2028,49r30,4l2060,53r61,11l2142,67r35,3l2206,74r69,6l2287,80r15,1l2445,83r40,1l2558,88r11,l2675,94r151,7l2913,104r1,l2926,105r46,1l3026,108r30,1l3097,110r12,1l3135,112r39,1e" filled="f" strokecolor="#df536b" strokeweight=".28367mm">
                      <v:path arrowok="t" o:connecttype="custom" o:connectlocs="30,1080;362,1062;521,1052;720,1040;877,1031;997,1024;1105,1018;1146,1015;1359,1004;1475,1001;1533,1000;1591,997;1618,997;1640,998;1709,997;1795,1007;1847,1015;1920,1027;2028,1046;2060,1050;2142,1064;2206,1071;2287,1077;2445,1080;2558,1085;2675,1091;2913,1101;2926,1102;3026,1105;3056,1106;3109,1108;3174,1110" o:connectangles="0,0,0,0,0,0,0,0,0,0,0,0,0,0,0,0,0,0,0,0,0,0,0,0,0,0,0,0,0,0,0,0"/>
                    </v:shape>
                    <v:shape id="Text Box 64" o:spid="_x0000_s1321" type="#_x0000_t202" style="position:absolute;left:3605;top:38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rsidR="00AA7750" w:rsidRDefault="00AA7750">
                            <w:pPr>
                              <w:spacing w:line="150" w:lineRule="exact"/>
                              <w:rPr>
                                <w:ins w:id="8159" w:author="Claire Kouba" w:date="2023-09-12T16:52:00Z"/>
                                <w:rFonts w:ascii="Arial" w:eastAsia="Arial" w:hAnsi="Arial" w:cs="Arial"/>
                                <w:sz w:val="15"/>
                                <w:szCs w:val="15"/>
                              </w:rPr>
                            </w:pPr>
                            <w:ins w:id="8160" w:author="Claire Kouba" w:date="2023-09-12T16:52:00Z">
                              <w:r>
                                <w:rPr>
                                  <w:rFonts w:ascii="Arial"/>
                                  <w:sz w:val="15"/>
                                </w:rPr>
                                <w:t>59</w:t>
                              </w:r>
                            </w:ins>
                          </w:p>
                        </w:txbxContent>
                      </v:textbox>
                    </v:shape>
                    <v:shape id="Text Box 63" o:spid="_x0000_s1322" type="#_x0000_t202" style="position:absolute;left:4703;top:383;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ExwwAAANwAAAAPAAAAZHJzL2Rvd25yZXYueG1sRE9Na8JA&#10;EL0X+h+WKXhrNo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mzzBMcMAAADcAAAADwAA&#10;AAAAAAAAAAAAAAAHAgAAZHJzL2Rvd25yZXYueG1sUEsFBgAAAAADAAMAtwAAAPcCAAAAAA==&#10;" filled="f" stroked="f">
                      <v:textbox inset="0,0,0,0">
                        <w:txbxContent>
                          <w:p w:rsidR="00AA7750" w:rsidRDefault="00AA7750">
                            <w:pPr>
                              <w:spacing w:line="150" w:lineRule="exact"/>
                              <w:rPr>
                                <w:ins w:id="8161" w:author="Claire Kouba" w:date="2023-09-12T16:52:00Z"/>
                                <w:rFonts w:ascii="Arial" w:eastAsia="Arial" w:hAnsi="Arial" w:cs="Arial"/>
                                <w:sz w:val="15"/>
                                <w:szCs w:val="15"/>
                              </w:rPr>
                            </w:pPr>
                            <w:ins w:id="8162" w:author="Claire Kouba" w:date="2023-09-12T16:52:00Z">
                              <w:r>
                                <w:rPr>
                                  <w:rFonts w:ascii="Arial"/>
                                  <w:sz w:val="15"/>
                                </w:rPr>
                                <w:t>53</w:t>
                              </w:r>
                            </w:ins>
                          </w:p>
                        </w:txbxContent>
                      </v:textbox>
                    </v:shape>
                    <v:shape id="Text Box 62" o:spid="_x0000_s1323" type="#_x0000_t202" style="position:absolute;left:4083;top:55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GSqwwAAANwAAAAPAAAAZHJzL2Rvd25yZXYueG1sRE9Na8JA&#10;EL0X+h+WKXhrNgpK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9HBkqsMAAADcAAAADwAA&#10;AAAAAAAAAAAAAAAHAgAAZHJzL2Rvd25yZXYueG1sUEsFBgAAAAADAAMAtwAAAPcCAAAAAA==&#10;" filled="f" stroked="f">
                      <v:textbox inset="0,0,0,0">
                        <w:txbxContent>
                          <w:p w:rsidR="00AA7750" w:rsidRDefault="00AA7750">
                            <w:pPr>
                              <w:spacing w:line="150" w:lineRule="exact"/>
                              <w:rPr>
                                <w:ins w:id="8163" w:author="Claire Kouba" w:date="2023-09-12T16:52:00Z"/>
                                <w:rFonts w:ascii="Arial" w:eastAsia="Arial" w:hAnsi="Arial" w:cs="Arial"/>
                                <w:sz w:val="15"/>
                                <w:szCs w:val="15"/>
                              </w:rPr>
                            </w:pPr>
                            <w:ins w:id="8164" w:author="Claire Kouba" w:date="2023-09-12T16:52:00Z">
                              <w:r>
                                <w:rPr>
                                  <w:rFonts w:ascii="Arial"/>
                                  <w:sz w:val="15"/>
                                </w:rPr>
                                <w:t>63</w:t>
                              </w:r>
                            </w:ins>
                          </w:p>
                        </w:txbxContent>
                      </v:textbox>
                    </v:shape>
                  </v:group>
                  <w10:wrap anchorx="page"/>
                </v:group>
              </w:pict>
            </mc:Fallback>
          </mc:AlternateContent>
        </w:r>
        <w:r w:rsidRPr="00D753AC">
          <w:rPr>
            <w:rFonts w:ascii="Times New Roman" w:hAnsi="Times New Roman" w:cs="Times New Roman"/>
            <w:noProof/>
          </w:rPr>
          <mc:AlternateContent>
            <mc:Choice Requires="wpg">
              <w:drawing>
                <wp:anchor distT="0" distB="0" distL="114300" distR="114300" simplePos="0" relativeHeight="2152" behindDoc="0" locked="0" layoutInCell="1" allowOverlap="1">
                  <wp:simplePos x="0" y="0"/>
                  <wp:positionH relativeFrom="page">
                    <wp:posOffset>600075</wp:posOffset>
                  </wp:positionH>
                  <wp:positionV relativeFrom="paragraph">
                    <wp:posOffset>-123190</wp:posOffset>
                  </wp:positionV>
                  <wp:extent cx="142240" cy="1499870"/>
                  <wp:effectExtent l="9525" t="2540" r="19685" b="2540"/>
                  <wp:wrapNone/>
                  <wp:docPr id="69"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240" cy="1499870"/>
                            <a:chOff x="945" y="-194"/>
                            <a:chExt cx="224" cy="2362"/>
                          </a:xfrm>
                        </wpg:grpSpPr>
                        <wpg:grpSp>
                          <wpg:cNvPr id="70" name="Group 58"/>
                          <wpg:cNvGrpSpPr>
                            <a:grpSpLocks/>
                          </wpg:cNvGrpSpPr>
                          <wpg:grpSpPr bwMode="auto">
                            <a:xfrm>
                              <a:off x="953" y="-186"/>
                              <a:ext cx="208" cy="2346"/>
                              <a:chOff x="953" y="-186"/>
                              <a:chExt cx="208" cy="2346"/>
                            </a:xfrm>
                          </wpg:grpSpPr>
                          <wps:wsp>
                            <wps:cNvPr id="71" name="Freeform 59"/>
                            <wps:cNvSpPr>
                              <a:spLocks/>
                            </wps:cNvSpPr>
                            <wps:spPr bwMode="auto">
                              <a:xfrm>
                                <a:off x="953" y="-186"/>
                                <a:ext cx="208" cy="2346"/>
                              </a:xfrm>
                              <a:custGeom>
                                <a:avLst/>
                                <a:gdLst>
                                  <a:gd name="T0" fmla="+- 0 1095 953"/>
                                  <a:gd name="T1" fmla="*/ T0 w 208"/>
                                  <a:gd name="T2" fmla="+- 0 2159 -186"/>
                                  <a:gd name="T3" fmla="*/ 2159 h 2346"/>
                                  <a:gd name="T4" fmla="+- 0 1079 953"/>
                                  <a:gd name="T5" fmla="*/ T4 w 208"/>
                                  <a:gd name="T6" fmla="+- 0 2132 -186"/>
                                  <a:gd name="T7" fmla="*/ 2132 h 2346"/>
                                  <a:gd name="T8" fmla="+- 0 1160 953"/>
                                  <a:gd name="T9" fmla="*/ T8 w 208"/>
                                  <a:gd name="T10" fmla="+- 0 2104 -186"/>
                                  <a:gd name="T11" fmla="*/ 2104 h 2346"/>
                                  <a:gd name="T12" fmla="+- 0 953 953"/>
                                  <a:gd name="T13" fmla="*/ T12 w 208"/>
                                  <a:gd name="T14" fmla="+- 0 2067 -186"/>
                                  <a:gd name="T15" fmla="*/ 2067 h 2346"/>
                                  <a:gd name="T16" fmla="+- 0 953 953"/>
                                  <a:gd name="T17" fmla="*/ T16 w 208"/>
                                  <a:gd name="T18" fmla="+- 0 -186 -186"/>
                                  <a:gd name="T19" fmla="*/ -186 h 2346"/>
                                </a:gdLst>
                                <a:ahLst/>
                                <a:cxnLst>
                                  <a:cxn ang="0">
                                    <a:pos x="T1" y="T3"/>
                                  </a:cxn>
                                  <a:cxn ang="0">
                                    <a:pos x="T5" y="T7"/>
                                  </a:cxn>
                                  <a:cxn ang="0">
                                    <a:pos x="T9" y="T11"/>
                                  </a:cxn>
                                  <a:cxn ang="0">
                                    <a:pos x="T13" y="T15"/>
                                  </a:cxn>
                                  <a:cxn ang="0">
                                    <a:pos x="T17" y="T19"/>
                                  </a:cxn>
                                </a:cxnLst>
                                <a:rect l="0" t="0" r="r" b="b"/>
                                <a:pathLst>
                                  <a:path w="208" h="2346">
                                    <a:moveTo>
                                      <a:pt x="142" y="2345"/>
                                    </a:moveTo>
                                    <a:lnTo>
                                      <a:pt x="126" y="2318"/>
                                    </a:lnTo>
                                    <a:lnTo>
                                      <a:pt x="207" y="2290"/>
                                    </a:lnTo>
                                    <a:lnTo>
                                      <a:pt x="0" y="2253"/>
                                    </a:ln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 name="Group 56"/>
                          <wpg:cNvGrpSpPr>
                            <a:grpSpLocks/>
                          </wpg:cNvGrpSpPr>
                          <wpg:grpSpPr bwMode="auto">
                            <a:xfrm>
                              <a:off x="998" y="2035"/>
                              <a:ext cx="163" cy="2"/>
                              <a:chOff x="998" y="2035"/>
                              <a:chExt cx="163" cy="2"/>
                            </a:xfrm>
                          </wpg:grpSpPr>
                          <wps:wsp>
                            <wps:cNvPr id="73" name="Freeform 57"/>
                            <wps:cNvSpPr>
                              <a:spLocks/>
                            </wps:cNvSpPr>
                            <wps:spPr bwMode="auto">
                              <a:xfrm>
                                <a:off x="998" y="2035"/>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 name="Group 54"/>
                          <wpg:cNvGrpSpPr>
                            <a:grpSpLocks/>
                          </wpg:cNvGrpSpPr>
                          <wpg:grpSpPr bwMode="auto">
                            <a:xfrm>
                              <a:off x="998" y="-166"/>
                              <a:ext cx="163" cy="2"/>
                              <a:chOff x="998" y="-166"/>
                              <a:chExt cx="163" cy="2"/>
                            </a:xfrm>
                          </wpg:grpSpPr>
                          <wps:wsp>
                            <wps:cNvPr id="75" name="Freeform 55"/>
                            <wps:cNvSpPr>
                              <a:spLocks/>
                            </wps:cNvSpPr>
                            <wps:spPr bwMode="auto">
                              <a:xfrm>
                                <a:off x="998" y="-166"/>
                                <a:ext cx="163" cy="2"/>
                              </a:xfrm>
                              <a:custGeom>
                                <a:avLst/>
                                <a:gdLst>
                                  <a:gd name="T0" fmla="+- 0 1160 998"/>
                                  <a:gd name="T1" fmla="*/ T0 w 163"/>
                                  <a:gd name="T2" fmla="+- 0 998 998"/>
                                  <a:gd name="T3" fmla="*/ T2 w 163"/>
                                </a:gdLst>
                                <a:ahLst/>
                                <a:cxnLst>
                                  <a:cxn ang="0">
                                    <a:pos x="T1" y="0"/>
                                  </a:cxn>
                                  <a:cxn ang="0">
                                    <a:pos x="T3" y="0"/>
                                  </a:cxn>
                                </a:cxnLst>
                                <a:rect l="0" t="0" r="r" b="b"/>
                                <a:pathLst>
                                  <a:path w="163">
                                    <a:moveTo>
                                      <a:pt x="162"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2B4D20C" id="Group 53" o:spid="_x0000_s1026" style="position:absolute;margin-left:47.25pt;margin-top:-9.7pt;width:11.2pt;height:118.1pt;z-index:2152;mso-position-horizontal-relative:page" coordorigin="945,-194" coordsize="224,2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">
                  <v:group id="Group 58" o:spid="_x0000_s1027" style="position:absolute;left:953;top:-186;width:208;height:2346" coordorigin="953,-186"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59" o:spid="_x0000_s1028" style="position:absolute;left:953;top:-186;width:208;height:2346;visibility:visible;mso-wrap-style:square;v-text-anchor:top" coordsize="208,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" path="m142,2345r-16,-27l207,2290,,2253,,e" filled="f" strokeweight=".28367mm">
                      <v:path arrowok="t" o:connecttype="custom" o:connectlocs="142,2159;126,2132;207,2104;0,2067;0,-186" o:connectangles="0,0,0,0,0"/>
                    </v:shape>
                  </v:group>
                  <v:group id="Group 56" o:spid="_x0000_s1029" style="position:absolute;left:998;top:2035;width:163;height:2" coordorigin="998,2035"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57" o:spid="_x0000_s1030" style="position:absolute;left:998;top:2035;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" path="m162,l,e" filled="f" strokeweight=".28367mm">
                      <v:path arrowok="t" o:connecttype="custom" o:connectlocs="162,0;0,0" o:connectangles="0,0"/>
                    </v:shape>
                  </v:group>
                  <v:group id="Group 54" o:spid="_x0000_s1031" style="position:absolute;left:998;top:-166;width:163;height:2" coordorigin="998,-166"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55" o:spid="_x0000_s1032" style="position:absolute;left:998;top:-166;width:163;height:2;visibility:visible;mso-wrap-style:square;v-text-anchor:top" coordsize="1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" path="m162,l,e" filled="f" strokeweight=".28367mm">
                      <v:path arrowok="t" o:connecttype="custom" o:connectlocs="162,0;0,0" o:connectangles="0,0"/>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2272" behindDoc="0" locked="0" layoutInCell="1" allowOverlap="1">
                  <wp:simplePos x="0" y="0"/>
                  <wp:positionH relativeFrom="page">
                    <wp:posOffset>611505</wp:posOffset>
                  </wp:positionH>
                  <wp:positionV relativeFrom="paragraph">
                    <wp:posOffset>-111760</wp:posOffset>
                  </wp:positionV>
                  <wp:extent cx="161925" cy="1410335"/>
                  <wp:effectExtent l="1905" t="4445" r="0" b="4445"/>
                  <wp:wrapNone/>
                  <wp:docPr id="6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1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165" w:author="Claire Kouba" w:date="2023-09-12T16:52:00Z"/>
                                  <w:rFonts w:ascii="Arial" w:eastAsia="Arial" w:hAnsi="Arial" w:cs="Arial"/>
                                  <w:sz w:val="21"/>
                                  <w:szCs w:val="21"/>
                                </w:rPr>
                              </w:pPr>
                              <w:ins w:id="8166"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324" type="#_x0000_t202" style="position:absolute;left:0;text-align:left;margin-left:48.15pt;margin-top:-8.8pt;width:12.75pt;height:111.05pt;z-index: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" filled="f" stroked="f">
                  <v:textbox style="layout-flow:vertical;mso-layout-flow-alt:bottom-to-top" inset="0,0,0,0">
                    <w:txbxContent>
                      <w:p w:rsidR="00AA7750" w:rsidRDefault="00AA7750">
                        <w:pPr>
                          <w:spacing w:line="238" w:lineRule="exact"/>
                          <w:ind w:left="20"/>
                          <w:rPr>
                            <w:ins w:id="8167" w:author="Claire Kouba" w:date="2023-09-12T16:52:00Z"/>
                            <w:rFonts w:ascii="Arial" w:eastAsia="Arial" w:hAnsi="Arial" w:cs="Arial"/>
                            <w:sz w:val="21"/>
                            <w:szCs w:val="21"/>
                          </w:rPr>
                        </w:pPr>
                        <w:ins w:id="8168" w:author="Claire Kouba" w:date="2023-09-12T16:52:00Z">
                          <w:r>
                            <w:rPr>
                              <w:rFonts w:ascii="Arial"/>
                              <w:w w:val="102"/>
                              <w:sz w:val="21"/>
                            </w:rPr>
                            <w:t>Standardized</w:t>
                          </w:r>
                          <w:r>
                            <w:rPr>
                              <w:rFonts w:ascii="Arial"/>
                              <w:spacing w:val="1"/>
                              <w:sz w:val="21"/>
                            </w:rPr>
                            <w:t xml:space="preserve"> </w:t>
                          </w:r>
                          <w:r>
                            <w:rPr>
                              <w:rFonts w:ascii="Arial"/>
                              <w:w w:val="102"/>
                              <w:sz w:val="21"/>
                            </w:rPr>
                            <w:t>residuals</w:t>
                          </w:r>
                        </w:ins>
                      </w:p>
                    </w:txbxContent>
                  </v:textbox>
                  <w10:wrap anchorx="page"/>
                </v:shape>
              </w:pict>
            </mc:Fallback>
          </mc:AlternateContent>
        </w:r>
        <w:r w:rsidRPr="00D753AC">
          <w:rPr>
            <w:rFonts w:ascii="Times New Roman" w:hAnsi="Times New Roman" w:cs="Times New Roman"/>
            <w:noProof/>
          </w:rPr>
          <mc:AlternateContent>
            <mc:Choice Requires="wps">
              <w:drawing>
                <wp:anchor distT="0" distB="0" distL="114300" distR="114300" simplePos="0" relativeHeight="2488" behindDoc="0" locked="0" layoutInCell="1" allowOverlap="1">
                  <wp:simplePos x="0" y="0"/>
                  <wp:positionH relativeFrom="page">
                    <wp:posOffset>4125595</wp:posOffset>
                  </wp:positionH>
                  <wp:positionV relativeFrom="paragraph">
                    <wp:posOffset>415290</wp:posOffset>
                  </wp:positionV>
                  <wp:extent cx="161925" cy="101600"/>
                  <wp:effectExtent l="1270" t="0" r="0" b="0"/>
                  <wp:wrapNone/>
                  <wp:docPr id="6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169" w:author="Claire Kouba" w:date="2023-09-12T16:52:00Z"/>
                                  <w:rFonts w:ascii="Arial" w:eastAsia="Arial" w:hAnsi="Arial" w:cs="Arial"/>
                                  <w:sz w:val="21"/>
                                  <w:szCs w:val="21"/>
                                </w:rPr>
                              </w:pPr>
                              <w:ins w:id="8170" w:author="Claire Kouba" w:date="2023-09-12T16:52:00Z">
                                <w:r>
                                  <w:rPr>
                                    <w:rFonts w:ascii="Arial"/>
                                    <w:w w:val="102"/>
                                    <w:sz w:val="21"/>
                                  </w:rPr>
                                  <w:t>2</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325" type="#_x0000_t202" style="position:absolute;left:0;text-align:left;margin-left:324.85pt;margin-top:32.7pt;width:12.75pt;height:8pt;z-index:2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" filled="f" stroked="f">
                  <v:textbox style="layout-flow:vertical;mso-layout-flow-alt:bottom-to-top" inset="0,0,0,0">
                    <w:txbxContent>
                      <w:p w:rsidR="00AA7750" w:rsidRDefault="00AA7750">
                        <w:pPr>
                          <w:spacing w:line="238" w:lineRule="exact"/>
                          <w:ind w:left="20"/>
                          <w:rPr>
                            <w:ins w:id="8171" w:author="Claire Kouba" w:date="2023-09-12T16:52:00Z"/>
                            <w:rFonts w:ascii="Arial" w:eastAsia="Arial" w:hAnsi="Arial" w:cs="Arial"/>
                            <w:sz w:val="21"/>
                            <w:szCs w:val="21"/>
                          </w:rPr>
                        </w:pPr>
                        <w:ins w:id="8172" w:author="Claire Kouba" w:date="2023-09-12T16:52:00Z">
                          <w:r>
                            <w:rPr>
                              <w:rFonts w:ascii="Arial"/>
                              <w:w w:val="102"/>
                              <w:sz w:val="21"/>
                            </w:rPr>
                            <w:t>2</w:t>
                          </w:r>
                        </w:ins>
                      </w:p>
                    </w:txbxContent>
                  </v:textbox>
                  <w10:wrap anchorx="page"/>
                </v:shape>
              </w:pict>
            </mc:Fallback>
          </mc:AlternateContent>
        </w:r>
        <w:r w:rsidR="002573FA" w:rsidRPr="00D753AC">
          <w:rPr>
            <w:rFonts w:ascii="Times New Roman" w:eastAsia="Arial" w:hAnsi="Times New Roman" w:cs="Times New Roman"/>
          </w:rPr>
          <w:t>Scale−Location</w:t>
        </w:r>
      </w:ins>
    </w:p>
    <w:p w:rsidR="002153D1" w:rsidRPr="00D753AC" w:rsidRDefault="002573FA" w:rsidP="00D753AC">
      <w:pPr>
        <w:spacing w:before="74"/>
        <w:ind w:left="173"/>
        <w:rPr>
          <w:ins w:id="8173" w:author="Claire Kouba" w:date="2023-09-12T16:52:00Z"/>
          <w:rFonts w:ascii="Times New Roman" w:eastAsia="Arial" w:hAnsi="Times New Roman" w:cs="Times New Roman"/>
        </w:rPr>
      </w:pPr>
      <w:ins w:id="8174" w:author="Claire Kouba" w:date="2023-09-12T16:52:00Z">
        <w:r w:rsidRPr="00D753AC">
          <w:rPr>
            <w:rFonts w:ascii="Times New Roman" w:hAnsi="Times New Roman" w:cs="Times New Roman"/>
            <w:w w:val="105"/>
          </w:rPr>
          <w:br w:type="column"/>
          <w:t>Residuals vs</w:t>
        </w:r>
        <w:r w:rsidRPr="00D753AC">
          <w:rPr>
            <w:rFonts w:ascii="Times New Roman" w:hAnsi="Times New Roman" w:cs="Times New Roman"/>
            <w:spacing w:val="-47"/>
            <w:w w:val="105"/>
          </w:rPr>
          <w:t xml:space="preserve"> </w:t>
        </w:r>
        <w:r w:rsidRPr="00D753AC">
          <w:rPr>
            <w:rFonts w:ascii="Times New Roman" w:hAnsi="Times New Roman" w:cs="Times New Roman"/>
            <w:spacing w:val="-3"/>
            <w:w w:val="105"/>
          </w:rPr>
          <w:t>Leverage</w:t>
        </w:r>
      </w:ins>
    </w:p>
    <w:p w:rsidR="002153D1" w:rsidRPr="00D753AC" w:rsidRDefault="002573FA" w:rsidP="00D753AC">
      <w:pPr>
        <w:ind w:left="173"/>
        <w:rPr>
          <w:ins w:id="8175" w:author="Claire Kouba" w:date="2023-09-12T16:52:00Z"/>
          <w:rFonts w:ascii="Times New Roman" w:eastAsia="Arial" w:hAnsi="Times New Roman" w:cs="Times New Roman"/>
        </w:rPr>
      </w:pPr>
      <w:ins w:id="8176" w:author="Claire Kouba" w:date="2023-09-12T16:52:00Z">
        <w:r w:rsidRPr="00D753AC">
          <w:rPr>
            <w:rFonts w:ascii="Times New Roman" w:hAnsi="Times New Roman" w:cs="Times New Roman"/>
          </w:rPr>
          <w:br w:type="column"/>
        </w:r>
      </w:ins>
    </w:p>
    <w:p w:rsidR="002153D1" w:rsidRPr="00D753AC" w:rsidRDefault="002153D1" w:rsidP="00D753AC">
      <w:pPr>
        <w:ind w:left="173"/>
        <w:rPr>
          <w:ins w:id="8177" w:author="Claire Kouba" w:date="2023-09-12T16:52:00Z"/>
          <w:rFonts w:ascii="Times New Roman" w:eastAsia="Arial" w:hAnsi="Times New Roman" w:cs="Times New Roman"/>
        </w:rPr>
      </w:pPr>
    </w:p>
    <w:p w:rsidR="002153D1" w:rsidRPr="00D753AC" w:rsidRDefault="002153D1" w:rsidP="00D753AC">
      <w:pPr>
        <w:spacing w:before="8"/>
        <w:ind w:left="173"/>
        <w:rPr>
          <w:ins w:id="8178" w:author="Claire Kouba" w:date="2023-09-12T16:52:00Z"/>
          <w:rFonts w:ascii="Times New Roman" w:eastAsia="Arial" w:hAnsi="Times New Roman" w:cs="Times New Roman"/>
        </w:rPr>
      </w:pPr>
    </w:p>
    <w:p w:rsidR="002153D1" w:rsidRPr="00D753AC" w:rsidRDefault="00251C7A" w:rsidP="00D753AC">
      <w:pPr>
        <w:ind w:left="173"/>
        <w:rPr>
          <w:ins w:id="8179" w:author="Claire Kouba" w:date="2023-09-12T16:52:00Z"/>
          <w:rFonts w:ascii="Times New Roman" w:eastAsia="Arial" w:hAnsi="Times New Roman" w:cs="Times New Roman"/>
        </w:rPr>
      </w:pPr>
      <w:ins w:id="8180" w:author="Claire Kouba" w:date="2023-09-12T16:52:00Z">
        <w:r w:rsidRPr="00D753AC">
          <w:rPr>
            <w:rFonts w:ascii="Times New Roman" w:hAnsi="Times New Roman" w:cs="Times New Roman"/>
            <w:noProof/>
          </w:rPr>
          <mc:AlternateContent>
            <mc:Choice Requires="wpg">
              <w:drawing>
                <wp:anchor distT="0" distB="0" distL="114300" distR="114300" simplePos="0" relativeHeight="2248" behindDoc="0" locked="0" layoutInCell="1" allowOverlap="1">
                  <wp:simplePos x="0" y="0"/>
                  <wp:positionH relativeFrom="page">
                    <wp:posOffset>4357370</wp:posOffset>
                  </wp:positionH>
                  <wp:positionV relativeFrom="paragraph">
                    <wp:posOffset>-48260</wp:posOffset>
                  </wp:positionV>
                  <wp:extent cx="2268855" cy="800735"/>
                  <wp:effectExtent l="4445" t="6350" r="3175" b="2540"/>
                  <wp:wrapNone/>
                  <wp:docPr id="1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68855" cy="800735"/>
                            <a:chOff x="6862" y="-76"/>
                            <a:chExt cx="3573" cy="1261"/>
                          </a:xfrm>
                        </wpg:grpSpPr>
                        <wpg:grpSp>
                          <wpg:cNvPr id="14" name="Group 49"/>
                          <wpg:cNvGrpSpPr>
                            <a:grpSpLocks/>
                          </wpg:cNvGrpSpPr>
                          <wpg:grpSpPr bwMode="auto">
                            <a:xfrm>
                              <a:off x="7125" y="1048"/>
                              <a:ext cx="3177" cy="2"/>
                              <a:chOff x="7125" y="1048"/>
                              <a:chExt cx="3177" cy="2"/>
                            </a:xfrm>
                          </wpg:grpSpPr>
                          <wps:wsp>
                            <wps:cNvPr id="16" name="Freeform 50"/>
                            <wps:cNvSpPr>
                              <a:spLocks/>
                            </wps:cNvSpPr>
                            <wps:spPr bwMode="auto">
                              <a:xfrm>
                                <a:off x="7125" y="1048"/>
                                <a:ext cx="3177" cy="2"/>
                              </a:xfrm>
                              <a:custGeom>
                                <a:avLst/>
                                <a:gdLst>
                                  <a:gd name="T0" fmla="+- 0 7125 7125"/>
                                  <a:gd name="T1" fmla="*/ T0 w 3177"/>
                                  <a:gd name="T2" fmla="+- 0 10301 7125"/>
                                  <a:gd name="T3" fmla="*/ T2 w 3177"/>
                                </a:gdLst>
                                <a:ahLst/>
                                <a:cxnLst>
                                  <a:cxn ang="0">
                                    <a:pos x="T1" y="0"/>
                                  </a:cxn>
                                  <a:cxn ang="0">
                                    <a:pos x="T3" y="0"/>
                                  </a:cxn>
                                </a:cxnLst>
                                <a:rect l="0" t="0" r="r" b="b"/>
                                <a:pathLst>
                                  <a:path w="3177">
                                    <a:moveTo>
                                      <a:pt x="0" y="0"/>
                                    </a:moveTo>
                                    <a:lnTo>
                                      <a:pt x="3176"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 name="Group 47"/>
                          <wpg:cNvGrpSpPr>
                            <a:grpSpLocks/>
                          </wpg:cNvGrpSpPr>
                          <wpg:grpSpPr bwMode="auto">
                            <a:xfrm>
                              <a:off x="7125" y="1048"/>
                              <a:ext cx="2" cy="129"/>
                              <a:chOff x="7125" y="1048"/>
                              <a:chExt cx="2" cy="129"/>
                            </a:xfrm>
                          </wpg:grpSpPr>
                          <wps:wsp>
                            <wps:cNvPr id="20" name="Freeform 48"/>
                            <wps:cNvSpPr>
                              <a:spLocks/>
                            </wps:cNvSpPr>
                            <wps:spPr bwMode="auto">
                              <a:xfrm>
                                <a:off x="7125"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 name="Group 45"/>
                          <wpg:cNvGrpSpPr>
                            <a:grpSpLocks/>
                          </wpg:cNvGrpSpPr>
                          <wpg:grpSpPr bwMode="auto">
                            <a:xfrm>
                              <a:off x="8184" y="1048"/>
                              <a:ext cx="2" cy="129"/>
                              <a:chOff x="8184" y="1048"/>
                              <a:chExt cx="2" cy="129"/>
                            </a:xfrm>
                          </wpg:grpSpPr>
                          <wps:wsp>
                            <wps:cNvPr id="24" name="Freeform 46"/>
                            <wps:cNvSpPr>
                              <a:spLocks/>
                            </wps:cNvSpPr>
                            <wps:spPr bwMode="auto">
                              <a:xfrm>
                                <a:off x="8184"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 name="Group 43"/>
                          <wpg:cNvGrpSpPr>
                            <a:grpSpLocks/>
                          </wpg:cNvGrpSpPr>
                          <wpg:grpSpPr bwMode="auto">
                            <a:xfrm>
                              <a:off x="9242" y="1048"/>
                              <a:ext cx="2" cy="129"/>
                              <a:chOff x="9242" y="1048"/>
                              <a:chExt cx="2" cy="129"/>
                            </a:xfrm>
                          </wpg:grpSpPr>
                          <wps:wsp>
                            <wps:cNvPr id="28" name="Freeform 44"/>
                            <wps:cNvSpPr>
                              <a:spLocks/>
                            </wps:cNvSpPr>
                            <wps:spPr bwMode="auto">
                              <a:xfrm>
                                <a:off x="9242"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 name="Group 41"/>
                          <wpg:cNvGrpSpPr>
                            <a:grpSpLocks/>
                          </wpg:cNvGrpSpPr>
                          <wpg:grpSpPr bwMode="auto">
                            <a:xfrm>
                              <a:off x="10301" y="1048"/>
                              <a:ext cx="2" cy="129"/>
                              <a:chOff x="10301" y="1048"/>
                              <a:chExt cx="2" cy="129"/>
                            </a:xfrm>
                          </wpg:grpSpPr>
                          <wps:wsp>
                            <wps:cNvPr id="32" name="Freeform 42"/>
                            <wps:cNvSpPr>
                              <a:spLocks/>
                            </wps:cNvSpPr>
                            <wps:spPr bwMode="auto">
                              <a:xfrm>
                                <a:off x="10301" y="1048"/>
                                <a:ext cx="2" cy="129"/>
                              </a:xfrm>
                              <a:custGeom>
                                <a:avLst/>
                                <a:gdLst>
                                  <a:gd name="T0" fmla="+- 0 1048 1048"/>
                                  <a:gd name="T1" fmla="*/ 1048 h 129"/>
                                  <a:gd name="T2" fmla="+- 0 1177 1048"/>
                                  <a:gd name="T3" fmla="*/ 1177 h 129"/>
                                </a:gdLst>
                                <a:ahLst/>
                                <a:cxnLst>
                                  <a:cxn ang="0">
                                    <a:pos x="0" y="T1"/>
                                  </a:cxn>
                                  <a:cxn ang="0">
                                    <a:pos x="0" y="T3"/>
                                  </a:cxn>
                                </a:cxnLst>
                                <a:rect l="0" t="0" r="r" b="b"/>
                                <a:pathLst>
                                  <a:path h="129">
                                    <a:moveTo>
                                      <a:pt x="0" y="0"/>
                                    </a:moveTo>
                                    <a:lnTo>
                                      <a:pt x="0" y="129"/>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 name="Group 39"/>
                          <wpg:cNvGrpSpPr>
                            <a:grpSpLocks/>
                          </wpg:cNvGrpSpPr>
                          <wpg:grpSpPr bwMode="auto">
                            <a:xfrm>
                              <a:off x="6998" y="59"/>
                              <a:ext cx="2" cy="915"/>
                              <a:chOff x="6998" y="59"/>
                              <a:chExt cx="2" cy="915"/>
                            </a:xfrm>
                          </wpg:grpSpPr>
                          <wps:wsp>
                            <wps:cNvPr id="34" name="Freeform 40"/>
                            <wps:cNvSpPr>
                              <a:spLocks/>
                            </wps:cNvSpPr>
                            <wps:spPr bwMode="auto">
                              <a:xfrm>
                                <a:off x="6998" y="59"/>
                                <a:ext cx="2" cy="915"/>
                              </a:xfrm>
                              <a:custGeom>
                                <a:avLst/>
                                <a:gdLst>
                                  <a:gd name="T0" fmla="+- 0 973 59"/>
                                  <a:gd name="T1" fmla="*/ 973 h 915"/>
                                  <a:gd name="T2" fmla="+- 0 59 59"/>
                                  <a:gd name="T3" fmla="*/ 59 h 915"/>
                                </a:gdLst>
                                <a:ahLst/>
                                <a:cxnLst>
                                  <a:cxn ang="0">
                                    <a:pos x="0" y="T1"/>
                                  </a:cxn>
                                  <a:cxn ang="0">
                                    <a:pos x="0" y="T3"/>
                                  </a:cxn>
                                </a:cxnLst>
                                <a:rect l="0" t="0" r="r" b="b"/>
                                <a:pathLst>
                                  <a:path h="915">
                                    <a:moveTo>
                                      <a:pt x="0" y="914"/>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 name="Group 37"/>
                          <wpg:cNvGrpSpPr>
                            <a:grpSpLocks/>
                          </wpg:cNvGrpSpPr>
                          <wpg:grpSpPr bwMode="auto">
                            <a:xfrm>
                              <a:off x="6870" y="973"/>
                              <a:ext cx="128" cy="2"/>
                              <a:chOff x="6870" y="973"/>
                              <a:chExt cx="128" cy="2"/>
                            </a:xfrm>
                          </wpg:grpSpPr>
                          <wps:wsp>
                            <wps:cNvPr id="36" name="Freeform 38"/>
                            <wps:cNvSpPr>
                              <a:spLocks/>
                            </wps:cNvSpPr>
                            <wps:spPr bwMode="auto">
                              <a:xfrm>
                                <a:off x="6870" y="973"/>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7" name="Group 35"/>
                          <wpg:cNvGrpSpPr>
                            <a:grpSpLocks/>
                          </wpg:cNvGrpSpPr>
                          <wpg:grpSpPr bwMode="auto">
                            <a:xfrm>
                              <a:off x="6870" y="791"/>
                              <a:ext cx="128" cy="2"/>
                              <a:chOff x="6870" y="791"/>
                              <a:chExt cx="128" cy="2"/>
                            </a:xfrm>
                          </wpg:grpSpPr>
                          <wps:wsp>
                            <wps:cNvPr id="38" name="Freeform 36"/>
                            <wps:cNvSpPr>
                              <a:spLocks/>
                            </wps:cNvSpPr>
                            <wps:spPr bwMode="auto">
                              <a:xfrm>
                                <a:off x="6870" y="791"/>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 name="Group 33"/>
                          <wpg:cNvGrpSpPr>
                            <a:grpSpLocks/>
                          </wpg:cNvGrpSpPr>
                          <wpg:grpSpPr bwMode="auto">
                            <a:xfrm>
                              <a:off x="6870" y="608"/>
                              <a:ext cx="128" cy="2"/>
                              <a:chOff x="6870" y="608"/>
                              <a:chExt cx="128" cy="2"/>
                            </a:xfrm>
                          </wpg:grpSpPr>
                          <wps:wsp>
                            <wps:cNvPr id="40" name="Freeform 34"/>
                            <wps:cNvSpPr>
                              <a:spLocks/>
                            </wps:cNvSpPr>
                            <wps:spPr bwMode="auto">
                              <a:xfrm>
                                <a:off x="6870" y="608"/>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 name="Group 31"/>
                          <wpg:cNvGrpSpPr>
                            <a:grpSpLocks/>
                          </wpg:cNvGrpSpPr>
                          <wpg:grpSpPr bwMode="auto">
                            <a:xfrm>
                              <a:off x="6870" y="425"/>
                              <a:ext cx="128" cy="2"/>
                              <a:chOff x="6870" y="425"/>
                              <a:chExt cx="128" cy="2"/>
                            </a:xfrm>
                          </wpg:grpSpPr>
                          <wps:wsp>
                            <wps:cNvPr id="42" name="Freeform 32"/>
                            <wps:cNvSpPr>
                              <a:spLocks/>
                            </wps:cNvSpPr>
                            <wps:spPr bwMode="auto">
                              <a:xfrm>
                                <a:off x="6870" y="425"/>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 name="Group 29"/>
                          <wpg:cNvGrpSpPr>
                            <a:grpSpLocks/>
                          </wpg:cNvGrpSpPr>
                          <wpg:grpSpPr bwMode="auto">
                            <a:xfrm>
                              <a:off x="6870" y="242"/>
                              <a:ext cx="128" cy="2"/>
                              <a:chOff x="6870" y="242"/>
                              <a:chExt cx="128" cy="2"/>
                            </a:xfrm>
                          </wpg:grpSpPr>
                          <wps:wsp>
                            <wps:cNvPr id="44" name="Freeform 30"/>
                            <wps:cNvSpPr>
                              <a:spLocks/>
                            </wps:cNvSpPr>
                            <wps:spPr bwMode="auto">
                              <a:xfrm>
                                <a:off x="6870" y="242"/>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 name="Group 27"/>
                          <wpg:cNvGrpSpPr>
                            <a:grpSpLocks/>
                          </wpg:cNvGrpSpPr>
                          <wpg:grpSpPr bwMode="auto">
                            <a:xfrm>
                              <a:off x="6870" y="59"/>
                              <a:ext cx="128" cy="2"/>
                              <a:chOff x="6870" y="59"/>
                              <a:chExt cx="128" cy="2"/>
                            </a:xfrm>
                          </wpg:grpSpPr>
                          <wps:wsp>
                            <wps:cNvPr id="46" name="Freeform 28"/>
                            <wps:cNvSpPr>
                              <a:spLocks/>
                            </wps:cNvSpPr>
                            <wps:spPr bwMode="auto">
                              <a:xfrm>
                                <a:off x="6870" y="59"/>
                                <a:ext cx="128" cy="2"/>
                              </a:xfrm>
                              <a:custGeom>
                                <a:avLst/>
                                <a:gdLst>
                                  <a:gd name="T0" fmla="+- 0 6998 6870"/>
                                  <a:gd name="T1" fmla="*/ T0 w 128"/>
                                  <a:gd name="T2" fmla="+- 0 6870 6870"/>
                                  <a:gd name="T3" fmla="*/ T2 w 128"/>
                                </a:gdLst>
                                <a:ahLst/>
                                <a:cxnLst>
                                  <a:cxn ang="0">
                                    <a:pos x="T1" y="0"/>
                                  </a:cxn>
                                  <a:cxn ang="0">
                                    <a:pos x="T3" y="0"/>
                                  </a:cxn>
                                </a:cxnLst>
                                <a:rect l="0" t="0" r="r" b="b"/>
                                <a:pathLst>
                                  <a:path w="128">
                                    <a:moveTo>
                                      <a:pt x="128"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 name="Group 24"/>
                          <wpg:cNvGrpSpPr>
                            <a:grpSpLocks/>
                          </wpg:cNvGrpSpPr>
                          <wpg:grpSpPr bwMode="auto">
                            <a:xfrm>
                              <a:off x="6998" y="-67"/>
                              <a:ext cx="3429" cy="1116"/>
                              <a:chOff x="6998" y="-67"/>
                              <a:chExt cx="3429" cy="1116"/>
                            </a:xfrm>
                          </wpg:grpSpPr>
                          <wps:wsp>
                            <wps:cNvPr id="48" name="Freeform 26"/>
                            <wps:cNvSpPr>
                              <a:spLocks/>
                            </wps:cNvSpPr>
                            <wps:spPr bwMode="auto">
                              <a:xfrm>
                                <a:off x="6998" y="-67"/>
                                <a:ext cx="3429" cy="1116"/>
                              </a:xfrm>
                              <a:custGeom>
                                <a:avLst/>
                                <a:gdLst>
                                  <a:gd name="T0" fmla="+- 0 6998 6998"/>
                                  <a:gd name="T1" fmla="*/ T0 w 3429"/>
                                  <a:gd name="T2" fmla="+- 0 1048 -67"/>
                                  <a:gd name="T3" fmla="*/ 1048 h 1116"/>
                                  <a:gd name="T4" fmla="+- 0 10426 6998"/>
                                  <a:gd name="T5" fmla="*/ T4 w 3429"/>
                                  <a:gd name="T6" fmla="+- 0 1048 -67"/>
                                  <a:gd name="T7" fmla="*/ 1048 h 1116"/>
                                  <a:gd name="T8" fmla="+- 0 10426 6998"/>
                                  <a:gd name="T9" fmla="*/ T8 w 3429"/>
                                  <a:gd name="T10" fmla="+- 0 -67 -67"/>
                                  <a:gd name="T11" fmla="*/ -67 h 1116"/>
                                  <a:gd name="T12" fmla="+- 0 6998 6998"/>
                                  <a:gd name="T13" fmla="*/ T12 w 3429"/>
                                  <a:gd name="T14" fmla="+- 0 -67 -67"/>
                                  <a:gd name="T15" fmla="*/ -67 h 1116"/>
                                  <a:gd name="T16" fmla="+- 0 6998 6998"/>
                                  <a:gd name="T17" fmla="*/ T16 w 3429"/>
                                  <a:gd name="T18" fmla="+- 0 1048 -67"/>
                                  <a:gd name="T19" fmla="*/ 1048 h 1116"/>
                                </a:gdLst>
                                <a:ahLst/>
                                <a:cxnLst>
                                  <a:cxn ang="0">
                                    <a:pos x="T1" y="T3"/>
                                  </a:cxn>
                                  <a:cxn ang="0">
                                    <a:pos x="T5" y="T7"/>
                                  </a:cxn>
                                  <a:cxn ang="0">
                                    <a:pos x="T9" y="T11"/>
                                  </a:cxn>
                                  <a:cxn ang="0">
                                    <a:pos x="T13" y="T15"/>
                                  </a:cxn>
                                  <a:cxn ang="0">
                                    <a:pos x="T17" y="T19"/>
                                  </a:cxn>
                                </a:cxnLst>
                                <a:rect l="0" t="0" r="r" b="b"/>
                                <a:pathLst>
                                  <a:path w="3429" h="1116">
                                    <a:moveTo>
                                      <a:pt x="0" y="1115"/>
                                    </a:moveTo>
                                    <a:lnTo>
                                      <a:pt x="3428" y="1115"/>
                                    </a:lnTo>
                                    <a:lnTo>
                                      <a:pt x="3428" y="0"/>
                                    </a:lnTo>
                                    <a:lnTo>
                                      <a:pt x="0" y="0"/>
                                    </a:lnTo>
                                    <a:lnTo>
                                      <a:pt x="0" y="1115"/>
                                    </a:lnTo>
                                    <a:close/>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9"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387" y="-10"/>
                                <a:ext cx="2966" cy="1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0" name="Group 22"/>
                          <wpg:cNvGrpSpPr>
                            <a:grpSpLocks/>
                          </wpg:cNvGrpSpPr>
                          <wpg:grpSpPr bwMode="auto">
                            <a:xfrm>
                              <a:off x="8950" y="377"/>
                              <a:ext cx="94" cy="96"/>
                              <a:chOff x="8950" y="377"/>
                              <a:chExt cx="94" cy="96"/>
                            </a:xfrm>
                          </wpg:grpSpPr>
                          <wps:wsp>
                            <wps:cNvPr id="51" name="Freeform 23"/>
                            <wps:cNvSpPr>
                              <a:spLocks/>
                            </wps:cNvSpPr>
                            <wps:spPr bwMode="auto">
                              <a:xfrm>
                                <a:off x="8950" y="377"/>
                                <a:ext cx="94" cy="96"/>
                              </a:xfrm>
                              <a:custGeom>
                                <a:avLst/>
                                <a:gdLst>
                                  <a:gd name="T0" fmla="+- 0 8950 8950"/>
                                  <a:gd name="T1" fmla="*/ T0 w 94"/>
                                  <a:gd name="T2" fmla="+- 0 424 377"/>
                                  <a:gd name="T3" fmla="*/ 424 h 96"/>
                                  <a:gd name="T4" fmla="+- 0 8956 8950"/>
                                  <a:gd name="T5" fmla="*/ T4 w 94"/>
                                  <a:gd name="T6" fmla="+- 0 402 377"/>
                                  <a:gd name="T7" fmla="*/ 402 h 96"/>
                                  <a:gd name="T8" fmla="+- 0 8969 8950"/>
                                  <a:gd name="T9" fmla="*/ T8 w 94"/>
                                  <a:gd name="T10" fmla="+- 0 386 377"/>
                                  <a:gd name="T11" fmla="*/ 386 h 96"/>
                                  <a:gd name="T12" fmla="+- 0 8989 8950"/>
                                  <a:gd name="T13" fmla="*/ T12 w 94"/>
                                  <a:gd name="T14" fmla="+- 0 377 377"/>
                                  <a:gd name="T15" fmla="*/ 377 h 96"/>
                                  <a:gd name="T16" fmla="+- 0 9015 8950"/>
                                  <a:gd name="T17" fmla="*/ T16 w 94"/>
                                  <a:gd name="T18" fmla="+- 0 380 377"/>
                                  <a:gd name="T19" fmla="*/ 380 h 96"/>
                                  <a:gd name="T20" fmla="+- 0 9033 8950"/>
                                  <a:gd name="T21" fmla="*/ T20 w 94"/>
                                  <a:gd name="T22" fmla="+- 0 392 377"/>
                                  <a:gd name="T23" fmla="*/ 392 h 96"/>
                                  <a:gd name="T24" fmla="+- 0 9044 8950"/>
                                  <a:gd name="T25" fmla="*/ T24 w 94"/>
                                  <a:gd name="T26" fmla="+- 0 409 377"/>
                                  <a:gd name="T27" fmla="*/ 409 h 96"/>
                                  <a:gd name="T28" fmla="+- 0 9042 8950"/>
                                  <a:gd name="T29" fmla="*/ T28 w 94"/>
                                  <a:gd name="T30" fmla="+- 0 436 377"/>
                                  <a:gd name="T31" fmla="*/ 436 h 96"/>
                                  <a:gd name="T32" fmla="+- 0 9032 8950"/>
                                  <a:gd name="T33" fmla="*/ T32 w 94"/>
                                  <a:gd name="T34" fmla="+- 0 455 377"/>
                                  <a:gd name="T35" fmla="*/ 455 h 96"/>
                                  <a:gd name="T36" fmla="+- 0 9018 8950"/>
                                  <a:gd name="T37" fmla="*/ T36 w 94"/>
                                  <a:gd name="T38" fmla="+- 0 467 377"/>
                                  <a:gd name="T39" fmla="*/ 467 h 96"/>
                                  <a:gd name="T40" fmla="+- 0 8999 8950"/>
                                  <a:gd name="T41" fmla="*/ T40 w 94"/>
                                  <a:gd name="T42" fmla="+- 0 472 377"/>
                                  <a:gd name="T43" fmla="*/ 472 h 96"/>
                                  <a:gd name="T44" fmla="+- 0 8977 8950"/>
                                  <a:gd name="T45" fmla="*/ T44 w 94"/>
                                  <a:gd name="T46" fmla="+- 0 467 377"/>
                                  <a:gd name="T47" fmla="*/ 467 h 96"/>
                                  <a:gd name="T48" fmla="+- 0 8961 8950"/>
                                  <a:gd name="T49" fmla="*/ T48 w 94"/>
                                  <a:gd name="T50" fmla="+- 0 453 377"/>
                                  <a:gd name="T51" fmla="*/ 453 h 96"/>
                                  <a:gd name="T52" fmla="+- 0 8951 8950"/>
                                  <a:gd name="T53" fmla="*/ T52 w 94"/>
                                  <a:gd name="T54" fmla="+- 0 433 377"/>
                                  <a:gd name="T55" fmla="*/ 433 h 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4" h="96">
                                    <a:moveTo>
                                      <a:pt x="0" y="47"/>
                                    </a:moveTo>
                                    <a:lnTo>
                                      <a:pt x="6" y="25"/>
                                    </a:lnTo>
                                    <a:lnTo>
                                      <a:pt x="19" y="9"/>
                                    </a:lnTo>
                                    <a:lnTo>
                                      <a:pt x="39" y="0"/>
                                    </a:lnTo>
                                    <a:lnTo>
                                      <a:pt x="65" y="3"/>
                                    </a:lnTo>
                                    <a:lnTo>
                                      <a:pt x="83" y="15"/>
                                    </a:lnTo>
                                    <a:lnTo>
                                      <a:pt x="94" y="32"/>
                                    </a:lnTo>
                                    <a:lnTo>
                                      <a:pt x="92" y="59"/>
                                    </a:lnTo>
                                    <a:lnTo>
                                      <a:pt x="82" y="78"/>
                                    </a:lnTo>
                                    <a:lnTo>
                                      <a:pt x="68" y="90"/>
                                    </a:lnTo>
                                    <a:lnTo>
                                      <a:pt x="49" y="95"/>
                                    </a:lnTo>
                                    <a:lnTo>
                                      <a:pt x="27" y="90"/>
                                    </a:lnTo>
                                    <a:lnTo>
                                      <a:pt x="11" y="76"/>
                                    </a:lnTo>
                                    <a:lnTo>
                                      <a:pt x="1" y="56"/>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2" name="Group 20"/>
                          <wpg:cNvGrpSpPr>
                            <a:grpSpLocks/>
                          </wpg:cNvGrpSpPr>
                          <wpg:grpSpPr bwMode="auto">
                            <a:xfrm>
                              <a:off x="6998" y="608"/>
                              <a:ext cx="3429" cy="2"/>
                              <a:chOff x="6998" y="608"/>
                              <a:chExt cx="3429" cy="2"/>
                            </a:xfrm>
                          </wpg:grpSpPr>
                          <wps:wsp>
                            <wps:cNvPr id="53" name="Freeform 21"/>
                            <wps:cNvSpPr>
                              <a:spLocks/>
                            </wps:cNvSpPr>
                            <wps:spPr bwMode="auto">
                              <a:xfrm>
                                <a:off x="6998" y="608"/>
                                <a:ext cx="3429" cy="2"/>
                              </a:xfrm>
                              <a:custGeom>
                                <a:avLst/>
                                <a:gdLst>
                                  <a:gd name="T0" fmla="+- 0 6998 6998"/>
                                  <a:gd name="T1" fmla="*/ T0 w 3429"/>
                                  <a:gd name="T2" fmla="+- 0 10426 6998"/>
                                  <a:gd name="T3" fmla="*/ T2 w 3429"/>
                                </a:gdLst>
                                <a:ahLst/>
                                <a:cxnLst>
                                  <a:cxn ang="0">
                                    <a:pos x="T1" y="0"/>
                                  </a:cxn>
                                  <a:cxn ang="0">
                                    <a:pos x="T3" y="0"/>
                                  </a:cxn>
                                </a:cxnLst>
                                <a:rect l="0" t="0" r="r" b="b"/>
                                <a:pathLst>
                                  <a:path w="3429">
                                    <a:moveTo>
                                      <a:pt x="0" y="0"/>
                                    </a:moveTo>
                                    <a:lnTo>
                                      <a:pt x="3428"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18"/>
                          <wpg:cNvGrpSpPr>
                            <a:grpSpLocks/>
                          </wpg:cNvGrpSpPr>
                          <wpg:grpSpPr bwMode="auto">
                            <a:xfrm>
                              <a:off x="7125" y="-67"/>
                              <a:ext cx="2" cy="1116"/>
                              <a:chOff x="7125" y="-67"/>
                              <a:chExt cx="2" cy="1116"/>
                            </a:xfrm>
                          </wpg:grpSpPr>
                          <wps:wsp>
                            <wps:cNvPr id="55" name="Freeform 19"/>
                            <wps:cNvSpPr>
                              <a:spLocks/>
                            </wps:cNvSpPr>
                            <wps:spPr bwMode="auto">
                              <a:xfrm>
                                <a:off x="7125" y="-67"/>
                                <a:ext cx="2" cy="1116"/>
                              </a:xfrm>
                              <a:custGeom>
                                <a:avLst/>
                                <a:gdLst>
                                  <a:gd name="T0" fmla="+- 0 1048 -67"/>
                                  <a:gd name="T1" fmla="*/ 1048 h 1116"/>
                                  <a:gd name="T2" fmla="+- 0 -67 -67"/>
                                  <a:gd name="T3" fmla="*/ -67 h 1116"/>
                                </a:gdLst>
                                <a:ahLst/>
                                <a:cxnLst>
                                  <a:cxn ang="0">
                                    <a:pos x="0" y="T1"/>
                                  </a:cxn>
                                  <a:cxn ang="0">
                                    <a:pos x="0" y="T3"/>
                                  </a:cxn>
                                </a:cxnLst>
                                <a:rect l="0" t="0" r="r" b="b"/>
                                <a:pathLst>
                                  <a:path h="1116">
                                    <a:moveTo>
                                      <a:pt x="0" y="1115"/>
                                    </a:moveTo>
                                    <a:lnTo>
                                      <a:pt x="0" y="0"/>
                                    </a:lnTo>
                                  </a:path>
                                </a:pathLst>
                              </a:custGeom>
                              <a:noFill/>
                              <a:ln w="10212">
                                <a:solidFill>
                                  <a:srgbClr val="BEBEB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16"/>
                          <wpg:cNvGrpSpPr>
                            <a:grpSpLocks/>
                          </wpg:cNvGrpSpPr>
                          <wpg:grpSpPr bwMode="auto">
                            <a:xfrm>
                              <a:off x="9221" y="-67"/>
                              <a:ext cx="1205" cy="155"/>
                              <a:chOff x="9221" y="-67"/>
                              <a:chExt cx="1205" cy="155"/>
                            </a:xfrm>
                          </wpg:grpSpPr>
                          <wps:wsp>
                            <wps:cNvPr id="57" name="Freeform 17"/>
                            <wps:cNvSpPr>
                              <a:spLocks/>
                            </wps:cNvSpPr>
                            <wps:spPr bwMode="auto">
                              <a:xfrm>
                                <a:off x="9221" y="-67"/>
                                <a:ext cx="1205" cy="155"/>
                              </a:xfrm>
                              <a:custGeom>
                                <a:avLst/>
                                <a:gdLst>
                                  <a:gd name="T0" fmla="+- 0 9221 9221"/>
                                  <a:gd name="T1" fmla="*/ T0 w 1205"/>
                                  <a:gd name="T2" fmla="+- 0 -67 -67"/>
                                  <a:gd name="T3" fmla="*/ -67 h 155"/>
                                  <a:gd name="T4" fmla="+- 0 9249 9221"/>
                                  <a:gd name="T5" fmla="*/ T4 w 1205"/>
                                  <a:gd name="T6" fmla="+- 0 -63 -67"/>
                                  <a:gd name="T7" fmla="*/ -63 h 155"/>
                                  <a:gd name="T8" fmla="+- 0 9282 9221"/>
                                  <a:gd name="T9" fmla="*/ T8 w 1205"/>
                                  <a:gd name="T10" fmla="+- 0 -57 -67"/>
                                  <a:gd name="T11" fmla="*/ -57 h 155"/>
                                  <a:gd name="T12" fmla="+- 0 9314 9221"/>
                                  <a:gd name="T13" fmla="*/ T12 w 1205"/>
                                  <a:gd name="T14" fmla="+- 0 -51 -67"/>
                                  <a:gd name="T15" fmla="*/ -51 h 155"/>
                                  <a:gd name="T16" fmla="+- 0 9347 9221"/>
                                  <a:gd name="T17" fmla="*/ T16 w 1205"/>
                                  <a:gd name="T18" fmla="+- 0 -46 -67"/>
                                  <a:gd name="T19" fmla="*/ -46 h 155"/>
                                  <a:gd name="T20" fmla="+- 0 9380 9221"/>
                                  <a:gd name="T21" fmla="*/ T20 w 1205"/>
                                  <a:gd name="T22" fmla="+- 0 -41 -67"/>
                                  <a:gd name="T23" fmla="*/ -41 h 155"/>
                                  <a:gd name="T24" fmla="+- 0 9413 9221"/>
                                  <a:gd name="T25" fmla="*/ T24 w 1205"/>
                                  <a:gd name="T26" fmla="+- 0 -36 -67"/>
                                  <a:gd name="T27" fmla="*/ -36 h 155"/>
                                  <a:gd name="T28" fmla="+- 0 9445 9221"/>
                                  <a:gd name="T29" fmla="*/ T28 w 1205"/>
                                  <a:gd name="T30" fmla="+- 0 -30 -67"/>
                                  <a:gd name="T31" fmla="*/ -30 h 155"/>
                                  <a:gd name="T32" fmla="+- 0 9478 9221"/>
                                  <a:gd name="T33" fmla="*/ T32 w 1205"/>
                                  <a:gd name="T34" fmla="+- 0 -25 -67"/>
                                  <a:gd name="T35" fmla="*/ -25 h 155"/>
                                  <a:gd name="T36" fmla="+- 0 9511 9221"/>
                                  <a:gd name="T37" fmla="*/ T36 w 1205"/>
                                  <a:gd name="T38" fmla="+- 0 -21 -67"/>
                                  <a:gd name="T39" fmla="*/ -21 h 155"/>
                                  <a:gd name="T40" fmla="+- 0 9543 9221"/>
                                  <a:gd name="T41" fmla="*/ T40 w 1205"/>
                                  <a:gd name="T42" fmla="+- 0 -16 -67"/>
                                  <a:gd name="T43" fmla="*/ -16 h 155"/>
                                  <a:gd name="T44" fmla="+- 0 9576 9221"/>
                                  <a:gd name="T45" fmla="*/ T44 w 1205"/>
                                  <a:gd name="T46" fmla="+- 0 -11 -67"/>
                                  <a:gd name="T47" fmla="*/ -11 h 155"/>
                                  <a:gd name="T48" fmla="+- 0 9609 9221"/>
                                  <a:gd name="T49" fmla="*/ T48 w 1205"/>
                                  <a:gd name="T50" fmla="+- 0 -6 -67"/>
                                  <a:gd name="T51" fmla="*/ -6 h 155"/>
                                  <a:gd name="T52" fmla="+- 0 9641 9221"/>
                                  <a:gd name="T53" fmla="*/ T52 w 1205"/>
                                  <a:gd name="T54" fmla="+- 0 -2 -67"/>
                                  <a:gd name="T55" fmla="*/ -2 h 155"/>
                                  <a:gd name="T56" fmla="+- 0 9674 9221"/>
                                  <a:gd name="T57" fmla="*/ T56 w 1205"/>
                                  <a:gd name="T58" fmla="+- 0 3 -67"/>
                                  <a:gd name="T59" fmla="*/ 3 h 155"/>
                                  <a:gd name="T60" fmla="+- 0 9707 9221"/>
                                  <a:gd name="T61" fmla="*/ T60 w 1205"/>
                                  <a:gd name="T62" fmla="+- 0 7 -67"/>
                                  <a:gd name="T63" fmla="*/ 7 h 155"/>
                                  <a:gd name="T64" fmla="+- 0 9740 9221"/>
                                  <a:gd name="T65" fmla="*/ T64 w 1205"/>
                                  <a:gd name="T66" fmla="+- 0 11 -67"/>
                                  <a:gd name="T67" fmla="*/ 11 h 155"/>
                                  <a:gd name="T68" fmla="+- 0 9772 9221"/>
                                  <a:gd name="T69" fmla="*/ T68 w 1205"/>
                                  <a:gd name="T70" fmla="+- 0 15 -67"/>
                                  <a:gd name="T71" fmla="*/ 15 h 155"/>
                                  <a:gd name="T72" fmla="+- 0 9805 9221"/>
                                  <a:gd name="T73" fmla="*/ T72 w 1205"/>
                                  <a:gd name="T74" fmla="+- 0 20 -67"/>
                                  <a:gd name="T75" fmla="*/ 20 h 155"/>
                                  <a:gd name="T76" fmla="+- 0 9838 9221"/>
                                  <a:gd name="T77" fmla="*/ T76 w 1205"/>
                                  <a:gd name="T78" fmla="+- 0 24 -67"/>
                                  <a:gd name="T79" fmla="*/ 24 h 155"/>
                                  <a:gd name="T80" fmla="+- 0 9870 9221"/>
                                  <a:gd name="T81" fmla="*/ T80 w 1205"/>
                                  <a:gd name="T82" fmla="+- 0 28 -67"/>
                                  <a:gd name="T83" fmla="*/ 28 h 155"/>
                                  <a:gd name="T84" fmla="+- 0 9903 9221"/>
                                  <a:gd name="T85" fmla="*/ T84 w 1205"/>
                                  <a:gd name="T86" fmla="+- 0 32 -67"/>
                                  <a:gd name="T87" fmla="*/ 32 h 155"/>
                                  <a:gd name="T88" fmla="+- 0 9936 9221"/>
                                  <a:gd name="T89" fmla="*/ T88 w 1205"/>
                                  <a:gd name="T90" fmla="+- 0 36 -67"/>
                                  <a:gd name="T91" fmla="*/ 36 h 155"/>
                                  <a:gd name="T92" fmla="+- 0 9968 9221"/>
                                  <a:gd name="T93" fmla="*/ T92 w 1205"/>
                                  <a:gd name="T94" fmla="+- 0 39 -67"/>
                                  <a:gd name="T95" fmla="*/ 39 h 155"/>
                                  <a:gd name="T96" fmla="+- 0 10001 9221"/>
                                  <a:gd name="T97" fmla="*/ T96 w 1205"/>
                                  <a:gd name="T98" fmla="+- 0 43 -67"/>
                                  <a:gd name="T99" fmla="*/ 43 h 155"/>
                                  <a:gd name="T100" fmla="+- 0 10034 9221"/>
                                  <a:gd name="T101" fmla="*/ T100 w 1205"/>
                                  <a:gd name="T102" fmla="+- 0 47 -67"/>
                                  <a:gd name="T103" fmla="*/ 47 h 155"/>
                                  <a:gd name="T104" fmla="+- 0 10067 9221"/>
                                  <a:gd name="T105" fmla="*/ T104 w 1205"/>
                                  <a:gd name="T106" fmla="+- 0 50 -67"/>
                                  <a:gd name="T107" fmla="*/ 50 h 155"/>
                                  <a:gd name="T108" fmla="+- 0 10099 9221"/>
                                  <a:gd name="T109" fmla="*/ T108 w 1205"/>
                                  <a:gd name="T110" fmla="+- 0 54 -67"/>
                                  <a:gd name="T111" fmla="*/ 54 h 155"/>
                                  <a:gd name="T112" fmla="+- 0 10132 9221"/>
                                  <a:gd name="T113" fmla="*/ T112 w 1205"/>
                                  <a:gd name="T114" fmla="+- 0 58 -67"/>
                                  <a:gd name="T115" fmla="*/ 58 h 155"/>
                                  <a:gd name="T116" fmla="+- 0 10165 9221"/>
                                  <a:gd name="T117" fmla="*/ T116 w 1205"/>
                                  <a:gd name="T118" fmla="+- 0 61 -67"/>
                                  <a:gd name="T119" fmla="*/ 61 h 155"/>
                                  <a:gd name="T120" fmla="+- 0 10197 9221"/>
                                  <a:gd name="T121" fmla="*/ T120 w 1205"/>
                                  <a:gd name="T122" fmla="+- 0 64 -67"/>
                                  <a:gd name="T123" fmla="*/ 64 h 155"/>
                                  <a:gd name="T124" fmla="+- 0 10230 9221"/>
                                  <a:gd name="T125" fmla="*/ T124 w 1205"/>
                                  <a:gd name="T126" fmla="+- 0 68 -67"/>
                                  <a:gd name="T127" fmla="*/ 68 h 155"/>
                                  <a:gd name="T128" fmla="+- 0 10263 9221"/>
                                  <a:gd name="T129" fmla="*/ T128 w 1205"/>
                                  <a:gd name="T130" fmla="+- 0 71 -67"/>
                                  <a:gd name="T131" fmla="*/ 71 h 155"/>
                                  <a:gd name="T132" fmla="+- 0 10295 9221"/>
                                  <a:gd name="T133" fmla="*/ T132 w 1205"/>
                                  <a:gd name="T134" fmla="+- 0 74 -67"/>
                                  <a:gd name="T135" fmla="*/ 74 h 155"/>
                                  <a:gd name="T136" fmla="+- 0 10328 9221"/>
                                  <a:gd name="T137" fmla="*/ T136 w 1205"/>
                                  <a:gd name="T138" fmla="+- 0 77 -67"/>
                                  <a:gd name="T139" fmla="*/ 77 h 155"/>
                                  <a:gd name="T140" fmla="+- 0 10361 9221"/>
                                  <a:gd name="T141" fmla="*/ T140 w 1205"/>
                                  <a:gd name="T142" fmla="+- 0 81 -67"/>
                                  <a:gd name="T143" fmla="*/ 81 h 155"/>
                                  <a:gd name="T144" fmla="+- 0 10394 9221"/>
                                  <a:gd name="T145" fmla="*/ T144 w 1205"/>
                                  <a:gd name="T146" fmla="+- 0 84 -67"/>
                                  <a:gd name="T147" fmla="*/ 84 h 155"/>
                                  <a:gd name="T148" fmla="+- 0 10426 9221"/>
                                  <a:gd name="T149" fmla="*/ T148 w 1205"/>
                                  <a:gd name="T150" fmla="+- 0 87 -67"/>
                                  <a:gd name="T151" fmla="*/ 87 h 1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205" h="155">
                                    <a:moveTo>
                                      <a:pt x="0" y="0"/>
                                    </a:moveTo>
                                    <a:lnTo>
                                      <a:pt x="28" y="4"/>
                                    </a:lnTo>
                                    <a:lnTo>
                                      <a:pt x="61" y="10"/>
                                    </a:lnTo>
                                    <a:lnTo>
                                      <a:pt x="93" y="16"/>
                                    </a:lnTo>
                                    <a:lnTo>
                                      <a:pt x="126" y="21"/>
                                    </a:lnTo>
                                    <a:lnTo>
                                      <a:pt x="159" y="26"/>
                                    </a:lnTo>
                                    <a:lnTo>
                                      <a:pt x="192" y="31"/>
                                    </a:lnTo>
                                    <a:lnTo>
                                      <a:pt x="224" y="37"/>
                                    </a:lnTo>
                                    <a:lnTo>
                                      <a:pt x="257" y="42"/>
                                    </a:lnTo>
                                    <a:lnTo>
                                      <a:pt x="290" y="46"/>
                                    </a:lnTo>
                                    <a:lnTo>
                                      <a:pt x="322" y="51"/>
                                    </a:lnTo>
                                    <a:lnTo>
                                      <a:pt x="355" y="56"/>
                                    </a:lnTo>
                                    <a:lnTo>
                                      <a:pt x="388" y="61"/>
                                    </a:lnTo>
                                    <a:lnTo>
                                      <a:pt x="420" y="65"/>
                                    </a:lnTo>
                                    <a:lnTo>
                                      <a:pt x="453" y="70"/>
                                    </a:lnTo>
                                    <a:lnTo>
                                      <a:pt x="486" y="74"/>
                                    </a:lnTo>
                                    <a:lnTo>
                                      <a:pt x="519" y="78"/>
                                    </a:lnTo>
                                    <a:lnTo>
                                      <a:pt x="551" y="82"/>
                                    </a:lnTo>
                                    <a:lnTo>
                                      <a:pt x="584" y="87"/>
                                    </a:lnTo>
                                    <a:lnTo>
                                      <a:pt x="617" y="91"/>
                                    </a:lnTo>
                                    <a:lnTo>
                                      <a:pt x="649" y="95"/>
                                    </a:lnTo>
                                    <a:lnTo>
                                      <a:pt x="682" y="99"/>
                                    </a:lnTo>
                                    <a:lnTo>
                                      <a:pt x="715" y="103"/>
                                    </a:lnTo>
                                    <a:lnTo>
                                      <a:pt x="747" y="106"/>
                                    </a:lnTo>
                                    <a:lnTo>
                                      <a:pt x="780" y="110"/>
                                    </a:lnTo>
                                    <a:lnTo>
                                      <a:pt x="813" y="114"/>
                                    </a:lnTo>
                                    <a:lnTo>
                                      <a:pt x="846" y="117"/>
                                    </a:lnTo>
                                    <a:lnTo>
                                      <a:pt x="878" y="121"/>
                                    </a:lnTo>
                                    <a:lnTo>
                                      <a:pt x="911" y="125"/>
                                    </a:lnTo>
                                    <a:lnTo>
                                      <a:pt x="944" y="128"/>
                                    </a:lnTo>
                                    <a:lnTo>
                                      <a:pt x="976" y="131"/>
                                    </a:lnTo>
                                    <a:lnTo>
                                      <a:pt x="1009" y="135"/>
                                    </a:lnTo>
                                    <a:lnTo>
                                      <a:pt x="1042" y="138"/>
                                    </a:lnTo>
                                    <a:lnTo>
                                      <a:pt x="1074" y="141"/>
                                    </a:lnTo>
                                    <a:lnTo>
                                      <a:pt x="1107" y="144"/>
                                    </a:lnTo>
                                    <a:lnTo>
                                      <a:pt x="1140" y="148"/>
                                    </a:lnTo>
                                    <a:lnTo>
                                      <a:pt x="1173" y="151"/>
                                    </a:lnTo>
                                    <a:lnTo>
                                      <a:pt x="1205" y="154"/>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14"/>
                          <wpg:cNvGrpSpPr>
                            <a:grpSpLocks/>
                          </wpg:cNvGrpSpPr>
                          <wpg:grpSpPr bwMode="auto">
                            <a:xfrm>
                              <a:off x="7190" y="904"/>
                              <a:ext cx="385" cy="2"/>
                              <a:chOff x="7190" y="904"/>
                              <a:chExt cx="385" cy="2"/>
                            </a:xfrm>
                          </wpg:grpSpPr>
                          <wps:wsp>
                            <wps:cNvPr id="59" name="Freeform 15"/>
                            <wps:cNvSpPr>
                              <a:spLocks/>
                            </wps:cNvSpPr>
                            <wps:spPr bwMode="auto">
                              <a:xfrm>
                                <a:off x="7190" y="904"/>
                                <a:ext cx="385" cy="2"/>
                              </a:xfrm>
                              <a:custGeom>
                                <a:avLst/>
                                <a:gdLst>
                                  <a:gd name="T0" fmla="+- 0 7190 7190"/>
                                  <a:gd name="T1" fmla="*/ T0 w 385"/>
                                  <a:gd name="T2" fmla="+- 0 7575 7190"/>
                                  <a:gd name="T3" fmla="*/ T2 w 385"/>
                                </a:gdLst>
                                <a:ahLst/>
                                <a:cxnLst>
                                  <a:cxn ang="0">
                                    <a:pos x="T1" y="0"/>
                                  </a:cxn>
                                  <a:cxn ang="0">
                                    <a:pos x="T3" y="0"/>
                                  </a:cxn>
                                </a:cxnLst>
                                <a:rect l="0" t="0" r="r" b="b"/>
                                <a:pathLst>
                                  <a:path w="385">
                                    <a:moveTo>
                                      <a:pt x="0" y="0"/>
                                    </a:moveTo>
                                    <a:lnTo>
                                      <a:pt x="385" y="0"/>
                                    </a:lnTo>
                                  </a:path>
                                </a:pathLst>
                              </a:custGeom>
                              <a:noFill/>
                              <a:ln w="10212">
                                <a:solidFill>
                                  <a:srgbClr val="9E9E9E"/>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12"/>
                          <wpg:cNvGrpSpPr>
                            <a:grpSpLocks/>
                          </wpg:cNvGrpSpPr>
                          <wpg:grpSpPr bwMode="auto">
                            <a:xfrm>
                              <a:off x="10426" y="-67"/>
                              <a:ext cx="2" cy="1116"/>
                              <a:chOff x="10426" y="-67"/>
                              <a:chExt cx="2" cy="1116"/>
                            </a:xfrm>
                          </wpg:grpSpPr>
                          <wps:wsp>
                            <wps:cNvPr id="61" name="Freeform 13"/>
                            <wps:cNvSpPr>
                              <a:spLocks/>
                            </wps:cNvSpPr>
                            <wps:spPr bwMode="auto">
                              <a:xfrm>
                                <a:off x="10426" y="-67"/>
                                <a:ext cx="2" cy="1116"/>
                              </a:xfrm>
                              <a:custGeom>
                                <a:avLst/>
                                <a:gdLst>
                                  <a:gd name="T0" fmla="+- 0 1048 -67"/>
                                  <a:gd name="T1" fmla="*/ 1048 h 1116"/>
                                  <a:gd name="T2" fmla="+- 0 -67 -67"/>
                                  <a:gd name="T3" fmla="*/ -67 h 1116"/>
                                </a:gdLst>
                                <a:ahLst/>
                                <a:cxnLst>
                                  <a:cxn ang="0">
                                    <a:pos x="0" y="T1"/>
                                  </a:cxn>
                                  <a:cxn ang="0">
                                    <a:pos x="0" y="T3"/>
                                  </a:cxn>
                                </a:cxnLst>
                                <a:rect l="0" t="0" r="r" b="b"/>
                                <a:pathLst>
                                  <a:path h="1116">
                                    <a:moveTo>
                                      <a:pt x="0" y="1115"/>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7"/>
                          <wpg:cNvGrpSpPr>
                            <a:grpSpLocks/>
                          </wpg:cNvGrpSpPr>
                          <wpg:grpSpPr bwMode="auto">
                            <a:xfrm>
                              <a:off x="10426" y="87"/>
                              <a:ext cx="2" cy="2"/>
                              <a:chOff x="10426" y="87"/>
                              <a:chExt cx="2" cy="2"/>
                            </a:xfrm>
                          </wpg:grpSpPr>
                          <wps:wsp>
                            <wps:cNvPr id="63" name="Freeform 11"/>
                            <wps:cNvSpPr>
                              <a:spLocks/>
                            </wps:cNvSpPr>
                            <wps:spPr bwMode="auto">
                              <a:xfrm>
                                <a:off x="10426" y="87"/>
                                <a:ext cx="2" cy="2"/>
                              </a:xfrm>
                              <a:custGeom>
                                <a:avLst/>
                                <a:gdLst/>
                                <a:ahLst/>
                                <a:cxnLst>
                                  <a:cxn ang="0">
                                    <a:pos x="0" y="0"/>
                                  </a:cxn>
                                  <a:cxn ang="0">
                                    <a:pos x="0" y="0"/>
                                  </a:cxn>
                                </a:cxnLst>
                                <a:rect l="0" t="0" r="r" b="b"/>
                                <a:pathLst>
                                  <a:path>
                                    <a:moveTo>
                                      <a:pt x="0" y="0"/>
                                    </a:moveTo>
                                    <a:lnTo>
                                      <a:pt x="0" y="0"/>
                                    </a:lnTo>
                                  </a:path>
                                </a:pathLst>
                              </a:custGeom>
                              <a:noFill/>
                              <a:ln w="102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Text Box 10"/>
                            <wps:cNvSpPr txBox="1">
                              <a:spLocks noChangeArrowheads="1"/>
                            </wps:cNvSpPr>
                            <wps:spPr bwMode="auto">
                              <a:xfrm>
                                <a:off x="7125" y="608"/>
                                <a:ext cx="3302" cy="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tabs>
                                      <w:tab w:val="left" w:pos="497"/>
                                    </w:tabs>
                                    <w:spacing w:before="176"/>
                                    <w:ind w:left="65"/>
                                    <w:rPr>
                                      <w:ins w:id="8181" w:author="Claire Kouba" w:date="2023-09-12T16:52:00Z"/>
                                      <w:rFonts w:ascii="Arial" w:eastAsia="Arial" w:hAnsi="Arial" w:cs="Arial"/>
                                      <w:sz w:val="21"/>
                                      <w:szCs w:val="21"/>
                                    </w:rPr>
                                  </w:pPr>
                                  <w:ins w:id="8182" w:author="Claire Kouba" w:date="2023-09-12T16:52:00Z">
                                    <w:r>
                                      <w:rPr>
                                        <w:rFonts w:ascii="Arial"/>
                                        <w:color w:val="9E9E9E"/>
                                        <w:w w:val="102"/>
                                        <w:sz w:val="21"/>
                                      </w:rPr>
                                      <w:t xml:space="preserve"> </w:t>
                                    </w:r>
                                    <w:r>
                                      <w:rPr>
                                        <w:rFonts w:ascii="Arial"/>
                                        <w:color w:val="9E9E9E"/>
                                        <w:sz w:val="21"/>
                                      </w:rPr>
                                      <w:tab/>
                                    </w:r>
                                    <w:r>
                                      <w:rPr>
                                        <w:rFonts w:ascii="Arial"/>
                                        <w:color w:val="9E9E9E"/>
                                        <w:w w:val="102"/>
                                        <w:sz w:val="21"/>
                                      </w:rPr>
                                      <w:t>Cook</w:t>
                                    </w:r>
                                    <w:r>
                                      <w:rPr>
                                        <w:rFonts w:ascii="Arial"/>
                                        <w:color w:val="9E9E9E"/>
                                        <w:spacing w:val="-11"/>
                                        <w:w w:val="102"/>
                                        <w:sz w:val="21"/>
                                      </w:rPr>
                                      <w:t>'</w:t>
                                    </w:r>
                                    <w:r>
                                      <w:rPr>
                                        <w:rFonts w:ascii="Arial"/>
                                        <w:color w:val="9E9E9E"/>
                                        <w:w w:val="102"/>
                                        <w:sz w:val="21"/>
                                      </w:rPr>
                                      <w:t>s</w:t>
                                    </w:r>
                                    <w:r>
                                      <w:rPr>
                                        <w:rFonts w:ascii="Arial"/>
                                        <w:color w:val="9E9E9E"/>
                                        <w:spacing w:val="1"/>
                                        <w:sz w:val="21"/>
                                      </w:rPr>
                                      <w:t xml:space="preserve"> </w:t>
                                    </w:r>
                                    <w:r>
                                      <w:rPr>
                                        <w:rFonts w:ascii="Arial"/>
                                        <w:color w:val="9E9E9E"/>
                                        <w:w w:val="102"/>
                                        <w:sz w:val="21"/>
                                      </w:rPr>
                                      <w:t>distance</w:t>
                                    </w:r>
                                  </w:ins>
                                </w:p>
                              </w:txbxContent>
                            </wps:txbx>
                            <wps:bodyPr rot="0" vert="horz" wrap="square" lIns="0" tIns="0" rIns="0" bIns="0" anchor="t" anchorCtr="0" upright="1">
                              <a:noAutofit/>
                            </wps:bodyPr>
                          </wps:wsp>
                          <wps:wsp>
                            <wps:cNvPr id="65" name="Text Box 9"/>
                            <wps:cNvSpPr txBox="1">
                              <a:spLocks noChangeArrowheads="1"/>
                            </wps:cNvSpPr>
                            <wps:spPr bwMode="auto">
                              <a:xfrm>
                                <a:off x="7862" y="-40"/>
                                <a:ext cx="249" cy="1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4" w:lineRule="exact"/>
                                    <w:rPr>
                                      <w:ins w:id="8183" w:author="Claire Kouba" w:date="2023-09-12T16:52:00Z"/>
                                      <w:rFonts w:ascii="Arial" w:eastAsia="Arial" w:hAnsi="Arial" w:cs="Arial"/>
                                      <w:sz w:val="15"/>
                                      <w:szCs w:val="15"/>
                                    </w:rPr>
                                  </w:pPr>
                                  <w:ins w:id="8184" w:author="Claire Kouba" w:date="2023-09-12T16:52:00Z">
                                    <w:r>
                                      <w:rPr>
                                        <w:rFonts w:ascii="Arial"/>
                                        <w:spacing w:val="-3"/>
                                        <w:sz w:val="15"/>
                                      </w:rPr>
                                      <w:t>5</w:t>
                                    </w:r>
                                    <w:r>
                                      <w:rPr>
                                        <w:rFonts w:ascii="Arial"/>
                                        <w:spacing w:val="-82"/>
                                        <w:sz w:val="15"/>
                                      </w:rPr>
                                      <w:t>5</w:t>
                                    </w:r>
                                    <w:r>
                                      <w:rPr>
                                        <w:rFonts w:ascii="Arial"/>
                                        <w:spacing w:val="-3"/>
                                        <w:sz w:val="15"/>
                                      </w:rPr>
                                      <w:t>9</w:t>
                                    </w:r>
                                    <w:r>
                                      <w:rPr>
                                        <w:rFonts w:ascii="Arial"/>
                                        <w:sz w:val="15"/>
                                      </w:rPr>
                                      <w:t>3</w:t>
                                    </w:r>
                                  </w:ins>
                                </w:p>
                              </w:txbxContent>
                            </wps:txbx>
                            <wps:bodyPr rot="0" vert="horz" wrap="square" lIns="0" tIns="0" rIns="0" bIns="0" anchor="t" anchorCtr="0" upright="1">
                              <a:noAutofit/>
                            </wps:bodyPr>
                          </wps:wsp>
                          <wps:wsp>
                            <wps:cNvPr id="66" name="Text Box 8"/>
                            <wps:cNvSpPr txBox="1">
                              <a:spLocks noChangeArrowheads="1"/>
                            </wps:cNvSpPr>
                            <wps:spPr bwMode="auto">
                              <a:xfrm>
                                <a:off x="8142" y="130"/>
                                <a:ext cx="167" cy="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150" w:lineRule="exact"/>
                                    <w:rPr>
                                      <w:ins w:id="8185" w:author="Claire Kouba" w:date="2023-09-12T16:52:00Z"/>
                                      <w:rFonts w:ascii="Arial" w:eastAsia="Arial" w:hAnsi="Arial" w:cs="Arial"/>
                                      <w:sz w:val="15"/>
                                      <w:szCs w:val="15"/>
                                    </w:rPr>
                                  </w:pPr>
                                  <w:ins w:id="8186" w:author="Claire Kouba" w:date="2023-09-12T16:52:00Z">
                                    <w:r>
                                      <w:rPr>
                                        <w:rFonts w:ascii="Arial"/>
                                        <w:sz w:val="15"/>
                                      </w:rPr>
                                      <w:t>63</w:t>
                                    </w:r>
                                  </w:ins>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6" o:spid="_x0000_s1326" style="position:absolute;left:0;text-align:left;margin-left:343.1pt;margin-top:-3.8pt;width:178.65pt;height:63.05pt;z-index:2248;mso-position-horizontal-relative:page;mso-position-vertical-relative:text" coordorigin="6862,-76" coordsize="357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">
                  <v:group id="Group 49" o:spid="_x0000_s1327" style="position:absolute;left:7125;top:1048;width:3177;height:2" coordorigin="7125,1048"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50" o:spid="_x0000_s1328" style="position:absolute;left:7125;top:1048;width:3177;height:2;visibility:visible;mso-wrap-style:square;v-text-anchor:top" coordsize="3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" path="m,l3176,e" filled="f" strokeweight=".28367mm">
                      <v:path arrowok="t" o:connecttype="custom" o:connectlocs="0,0;3176,0" o:connectangles="0,0"/>
                    </v:shape>
                  </v:group>
                  <v:group id="Group 47" o:spid="_x0000_s1329" style="position:absolute;left:7125;top:1048;width:2;height:129" coordorigin="7125,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reeform 48" o:spid="_x0000_s1330" style="position:absolute;left:7125;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" path="m,l,129e" filled="f" strokeweight=".28367mm">
                      <v:path arrowok="t" o:connecttype="custom" o:connectlocs="0,1048;0,1177" o:connectangles="0,0"/>
                    </v:shape>
                  </v:group>
                  <v:group id="Group 45" o:spid="_x0000_s1331" style="position:absolute;left:8184;top:1048;width:2;height:129" coordorigin="8184,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46" o:spid="_x0000_s1332" style="position:absolute;left:8184;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" path="m,l,129e" filled="f" strokeweight=".28367mm">
                      <v:path arrowok="t" o:connecttype="custom" o:connectlocs="0,1048;0,1177" o:connectangles="0,0"/>
                    </v:shape>
                  </v:group>
                  <v:group id="Group 43" o:spid="_x0000_s1333" style="position:absolute;left:9242;top:1048;width:2;height:129" coordorigin="9242,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44" o:spid="_x0000_s1334" style="position:absolute;left:9242;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" path="m,l,129e" filled="f" strokeweight=".28367mm">
                      <v:path arrowok="t" o:connecttype="custom" o:connectlocs="0,1048;0,1177" o:connectangles="0,0"/>
                    </v:shape>
                  </v:group>
                  <v:group id="Group 41" o:spid="_x0000_s1335" style="position:absolute;left:10301;top:1048;width:2;height:129" coordorigin="10301,1048"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reeform 42" o:spid="_x0000_s1336" style="position:absolute;left:10301;top:1048;width:2;height:129;visibility:visible;mso-wrap-style:square;v-text-anchor:top" coordsize="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" path="m,l,129e" filled="f" strokeweight=".28367mm">
                      <v:path arrowok="t" o:connecttype="custom" o:connectlocs="0,1048;0,1177" o:connectangles="0,0"/>
                    </v:shape>
                  </v:group>
                  <v:group id="Group 39" o:spid="_x0000_s1337" style="position:absolute;left:6998;top:59;width:2;height:915" coordorigin="6998,59"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reeform 40" o:spid="_x0000_s1338" style="position:absolute;left:6998;top:59;width:2;height:915;visibility:visible;mso-wrap-style:square;v-text-anchor:top" coordsize="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" path="m,914l,e" filled="f" strokeweight=".28367mm">
                      <v:path arrowok="t" o:connecttype="custom" o:connectlocs="0,973;0,59" o:connectangles="0,0"/>
                    </v:shape>
                  </v:group>
                  <v:group id="Group 37" o:spid="_x0000_s1339" style="position:absolute;left:6870;top:973;width:128;height:2" coordorigin="6870,973"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reeform 38" o:spid="_x0000_s1340" style="position:absolute;left:6870;top:973;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" path="m128,l,e" filled="f" strokeweight=".28367mm">
                      <v:path arrowok="t" o:connecttype="custom" o:connectlocs="128,0;0,0" o:connectangles="0,0"/>
                    </v:shape>
                  </v:group>
                  <v:group id="Group 35" o:spid="_x0000_s1341" style="position:absolute;left:6870;top:791;width:128;height:2" coordorigin="6870,791"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Freeform 36" o:spid="_x0000_s1342" style="position:absolute;left:6870;top:791;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" path="m128,l,e" filled="f" strokeweight=".28367mm">
                      <v:path arrowok="t" o:connecttype="custom" o:connectlocs="128,0;0,0" o:connectangles="0,0"/>
                    </v:shape>
                  </v:group>
                  <v:group id="Group 33" o:spid="_x0000_s1343" style="position:absolute;left:6870;top:608;width:128;height:2" coordorigin="6870,608"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Freeform 34" o:spid="_x0000_s1344" style="position:absolute;left:6870;top:608;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" path="m128,l,e" filled="f" strokeweight=".28367mm">
                      <v:path arrowok="t" o:connecttype="custom" o:connectlocs="128,0;0,0" o:connectangles="0,0"/>
                    </v:shape>
                  </v:group>
                  <v:group id="Group 31" o:spid="_x0000_s1345" style="position:absolute;left:6870;top:425;width:128;height:2" coordorigin="6870,425"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32" o:spid="_x0000_s1346" style="position:absolute;left:6870;top:425;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" path="m128,l,e" filled="f" strokeweight=".28367mm">
                      <v:path arrowok="t" o:connecttype="custom" o:connectlocs="128,0;0,0" o:connectangles="0,0"/>
                    </v:shape>
                  </v:group>
                  <v:group id="Group 29" o:spid="_x0000_s1347" style="position:absolute;left:6870;top:242;width:128;height:2" coordorigin="6870,242"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Freeform 30" o:spid="_x0000_s1348" style="position:absolute;left:6870;top:242;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" path="m128,l,e" filled="f" strokeweight=".28367mm">
                      <v:path arrowok="t" o:connecttype="custom" o:connectlocs="128,0;0,0" o:connectangles="0,0"/>
                    </v:shape>
                  </v:group>
                  <v:group id="Group 27" o:spid="_x0000_s1349" style="position:absolute;left:6870;top:59;width:128;height:2" coordorigin="6870,59"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Freeform 28" o:spid="_x0000_s1350" style="position:absolute;left:6870;top:59;width:128;height:2;visibility:visible;mso-wrap-style:square;v-text-anchor:top" coordsize="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" path="m128,l,e" filled="f" strokeweight=".28367mm">
                      <v:path arrowok="t" o:connecttype="custom" o:connectlocs="128,0;0,0" o:connectangles="0,0"/>
                    </v:shape>
                  </v:group>
                  <v:group id="Group 24" o:spid="_x0000_s1351" style="position:absolute;left:6998;top:-67;width:3429;height:1116" coordorigin="6998,-67"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Freeform 26" o:spid="_x0000_s1352" style="position:absolute;left:6998;top:-67;width:3429;height:1116;visibility:visible;mso-wrap-style:square;v-text-anchor:top" coordsize="3429,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" path="m,1115r3428,l3428,,,,,1115xe" filled="f" strokeweight=".28367mm">
                      <v:path arrowok="t" o:connecttype="custom" o:connectlocs="0,1048;3428,1048;3428,-67;0,-67;0,1048" o:connectangles="0,0,0,0,0"/>
                    </v:shape>
                    <v:shape id="Picture 25" o:spid="_x0000_s1353" type="#_x0000_t75" style="position:absolute;left:7387;top:-10;width:2966;height:1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">
                      <v:imagedata r:id="rId32" o:title=""/>
                    </v:shape>
                  </v:group>
                  <v:group id="Group 22" o:spid="_x0000_s1354" style="position:absolute;left:8950;top:377;width:94;height:96" coordorigin="8950,377"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reeform 23" o:spid="_x0000_s1355" style="position:absolute;left:8950;top:377;width:94;height:96;visibility:visible;mso-wrap-style:square;v-text-anchor:top" coordsize="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" path="m,47l6,25,19,9,39,,65,3,83,15,94,32,92,59,82,78,68,90,49,95,27,90,11,76,1,56e" filled="f" strokeweight=".28367mm">
                      <v:path arrowok="t" o:connecttype="custom" o:connectlocs="0,424;6,402;19,386;39,377;65,380;83,392;94,409;92,436;82,455;68,467;49,472;27,467;11,453;1,433" o:connectangles="0,0,0,0,0,0,0,0,0,0,0,0,0,0"/>
                    </v:shape>
                  </v:group>
                  <v:group id="Group 20" o:spid="_x0000_s1356" style="position:absolute;left:6998;top:608;width:3429;height:2" coordorigin="6998,608"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21" o:spid="_x0000_s1357" style="position:absolute;left:6998;top:608;width:3429;height:2;visibility:visible;mso-wrap-style:square;v-text-anchor:top" coordsize="34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" path="m,l3428,e" filled="f" strokecolor="#bebebe" strokeweight=".28367mm">
                      <v:stroke dashstyle="dash"/>
                      <v:path arrowok="t" o:connecttype="custom" o:connectlocs="0,0;3428,0" o:connectangles="0,0"/>
                    </v:shape>
                  </v:group>
                  <v:group id="Group 18" o:spid="_x0000_s1358" style="position:absolute;left:7125;top:-67;width:2;height:1116" coordorigin="7125,-67"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19" o:spid="_x0000_s1359" style="position:absolute;left:7125;top:-67;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" path="m,1115l,e" filled="f" strokecolor="#bebebe" strokeweight=".28367mm">
                      <v:stroke dashstyle="dash"/>
                      <v:path arrowok="t" o:connecttype="custom" o:connectlocs="0,1048;0,-67" o:connectangles="0,0"/>
                    </v:shape>
                  </v:group>
                  <v:group id="Group 16" o:spid="_x0000_s1360" style="position:absolute;left:9221;top:-67;width:1205;height:155" coordorigin="9221,-67" coordsize="12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17" o:spid="_x0000_s1361" style="position:absolute;left:9221;top:-67;width:1205;height:155;visibility:visible;mso-wrap-style:square;v-text-anchor:top" coordsize="1205,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" path="m,l28,4r33,6l93,16r33,5l159,26r33,5l224,37r33,5l290,46r32,5l355,56r33,5l420,65r33,5l486,74r33,4l551,82r33,5l617,91r32,4l682,99r33,4l747,106r33,4l813,114r33,3l878,121r33,4l944,128r32,3l1009,135r33,3l1074,141r33,3l1140,148r33,3l1205,154e" filled="f" strokecolor="#9e9e9e" strokeweight=".28367mm">
                      <v:stroke dashstyle="dash"/>
                      <v:path arrowok="t" o:connecttype="custom" o:connectlocs="0,-67;28,-63;61,-57;93,-51;126,-46;159,-41;192,-36;224,-30;257,-25;290,-21;322,-16;355,-11;388,-6;420,-2;453,3;486,7;519,11;551,15;584,20;617,24;649,28;682,32;715,36;747,39;780,43;813,47;846,50;878,54;911,58;944,61;976,64;1009,68;1042,71;1074,74;1107,77;1140,81;1173,84;1205,87" o:connectangles="0,0,0,0,0,0,0,0,0,0,0,0,0,0,0,0,0,0,0,0,0,0,0,0,0,0,0,0,0,0,0,0,0,0,0,0,0,0"/>
                    </v:shape>
                  </v:group>
                  <v:group id="Group 14" o:spid="_x0000_s1362" style="position:absolute;left:7190;top:904;width:385;height:2" coordorigin="7190,904"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5" o:spid="_x0000_s1363" style="position:absolute;left:7190;top:904;width:385;height:2;visibility:visible;mso-wrap-style:square;v-text-anchor:top" coordsize="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" path="m,l385,e" filled="f" strokecolor="#9e9e9e" strokeweight=".28367mm">
                      <v:stroke dashstyle="dash"/>
                      <v:path arrowok="t" o:connecttype="custom" o:connectlocs="0,0;385,0" o:connectangles="0,0"/>
                    </v:shape>
                  </v:group>
                  <v:group id="Group 12" o:spid="_x0000_s1364" style="position:absolute;left:10426;top:-67;width:2;height:1116" coordorigin="10426,-67"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3" o:spid="_x0000_s1365" style="position:absolute;left:10426;top:-67;width:2;height:1116;visibility:visible;mso-wrap-style:square;v-text-anchor:top" coordsize="2,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" path="m,1115l,e" filled="f" strokeweight=".28367mm">
                      <v:path arrowok="t" o:connecttype="custom" o:connectlocs="0,1048;0,-67" o:connectangles="0,0"/>
                    </v:shape>
                  </v:group>
                  <v:group id="Group 7" o:spid="_x0000_s1366" style="position:absolute;left:10426;top:87;width:2;height:2" coordorigin="10426,87"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1" o:spid="_x0000_s1367" style="position:absolute;left:10426;top:87;width:2;height:2;visibility:visible;mso-wrap-style:square;v-text-anchor:top"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" path="m,l,e" filled="f" strokeweight=".28367mm">
                      <v:path arrowok="t" o:connecttype="custom" o:connectlocs="0,0;0,0" o:connectangles="0,0"/>
                    </v:shape>
                    <v:shape id="Text Box 10" o:spid="_x0000_s1368" type="#_x0000_t202" style="position:absolute;left:7125;top:608;width:3302;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fJxAAAANsAAAAPAAAAZHJzL2Rvd25yZXYueG1sRI9Ba8JA&#10;FITvBf/D8oTe6sZSQh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DIE18nEAAAA2wAAAA8A&#10;AAAAAAAAAAAAAAAABwIAAGRycy9kb3ducmV2LnhtbFBLBQYAAAAAAwADALcAAAD4AgAAAAA=&#10;" filled="f" stroked="f">
                      <v:textbox inset="0,0,0,0">
                        <w:txbxContent>
                          <w:p w:rsidR="00AA7750" w:rsidRDefault="00AA7750">
                            <w:pPr>
                              <w:tabs>
                                <w:tab w:val="left" w:pos="497"/>
                              </w:tabs>
                              <w:spacing w:before="176"/>
                              <w:ind w:left="65"/>
                              <w:rPr>
                                <w:ins w:id="8187" w:author="Claire Kouba" w:date="2023-09-12T16:52:00Z"/>
                                <w:rFonts w:ascii="Arial" w:eastAsia="Arial" w:hAnsi="Arial" w:cs="Arial"/>
                                <w:sz w:val="21"/>
                                <w:szCs w:val="21"/>
                              </w:rPr>
                            </w:pPr>
                            <w:ins w:id="8188" w:author="Claire Kouba" w:date="2023-09-12T16:52:00Z">
                              <w:r>
                                <w:rPr>
                                  <w:rFonts w:ascii="Arial"/>
                                  <w:color w:val="9E9E9E"/>
                                  <w:w w:val="102"/>
                                  <w:sz w:val="21"/>
                                </w:rPr>
                                <w:t xml:space="preserve"> </w:t>
                              </w:r>
                              <w:r>
                                <w:rPr>
                                  <w:rFonts w:ascii="Arial"/>
                                  <w:color w:val="9E9E9E"/>
                                  <w:sz w:val="21"/>
                                </w:rPr>
                                <w:tab/>
                              </w:r>
                              <w:r>
                                <w:rPr>
                                  <w:rFonts w:ascii="Arial"/>
                                  <w:color w:val="9E9E9E"/>
                                  <w:w w:val="102"/>
                                  <w:sz w:val="21"/>
                                </w:rPr>
                                <w:t>Cook</w:t>
                              </w:r>
                              <w:r>
                                <w:rPr>
                                  <w:rFonts w:ascii="Arial"/>
                                  <w:color w:val="9E9E9E"/>
                                  <w:spacing w:val="-11"/>
                                  <w:w w:val="102"/>
                                  <w:sz w:val="21"/>
                                </w:rPr>
                                <w:t>'</w:t>
                              </w:r>
                              <w:r>
                                <w:rPr>
                                  <w:rFonts w:ascii="Arial"/>
                                  <w:color w:val="9E9E9E"/>
                                  <w:w w:val="102"/>
                                  <w:sz w:val="21"/>
                                </w:rPr>
                                <w:t>s</w:t>
                              </w:r>
                              <w:r>
                                <w:rPr>
                                  <w:rFonts w:ascii="Arial"/>
                                  <w:color w:val="9E9E9E"/>
                                  <w:spacing w:val="1"/>
                                  <w:sz w:val="21"/>
                                </w:rPr>
                                <w:t xml:space="preserve"> </w:t>
                              </w:r>
                              <w:r>
                                <w:rPr>
                                  <w:rFonts w:ascii="Arial"/>
                                  <w:color w:val="9E9E9E"/>
                                  <w:w w:val="102"/>
                                  <w:sz w:val="21"/>
                                </w:rPr>
                                <w:t>distance</w:t>
                              </w:r>
                            </w:ins>
                          </w:p>
                        </w:txbxContent>
                      </v:textbox>
                    </v:shape>
                    <v:shape id="Text Box 9" o:spid="_x0000_s1369" type="#_x0000_t202" style="position:absolute;left:7862;top:-40;width:249;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" filled="f" stroked="f">
                      <v:textbox inset="0,0,0,0">
                        <w:txbxContent>
                          <w:p w:rsidR="00AA7750" w:rsidRDefault="00AA7750">
                            <w:pPr>
                              <w:spacing w:line="154" w:lineRule="exact"/>
                              <w:rPr>
                                <w:ins w:id="8189" w:author="Claire Kouba" w:date="2023-09-12T16:52:00Z"/>
                                <w:rFonts w:ascii="Arial" w:eastAsia="Arial" w:hAnsi="Arial" w:cs="Arial"/>
                                <w:sz w:val="15"/>
                                <w:szCs w:val="15"/>
                              </w:rPr>
                            </w:pPr>
                            <w:ins w:id="8190" w:author="Claire Kouba" w:date="2023-09-12T16:52:00Z">
                              <w:r>
                                <w:rPr>
                                  <w:rFonts w:ascii="Arial"/>
                                  <w:spacing w:val="-3"/>
                                  <w:sz w:val="15"/>
                                </w:rPr>
                                <w:t>5</w:t>
                              </w:r>
                              <w:r>
                                <w:rPr>
                                  <w:rFonts w:ascii="Arial"/>
                                  <w:spacing w:val="-82"/>
                                  <w:sz w:val="15"/>
                                </w:rPr>
                                <w:t>5</w:t>
                              </w:r>
                              <w:r>
                                <w:rPr>
                                  <w:rFonts w:ascii="Arial"/>
                                  <w:spacing w:val="-3"/>
                                  <w:sz w:val="15"/>
                                </w:rPr>
                                <w:t>9</w:t>
                              </w:r>
                              <w:r>
                                <w:rPr>
                                  <w:rFonts w:ascii="Arial"/>
                                  <w:sz w:val="15"/>
                                </w:rPr>
                                <w:t>3</w:t>
                              </w:r>
                            </w:ins>
                          </w:p>
                        </w:txbxContent>
                      </v:textbox>
                    </v:shape>
                    <v:shape id="Text Box 8" o:spid="_x0000_s1370" type="#_x0000_t202" style="position:absolute;left:8142;top:130;width:167;height: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" filled="f" stroked="f">
                      <v:textbox inset="0,0,0,0">
                        <w:txbxContent>
                          <w:p w:rsidR="00AA7750" w:rsidRDefault="00AA7750">
                            <w:pPr>
                              <w:spacing w:line="150" w:lineRule="exact"/>
                              <w:rPr>
                                <w:ins w:id="8191" w:author="Claire Kouba" w:date="2023-09-12T16:52:00Z"/>
                                <w:rFonts w:ascii="Arial" w:eastAsia="Arial" w:hAnsi="Arial" w:cs="Arial"/>
                                <w:sz w:val="15"/>
                                <w:szCs w:val="15"/>
                              </w:rPr>
                            </w:pPr>
                            <w:ins w:id="8192" w:author="Claire Kouba" w:date="2023-09-12T16:52:00Z">
                              <w:r>
                                <w:rPr>
                                  <w:rFonts w:ascii="Arial"/>
                                  <w:sz w:val="15"/>
                                </w:rPr>
                                <w:t>63</w:t>
                              </w:r>
                            </w:ins>
                          </w:p>
                        </w:txbxContent>
                      </v:textbox>
                    </v:shape>
                  </v:group>
                  <w10:wrap anchorx="page"/>
                </v:group>
              </w:pict>
            </mc:Fallback>
          </mc:AlternateContent>
        </w:r>
        <w:r w:rsidRPr="00D753AC">
          <w:rPr>
            <w:rFonts w:ascii="Times New Roman" w:hAnsi="Times New Roman" w:cs="Times New Roman"/>
            <w:noProof/>
          </w:rPr>
          <mc:AlternateContent>
            <mc:Choice Requires="wps">
              <w:drawing>
                <wp:anchor distT="0" distB="0" distL="114300" distR="114300" simplePos="0" relativeHeight="2344" behindDoc="0" locked="0" layoutInCell="1" allowOverlap="1">
                  <wp:simplePos x="0" y="0"/>
                  <wp:positionH relativeFrom="page">
                    <wp:posOffset>939165</wp:posOffset>
                  </wp:positionH>
                  <wp:positionV relativeFrom="paragraph">
                    <wp:posOffset>158115</wp:posOffset>
                  </wp:positionV>
                  <wp:extent cx="161925" cy="215265"/>
                  <wp:effectExtent l="0" t="3175" r="3810" b="635"/>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193" w:author="Claire Kouba" w:date="2023-09-12T16:52:00Z"/>
                                  <w:rFonts w:ascii="Arial" w:eastAsia="Arial" w:hAnsi="Arial" w:cs="Arial"/>
                                  <w:sz w:val="21"/>
                                  <w:szCs w:val="21"/>
                                </w:rPr>
                              </w:pPr>
                              <w:ins w:id="8194" w:author="Claire Kouba" w:date="2023-09-12T16:52:00Z">
                                <w:r>
                                  <w:rPr>
                                    <w:rFonts w:ascii="Arial"/>
                                    <w:w w:val="102"/>
                                    <w:sz w:val="21"/>
                                  </w:rPr>
                                  <w:t>1.0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371" type="#_x0000_t202" style="position:absolute;left:0;text-align:left;margin-left:73.95pt;margin-top:12.45pt;width:12.75pt;height:16.95pt;z-index:2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" filled="f" stroked="f">
                  <v:textbox style="layout-flow:vertical;mso-layout-flow-alt:bottom-to-top" inset="0,0,0,0">
                    <w:txbxContent>
                      <w:p w:rsidR="00AA7750" w:rsidRDefault="00AA7750">
                        <w:pPr>
                          <w:spacing w:line="238" w:lineRule="exact"/>
                          <w:ind w:left="20"/>
                          <w:rPr>
                            <w:ins w:id="8195" w:author="Claire Kouba" w:date="2023-09-12T16:52:00Z"/>
                            <w:rFonts w:ascii="Arial" w:eastAsia="Arial" w:hAnsi="Arial" w:cs="Arial"/>
                            <w:sz w:val="21"/>
                            <w:szCs w:val="21"/>
                          </w:rPr>
                        </w:pPr>
                        <w:ins w:id="8196" w:author="Claire Kouba" w:date="2023-09-12T16:52:00Z">
                          <w:r>
                            <w:rPr>
                              <w:rFonts w:ascii="Arial"/>
                              <w:w w:val="102"/>
                              <w:sz w:val="21"/>
                            </w:rPr>
                            <w:t>1.0</w:t>
                          </w:r>
                        </w:ins>
                      </w:p>
                    </w:txbxContent>
                  </v:textbox>
                  <w10:wrap anchorx="page"/>
                </v:shape>
              </w:pict>
            </mc:Fallback>
          </mc:AlternateContent>
        </w:r>
        <w:r w:rsidR="002573FA" w:rsidRPr="00D753AC">
          <w:rPr>
            <w:rFonts w:ascii="Times New Roman" w:hAnsi="Times New Roman" w:cs="Times New Roman"/>
            <w:color w:val="9E9E9E"/>
          </w:rPr>
          <w:t>0.5</w:t>
        </w:r>
      </w:ins>
    </w:p>
    <w:p w:rsidR="002153D1" w:rsidRPr="00D753AC" w:rsidRDefault="002153D1" w:rsidP="00D753AC">
      <w:pPr>
        <w:ind w:left="173"/>
        <w:rPr>
          <w:ins w:id="8197"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3" w:space="720" w:equalWidth="0">
            <w:col w:w="4238" w:space="369"/>
            <w:col w:w="5058" w:space="40"/>
            <w:col w:w="1865"/>
          </w:cols>
        </w:sectPr>
      </w:pPr>
    </w:p>
    <w:p w:rsidR="002153D1" w:rsidRPr="00D753AC" w:rsidRDefault="002153D1" w:rsidP="00D753AC">
      <w:pPr>
        <w:ind w:left="173"/>
        <w:rPr>
          <w:ins w:id="8198" w:author="Claire Kouba" w:date="2023-09-12T16:52:00Z"/>
          <w:rFonts w:ascii="Times New Roman" w:eastAsia="Arial" w:hAnsi="Times New Roman" w:cs="Times New Roman"/>
        </w:rPr>
      </w:pPr>
    </w:p>
    <w:p w:rsidR="002153D1" w:rsidRPr="00D753AC" w:rsidRDefault="002153D1" w:rsidP="00D753AC">
      <w:pPr>
        <w:ind w:left="173"/>
        <w:rPr>
          <w:ins w:id="8199" w:author="Claire Kouba" w:date="2023-09-12T16:52:00Z"/>
          <w:rFonts w:ascii="Times New Roman" w:eastAsia="Arial" w:hAnsi="Times New Roman" w:cs="Times New Roman"/>
        </w:rPr>
      </w:pPr>
    </w:p>
    <w:p w:rsidR="002153D1" w:rsidRPr="00D753AC" w:rsidRDefault="002153D1" w:rsidP="00D753AC">
      <w:pPr>
        <w:ind w:left="173"/>
        <w:rPr>
          <w:ins w:id="8200" w:author="Claire Kouba" w:date="2023-09-12T16:52:00Z"/>
          <w:rFonts w:ascii="Times New Roman" w:eastAsia="Arial" w:hAnsi="Times New Roman" w:cs="Times New Roman"/>
        </w:rPr>
      </w:pPr>
    </w:p>
    <w:p w:rsidR="002153D1" w:rsidRPr="00D753AC" w:rsidRDefault="002153D1" w:rsidP="00D753AC">
      <w:pPr>
        <w:ind w:left="173"/>
        <w:rPr>
          <w:ins w:id="8201" w:author="Claire Kouba" w:date="2023-09-12T16:52:00Z"/>
          <w:rFonts w:ascii="Times New Roman" w:eastAsia="Arial" w:hAnsi="Times New Roman" w:cs="Times New Roman"/>
        </w:rPr>
      </w:pPr>
    </w:p>
    <w:p w:rsidR="002153D1" w:rsidRPr="00D753AC" w:rsidRDefault="002153D1" w:rsidP="00D753AC">
      <w:pPr>
        <w:ind w:left="173"/>
        <w:rPr>
          <w:ins w:id="8202"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153D1" w:rsidP="00D753AC">
      <w:pPr>
        <w:spacing w:before="2"/>
        <w:ind w:left="173"/>
        <w:rPr>
          <w:ins w:id="8203" w:author="Claire Kouba" w:date="2023-09-12T16:52:00Z"/>
          <w:rFonts w:ascii="Times New Roman" w:eastAsia="Arial" w:hAnsi="Times New Roman" w:cs="Times New Roman"/>
        </w:rPr>
      </w:pPr>
    </w:p>
    <w:p w:rsidR="002153D1" w:rsidRPr="00D753AC" w:rsidRDefault="00251C7A" w:rsidP="00D753AC">
      <w:pPr>
        <w:tabs>
          <w:tab w:val="left" w:pos="2548"/>
          <w:tab w:val="left" w:pos="3194"/>
          <w:tab w:val="left" w:pos="3839"/>
          <w:tab w:val="left" w:pos="4425"/>
        </w:tabs>
        <w:ind w:left="173"/>
        <w:rPr>
          <w:ins w:id="8204" w:author="Claire Kouba" w:date="2023-09-12T16:52:00Z"/>
          <w:rFonts w:ascii="Times New Roman" w:eastAsia="Arial" w:hAnsi="Times New Roman" w:cs="Times New Roman"/>
        </w:rPr>
      </w:pPr>
      <w:ins w:id="8205" w:author="Claire Kouba" w:date="2023-09-12T16:52:00Z">
        <w:r w:rsidRPr="00D753AC">
          <w:rPr>
            <w:rFonts w:ascii="Times New Roman" w:hAnsi="Times New Roman" w:cs="Times New Roman"/>
            <w:noProof/>
          </w:rPr>
          <mc:AlternateContent>
            <mc:Choice Requires="wps">
              <w:drawing>
                <wp:anchor distT="0" distB="0" distL="114300" distR="114300" simplePos="0" relativeHeight="2320" behindDoc="0" locked="0" layoutInCell="1" allowOverlap="1">
                  <wp:simplePos x="0" y="0"/>
                  <wp:positionH relativeFrom="page">
                    <wp:posOffset>939165</wp:posOffset>
                  </wp:positionH>
                  <wp:positionV relativeFrom="paragraph">
                    <wp:posOffset>-301625</wp:posOffset>
                  </wp:positionV>
                  <wp:extent cx="161925" cy="215265"/>
                  <wp:effectExtent l="0" t="1905" r="3810" b="190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206" w:author="Claire Kouba" w:date="2023-09-12T16:52:00Z"/>
                                  <w:rFonts w:ascii="Arial" w:eastAsia="Arial" w:hAnsi="Arial" w:cs="Arial"/>
                                  <w:sz w:val="21"/>
                                  <w:szCs w:val="21"/>
                                </w:rPr>
                              </w:pPr>
                              <w:ins w:id="8207" w:author="Claire Kouba" w:date="2023-09-12T16:52:00Z">
                                <w:r>
                                  <w:rPr>
                                    <w:rFonts w:ascii="Arial"/>
                                    <w:w w:val="102"/>
                                    <w:sz w:val="21"/>
                                  </w:rPr>
                                  <w:t>0.0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372" type="#_x0000_t202" style="position:absolute;left:0;text-align:left;margin-left:73.95pt;margin-top:-23.75pt;width:12.75pt;height:16.95pt;z-index: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" filled="f" stroked="f">
                  <v:textbox style="layout-flow:vertical;mso-layout-flow-alt:bottom-to-top" inset="0,0,0,0">
                    <w:txbxContent>
                      <w:p w:rsidR="00AA7750" w:rsidRDefault="00AA7750">
                        <w:pPr>
                          <w:spacing w:line="238" w:lineRule="exact"/>
                          <w:ind w:left="20"/>
                          <w:rPr>
                            <w:ins w:id="8208" w:author="Claire Kouba" w:date="2023-09-12T16:52:00Z"/>
                            <w:rFonts w:ascii="Arial" w:eastAsia="Arial" w:hAnsi="Arial" w:cs="Arial"/>
                            <w:sz w:val="21"/>
                            <w:szCs w:val="21"/>
                          </w:rPr>
                        </w:pPr>
                        <w:ins w:id="8209" w:author="Claire Kouba" w:date="2023-09-12T16:52:00Z">
                          <w:r>
                            <w:rPr>
                              <w:rFonts w:ascii="Arial"/>
                              <w:w w:val="102"/>
                              <w:sz w:val="21"/>
                            </w:rPr>
                            <w:t>0.0</w:t>
                          </w:r>
                        </w:ins>
                      </w:p>
                    </w:txbxContent>
                  </v:textbox>
                  <w10:wrap anchorx="page"/>
                </v:shape>
              </w:pict>
            </mc:Fallback>
          </mc:AlternateContent>
        </w:r>
        <w:r w:rsidR="002573FA" w:rsidRPr="00D753AC">
          <w:rPr>
            <w:rFonts w:ascii="Times New Roman" w:hAnsi="Times New Roman" w:cs="Times New Roman"/>
          </w:rPr>
          <w:t>20</w:t>
        </w:r>
        <w:r w:rsidR="002573FA" w:rsidRPr="00D753AC">
          <w:rPr>
            <w:rFonts w:ascii="Times New Roman" w:hAnsi="Times New Roman" w:cs="Times New Roman"/>
          </w:rPr>
          <w:tab/>
          <w:t>40</w:t>
        </w:r>
        <w:r w:rsidR="002573FA" w:rsidRPr="00D753AC">
          <w:rPr>
            <w:rFonts w:ascii="Times New Roman" w:hAnsi="Times New Roman" w:cs="Times New Roman"/>
          </w:rPr>
          <w:tab/>
          <w:t>60</w:t>
        </w:r>
        <w:r w:rsidR="002573FA" w:rsidRPr="00D753AC">
          <w:rPr>
            <w:rFonts w:ascii="Times New Roman" w:hAnsi="Times New Roman" w:cs="Times New Roman"/>
          </w:rPr>
          <w:tab/>
          <w:t>80</w:t>
        </w:r>
        <w:r w:rsidR="002573FA" w:rsidRPr="00D753AC">
          <w:rPr>
            <w:rFonts w:ascii="Times New Roman" w:hAnsi="Times New Roman" w:cs="Times New Roman"/>
          </w:rPr>
          <w:tab/>
          <w:t>100</w:t>
        </w:r>
      </w:ins>
    </w:p>
    <w:p w:rsidR="002153D1" w:rsidRPr="00D753AC" w:rsidRDefault="002573FA" w:rsidP="00D753AC">
      <w:pPr>
        <w:spacing w:before="2"/>
        <w:ind w:left="173"/>
        <w:rPr>
          <w:ins w:id="8210" w:author="Claire Kouba" w:date="2023-09-12T16:52:00Z"/>
          <w:rFonts w:ascii="Times New Roman" w:eastAsia="Arial" w:hAnsi="Times New Roman" w:cs="Times New Roman"/>
        </w:rPr>
      </w:pPr>
      <w:ins w:id="8211" w:author="Claire Kouba" w:date="2023-09-12T16:52:00Z">
        <w:r w:rsidRPr="00D753AC">
          <w:rPr>
            <w:rFonts w:ascii="Times New Roman" w:hAnsi="Times New Roman" w:cs="Times New Roman"/>
          </w:rPr>
          <w:br w:type="column"/>
        </w:r>
      </w:ins>
    </w:p>
    <w:p w:rsidR="002153D1" w:rsidRPr="00D753AC" w:rsidRDefault="00251C7A" w:rsidP="00D753AC">
      <w:pPr>
        <w:tabs>
          <w:tab w:val="left" w:pos="2811"/>
          <w:tab w:val="left" w:pos="3870"/>
          <w:tab w:val="left" w:pos="4929"/>
        </w:tabs>
        <w:ind w:left="173"/>
        <w:rPr>
          <w:ins w:id="8212" w:author="Claire Kouba" w:date="2023-09-12T16:52:00Z"/>
          <w:rFonts w:ascii="Times New Roman" w:eastAsia="Arial" w:hAnsi="Times New Roman" w:cs="Times New Roman"/>
        </w:rPr>
      </w:pPr>
      <w:ins w:id="8213" w:author="Claire Kouba" w:date="2023-09-12T16:52:00Z">
        <w:r w:rsidRPr="00D753AC">
          <w:rPr>
            <w:rFonts w:ascii="Times New Roman" w:hAnsi="Times New Roman" w:cs="Times New Roman"/>
            <w:noProof/>
          </w:rPr>
          <mc:AlternateContent>
            <mc:Choice Requires="wps">
              <w:drawing>
                <wp:anchor distT="0" distB="0" distL="114300" distR="114300" simplePos="0" relativeHeight="2464" behindDoc="0" locked="0" layoutInCell="1" allowOverlap="1">
                  <wp:simplePos x="0" y="0"/>
                  <wp:positionH relativeFrom="page">
                    <wp:posOffset>4125595</wp:posOffset>
                  </wp:positionH>
                  <wp:positionV relativeFrom="paragraph">
                    <wp:posOffset>-497840</wp:posOffset>
                  </wp:positionV>
                  <wp:extent cx="161925" cy="373380"/>
                  <wp:effectExtent l="127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37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214" w:author="Claire Kouba" w:date="2023-09-12T16:52:00Z"/>
                                  <w:rFonts w:ascii="Arial" w:eastAsia="Arial" w:hAnsi="Arial" w:cs="Arial"/>
                                  <w:sz w:val="21"/>
                                  <w:szCs w:val="21"/>
                                </w:rPr>
                              </w:pPr>
                              <w:ins w:id="8215" w:author="Claire Kouba" w:date="2023-09-12T16:52:00Z">
                                <w:r>
                                  <w:rPr>
                                    <w:rFonts w:ascii="Arial" w:eastAsia="Arial" w:hAnsi="Arial" w:cs="Arial"/>
                                    <w:w w:val="102"/>
                                    <w:sz w:val="21"/>
                                    <w:szCs w:val="21"/>
                                  </w:rPr>
                                  <w:t>−2</w:t>
                                </w:r>
                                <w:r>
                                  <w:rPr>
                                    <w:rFonts w:ascii="Arial" w:eastAsia="Arial" w:hAnsi="Arial" w:cs="Arial"/>
                                    <w:sz w:val="21"/>
                                    <w:szCs w:val="21"/>
                                  </w:rPr>
                                  <w:t xml:space="preserve">  </w:t>
                                </w:r>
                                <w:r>
                                  <w:rPr>
                                    <w:rFonts w:ascii="Arial" w:eastAsia="Arial" w:hAnsi="Arial" w:cs="Arial"/>
                                    <w:spacing w:val="8"/>
                                    <w:sz w:val="21"/>
                                    <w:szCs w:val="21"/>
                                  </w:rPr>
                                  <w:t xml:space="preserve"> </w:t>
                                </w:r>
                                <w:r>
                                  <w:rPr>
                                    <w:rFonts w:ascii="Arial" w:eastAsia="Arial" w:hAnsi="Arial" w:cs="Arial"/>
                                    <w:w w:val="102"/>
                                    <w:sz w:val="21"/>
                                    <w:szCs w:val="21"/>
                                  </w:rPr>
                                  <w:t>0</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373" type="#_x0000_t202" style="position:absolute;left:0;text-align:left;margin-left:324.85pt;margin-top:-39.2pt;width:12.75pt;height:29.4pt;z-index: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" filled="f" stroked="f">
                  <v:textbox style="layout-flow:vertical;mso-layout-flow-alt:bottom-to-top" inset="0,0,0,0">
                    <w:txbxContent>
                      <w:p w:rsidR="00AA7750" w:rsidRDefault="00AA7750">
                        <w:pPr>
                          <w:spacing w:line="238" w:lineRule="exact"/>
                          <w:ind w:left="20"/>
                          <w:rPr>
                            <w:ins w:id="8216" w:author="Claire Kouba" w:date="2023-09-12T16:52:00Z"/>
                            <w:rFonts w:ascii="Arial" w:eastAsia="Arial" w:hAnsi="Arial" w:cs="Arial"/>
                            <w:sz w:val="21"/>
                            <w:szCs w:val="21"/>
                          </w:rPr>
                        </w:pPr>
                        <w:ins w:id="8217" w:author="Claire Kouba" w:date="2023-09-12T16:52:00Z">
                          <w:r>
                            <w:rPr>
                              <w:rFonts w:ascii="Arial" w:eastAsia="Arial" w:hAnsi="Arial" w:cs="Arial"/>
                              <w:w w:val="102"/>
                              <w:sz w:val="21"/>
                              <w:szCs w:val="21"/>
                            </w:rPr>
                            <w:t>−2</w:t>
                          </w:r>
                          <w:r>
                            <w:rPr>
                              <w:rFonts w:ascii="Arial" w:eastAsia="Arial" w:hAnsi="Arial" w:cs="Arial"/>
                              <w:sz w:val="21"/>
                              <w:szCs w:val="21"/>
                            </w:rPr>
                            <w:t xml:space="preserve">  </w:t>
                          </w:r>
                          <w:r>
                            <w:rPr>
                              <w:rFonts w:ascii="Arial" w:eastAsia="Arial" w:hAnsi="Arial" w:cs="Arial"/>
                              <w:spacing w:val="8"/>
                              <w:sz w:val="21"/>
                              <w:szCs w:val="21"/>
                            </w:rPr>
                            <w:t xml:space="preserve"> </w:t>
                          </w:r>
                          <w:r>
                            <w:rPr>
                              <w:rFonts w:ascii="Arial" w:eastAsia="Arial" w:hAnsi="Arial" w:cs="Arial"/>
                              <w:w w:val="102"/>
                              <w:sz w:val="21"/>
                              <w:szCs w:val="21"/>
                            </w:rPr>
                            <w:t>0</w:t>
                          </w:r>
                        </w:ins>
                      </w:p>
                    </w:txbxContent>
                  </v:textbox>
                  <w10:wrap anchorx="page"/>
                </v:shape>
              </w:pict>
            </mc:Fallback>
          </mc:AlternateContent>
        </w:r>
        <w:r w:rsidR="002573FA" w:rsidRPr="00D753AC">
          <w:rPr>
            <w:rFonts w:ascii="Times New Roman" w:hAnsi="Times New Roman" w:cs="Times New Roman"/>
          </w:rPr>
          <w:t>0.00</w:t>
        </w:r>
        <w:r w:rsidR="002573FA" w:rsidRPr="00D753AC">
          <w:rPr>
            <w:rFonts w:ascii="Times New Roman" w:hAnsi="Times New Roman" w:cs="Times New Roman"/>
          </w:rPr>
          <w:tab/>
          <w:t>0.05</w:t>
        </w:r>
        <w:r w:rsidR="002573FA" w:rsidRPr="00D753AC">
          <w:rPr>
            <w:rFonts w:ascii="Times New Roman" w:hAnsi="Times New Roman" w:cs="Times New Roman"/>
          </w:rPr>
          <w:tab/>
          <w:t>0.10</w:t>
        </w:r>
        <w:r w:rsidR="002573FA" w:rsidRPr="00D753AC">
          <w:rPr>
            <w:rFonts w:ascii="Times New Roman" w:hAnsi="Times New Roman" w:cs="Times New Roman"/>
          </w:rPr>
          <w:tab/>
          <w:t>0.15</w:t>
        </w:r>
      </w:ins>
    </w:p>
    <w:p w:rsidR="002153D1" w:rsidRPr="00D753AC" w:rsidRDefault="002153D1" w:rsidP="00D753AC">
      <w:pPr>
        <w:ind w:left="173"/>
        <w:rPr>
          <w:ins w:id="8218"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4784" w:space="40"/>
            <w:col w:w="6746"/>
          </w:cols>
        </w:sectPr>
      </w:pPr>
    </w:p>
    <w:p w:rsidR="002153D1" w:rsidRPr="00D753AC" w:rsidRDefault="002153D1" w:rsidP="00D753AC">
      <w:pPr>
        <w:spacing w:before="10"/>
        <w:ind w:left="173"/>
        <w:rPr>
          <w:ins w:id="8219" w:author="Claire Kouba" w:date="2023-09-12T16:52:00Z"/>
          <w:rFonts w:ascii="Times New Roman" w:eastAsia="Arial" w:hAnsi="Times New Roman" w:cs="Times New Roman"/>
        </w:rPr>
      </w:pPr>
    </w:p>
    <w:p w:rsidR="002153D1" w:rsidRPr="00D753AC" w:rsidRDefault="002153D1" w:rsidP="00D753AC">
      <w:pPr>
        <w:ind w:left="173"/>
        <w:rPr>
          <w:ins w:id="8220"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space="720"/>
        </w:sectPr>
      </w:pPr>
    </w:p>
    <w:p w:rsidR="002153D1" w:rsidRPr="00D753AC" w:rsidRDefault="00251C7A" w:rsidP="00D753AC">
      <w:pPr>
        <w:spacing w:before="76"/>
        <w:ind w:left="173"/>
        <w:rPr>
          <w:ins w:id="8221" w:author="Claire Kouba" w:date="2023-09-12T16:52:00Z"/>
          <w:rFonts w:ascii="Times New Roman" w:eastAsia="Arial" w:hAnsi="Times New Roman" w:cs="Times New Roman"/>
        </w:rPr>
      </w:pPr>
      <w:ins w:id="8222" w:author="Claire Kouba" w:date="2023-09-12T16:52:00Z">
        <w:r w:rsidRPr="00D753AC">
          <w:rPr>
            <w:rFonts w:ascii="Times New Roman" w:hAnsi="Times New Roman" w:cs="Times New Roman"/>
            <w:noProof/>
          </w:rPr>
          <mc:AlternateContent>
            <mc:Choice Requires="wps">
              <w:drawing>
                <wp:anchor distT="0" distB="0" distL="114300" distR="114300" simplePos="0" relativeHeight="2416" behindDoc="0" locked="0" layoutInCell="1" allowOverlap="1">
                  <wp:simplePos x="0" y="0"/>
                  <wp:positionH relativeFrom="page">
                    <wp:posOffset>3799840</wp:posOffset>
                  </wp:positionH>
                  <wp:positionV relativeFrom="paragraph">
                    <wp:posOffset>-1503680</wp:posOffset>
                  </wp:positionV>
                  <wp:extent cx="161925" cy="1408430"/>
                  <wp:effectExtent l="0" t="3175" r="63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 cy="140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38" w:lineRule="exact"/>
                                <w:ind w:left="20"/>
                                <w:rPr>
                                  <w:ins w:id="8223" w:author="Claire Kouba" w:date="2023-09-12T16:52:00Z"/>
                                  <w:rFonts w:ascii="Arial" w:eastAsia="Arial" w:hAnsi="Arial" w:cs="Arial"/>
                                  <w:sz w:val="21"/>
                                  <w:szCs w:val="21"/>
                                </w:rPr>
                              </w:pPr>
                              <w:ins w:id="8224"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374" type="#_x0000_t202" style="position:absolute;left:0;text-align:left;margin-left:299.2pt;margin-top:-118.4pt;width:12.75pt;height:110.9pt;z-index: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" filled="f" stroked="f">
                  <v:textbox style="layout-flow:vertical;mso-layout-flow-alt:bottom-to-top" inset="0,0,0,0">
                    <w:txbxContent>
                      <w:p w:rsidR="00AA7750" w:rsidRDefault="00AA7750">
                        <w:pPr>
                          <w:spacing w:line="238" w:lineRule="exact"/>
                          <w:ind w:left="20"/>
                          <w:rPr>
                            <w:ins w:id="8225" w:author="Claire Kouba" w:date="2023-09-12T16:52:00Z"/>
                            <w:rFonts w:ascii="Arial" w:eastAsia="Arial" w:hAnsi="Arial" w:cs="Arial"/>
                            <w:sz w:val="21"/>
                            <w:szCs w:val="21"/>
                          </w:rPr>
                        </w:pPr>
                        <w:ins w:id="8226" w:author="Claire Kouba" w:date="2023-09-12T16:52:00Z">
                          <w:r>
                            <w:rPr>
                              <w:rFonts w:ascii="Arial"/>
                              <w:w w:val="102"/>
                              <w:sz w:val="21"/>
                            </w:rPr>
                            <w:t>Standardi</w:t>
                          </w:r>
                          <w:r>
                            <w:rPr>
                              <w:rFonts w:ascii="Arial"/>
                              <w:spacing w:val="-4"/>
                              <w:w w:val="102"/>
                              <w:sz w:val="21"/>
                            </w:rPr>
                            <w:t>z</w:t>
                          </w:r>
                          <w:r>
                            <w:rPr>
                              <w:rFonts w:ascii="Arial"/>
                              <w:w w:val="102"/>
                              <w:sz w:val="21"/>
                            </w:rPr>
                            <w:t>ed</w:t>
                          </w:r>
                          <w:r>
                            <w:rPr>
                              <w:rFonts w:ascii="Arial"/>
                              <w:spacing w:val="1"/>
                              <w:sz w:val="21"/>
                            </w:rPr>
                            <w:t xml:space="preserve"> </w:t>
                          </w:r>
                          <w:r>
                            <w:rPr>
                              <w:rFonts w:ascii="Arial"/>
                              <w:w w:val="102"/>
                              <w:sz w:val="21"/>
                            </w:rPr>
                            <w:t>residuals</w:t>
                          </w:r>
                        </w:ins>
                      </w:p>
                    </w:txbxContent>
                  </v:textbox>
                  <w10:wrap anchorx="page"/>
                </v:shape>
              </w:pict>
            </mc:Fallback>
          </mc:AlternateContent>
        </w:r>
        <w:r w:rsidR="002573FA" w:rsidRPr="00D753AC">
          <w:rPr>
            <w:rFonts w:ascii="Times New Roman" w:hAnsi="Times New Roman" w:cs="Times New Roman"/>
          </w:rPr>
          <w:t>Fitted</w:t>
        </w:r>
        <w:r w:rsidR="002573FA" w:rsidRPr="00D753AC">
          <w:rPr>
            <w:rFonts w:ascii="Times New Roman" w:hAnsi="Times New Roman" w:cs="Times New Roman"/>
            <w:spacing w:val="18"/>
          </w:rPr>
          <w:t xml:space="preserve"> </w:t>
        </w:r>
        <w:r w:rsidR="002573FA" w:rsidRPr="00D753AC">
          <w:rPr>
            <w:rFonts w:ascii="Times New Roman" w:hAnsi="Times New Roman" w:cs="Times New Roman"/>
          </w:rPr>
          <w:t>values</w:t>
        </w:r>
      </w:ins>
    </w:p>
    <w:p w:rsidR="002153D1" w:rsidRPr="00D753AC" w:rsidRDefault="002573FA" w:rsidP="00D753AC">
      <w:pPr>
        <w:spacing w:before="76"/>
        <w:ind w:left="173" w:right="1"/>
        <w:rPr>
          <w:ins w:id="8227" w:author="Claire Kouba" w:date="2023-09-12T16:52:00Z"/>
          <w:rFonts w:ascii="Times New Roman" w:eastAsia="Arial" w:hAnsi="Times New Roman" w:cs="Times New Roman"/>
        </w:rPr>
      </w:pPr>
      <w:ins w:id="8228" w:author="Claire Kouba" w:date="2023-09-12T16:52:00Z">
        <w:r w:rsidRPr="00D753AC">
          <w:rPr>
            <w:rFonts w:ascii="Times New Roman" w:hAnsi="Times New Roman" w:cs="Times New Roman"/>
          </w:rPr>
          <w:br w:type="column"/>
          <w:t>Leverage</w:t>
        </w:r>
      </w:ins>
    </w:p>
    <w:p w:rsidR="002153D1" w:rsidRPr="00D753AC" w:rsidRDefault="002153D1" w:rsidP="00D753AC">
      <w:pPr>
        <w:ind w:left="173"/>
        <w:rPr>
          <w:ins w:id="8229" w:author="Claire Kouba" w:date="2023-09-12T16:52:00Z"/>
          <w:rFonts w:ascii="Times New Roman" w:eastAsia="Arial" w:hAnsi="Times New Roman" w:cs="Times New Roman"/>
        </w:rPr>
        <w:sectPr w:rsidR="002153D1" w:rsidRPr="00D753AC">
          <w:type w:val="continuous"/>
          <w:pgSz w:w="11910" w:h="13610"/>
          <w:pgMar w:top="1100" w:right="0" w:bottom="880" w:left="340" w:header="720" w:footer="720" w:gutter="0"/>
          <w:cols w:num="2" w:space="720" w:equalWidth="0">
            <w:col w:w="3960" w:space="1222"/>
            <w:col w:w="6388"/>
          </w:cols>
        </w:sectPr>
      </w:pPr>
    </w:p>
    <w:p w:rsidR="002153D1" w:rsidRPr="00D753AC" w:rsidRDefault="002153D1" w:rsidP="00D753AC">
      <w:pPr>
        <w:ind w:left="173"/>
        <w:rPr>
          <w:ins w:id="8230" w:author="Claire Kouba" w:date="2023-09-12T16:52:00Z"/>
          <w:rFonts w:ascii="Times New Roman" w:eastAsia="Arial" w:hAnsi="Times New Roman" w:cs="Times New Roman"/>
        </w:rPr>
      </w:pPr>
    </w:p>
    <w:p w:rsidR="002153D1" w:rsidRPr="00D753AC" w:rsidRDefault="002153D1" w:rsidP="00D753AC">
      <w:pPr>
        <w:spacing w:before="3"/>
        <w:ind w:left="173"/>
        <w:rPr>
          <w:ins w:id="8231" w:author="Claire Kouba" w:date="2023-09-12T16:52:00Z"/>
          <w:rFonts w:ascii="Times New Roman" w:eastAsia="Arial" w:hAnsi="Times New Roman" w:cs="Times New Roman"/>
        </w:rPr>
      </w:pPr>
    </w:p>
    <w:p w:rsidR="002153D1" w:rsidRPr="00D753AC" w:rsidRDefault="002573FA">
      <w:pPr>
        <w:spacing w:before="69"/>
        <w:ind w:left="173"/>
        <w:rPr>
          <w:rFonts w:ascii="Times New Roman" w:eastAsia="Times New Roman" w:hAnsi="Times New Roman" w:cs="Times New Roman"/>
        </w:rPr>
        <w:pPrChange w:id="8232" w:author="Claire Kouba" w:date="2023-09-12T16:52:00Z">
          <w:pPr>
            <w:spacing w:before="140" w:line="362" w:lineRule="auto"/>
            <w:ind w:left="173"/>
          </w:pPr>
        </w:pPrChange>
      </w:pPr>
      <w:ins w:id="8233" w:author="Claire Kouba" w:date="2023-09-12T16:52:00Z">
        <w:r w:rsidRPr="00D753AC">
          <w:rPr>
            <w:rFonts w:ascii="Times New Roman" w:hAnsi="Times New Roman" w:cs="Times New Roman"/>
            <w:b/>
          </w:rPr>
          <w:t>Figure</w:t>
        </w:r>
        <w:r w:rsidRPr="00D753AC">
          <w:rPr>
            <w:rFonts w:ascii="Times New Roman" w:hAnsi="Times New Roman" w:cs="Times New Roman"/>
            <w:b/>
            <w:spacing w:val="-4"/>
          </w:rPr>
          <w:t xml:space="preserve"> </w:t>
        </w:r>
        <w:r w:rsidRPr="00D753AC">
          <w:rPr>
            <w:rFonts w:ascii="Times New Roman" w:hAnsi="Times New Roman" w:cs="Times New Roman"/>
            <w:b/>
          </w:rPr>
          <w:t>A10.</w:t>
        </w:r>
        <w:r w:rsidRPr="00D753AC">
          <w:rPr>
            <w:rFonts w:ascii="Times New Roman" w:hAnsi="Times New Roman" w:cs="Times New Roman"/>
            <w:b/>
            <w:spacing w:val="-4"/>
          </w:rPr>
          <w:t xml:space="preserve"> </w:t>
        </w:r>
        <w:r w:rsidRPr="00D753AC">
          <w:rPr>
            <w:rFonts w:ascii="Times New Roman" w:hAnsi="Times New Roman" w:cs="Times New Roman"/>
          </w:rPr>
          <w:t>Diagnostic</w:t>
        </w:r>
        <w:r w:rsidRPr="00D753AC">
          <w:rPr>
            <w:rFonts w:ascii="Times New Roman" w:hAnsi="Times New Roman" w:cs="Times New Roman"/>
            <w:spacing w:val="-4"/>
          </w:rPr>
          <w:t xml:space="preserve"> </w:t>
        </w:r>
        <w:r w:rsidRPr="00D753AC">
          <w:rPr>
            <w:rFonts w:ascii="Times New Roman" w:hAnsi="Times New Roman" w:cs="Times New Roman"/>
          </w:rPr>
          <w:t>plots</w:t>
        </w:r>
        <w:r w:rsidRPr="00D753AC">
          <w:rPr>
            <w:rFonts w:ascii="Times New Roman" w:hAnsi="Times New Roman" w:cs="Times New Roman"/>
            <w:spacing w:val="-4"/>
          </w:rPr>
          <w:t xml:space="preserve"> </w:t>
        </w:r>
        <w:r w:rsidRPr="00D753AC">
          <w:rPr>
            <w:rFonts w:ascii="Times New Roman" w:hAnsi="Times New Roman" w:cs="Times New Roman"/>
          </w:rPr>
          <w:t>for</w:t>
        </w:r>
        <w:r w:rsidRPr="00D753AC">
          <w:rPr>
            <w:rFonts w:ascii="Times New Roman" w:hAnsi="Times New Roman" w:cs="Times New Roman"/>
            <w:spacing w:val="-4"/>
          </w:rPr>
          <w:t xml:space="preserve"> </w:t>
        </w:r>
        <w:r w:rsidRPr="00D753AC">
          <w:rPr>
            <w:rFonts w:ascii="Times New Roman" w:hAnsi="Times New Roman" w:cs="Times New Roman"/>
          </w:rPr>
          <w:t>the</w:t>
        </w:r>
        <w:r w:rsidRPr="00D753AC">
          <w:rPr>
            <w:rFonts w:ascii="Times New Roman" w:hAnsi="Times New Roman" w:cs="Times New Roman"/>
            <w:spacing w:val="-4"/>
          </w:rPr>
          <w:t xml:space="preserve"> </w:t>
        </w:r>
        <w:r w:rsidRPr="00D753AC">
          <w:rPr>
            <w:rFonts w:ascii="Times New Roman" w:hAnsi="Times New Roman" w:cs="Times New Roman"/>
          </w:rPr>
          <w:t>selected</w:t>
        </w:r>
        <w:r w:rsidRPr="00D753AC">
          <w:rPr>
            <w:rFonts w:ascii="Times New Roman" w:hAnsi="Times New Roman" w:cs="Times New Roman"/>
            <w:spacing w:val="-4"/>
          </w:rPr>
          <w:t xml:space="preserve"> </w:t>
        </w:r>
        <w:r w:rsidRPr="00D753AC">
          <w:rPr>
            <w:rFonts w:ascii="Times New Roman" w:hAnsi="Times New Roman" w:cs="Times New Roman"/>
          </w:rPr>
          <w:t>predictive</w:t>
        </w:r>
        <w:r w:rsidRPr="00D753AC">
          <w:rPr>
            <w:rFonts w:ascii="Times New Roman" w:hAnsi="Times New Roman" w:cs="Times New Roman"/>
            <w:spacing w:val="-4"/>
          </w:rPr>
          <w:t xml:space="preserve"> </w:t>
        </w:r>
        <w:r w:rsidRPr="00D753AC">
          <w:rPr>
            <w:rFonts w:ascii="Times New Roman" w:hAnsi="Times New Roman" w:cs="Times New Roman"/>
          </w:rPr>
          <w:t>models</w:t>
        </w:r>
        <w:r w:rsidRPr="00D753AC">
          <w:rPr>
            <w:rFonts w:ascii="Times New Roman" w:hAnsi="Times New Roman" w:cs="Times New Roman"/>
            <w:spacing w:val="-4"/>
          </w:rPr>
          <w:t xml:space="preserve"> </w:t>
        </w:r>
        <w:r w:rsidRPr="00D753AC">
          <w:rPr>
            <w:rFonts w:ascii="Times New Roman" w:hAnsi="Times New Roman" w:cs="Times New Roman"/>
          </w:rPr>
          <w:t>of</w:t>
        </w:r>
        <w:r w:rsidRPr="00D753AC">
          <w:rPr>
            <w:rFonts w:ascii="Times New Roman" w:hAnsi="Times New Roman" w:cs="Times New Roman"/>
            <w:spacing w:val="-4"/>
          </w:rPr>
          <w:t xml:space="preserve"> </w:t>
        </w:r>
        <w:r w:rsidRPr="00D753AC">
          <w:rPr>
            <w:rFonts w:ascii="Times New Roman" w:hAnsi="Times New Roman" w:cs="Times New Roman"/>
          </w:rPr>
          <w:t>P</w:t>
        </w:r>
        <w:r w:rsidRPr="00D753AC">
          <w:rPr>
            <w:rFonts w:ascii="Times New Roman" w:hAnsi="Times New Roman" w:cs="Times New Roman"/>
            <w:spacing w:val="-4"/>
          </w:rPr>
          <w:t xml:space="preserve"> </w:t>
        </w:r>
        <w:r w:rsidRPr="00D753AC">
          <w:rPr>
            <w:rFonts w:ascii="Times New Roman" w:hAnsi="Times New Roman" w:cs="Times New Roman"/>
          </w:rPr>
          <w:t>spill.</w:t>
        </w:r>
      </w:ins>
    </w:p>
    <w:sectPr w:rsidR="002153D1" w:rsidRPr="00D753AC" w:rsidSect="00B6105C">
      <w:type w:val="continuous"/>
      <w:pgSz w:w="11910" w:h="13610"/>
      <w:pgMar w:top="1100" w:right="0" w:bottom="880" w:left="340" w:header="720" w:footer="720" w:gutter="0"/>
      <w:cols w:space="720"/>
      <w:sectPrChange w:id="8234" w:author="Claire Kouba" w:date="2023-09-12T16:52:00Z">
        <w:sectPr w:rsidR="002153D1" w:rsidRPr="00D753AC" w:rsidSect="00B6105C">
          <w:type w:val="nextPage"/>
          <w:pgMar w:top="500" w:right="820" w:bottom="880" w:left="760" w:header="0" w:footer="689"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0490" w:rsidRDefault="00880490">
      <w:r>
        <w:separator/>
      </w:r>
    </w:p>
  </w:endnote>
  <w:endnote w:type="continuationSeparator" w:id="0">
    <w:p w:rsidR="00880490" w:rsidRDefault="00880490">
      <w:r>
        <w:continuationSeparator/>
      </w:r>
    </w:p>
  </w:endnote>
  <w:endnote w:type="continuationNotice" w:id="1">
    <w:p w:rsidR="00880490" w:rsidRDefault="008804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Bauhaus 93">
    <w:altName w:val="Bauhaus 93"/>
    <w:panose1 w:val="04030905020B02020C02"/>
    <w:charset w:val="00"/>
    <w:family w:val="decorative"/>
    <w:pitch w:val="variable"/>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7750" w:rsidRDefault="00AA7750">
    <w:pPr>
      <w:spacing w:line="14" w:lineRule="auto"/>
      <w:rPr>
        <w:sz w:val="20"/>
        <w:szCs w:val="20"/>
      </w:rPr>
    </w:pPr>
    <w:r>
      <w:rPr>
        <w:noProof/>
      </w:rPr>
      <mc:AlternateContent>
        <mc:Choice Requires="wps">
          <w:drawing>
            <wp:anchor distT="0" distB="0" distL="114300" distR="114300" simplePos="0" relativeHeight="251657728" behindDoc="1" locked="0" layoutInCell="1" allowOverlap="1">
              <wp:simplePos x="0" y="0"/>
              <wp:positionH relativeFrom="page">
                <wp:posOffset>3687445</wp:posOffset>
              </wp:positionH>
              <wp:positionV relativeFrom="page">
                <wp:posOffset>8062595</wp:posOffset>
              </wp:positionV>
              <wp:extent cx="177800" cy="152400"/>
              <wp:effectExtent l="1270" t="4445" r="190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7750" w:rsidRDefault="00AA7750">
                          <w:pPr>
                            <w:spacing w:line="210" w:lineRule="exact"/>
                            <w:ind w:left="40"/>
                            <w:rPr>
                              <w:rFonts w:ascii="Times New Roman" w:eastAsia="Times New Roman" w:hAnsi="Times New Roman" w:cs="Times New Roman"/>
                              <w:sz w:val="20"/>
                              <w:szCs w:val="20"/>
                            </w:rPr>
                          </w:pPr>
                          <w:r>
                            <w:fldChar w:fldCharType="begin"/>
                          </w:r>
                          <w:r>
                            <w:rPr>
                              <w:rFonts w:ascii="Times New Roman"/>
                              <w:b/>
                              <w:w w:val="99"/>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375" type="#_x0000_t202" style="position:absolute;margin-left:290.35pt;margin-top:634.85pt;width:14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" filled="f" stroked="f">
              <v:textbox inset="0,0,0,0">
                <w:txbxContent>
                  <w:p w:rsidR="00AA7750" w:rsidRDefault="00AA7750">
                    <w:pPr>
                      <w:spacing w:line="210" w:lineRule="exact"/>
                      <w:ind w:left="40"/>
                      <w:rPr>
                        <w:rFonts w:ascii="Times New Roman" w:eastAsia="Times New Roman" w:hAnsi="Times New Roman" w:cs="Times New Roman"/>
                        <w:sz w:val="20"/>
                        <w:szCs w:val="20"/>
                      </w:rPr>
                    </w:pPr>
                    <w:r>
                      <w:fldChar w:fldCharType="begin"/>
                    </w:r>
                    <w:r>
                      <w:rPr>
                        <w:rFonts w:ascii="Times New Roman"/>
                        <w:b/>
                        <w:w w:val="99"/>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0490" w:rsidRDefault="00880490">
      <w:r>
        <w:separator/>
      </w:r>
    </w:p>
  </w:footnote>
  <w:footnote w:type="continuationSeparator" w:id="0">
    <w:p w:rsidR="00880490" w:rsidRDefault="00880490">
      <w:r>
        <w:continuationSeparator/>
      </w:r>
    </w:p>
  </w:footnote>
  <w:footnote w:type="continuationNotice" w:id="1">
    <w:p w:rsidR="00880490" w:rsidRDefault="008804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26BCE"/>
    <w:multiLevelType w:val="hybridMultilevel"/>
    <w:tmpl w:val="3A9A735A"/>
    <w:lvl w:ilvl="0" w:tplc="DA36F69C">
      <w:start w:val="1"/>
      <w:numFmt w:val="decimal"/>
      <w:lvlText w:val="%1."/>
      <w:lvlJc w:val="left"/>
      <w:pPr>
        <w:ind w:left="667" w:hanging="250"/>
      </w:pPr>
      <w:rPr>
        <w:rFonts w:ascii="Times New Roman" w:eastAsia="Times New Roman" w:hAnsi="Times New Roman" w:hint="default"/>
        <w:w w:val="99"/>
        <w:sz w:val="20"/>
        <w:szCs w:val="20"/>
      </w:rPr>
    </w:lvl>
    <w:lvl w:ilvl="1" w:tplc="7F402DD2">
      <w:start w:val="1"/>
      <w:numFmt w:val="bullet"/>
      <w:lvlText w:val="•"/>
      <w:lvlJc w:val="left"/>
      <w:pPr>
        <w:ind w:left="1630" w:hanging="250"/>
      </w:pPr>
      <w:rPr>
        <w:rFonts w:hint="default"/>
      </w:rPr>
    </w:lvl>
    <w:lvl w:ilvl="2" w:tplc="514C1F32">
      <w:start w:val="1"/>
      <w:numFmt w:val="bullet"/>
      <w:lvlText w:val="•"/>
      <w:lvlJc w:val="left"/>
      <w:pPr>
        <w:ind w:left="2601" w:hanging="250"/>
      </w:pPr>
      <w:rPr>
        <w:rFonts w:hint="default"/>
      </w:rPr>
    </w:lvl>
    <w:lvl w:ilvl="3" w:tplc="0C16E7B0">
      <w:start w:val="1"/>
      <w:numFmt w:val="bullet"/>
      <w:lvlText w:val="•"/>
      <w:lvlJc w:val="left"/>
      <w:pPr>
        <w:ind w:left="3571" w:hanging="250"/>
      </w:pPr>
      <w:rPr>
        <w:rFonts w:hint="default"/>
      </w:rPr>
    </w:lvl>
    <w:lvl w:ilvl="4" w:tplc="F3AE0448">
      <w:start w:val="1"/>
      <w:numFmt w:val="bullet"/>
      <w:lvlText w:val="•"/>
      <w:lvlJc w:val="left"/>
      <w:pPr>
        <w:ind w:left="4542" w:hanging="250"/>
      </w:pPr>
      <w:rPr>
        <w:rFonts w:hint="default"/>
      </w:rPr>
    </w:lvl>
    <w:lvl w:ilvl="5" w:tplc="90FA39BA">
      <w:start w:val="1"/>
      <w:numFmt w:val="bullet"/>
      <w:lvlText w:val="•"/>
      <w:lvlJc w:val="left"/>
      <w:pPr>
        <w:ind w:left="5512" w:hanging="250"/>
      </w:pPr>
      <w:rPr>
        <w:rFonts w:hint="default"/>
      </w:rPr>
    </w:lvl>
    <w:lvl w:ilvl="6" w:tplc="EFF8850E">
      <w:start w:val="1"/>
      <w:numFmt w:val="bullet"/>
      <w:lvlText w:val="•"/>
      <w:lvlJc w:val="left"/>
      <w:pPr>
        <w:ind w:left="6483" w:hanging="250"/>
      </w:pPr>
      <w:rPr>
        <w:rFonts w:hint="default"/>
      </w:rPr>
    </w:lvl>
    <w:lvl w:ilvl="7" w:tplc="FFAAEB3C">
      <w:start w:val="1"/>
      <w:numFmt w:val="bullet"/>
      <w:lvlText w:val="•"/>
      <w:lvlJc w:val="left"/>
      <w:pPr>
        <w:ind w:left="7453" w:hanging="250"/>
      </w:pPr>
      <w:rPr>
        <w:rFonts w:hint="default"/>
      </w:rPr>
    </w:lvl>
    <w:lvl w:ilvl="8" w:tplc="1CB4747C">
      <w:start w:val="1"/>
      <w:numFmt w:val="bullet"/>
      <w:lvlText w:val="•"/>
      <w:lvlJc w:val="left"/>
      <w:pPr>
        <w:ind w:left="8424" w:hanging="250"/>
      </w:pPr>
      <w:rPr>
        <w:rFonts w:hint="default"/>
      </w:rPr>
    </w:lvl>
  </w:abstractNum>
  <w:abstractNum w:abstractNumId="1" w15:restartNumberingAfterBreak="0">
    <w:nsid w:val="0EDB1483"/>
    <w:multiLevelType w:val="multilevel"/>
    <w:tmpl w:val="6982224A"/>
    <w:lvl w:ilvl="0">
      <w:start w:val="4"/>
      <w:numFmt w:val="decimal"/>
      <w:lvlText w:val="%1"/>
      <w:lvlJc w:val="left"/>
      <w:pPr>
        <w:ind w:left="519" w:hanging="299"/>
      </w:pPr>
      <w:rPr>
        <w:rFonts w:ascii="Times New Roman" w:eastAsia="Times New Roman" w:hAnsi="Times New Roman" w:hint="default"/>
        <w:b/>
        <w:bCs/>
        <w:w w:val="99"/>
        <w:sz w:val="20"/>
        <w:szCs w:val="20"/>
      </w:rPr>
    </w:lvl>
    <w:lvl w:ilvl="1">
      <w:start w:val="1"/>
      <w:numFmt w:val="decimal"/>
      <w:lvlText w:val="%1.%2"/>
      <w:lvlJc w:val="left"/>
      <w:pPr>
        <w:ind w:left="668" w:hanging="449"/>
        <w:jc w:val="right"/>
      </w:pPr>
      <w:rPr>
        <w:rFonts w:ascii="Times New Roman" w:eastAsia="Times New Roman" w:hAnsi="Times New Roman" w:hint="default"/>
        <w:b/>
        <w:bCs/>
        <w:w w:val="99"/>
        <w:sz w:val="20"/>
        <w:szCs w:val="20"/>
      </w:rPr>
    </w:lvl>
    <w:lvl w:ilvl="2">
      <w:start w:val="1"/>
      <w:numFmt w:val="bullet"/>
      <w:lvlText w:val="•"/>
      <w:lvlJc w:val="left"/>
      <w:pPr>
        <w:ind w:left="1742" w:hanging="449"/>
      </w:pPr>
      <w:rPr>
        <w:rFonts w:hint="default"/>
      </w:rPr>
    </w:lvl>
    <w:lvl w:ilvl="3">
      <w:start w:val="1"/>
      <w:numFmt w:val="bullet"/>
      <w:lvlText w:val="•"/>
      <w:lvlJc w:val="left"/>
      <w:pPr>
        <w:ind w:left="2825" w:hanging="449"/>
      </w:pPr>
      <w:rPr>
        <w:rFonts w:hint="default"/>
      </w:rPr>
    </w:lvl>
    <w:lvl w:ilvl="4">
      <w:start w:val="1"/>
      <w:numFmt w:val="bullet"/>
      <w:lvlText w:val="•"/>
      <w:lvlJc w:val="left"/>
      <w:pPr>
        <w:ind w:left="3908" w:hanging="449"/>
      </w:pPr>
      <w:rPr>
        <w:rFonts w:hint="default"/>
      </w:rPr>
    </w:lvl>
    <w:lvl w:ilvl="5">
      <w:start w:val="1"/>
      <w:numFmt w:val="bullet"/>
      <w:lvlText w:val="•"/>
      <w:lvlJc w:val="left"/>
      <w:pPr>
        <w:ind w:left="4991" w:hanging="449"/>
      </w:pPr>
      <w:rPr>
        <w:rFonts w:hint="default"/>
      </w:rPr>
    </w:lvl>
    <w:lvl w:ilvl="6">
      <w:start w:val="1"/>
      <w:numFmt w:val="bullet"/>
      <w:lvlText w:val="•"/>
      <w:lvlJc w:val="left"/>
      <w:pPr>
        <w:ind w:left="6074" w:hanging="449"/>
      </w:pPr>
      <w:rPr>
        <w:rFonts w:hint="default"/>
      </w:rPr>
    </w:lvl>
    <w:lvl w:ilvl="7">
      <w:start w:val="1"/>
      <w:numFmt w:val="bullet"/>
      <w:lvlText w:val="•"/>
      <w:lvlJc w:val="left"/>
      <w:pPr>
        <w:ind w:left="7157" w:hanging="449"/>
      </w:pPr>
      <w:rPr>
        <w:rFonts w:hint="default"/>
      </w:rPr>
    </w:lvl>
    <w:lvl w:ilvl="8">
      <w:start w:val="1"/>
      <w:numFmt w:val="bullet"/>
      <w:lvlText w:val="•"/>
      <w:lvlJc w:val="left"/>
      <w:pPr>
        <w:ind w:left="8239" w:hanging="449"/>
      </w:pPr>
      <w:rPr>
        <w:rFonts w:hint="default"/>
      </w:rPr>
    </w:lvl>
  </w:abstractNum>
  <w:abstractNum w:abstractNumId="2" w15:restartNumberingAfterBreak="0">
    <w:nsid w:val="0FAC767B"/>
    <w:multiLevelType w:val="multilevel"/>
    <w:tmpl w:val="B3180E6E"/>
    <w:lvl w:ilvl="0">
      <w:start w:val="2"/>
      <w:numFmt w:val="decimal"/>
      <w:lvlText w:val="%1"/>
      <w:lvlJc w:val="left"/>
      <w:pPr>
        <w:ind w:left="727" w:hanging="598"/>
      </w:pPr>
      <w:rPr>
        <w:rFonts w:hint="default"/>
      </w:rPr>
    </w:lvl>
    <w:lvl w:ilvl="1">
      <w:start w:val="1"/>
      <w:numFmt w:val="decimal"/>
      <w:lvlText w:val="%1.%2"/>
      <w:lvlJc w:val="left"/>
      <w:pPr>
        <w:ind w:left="727" w:hanging="598"/>
      </w:pPr>
      <w:rPr>
        <w:rFonts w:hint="default"/>
      </w:rPr>
    </w:lvl>
    <w:lvl w:ilvl="2">
      <w:start w:val="1"/>
      <w:numFmt w:val="decimal"/>
      <w:lvlText w:val="%1.%2.%3"/>
      <w:lvlJc w:val="left"/>
      <w:pPr>
        <w:ind w:left="727" w:hanging="598"/>
        <w:jc w:val="right"/>
      </w:pPr>
      <w:rPr>
        <w:rFonts w:ascii="Times New Roman" w:eastAsia="Times New Roman" w:hAnsi="Times New Roman" w:hint="default"/>
        <w:b/>
        <w:bCs/>
        <w:w w:val="99"/>
        <w:sz w:val="20"/>
        <w:szCs w:val="20"/>
      </w:rPr>
    </w:lvl>
    <w:lvl w:ilvl="3">
      <w:start w:val="1"/>
      <w:numFmt w:val="bullet"/>
      <w:lvlText w:val="•"/>
      <w:lvlJc w:val="left"/>
      <w:pPr>
        <w:ind w:left="3601" w:hanging="598"/>
      </w:pPr>
      <w:rPr>
        <w:rFonts w:hint="default"/>
      </w:rPr>
    </w:lvl>
    <w:lvl w:ilvl="4">
      <w:start w:val="1"/>
      <w:numFmt w:val="bullet"/>
      <w:lvlText w:val="•"/>
      <w:lvlJc w:val="left"/>
      <w:pPr>
        <w:ind w:left="4562" w:hanging="598"/>
      </w:pPr>
      <w:rPr>
        <w:rFonts w:hint="default"/>
      </w:rPr>
    </w:lvl>
    <w:lvl w:ilvl="5">
      <w:start w:val="1"/>
      <w:numFmt w:val="bullet"/>
      <w:lvlText w:val="•"/>
      <w:lvlJc w:val="left"/>
      <w:pPr>
        <w:ind w:left="5522" w:hanging="598"/>
      </w:pPr>
      <w:rPr>
        <w:rFonts w:hint="default"/>
      </w:rPr>
    </w:lvl>
    <w:lvl w:ilvl="6">
      <w:start w:val="1"/>
      <w:numFmt w:val="bullet"/>
      <w:lvlText w:val="•"/>
      <w:lvlJc w:val="left"/>
      <w:pPr>
        <w:ind w:left="6483" w:hanging="598"/>
      </w:pPr>
      <w:rPr>
        <w:rFonts w:hint="default"/>
      </w:rPr>
    </w:lvl>
    <w:lvl w:ilvl="7">
      <w:start w:val="1"/>
      <w:numFmt w:val="bullet"/>
      <w:lvlText w:val="•"/>
      <w:lvlJc w:val="left"/>
      <w:pPr>
        <w:ind w:left="7443" w:hanging="598"/>
      </w:pPr>
      <w:rPr>
        <w:rFonts w:hint="default"/>
      </w:rPr>
    </w:lvl>
    <w:lvl w:ilvl="8">
      <w:start w:val="1"/>
      <w:numFmt w:val="bullet"/>
      <w:lvlText w:val="•"/>
      <w:lvlJc w:val="left"/>
      <w:pPr>
        <w:ind w:left="8404" w:hanging="598"/>
      </w:pPr>
      <w:rPr>
        <w:rFonts w:hint="default"/>
      </w:rPr>
    </w:lvl>
  </w:abstractNum>
  <w:abstractNum w:abstractNumId="3" w15:restartNumberingAfterBreak="0">
    <w:nsid w:val="10BE742B"/>
    <w:multiLevelType w:val="multilevel"/>
    <w:tmpl w:val="53B49DF2"/>
    <w:lvl w:ilvl="0">
      <w:start w:val="4"/>
      <w:numFmt w:val="decimal"/>
      <w:lvlText w:val="%1"/>
      <w:lvlJc w:val="left"/>
      <w:pPr>
        <w:ind w:left="428" w:hanging="299"/>
        <w:jc w:val="right"/>
      </w:pPr>
      <w:rPr>
        <w:rFonts w:ascii="Times New Roman" w:eastAsia="Times New Roman" w:hAnsi="Times New Roman" w:hint="default"/>
        <w:b/>
        <w:bCs/>
        <w:w w:val="99"/>
        <w:sz w:val="20"/>
        <w:szCs w:val="20"/>
      </w:rPr>
    </w:lvl>
    <w:lvl w:ilvl="1">
      <w:start w:val="1"/>
      <w:numFmt w:val="decimal"/>
      <w:lvlText w:val="%1.%2"/>
      <w:lvlJc w:val="left"/>
      <w:pPr>
        <w:ind w:left="578" w:hanging="449"/>
      </w:pPr>
      <w:rPr>
        <w:rFonts w:ascii="Times New Roman" w:eastAsia="Times New Roman" w:hAnsi="Times New Roman" w:hint="default"/>
        <w:b/>
        <w:bCs/>
        <w:w w:val="99"/>
        <w:sz w:val="20"/>
        <w:szCs w:val="20"/>
      </w:rPr>
    </w:lvl>
    <w:lvl w:ilvl="2">
      <w:start w:val="1"/>
      <w:numFmt w:val="bullet"/>
      <w:lvlText w:val="•"/>
      <w:lvlJc w:val="left"/>
      <w:pPr>
        <w:ind w:left="1662" w:hanging="449"/>
      </w:pPr>
      <w:rPr>
        <w:rFonts w:hint="default"/>
      </w:rPr>
    </w:lvl>
    <w:lvl w:ilvl="3">
      <w:start w:val="1"/>
      <w:numFmt w:val="bullet"/>
      <w:lvlText w:val="•"/>
      <w:lvlJc w:val="left"/>
      <w:pPr>
        <w:ind w:left="2745" w:hanging="449"/>
      </w:pPr>
      <w:rPr>
        <w:rFonts w:hint="default"/>
      </w:rPr>
    </w:lvl>
    <w:lvl w:ilvl="4">
      <w:start w:val="1"/>
      <w:numFmt w:val="bullet"/>
      <w:lvlText w:val="•"/>
      <w:lvlJc w:val="left"/>
      <w:pPr>
        <w:ind w:left="3828" w:hanging="449"/>
      </w:pPr>
      <w:rPr>
        <w:rFonts w:hint="default"/>
      </w:rPr>
    </w:lvl>
    <w:lvl w:ilvl="5">
      <w:start w:val="1"/>
      <w:numFmt w:val="bullet"/>
      <w:lvlText w:val="•"/>
      <w:lvlJc w:val="left"/>
      <w:pPr>
        <w:ind w:left="4911" w:hanging="449"/>
      </w:pPr>
      <w:rPr>
        <w:rFonts w:hint="default"/>
      </w:rPr>
    </w:lvl>
    <w:lvl w:ilvl="6">
      <w:start w:val="1"/>
      <w:numFmt w:val="bullet"/>
      <w:lvlText w:val="•"/>
      <w:lvlJc w:val="left"/>
      <w:pPr>
        <w:ind w:left="5994" w:hanging="449"/>
      </w:pPr>
      <w:rPr>
        <w:rFonts w:hint="default"/>
      </w:rPr>
    </w:lvl>
    <w:lvl w:ilvl="7">
      <w:start w:val="1"/>
      <w:numFmt w:val="bullet"/>
      <w:lvlText w:val="•"/>
      <w:lvlJc w:val="left"/>
      <w:pPr>
        <w:ind w:left="7077" w:hanging="449"/>
      </w:pPr>
      <w:rPr>
        <w:rFonts w:hint="default"/>
      </w:rPr>
    </w:lvl>
    <w:lvl w:ilvl="8">
      <w:start w:val="1"/>
      <w:numFmt w:val="bullet"/>
      <w:lvlText w:val="•"/>
      <w:lvlJc w:val="left"/>
      <w:pPr>
        <w:ind w:left="8159" w:hanging="449"/>
      </w:pPr>
      <w:rPr>
        <w:rFonts w:hint="default"/>
      </w:rPr>
    </w:lvl>
  </w:abstractNum>
  <w:abstractNum w:abstractNumId="4" w15:restartNumberingAfterBreak="0">
    <w:nsid w:val="116B5AFF"/>
    <w:multiLevelType w:val="multilevel"/>
    <w:tmpl w:val="0EC4CE9C"/>
    <w:lvl w:ilvl="0">
      <w:start w:val="2"/>
      <w:numFmt w:val="decimal"/>
      <w:lvlText w:val="%1"/>
      <w:lvlJc w:val="left"/>
      <w:pPr>
        <w:ind w:left="718" w:hanging="449"/>
      </w:pPr>
      <w:rPr>
        <w:rFonts w:hint="default"/>
      </w:rPr>
    </w:lvl>
    <w:lvl w:ilvl="1">
      <w:start w:val="2"/>
      <w:numFmt w:val="decimal"/>
      <w:lvlText w:val="%1.%2"/>
      <w:lvlJc w:val="left"/>
      <w:pPr>
        <w:ind w:left="718" w:hanging="449"/>
        <w:jc w:val="right"/>
      </w:pPr>
      <w:rPr>
        <w:rFonts w:ascii="Times New Roman" w:eastAsia="Times New Roman" w:hAnsi="Times New Roman" w:hint="default"/>
        <w:b/>
        <w:bCs/>
        <w:w w:val="99"/>
        <w:sz w:val="20"/>
        <w:szCs w:val="20"/>
      </w:rPr>
    </w:lvl>
    <w:lvl w:ilvl="2">
      <w:start w:val="1"/>
      <w:numFmt w:val="decimal"/>
      <w:lvlText w:val="%1.%2.%3"/>
      <w:lvlJc w:val="left"/>
      <w:pPr>
        <w:ind w:left="867" w:hanging="598"/>
        <w:jc w:val="right"/>
      </w:pPr>
      <w:rPr>
        <w:rFonts w:ascii="Times New Roman" w:eastAsia="Times New Roman" w:hAnsi="Times New Roman" w:hint="default"/>
        <w:b/>
        <w:bCs/>
        <w:w w:val="99"/>
        <w:sz w:val="20"/>
        <w:szCs w:val="20"/>
      </w:rPr>
    </w:lvl>
    <w:lvl w:ilvl="3">
      <w:start w:val="1"/>
      <w:numFmt w:val="bullet"/>
      <w:lvlText w:val="•"/>
      <w:lvlJc w:val="left"/>
      <w:pPr>
        <w:ind w:left="2959" w:hanging="598"/>
      </w:pPr>
      <w:rPr>
        <w:rFonts w:hint="default"/>
      </w:rPr>
    </w:lvl>
    <w:lvl w:ilvl="4">
      <w:start w:val="1"/>
      <w:numFmt w:val="bullet"/>
      <w:lvlText w:val="•"/>
      <w:lvlJc w:val="left"/>
      <w:pPr>
        <w:ind w:left="4008" w:hanging="598"/>
      </w:pPr>
      <w:rPr>
        <w:rFonts w:hint="default"/>
      </w:rPr>
    </w:lvl>
    <w:lvl w:ilvl="5">
      <w:start w:val="1"/>
      <w:numFmt w:val="bullet"/>
      <w:lvlText w:val="•"/>
      <w:lvlJc w:val="left"/>
      <w:pPr>
        <w:ind w:left="5058" w:hanging="598"/>
      </w:pPr>
      <w:rPr>
        <w:rFonts w:hint="default"/>
      </w:rPr>
    </w:lvl>
    <w:lvl w:ilvl="6">
      <w:start w:val="1"/>
      <w:numFmt w:val="bullet"/>
      <w:lvlText w:val="•"/>
      <w:lvlJc w:val="left"/>
      <w:pPr>
        <w:ind w:left="6107" w:hanging="598"/>
      </w:pPr>
      <w:rPr>
        <w:rFonts w:hint="default"/>
      </w:rPr>
    </w:lvl>
    <w:lvl w:ilvl="7">
      <w:start w:val="1"/>
      <w:numFmt w:val="bullet"/>
      <w:lvlText w:val="•"/>
      <w:lvlJc w:val="left"/>
      <w:pPr>
        <w:ind w:left="7157" w:hanging="598"/>
      </w:pPr>
      <w:rPr>
        <w:rFonts w:hint="default"/>
      </w:rPr>
    </w:lvl>
    <w:lvl w:ilvl="8">
      <w:start w:val="1"/>
      <w:numFmt w:val="bullet"/>
      <w:lvlText w:val="•"/>
      <w:lvlJc w:val="left"/>
      <w:pPr>
        <w:ind w:left="8206" w:hanging="598"/>
      </w:pPr>
      <w:rPr>
        <w:rFonts w:hint="default"/>
      </w:rPr>
    </w:lvl>
  </w:abstractNum>
  <w:abstractNum w:abstractNumId="5" w15:restartNumberingAfterBreak="0">
    <w:nsid w:val="132C3D06"/>
    <w:multiLevelType w:val="hybridMultilevel"/>
    <w:tmpl w:val="7B5601C0"/>
    <w:lvl w:ilvl="0" w:tplc="63E01E78">
      <w:start w:val="1"/>
      <w:numFmt w:val="bullet"/>
      <w:lvlText w:val="–"/>
      <w:lvlJc w:val="left"/>
      <w:pPr>
        <w:ind w:left="707" w:hanging="200"/>
      </w:pPr>
      <w:rPr>
        <w:rFonts w:ascii="Times New Roman" w:eastAsia="Times New Roman" w:hAnsi="Times New Roman" w:hint="default"/>
        <w:b/>
        <w:bCs/>
        <w:w w:val="99"/>
        <w:sz w:val="20"/>
        <w:szCs w:val="20"/>
      </w:rPr>
    </w:lvl>
    <w:lvl w:ilvl="1" w:tplc="26F8421E">
      <w:start w:val="1"/>
      <w:numFmt w:val="bullet"/>
      <w:lvlText w:val="•"/>
      <w:lvlJc w:val="left"/>
      <w:pPr>
        <w:ind w:left="1670" w:hanging="200"/>
      </w:pPr>
      <w:rPr>
        <w:rFonts w:hint="default"/>
      </w:rPr>
    </w:lvl>
    <w:lvl w:ilvl="2" w:tplc="FE1C299A">
      <w:start w:val="1"/>
      <w:numFmt w:val="bullet"/>
      <w:lvlText w:val="•"/>
      <w:lvlJc w:val="left"/>
      <w:pPr>
        <w:ind w:left="2641" w:hanging="200"/>
      </w:pPr>
      <w:rPr>
        <w:rFonts w:hint="default"/>
      </w:rPr>
    </w:lvl>
    <w:lvl w:ilvl="3" w:tplc="700E4454">
      <w:start w:val="1"/>
      <w:numFmt w:val="bullet"/>
      <w:lvlText w:val="•"/>
      <w:lvlJc w:val="left"/>
      <w:pPr>
        <w:ind w:left="3611" w:hanging="200"/>
      </w:pPr>
      <w:rPr>
        <w:rFonts w:hint="default"/>
      </w:rPr>
    </w:lvl>
    <w:lvl w:ilvl="4" w:tplc="D1320A1C">
      <w:start w:val="1"/>
      <w:numFmt w:val="bullet"/>
      <w:lvlText w:val="•"/>
      <w:lvlJc w:val="left"/>
      <w:pPr>
        <w:ind w:left="4582" w:hanging="200"/>
      </w:pPr>
      <w:rPr>
        <w:rFonts w:hint="default"/>
      </w:rPr>
    </w:lvl>
    <w:lvl w:ilvl="5" w:tplc="111260A6">
      <w:start w:val="1"/>
      <w:numFmt w:val="bullet"/>
      <w:lvlText w:val="•"/>
      <w:lvlJc w:val="left"/>
      <w:pPr>
        <w:ind w:left="5552" w:hanging="200"/>
      </w:pPr>
      <w:rPr>
        <w:rFonts w:hint="default"/>
      </w:rPr>
    </w:lvl>
    <w:lvl w:ilvl="6" w:tplc="3482E6A0">
      <w:start w:val="1"/>
      <w:numFmt w:val="bullet"/>
      <w:lvlText w:val="•"/>
      <w:lvlJc w:val="left"/>
      <w:pPr>
        <w:ind w:left="6523" w:hanging="200"/>
      </w:pPr>
      <w:rPr>
        <w:rFonts w:hint="default"/>
      </w:rPr>
    </w:lvl>
    <w:lvl w:ilvl="7" w:tplc="12664D34">
      <w:start w:val="1"/>
      <w:numFmt w:val="bullet"/>
      <w:lvlText w:val="•"/>
      <w:lvlJc w:val="left"/>
      <w:pPr>
        <w:ind w:left="7493" w:hanging="200"/>
      </w:pPr>
      <w:rPr>
        <w:rFonts w:hint="default"/>
      </w:rPr>
    </w:lvl>
    <w:lvl w:ilvl="8" w:tplc="56BA8246">
      <w:start w:val="1"/>
      <w:numFmt w:val="bullet"/>
      <w:lvlText w:val="•"/>
      <w:lvlJc w:val="left"/>
      <w:pPr>
        <w:ind w:left="8464" w:hanging="200"/>
      </w:pPr>
      <w:rPr>
        <w:rFonts w:hint="default"/>
      </w:rPr>
    </w:lvl>
  </w:abstractNum>
  <w:abstractNum w:abstractNumId="6" w15:restartNumberingAfterBreak="0">
    <w:nsid w:val="20F33BA6"/>
    <w:multiLevelType w:val="hybridMultilevel"/>
    <w:tmpl w:val="3EEEBDB8"/>
    <w:lvl w:ilvl="0" w:tplc="B6985DAA">
      <w:start w:val="1"/>
      <w:numFmt w:val="bullet"/>
      <w:lvlText w:val="–"/>
      <w:lvlJc w:val="left"/>
      <w:pPr>
        <w:ind w:left="667" w:hanging="200"/>
      </w:pPr>
      <w:rPr>
        <w:rFonts w:ascii="Times New Roman" w:eastAsia="Times New Roman" w:hAnsi="Times New Roman" w:hint="default"/>
        <w:b/>
        <w:bCs/>
        <w:w w:val="99"/>
        <w:sz w:val="20"/>
        <w:szCs w:val="20"/>
      </w:rPr>
    </w:lvl>
    <w:lvl w:ilvl="1" w:tplc="996C6BBA">
      <w:start w:val="1"/>
      <w:numFmt w:val="bullet"/>
      <w:lvlText w:val="•"/>
      <w:lvlJc w:val="left"/>
      <w:pPr>
        <w:ind w:left="1632" w:hanging="200"/>
      </w:pPr>
      <w:rPr>
        <w:rFonts w:hint="default"/>
      </w:rPr>
    </w:lvl>
    <w:lvl w:ilvl="2" w:tplc="1A28B3F2">
      <w:start w:val="1"/>
      <w:numFmt w:val="bullet"/>
      <w:lvlText w:val="•"/>
      <w:lvlJc w:val="left"/>
      <w:pPr>
        <w:ind w:left="2605" w:hanging="200"/>
      </w:pPr>
      <w:rPr>
        <w:rFonts w:hint="default"/>
      </w:rPr>
    </w:lvl>
    <w:lvl w:ilvl="3" w:tplc="D662E4A2">
      <w:start w:val="1"/>
      <w:numFmt w:val="bullet"/>
      <w:lvlText w:val="•"/>
      <w:lvlJc w:val="left"/>
      <w:pPr>
        <w:ind w:left="3577" w:hanging="200"/>
      </w:pPr>
      <w:rPr>
        <w:rFonts w:hint="default"/>
      </w:rPr>
    </w:lvl>
    <w:lvl w:ilvl="4" w:tplc="A386CF26">
      <w:start w:val="1"/>
      <w:numFmt w:val="bullet"/>
      <w:lvlText w:val="•"/>
      <w:lvlJc w:val="left"/>
      <w:pPr>
        <w:ind w:left="4550" w:hanging="200"/>
      </w:pPr>
      <w:rPr>
        <w:rFonts w:hint="default"/>
      </w:rPr>
    </w:lvl>
    <w:lvl w:ilvl="5" w:tplc="80CC84BE">
      <w:start w:val="1"/>
      <w:numFmt w:val="bullet"/>
      <w:lvlText w:val="•"/>
      <w:lvlJc w:val="left"/>
      <w:pPr>
        <w:ind w:left="5522" w:hanging="200"/>
      </w:pPr>
      <w:rPr>
        <w:rFonts w:hint="default"/>
      </w:rPr>
    </w:lvl>
    <w:lvl w:ilvl="6" w:tplc="11FEB520">
      <w:start w:val="1"/>
      <w:numFmt w:val="bullet"/>
      <w:lvlText w:val="•"/>
      <w:lvlJc w:val="left"/>
      <w:pPr>
        <w:ind w:left="6495" w:hanging="200"/>
      </w:pPr>
      <w:rPr>
        <w:rFonts w:hint="default"/>
      </w:rPr>
    </w:lvl>
    <w:lvl w:ilvl="7" w:tplc="087A91EE">
      <w:start w:val="1"/>
      <w:numFmt w:val="bullet"/>
      <w:lvlText w:val="•"/>
      <w:lvlJc w:val="left"/>
      <w:pPr>
        <w:ind w:left="7467" w:hanging="200"/>
      </w:pPr>
      <w:rPr>
        <w:rFonts w:hint="default"/>
      </w:rPr>
    </w:lvl>
    <w:lvl w:ilvl="8" w:tplc="DFDEC61E">
      <w:start w:val="1"/>
      <w:numFmt w:val="bullet"/>
      <w:lvlText w:val="•"/>
      <w:lvlJc w:val="left"/>
      <w:pPr>
        <w:ind w:left="8440" w:hanging="200"/>
      </w:pPr>
      <w:rPr>
        <w:rFonts w:hint="default"/>
      </w:rPr>
    </w:lvl>
  </w:abstractNum>
  <w:abstractNum w:abstractNumId="7" w15:restartNumberingAfterBreak="0">
    <w:nsid w:val="21EC0390"/>
    <w:multiLevelType w:val="multilevel"/>
    <w:tmpl w:val="C38674E6"/>
    <w:lvl w:ilvl="0">
      <w:start w:val="1"/>
      <w:numFmt w:val="decimal"/>
      <w:lvlText w:val="%1"/>
      <w:lvlJc w:val="left"/>
      <w:pPr>
        <w:ind w:left="448" w:hanging="299"/>
      </w:pPr>
      <w:rPr>
        <w:rFonts w:ascii="Times New Roman" w:eastAsia="Times New Roman" w:hAnsi="Times New Roman" w:hint="default"/>
        <w:b/>
        <w:bCs/>
        <w:w w:val="99"/>
        <w:sz w:val="20"/>
        <w:szCs w:val="20"/>
      </w:rPr>
    </w:lvl>
    <w:lvl w:ilvl="1">
      <w:start w:val="1"/>
      <w:numFmt w:val="decimal"/>
      <w:lvlText w:val="%1.%2"/>
      <w:lvlJc w:val="left"/>
      <w:pPr>
        <w:ind w:left="638" w:hanging="449"/>
      </w:pPr>
      <w:rPr>
        <w:rFonts w:ascii="Times New Roman" w:eastAsia="Times New Roman" w:hAnsi="Times New Roman" w:hint="default"/>
        <w:b/>
        <w:bCs/>
        <w:w w:val="99"/>
        <w:sz w:val="20"/>
        <w:szCs w:val="20"/>
      </w:rPr>
    </w:lvl>
    <w:lvl w:ilvl="2">
      <w:start w:val="1"/>
      <w:numFmt w:val="decimal"/>
      <w:lvlText w:val="%1.%2.%3"/>
      <w:lvlJc w:val="left"/>
      <w:pPr>
        <w:ind w:left="807" w:hanging="598"/>
      </w:pPr>
      <w:rPr>
        <w:rFonts w:ascii="Times New Roman" w:eastAsia="Times New Roman" w:hAnsi="Times New Roman" w:hint="default"/>
        <w:b/>
        <w:bCs/>
        <w:w w:val="99"/>
        <w:sz w:val="20"/>
        <w:szCs w:val="20"/>
      </w:rPr>
    </w:lvl>
    <w:lvl w:ilvl="3">
      <w:start w:val="1"/>
      <w:numFmt w:val="lowerRoman"/>
      <w:lvlText w:val="%4)"/>
      <w:lvlJc w:val="left"/>
      <w:pPr>
        <w:ind w:left="892" w:hanging="185"/>
      </w:pPr>
      <w:rPr>
        <w:rFonts w:ascii="Arial" w:eastAsia="Arial" w:hAnsi="Arial" w:hint="default"/>
        <w:i/>
        <w:w w:val="154"/>
        <w:sz w:val="20"/>
        <w:szCs w:val="20"/>
      </w:rPr>
    </w:lvl>
    <w:lvl w:ilvl="4">
      <w:start w:val="1"/>
      <w:numFmt w:val="bullet"/>
      <w:lvlText w:val="•"/>
      <w:lvlJc w:val="left"/>
      <w:pPr>
        <w:ind w:left="800" w:hanging="185"/>
      </w:pPr>
      <w:rPr>
        <w:rFonts w:hint="default"/>
      </w:rPr>
    </w:lvl>
    <w:lvl w:ilvl="5">
      <w:start w:val="1"/>
      <w:numFmt w:val="bullet"/>
      <w:lvlText w:val="•"/>
      <w:lvlJc w:val="left"/>
      <w:pPr>
        <w:ind w:left="900" w:hanging="185"/>
      </w:pPr>
      <w:rPr>
        <w:rFonts w:hint="default"/>
      </w:rPr>
    </w:lvl>
    <w:lvl w:ilvl="6">
      <w:start w:val="1"/>
      <w:numFmt w:val="bullet"/>
      <w:lvlText w:val="•"/>
      <w:lvlJc w:val="left"/>
      <w:pPr>
        <w:ind w:left="2789" w:hanging="185"/>
      </w:pPr>
      <w:rPr>
        <w:rFonts w:hint="default"/>
      </w:rPr>
    </w:lvl>
    <w:lvl w:ilvl="7">
      <w:start w:val="1"/>
      <w:numFmt w:val="bullet"/>
      <w:lvlText w:val="•"/>
      <w:lvlJc w:val="left"/>
      <w:pPr>
        <w:ind w:left="4678" w:hanging="185"/>
      </w:pPr>
      <w:rPr>
        <w:rFonts w:hint="default"/>
      </w:rPr>
    </w:lvl>
    <w:lvl w:ilvl="8">
      <w:start w:val="1"/>
      <w:numFmt w:val="bullet"/>
      <w:lvlText w:val="•"/>
      <w:lvlJc w:val="left"/>
      <w:pPr>
        <w:ind w:left="6567" w:hanging="185"/>
      </w:pPr>
      <w:rPr>
        <w:rFonts w:hint="default"/>
      </w:rPr>
    </w:lvl>
  </w:abstractNum>
  <w:abstractNum w:abstractNumId="8" w15:restartNumberingAfterBreak="0">
    <w:nsid w:val="24534242"/>
    <w:multiLevelType w:val="hybridMultilevel"/>
    <w:tmpl w:val="4FE6A736"/>
    <w:lvl w:ilvl="0" w:tplc="6B669D02">
      <w:start w:val="1"/>
      <w:numFmt w:val="bullet"/>
      <w:lvlText w:val="–"/>
      <w:lvlJc w:val="left"/>
      <w:pPr>
        <w:ind w:left="667" w:hanging="200"/>
      </w:pPr>
      <w:rPr>
        <w:rFonts w:ascii="Times New Roman" w:eastAsia="Times New Roman" w:hAnsi="Times New Roman" w:hint="default"/>
        <w:b/>
        <w:bCs/>
        <w:w w:val="99"/>
        <w:sz w:val="20"/>
        <w:szCs w:val="20"/>
      </w:rPr>
    </w:lvl>
    <w:lvl w:ilvl="1" w:tplc="E70401D6">
      <w:start w:val="1"/>
      <w:numFmt w:val="bullet"/>
      <w:lvlText w:val="•"/>
      <w:lvlJc w:val="left"/>
      <w:pPr>
        <w:ind w:left="1080" w:hanging="200"/>
      </w:pPr>
      <w:rPr>
        <w:rFonts w:hint="default"/>
      </w:rPr>
    </w:lvl>
    <w:lvl w:ilvl="2" w:tplc="E384BF9E">
      <w:start w:val="1"/>
      <w:numFmt w:val="bullet"/>
      <w:lvlText w:val="•"/>
      <w:lvlJc w:val="left"/>
      <w:pPr>
        <w:ind w:left="2118" w:hanging="200"/>
      </w:pPr>
      <w:rPr>
        <w:rFonts w:hint="default"/>
      </w:rPr>
    </w:lvl>
    <w:lvl w:ilvl="3" w:tplc="A678F0D2">
      <w:start w:val="1"/>
      <w:numFmt w:val="bullet"/>
      <w:lvlText w:val="•"/>
      <w:lvlJc w:val="left"/>
      <w:pPr>
        <w:ind w:left="3156" w:hanging="200"/>
      </w:pPr>
      <w:rPr>
        <w:rFonts w:hint="default"/>
      </w:rPr>
    </w:lvl>
    <w:lvl w:ilvl="4" w:tplc="602846FE">
      <w:start w:val="1"/>
      <w:numFmt w:val="bullet"/>
      <w:lvlText w:val="•"/>
      <w:lvlJc w:val="left"/>
      <w:pPr>
        <w:ind w:left="4195" w:hanging="200"/>
      </w:pPr>
      <w:rPr>
        <w:rFonts w:hint="default"/>
      </w:rPr>
    </w:lvl>
    <w:lvl w:ilvl="5" w:tplc="10480C10">
      <w:start w:val="1"/>
      <w:numFmt w:val="bullet"/>
      <w:lvlText w:val="•"/>
      <w:lvlJc w:val="left"/>
      <w:pPr>
        <w:ind w:left="5233" w:hanging="200"/>
      </w:pPr>
      <w:rPr>
        <w:rFonts w:hint="default"/>
      </w:rPr>
    </w:lvl>
    <w:lvl w:ilvl="6" w:tplc="0DACD2AC">
      <w:start w:val="1"/>
      <w:numFmt w:val="bullet"/>
      <w:lvlText w:val="•"/>
      <w:lvlJc w:val="left"/>
      <w:pPr>
        <w:ind w:left="6271" w:hanging="200"/>
      </w:pPr>
      <w:rPr>
        <w:rFonts w:hint="default"/>
      </w:rPr>
    </w:lvl>
    <w:lvl w:ilvl="7" w:tplc="B4CA1944">
      <w:start w:val="1"/>
      <w:numFmt w:val="bullet"/>
      <w:lvlText w:val="•"/>
      <w:lvlJc w:val="left"/>
      <w:pPr>
        <w:ind w:left="7310" w:hanging="200"/>
      </w:pPr>
      <w:rPr>
        <w:rFonts w:hint="default"/>
      </w:rPr>
    </w:lvl>
    <w:lvl w:ilvl="8" w:tplc="A5D8F53E">
      <w:start w:val="1"/>
      <w:numFmt w:val="bullet"/>
      <w:lvlText w:val="•"/>
      <w:lvlJc w:val="left"/>
      <w:pPr>
        <w:ind w:left="8348" w:hanging="200"/>
      </w:pPr>
      <w:rPr>
        <w:rFonts w:hint="default"/>
      </w:rPr>
    </w:lvl>
  </w:abstractNum>
  <w:abstractNum w:abstractNumId="9" w15:restartNumberingAfterBreak="0">
    <w:nsid w:val="26554B5A"/>
    <w:multiLevelType w:val="multilevel"/>
    <w:tmpl w:val="C7C0BD40"/>
    <w:lvl w:ilvl="0">
      <w:start w:val="3"/>
      <w:numFmt w:val="decimal"/>
      <w:lvlText w:val="%1"/>
      <w:lvlJc w:val="left"/>
      <w:pPr>
        <w:ind w:left="578" w:hanging="449"/>
      </w:pPr>
      <w:rPr>
        <w:rFonts w:hint="default"/>
      </w:rPr>
    </w:lvl>
    <w:lvl w:ilvl="1">
      <w:start w:val="5"/>
      <w:numFmt w:val="decimal"/>
      <w:lvlText w:val="%1.%2"/>
      <w:lvlJc w:val="left"/>
      <w:pPr>
        <w:ind w:left="578" w:hanging="449"/>
      </w:pPr>
      <w:rPr>
        <w:rFonts w:ascii="Times New Roman" w:eastAsia="Times New Roman" w:hAnsi="Times New Roman" w:hint="default"/>
        <w:b/>
        <w:bCs/>
        <w:w w:val="99"/>
        <w:sz w:val="20"/>
        <w:szCs w:val="20"/>
      </w:rPr>
    </w:lvl>
    <w:lvl w:ilvl="2">
      <w:start w:val="1"/>
      <w:numFmt w:val="decimal"/>
      <w:lvlText w:val="%1.%2.%3"/>
      <w:lvlJc w:val="left"/>
      <w:pPr>
        <w:ind w:left="727" w:hanging="598"/>
      </w:pPr>
      <w:rPr>
        <w:rFonts w:ascii="Times New Roman" w:eastAsia="Times New Roman" w:hAnsi="Times New Roman" w:hint="default"/>
        <w:b/>
        <w:bCs/>
        <w:w w:val="99"/>
        <w:sz w:val="20"/>
        <w:szCs w:val="20"/>
      </w:rPr>
    </w:lvl>
    <w:lvl w:ilvl="3">
      <w:start w:val="1"/>
      <w:numFmt w:val="bullet"/>
      <w:lvlText w:val="•"/>
      <w:lvlJc w:val="left"/>
      <w:pPr>
        <w:ind w:left="2841" w:hanging="598"/>
      </w:pPr>
      <w:rPr>
        <w:rFonts w:hint="default"/>
      </w:rPr>
    </w:lvl>
    <w:lvl w:ilvl="4">
      <w:start w:val="1"/>
      <w:numFmt w:val="bullet"/>
      <w:lvlText w:val="•"/>
      <w:lvlJc w:val="left"/>
      <w:pPr>
        <w:ind w:left="3901" w:hanging="598"/>
      </w:pPr>
      <w:rPr>
        <w:rFonts w:hint="default"/>
      </w:rPr>
    </w:lvl>
    <w:lvl w:ilvl="5">
      <w:start w:val="1"/>
      <w:numFmt w:val="bullet"/>
      <w:lvlText w:val="•"/>
      <w:lvlJc w:val="left"/>
      <w:pPr>
        <w:ind w:left="4962" w:hanging="598"/>
      </w:pPr>
      <w:rPr>
        <w:rFonts w:hint="default"/>
      </w:rPr>
    </w:lvl>
    <w:lvl w:ilvl="6">
      <w:start w:val="1"/>
      <w:numFmt w:val="bullet"/>
      <w:lvlText w:val="•"/>
      <w:lvlJc w:val="left"/>
      <w:pPr>
        <w:ind w:left="6023" w:hanging="598"/>
      </w:pPr>
      <w:rPr>
        <w:rFonts w:hint="default"/>
      </w:rPr>
    </w:lvl>
    <w:lvl w:ilvl="7">
      <w:start w:val="1"/>
      <w:numFmt w:val="bullet"/>
      <w:lvlText w:val="•"/>
      <w:lvlJc w:val="left"/>
      <w:pPr>
        <w:ind w:left="7083" w:hanging="598"/>
      </w:pPr>
      <w:rPr>
        <w:rFonts w:hint="default"/>
      </w:rPr>
    </w:lvl>
    <w:lvl w:ilvl="8">
      <w:start w:val="1"/>
      <w:numFmt w:val="bullet"/>
      <w:lvlText w:val="•"/>
      <w:lvlJc w:val="left"/>
      <w:pPr>
        <w:ind w:left="8144" w:hanging="598"/>
      </w:pPr>
      <w:rPr>
        <w:rFonts w:hint="default"/>
      </w:rPr>
    </w:lvl>
  </w:abstractNum>
  <w:abstractNum w:abstractNumId="10" w15:restartNumberingAfterBreak="0">
    <w:nsid w:val="314A3073"/>
    <w:multiLevelType w:val="hybridMultilevel"/>
    <w:tmpl w:val="AFBA1C1C"/>
    <w:lvl w:ilvl="0" w:tplc="B6D24B44">
      <w:start w:val="1"/>
      <w:numFmt w:val="bullet"/>
      <w:lvlText w:val="–"/>
      <w:lvlJc w:val="left"/>
      <w:pPr>
        <w:ind w:left="767" w:hanging="200"/>
      </w:pPr>
      <w:rPr>
        <w:rFonts w:ascii="Times New Roman" w:eastAsia="Times New Roman" w:hAnsi="Times New Roman" w:hint="default"/>
        <w:b/>
        <w:bCs/>
        <w:w w:val="99"/>
        <w:sz w:val="20"/>
        <w:szCs w:val="20"/>
      </w:rPr>
    </w:lvl>
    <w:lvl w:ilvl="1" w:tplc="D83C0726">
      <w:start w:val="1"/>
      <w:numFmt w:val="bullet"/>
      <w:lvlText w:val="•"/>
      <w:lvlJc w:val="left"/>
      <w:pPr>
        <w:ind w:left="1740" w:hanging="200"/>
      </w:pPr>
      <w:rPr>
        <w:rFonts w:hint="default"/>
      </w:rPr>
    </w:lvl>
    <w:lvl w:ilvl="2" w:tplc="86E0CEC2">
      <w:start w:val="1"/>
      <w:numFmt w:val="bullet"/>
      <w:lvlText w:val="•"/>
      <w:lvlJc w:val="left"/>
      <w:pPr>
        <w:ind w:left="2721" w:hanging="200"/>
      </w:pPr>
      <w:rPr>
        <w:rFonts w:hint="default"/>
      </w:rPr>
    </w:lvl>
    <w:lvl w:ilvl="3" w:tplc="8E9A5670">
      <w:start w:val="1"/>
      <w:numFmt w:val="bullet"/>
      <w:lvlText w:val="•"/>
      <w:lvlJc w:val="left"/>
      <w:pPr>
        <w:ind w:left="3701" w:hanging="200"/>
      </w:pPr>
      <w:rPr>
        <w:rFonts w:hint="default"/>
      </w:rPr>
    </w:lvl>
    <w:lvl w:ilvl="4" w:tplc="9538F62A">
      <w:start w:val="1"/>
      <w:numFmt w:val="bullet"/>
      <w:lvlText w:val="•"/>
      <w:lvlJc w:val="left"/>
      <w:pPr>
        <w:ind w:left="4682" w:hanging="200"/>
      </w:pPr>
      <w:rPr>
        <w:rFonts w:hint="default"/>
      </w:rPr>
    </w:lvl>
    <w:lvl w:ilvl="5" w:tplc="65AE2B10">
      <w:start w:val="1"/>
      <w:numFmt w:val="bullet"/>
      <w:lvlText w:val="•"/>
      <w:lvlJc w:val="left"/>
      <w:pPr>
        <w:ind w:left="5662" w:hanging="200"/>
      </w:pPr>
      <w:rPr>
        <w:rFonts w:hint="default"/>
      </w:rPr>
    </w:lvl>
    <w:lvl w:ilvl="6" w:tplc="4C7A7AD8">
      <w:start w:val="1"/>
      <w:numFmt w:val="bullet"/>
      <w:lvlText w:val="•"/>
      <w:lvlJc w:val="left"/>
      <w:pPr>
        <w:ind w:left="6643" w:hanging="200"/>
      </w:pPr>
      <w:rPr>
        <w:rFonts w:hint="default"/>
      </w:rPr>
    </w:lvl>
    <w:lvl w:ilvl="7" w:tplc="48DCAF96">
      <w:start w:val="1"/>
      <w:numFmt w:val="bullet"/>
      <w:lvlText w:val="•"/>
      <w:lvlJc w:val="left"/>
      <w:pPr>
        <w:ind w:left="7623" w:hanging="200"/>
      </w:pPr>
      <w:rPr>
        <w:rFonts w:hint="default"/>
      </w:rPr>
    </w:lvl>
    <w:lvl w:ilvl="8" w:tplc="B4D25F86">
      <w:start w:val="1"/>
      <w:numFmt w:val="bullet"/>
      <w:lvlText w:val="•"/>
      <w:lvlJc w:val="left"/>
      <w:pPr>
        <w:ind w:left="8604" w:hanging="200"/>
      </w:pPr>
      <w:rPr>
        <w:rFonts w:hint="default"/>
      </w:rPr>
    </w:lvl>
  </w:abstractNum>
  <w:abstractNum w:abstractNumId="11" w15:restartNumberingAfterBreak="0">
    <w:nsid w:val="45807427"/>
    <w:multiLevelType w:val="hybridMultilevel"/>
    <w:tmpl w:val="A1002ECC"/>
    <w:lvl w:ilvl="0" w:tplc="8E501B00">
      <w:start w:val="1"/>
      <w:numFmt w:val="bullet"/>
      <w:lvlText w:val="–"/>
      <w:lvlJc w:val="left"/>
      <w:pPr>
        <w:ind w:left="707" w:hanging="200"/>
      </w:pPr>
      <w:rPr>
        <w:rFonts w:ascii="Times New Roman" w:eastAsia="Times New Roman" w:hAnsi="Times New Roman" w:hint="default"/>
        <w:b/>
        <w:bCs/>
        <w:w w:val="99"/>
        <w:sz w:val="20"/>
        <w:szCs w:val="20"/>
      </w:rPr>
    </w:lvl>
    <w:lvl w:ilvl="1" w:tplc="34B45F84">
      <w:start w:val="1"/>
      <w:numFmt w:val="bullet"/>
      <w:lvlText w:val="•"/>
      <w:lvlJc w:val="left"/>
      <w:pPr>
        <w:ind w:left="1676" w:hanging="200"/>
      </w:pPr>
      <w:rPr>
        <w:rFonts w:hint="default"/>
      </w:rPr>
    </w:lvl>
    <w:lvl w:ilvl="2" w:tplc="E3DE766E">
      <w:start w:val="1"/>
      <w:numFmt w:val="bullet"/>
      <w:lvlText w:val="•"/>
      <w:lvlJc w:val="left"/>
      <w:pPr>
        <w:ind w:left="2653" w:hanging="200"/>
      </w:pPr>
      <w:rPr>
        <w:rFonts w:hint="default"/>
      </w:rPr>
    </w:lvl>
    <w:lvl w:ilvl="3" w:tplc="D25EF972">
      <w:start w:val="1"/>
      <w:numFmt w:val="bullet"/>
      <w:lvlText w:val="•"/>
      <w:lvlJc w:val="left"/>
      <w:pPr>
        <w:ind w:left="3629" w:hanging="200"/>
      </w:pPr>
      <w:rPr>
        <w:rFonts w:hint="default"/>
      </w:rPr>
    </w:lvl>
    <w:lvl w:ilvl="4" w:tplc="159A19F0">
      <w:start w:val="1"/>
      <w:numFmt w:val="bullet"/>
      <w:lvlText w:val="•"/>
      <w:lvlJc w:val="left"/>
      <w:pPr>
        <w:ind w:left="4606" w:hanging="200"/>
      </w:pPr>
      <w:rPr>
        <w:rFonts w:hint="default"/>
      </w:rPr>
    </w:lvl>
    <w:lvl w:ilvl="5" w:tplc="7B4E0152">
      <w:start w:val="1"/>
      <w:numFmt w:val="bullet"/>
      <w:lvlText w:val="•"/>
      <w:lvlJc w:val="left"/>
      <w:pPr>
        <w:ind w:left="5582" w:hanging="200"/>
      </w:pPr>
      <w:rPr>
        <w:rFonts w:hint="default"/>
      </w:rPr>
    </w:lvl>
    <w:lvl w:ilvl="6" w:tplc="29620DA8">
      <w:start w:val="1"/>
      <w:numFmt w:val="bullet"/>
      <w:lvlText w:val="•"/>
      <w:lvlJc w:val="left"/>
      <w:pPr>
        <w:ind w:left="6559" w:hanging="200"/>
      </w:pPr>
      <w:rPr>
        <w:rFonts w:hint="default"/>
      </w:rPr>
    </w:lvl>
    <w:lvl w:ilvl="7" w:tplc="568EE6EC">
      <w:start w:val="1"/>
      <w:numFmt w:val="bullet"/>
      <w:lvlText w:val="•"/>
      <w:lvlJc w:val="left"/>
      <w:pPr>
        <w:ind w:left="7535" w:hanging="200"/>
      </w:pPr>
      <w:rPr>
        <w:rFonts w:hint="default"/>
      </w:rPr>
    </w:lvl>
    <w:lvl w:ilvl="8" w:tplc="9B686A16">
      <w:start w:val="1"/>
      <w:numFmt w:val="bullet"/>
      <w:lvlText w:val="•"/>
      <w:lvlJc w:val="left"/>
      <w:pPr>
        <w:ind w:left="8512" w:hanging="200"/>
      </w:pPr>
      <w:rPr>
        <w:rFonts w:hint="default"/>
      </w:rPr>
    </w:lvl>
  </w:abstractNum>
  <w:abstractNum w:abstractNumId="12" w15:restartNumberingAfterBreak="0">
    <w:nsid w:val="4CC9743D"/>
    <w:multiLevelType w:val="hybridMultilevel"/>
    <w:tmpl w:val="38428A42"/>
    <w:lvl w:ilvl="0" w:tplc="7CA08582">
      <w:start w:val="1"/>
      <w:numFmt w:val="bullet"/>
      <w:lvlText w:val="–"/>
      <w:lvlJc w:val="left"/>
      <w:pPr>
        <w:ind w:left="627" w:hanging="200"/>
      </w:pPr>
      <w:rPr>
        <w:rFonts w:ascii="Times New Roman" w:eastAsia="Times New Roman" w:hAnsi="Times New Roman" w:hint="default"/>
        <w:b/>
        <w:bCs/>
        <w:w w:val="99"/>
        <w:sz w:val="20"/>
        <w:szCs w:val="20"/>
      </w:rPr>
    </w:lvl>
    <w:lvl w:ilvl="1" w:tplc="5BC6520C">
      <w:start w:val="1"/>
      <w:numFmt w:val="bullet"/>
      <w:lvlText w:val="•"/>
      <w:lvlJc w:val="left"/>
      <w:pPr>
        <w:ind w:left="1040" w:hanging="200"/>
      </w:pPr>
      <w:rPr>
        <w:rFonts w:hint="default"/>
      </w:rPr>
    </w:lvl>
    <w:lvl w:ilvl="2" w:tplc="FD2C1F34">
      <w:start w:val="1"/>
      <w:numFmt w:val="bullet"/>
      <w:lvlText w:val="•"/>
      <w:lvlJc w:val="left"/>
      <w:pPr>
        <w:ind w:left="2065" w:hanging="200"/>
      </w:pPr>
      <w:rPr>
        <w:rFonts w:hint="default"/>
      </w:rPr>
    </w:lvl>
    <w:lvl w:ilvl="3" w:tplc="6F523688">
      <w:start w:val="1"/>
      <w:numFmt w:val="bullet"/>
      <w:lvlText w:val="•"/>
      <w:lvlJc w:val="left"/>
      <w:pPr>
        <w:ind w:left="3090" w:hanging="200"/>
      </w:pPr>
      <w:rPr>
        <w:rFonts w:hint="default"/>
      </w:rPr>
    </w:lvl>
    <w:lvl w:ilvl="4" w:tplc="5BF897BA">
      <w:start w:val="1"/>
      <w:numFmt w:val="bullet"/>
      <w:lvlText w:val="•"/>
      <w:lvlJc w:val="left"/>
      <w:pPr>
        <w:ind w:left="4115" w:hanging="200"/>
      </w:pPr>
      <w:rPr>
        <w:rFonts w:hint="default"/>
      </w:rPr>
    </w:lvl>
    <w:lvl w:ilvl="5" w:tplc="33E2C27E">
      <w:start w:val="1"/>
      <w:numFmt w:val="bullet"/>
      <w:lvlText w:val="•"/>
      <w:lvlJc w:val="left"/>
      <w:pPr>
        <w:ind w:left="5140" w:hanging="200"/>
      </w:pPr>
      <w:rPr>
        <w:rFonts w:hint="default"/>
      </w:rPr>
    </w:lvl>
    <w:lvl w:ilvl="6" w:tplc="DDEA02F0">
      <w:start w:val="1"/>
      <w:numFmt w:val="bullet"/>
      <w:lvlText w:val="•"/>
      <w:lvlJc w:val="left"/>
      <w:pPr>
        <w:ind w:left="6165" w:hanging="200"/>
      </w:pPr>
      <w:rPr>
        <w:rFonts w:hint="default"/>
      </w:rPr>
    </w:lvl>
    <w:lvl w:ilvl="7" w:tplc="1A7C4932">
      <w:start w:val="1"/>
      <w:numFmt w:val="bullet"/>
      <w:lvlText w:val="•"/>
      <w:lvlJc w:val="left"/>
      <w:pPr>
        <w:ind w:left="7190" w:hanging="200"/>
      </w:pPr>
      <w:rPr>
        <w:rFonts w:hint="default"/>
      </w:rPr>
    </w:lvl>
    <w:lvl w:ilvl="8" w:tplc="578861DA">
      <w:start w:val="1"/>
      <w:numFmt w:val="bullet"/>
      <w:lvlText w:val="•"/>
      <w:lvlJc w:val="left"/>
      <w:pPr>
        <w:ind w:left="8215" w:hanging="200"/>
      </w:pPr>
      <w:rPr>
        <w:rFonts w:hint="default"/>
      </w:rPr>
    </w:lvl>
  </w:abstractNum>
  <w:abstractNum w:abstractNumId="13" w15:restartNumberingAfterBreak="0">
    <w:nsid w:val="4E9D3003"/>
    <w:multiLevelType w:val="hybridMultilevel"/>
    <w:tmpl w:val="484281A6"/>
    <w:lvl w:ilvl="0" w:tplc="66BA8AD4">
      <w:start w:val="1"/>
      <w:numFmt w:val="decimal"/>
      <w:lvlText w:val="%1"/>
      <w:lvlJc w:val="left"/>
      <w:pPr>
        <w:ind w:left="468" w:hanging="299"/>
      </w:pPr>
      <w:rPr>
        <w:rFonts w:ascii="Times New Roman" w:eastAsia="Times New Roman" w:hAnsi="Times New Roman" w:hint="default"/>
        <w:b/>
        <w:bCs/>
        <w:w w:val="99"/>
        <w:sz w:val="20"/>
        <w:szCs w:val="20"/>
      </w:rPr>
    </w:lvl>
    <w:lvl w:ilvl="1" w:tplc="7D0A64C2">
      <w:start w:val="1"/>
      <w:numFmt w:val="bullet"/>
      <w:lvlText w:val="•"/>
      <w:lvlJc w:val="left"/>
      <w:pPr>
        <w:ind w:left="640" w:hanging="299"/>
      </w:pPr>
      <w:rPr>
        <w:rFonts w:hint="default"/>
      </w:rPr>
    </w:lvl>
    <w:lvl w:ilvl="2" w:tplc="07603FEE">
      <w:start w:val="1"/>
      <w:numFmt w:val="bullet"/>
      <w:lvlText w:val="•"/>
      <w:lvlJc w:val="left"/>
      <w:pPr>
        <w:ind w:left="1720" w:hanging="299"/>
      </w:pPr>
      <w:rPr>
        <w:rFonts w:hint="default"/>
      </w:rPr>
    </w:lvl>
    <w:lvl w:ilvl="3" w:tplc="EA2640DE">
      <w:start w:val="1"/>
      <w:numFmt w:val="bullet"/>
      <w:lvlText w:val="•"/>
      <w:lvlJc w:val="left"/>
      <w:pPr>
        <w:ind w:left="2801" w:hanging="299"/>
      </w:pPr>
      <w:rPr>
        <w:rFonts w:hint="default"/>
      </w:rPr>
    </w:lvl>
    <w:lvl w:ilvl="4" w:tplc="E81046DE">
      <w:start w:val="1"/>
      <w:numFmt w:val="bullet"/>
      <w:lvlText w:val="•"/>
      <w:lvlJc w:val="left"/>
      <w:pPr>
        <w:ind w:left="3881" w:hanging="299"/>
      </w:pPr>
      <w:rPr>
        <w:rFonts w:hint="default"/>
      </w:rPr>
    </w:lvl>
    <w:lvl w:ilvl="5" w:tplc="2B083172">
      <w:start w:val="1"/>
      <w:numFmt w:val="bullet"/>
      <w:lvlText w:val="•"/>
      <w:lvlJc w:val="left"/>
      <w:pPr>
        <w:ind w:left="4962" w:hanging="299"/>
      </w:pPr>
      <w:rPr>
        <w:rFonts w:hint="default"/>
      </w:rPr>
    </w:lvl>
    <w:lvl w:ilvl="6" w:tplc="3252F4EC">
      <w:start w:val="1"/>
      <w:numFmt w:val="bullet"/>
      <w:lvlText w:val="•"/>
      <w:lvlJc w:val="left"/>
      <w:pPr>
        <w:ind w:left="6043" w:hanging="299"/>
      </w:pPr>
      <w:rPr>
        <w:rFonts w:hint="default"/>
      </w:rPr>
    </w:lvl>
    <w:lvl w:ilvl="7" w:tplc="BB321C00">
      <w:start w:val="1"/>
      <w:numFmt w:val="bullet"/>
      <w:lvlText w:val="•"/>
      <w:lvlJc w:val="left"/>
      <w:pPr>
        <w:ind w:left="7123" w:hanging="299"/>
      </w:pPr>
      <w:rPr>
        <w:rFonts w:hint="default"/>
      </w:rPr>
    </w:lvl>
    <w:lvl w:ilvl="8" w:tplc="895E6D24">
      <w:start w:val="1"/>
      <w:numFmt w:val="bullet"/>
      <w:lvlText w:val="•"/>
      <w:lvlJc w:val="left"/>
      <w:pPr>
        <w:ind w:left="8204" w:hanging="299"/>
      </w:pPr>
      <w:rPr>
        <w:rFonts w:hint="default"/>
      </w:rPr>
    </w:lvl>
  </w:abstractNum>
  <w:abstractNum w:abstractNumId="14" w15:restartNumberingAfterBreak="0">
    <w:nsid w:val="671262F9"/>
    <w:multiLevelType w:val="hybridMultilevel"/>
    <w:tmpl w:val="60400EE0"/>
    <w:lvl w:ilvl="0" w:tplc="087253DE">
      <w:start w:val="1"/>
      <w:numFmt w:val="bullet"/>
      <w:lvlText w:val="–"/>
      <w:lvlJc w:val="left"/>
      <w:pPr>
        <w:ind w:left="627" w:hanging="200"/>
      </w:pPr>
      <w:rPr>
        <w:rFonts w:ascii="Times New Roman" w:eastAsia="Times New Roman" w:hAnsi="Times New Roman" w:hint="default"/>
        <w:b/>
        <w:bCs/>
        <w:w w:val="99"/>
        <w:sz w:val="20"/>
        <w:szCs w:val="20"/>
      </w:rPr>
    </w:lvl>
    <w:lvl w:ilvl="1" w:tplc="C142B824">
      <w:start w:val="1"/>
      <w:numFmt w:val="bullet"/>
      <w:lvlText w:val="•"/>
      <w:lvlJc w:val="left"/>
      <w:pPr>
        <w:ind w:left="1586" w:hanging="200"/>
      </w:pPr>
      <w:rPr>
        <w:rFonts w:hint="default"/>
      </w:rPr>
    </w:lvl>
    <w:lvl w:ilvl="2" w:tplc="C17417C6">
      <w:start w:val="1"/>
      <w:numFmt w:val="bullet"/>
      <w:lvlText w:val="•"/>
      <w:lvlJc w:val="left"/>
      <w:pPr>
        <w:ind w:left="2553" w:hanging="200"/>
      </w:pPr>
      <w:rPr>
        <w:rFonts w:hint="default"/>
      </w:rPr>
    </w:lvl>
    <w:lvl w:ilvl="3" w:tplc="6ED6802A">
      <w:start w:val="1"/>
      <w:numFmt w:val="bullet"/>
      <w:lvlText w:val="•"/>
      <w:lvlJc w:val="left"/>
      <w:pPr>
        <w:ind w:left="3519" w:hanging="200"/>
      </w:pPr>
      <w:rPr>
        <w:rFonts w:hint="default"/>
      </w:rPr>
    </w:lvl>
    <w:lvl w:ilvl="4" w:tplc="3348CB92">
      <w:start w:val="1"/>
      <w:numFmt w:val="bullet"/>
      <w:lvlText w:val="•"/>
      <w:lvlJc w:val="left"/>
      <w:pPr>
        <w:ind w:left="4486" w:hanging="200"/>
      </w:pPr>
      <w:rPr>
        <w:rFonts w:hint="default"/>
      </w:rPr>
    </w:lvl>
    <w:lvl w:ilvl="5" w:tplc="469A0CD0">
      <w:start w:val="1"/>
      <w:numFmt w:val="bullet"/>
      <w:lvlText w:val="•"/>
      <w:lvlJc w:val="left"/>
      <w:pPr>
        <w:ind w:left="5452" w:hanging="200"/>
      </w:pPr>
      <w:rPr>
        <w:rFonts w:hint="default"/>
      </w:rPr>
    </w:lvl>
    <w:lvl w:ilvl="6" w:tplc="D11A555E">
      <w:start w:val="1"/>
      <w:numFmt w:val="bullet"/>
      <w:lvlText w:val="•"/>
      <w:lvlJc w:val="left"/>
      <w:pPr>
        <w:ind w:left="6419" w:hanging="200"/>
      </w:pPr>
      <w:rPr>
        <w:rFonts w:hint="default"/>
      </w:rPr>
    </w:lvl>
    <w:lvl w:ilvl="7" w:tplc="5BECC758">
      <w:start w:val="1"/>
      <w:numFmt w:val="bullet"/>
      <w:lvlText w:val="•"/>
      <w:lvlJc w:val="left"/>
      <w:pPr>
        <w:ind w:left="7385" w:hanging="200"/>
      </w:pPr>
      <w:rPr>
        <w:rFonts w:hint="default"/>
      </w:rPr>
    </w:lvl>
    <w:lvl w:ilvl="8" w:tplc="1FF69CD4">
      <w:start w:val="1"/>
      <w:numFmt w:val="bullet"/>
      <w:lvlText w:val="•"/>
      <w:lvlJc w:val="left"/>
      <w:pPr>
        <w:ind w:left="8352" w:hanging="200"/>
      </w:pPr>
      <w:rPr>
        <w:rFonts w:hint="default"/>
      </w:rPr>
    </w:lvl>
  </w:abstractNum>
  <w:abstractNum w:abstractNumId="15" w15:restartNumberingAfterBreak="0">
    <w:nsid w:val="706C2574"/>
    <w:multiLevelType w:val="multilevel"/>
    <w:tmpl w:val="2DB25306"/>
    <w:lvl w:ilvl="0">
      <w:start w:val="3"/>
      <w:numFmt w:val="decimal"/>
      <w:lvlText w:val="%1"/>
      <w:lvlJc w:val="left"/>
      <w:pPr>
        <w:ind w:left="618" w:hanging="449"/>
      </w:pPr>
      <w:rPr>
        <w:rFonts w:hint="default"/>
      </w:rPr>
    </w:lvl>
    <w:lvl w:ilvl="1">
      <w:start w:val="5"/>
      <w:numFmt w:val="decimal"/>
      <w:lvlText w:val="%1.%2"/>
      <w:lvlJc w:val="left"/>
      <w:pPr>
        <w:ind w:left="618" w:hanging="449"/>
      </w:pPr>
      <w:rPr>
        <w:rFonts w:ascii="Times New Roman" w:eastAsia="Times New Roman" w:hAnsi="Times New Roman" w:hint="default"/>
        <w:b/>
        <w:bCs/>
        <w:w w:val="99"/>
        <w:sz w:val="20"/>
        <w:szCs w:val="20"/>
      </w:rPr>
    </w:lvl>
    <w:lvl w:ilvl="2">
      <w:start w:val="1"/>
      <w:numFmt w:val="decimal"/>
      <w:lvlText w:val="%1.%2.%3"/>
      <w:lvlJc w:val="left"/>
      <w:pPr>
        <w:ind w:left="767" w:hanging="598"/>
      </w:pPr>
      <w:rPr>
        <w:rFonts w:ascii="Times New Roman" w:eastAsia="Times New Roman" w:hAnsi="Times New Roman" w:hint="default"/>
        <w:b/>
        <w:bCs/>
        <w:w w:val="99"/>
        <w:sz w:val="20"/>
        <w:szCs w:val="20"/>
      </w:rPr>
    </w:lvl>
    <w:lvl w:ilvl="3">
      <w:start w:val="1"/>
      <w:numFmt w:val="bullet"/>
      <w:lvlText w:val="•"/>
      <w:lvlJc w:val="left"/>
      <w:pPr>
        <w:ind w:left="2894" w:hanging="598"/>
      </w:pPr>
      <w:rPr>
        <w:rFonts w:hint="default"/>
      </w:rPr>
    </w:lvl>
    <w:lvl w:ilvl="4">
      <w:start w:val="1"/>
      <w:numFmt w:val="bullet"/>
      <w:lvlText w:val="•"/>
      <w:lvlJc w:val="left"/>
      <w:pPr>
        <w:ind w:left="3961" w:hanging="598"/>
      </w:pPr>
      <w:rPr>
        <w:rFonts w:hint="default"/>
      </w:rPr>
    </w:lvl>
    <w:lvl w:ilvl="5">
      <w:start w:val="1"/>
      <w:numFmt w:val="bullet"/>
      <w:lvlText w:val="•"/>
      <w:lvlJc w:val="left"/>
      <w:pPr>
        <w:ind w:left="5029" w:hanging="598"/>
      </w:pPr>
      <w:rPr>
        <w:rFonts w:hint="default"/>
      </w:rPr>
    </w:lvl>
    <w:lvl w:ilvl="6">
      <w:start w:val="1"/>
      <w:numFmt w:val="bullet"/>
      <w:lvlText w:val="•"/>
      <w:lvlJc w:val="left"/>
      <w:pPr>
        <w:ind w:left="6096" w:hanging="598"/>
      </w:pPr>
      <w:rPr>
        <w:rFonts w:hint="default"/>
      </w:rPr>
    </w:lvl>
    <w:lvl w:ilvl="7">
      <w:start w:val="1"/>
      <w:numFmt w:val="bullet"/>
      <w:lvlText w:val="•"/>
      <w:lvlJc w:val="left"/>
      <w:pPr>
        <w:ind w:left="7163" w:hanging="598"/>
      </w:pPr>
      <w:rPr>
        <w:rFonts w:hint="default"/>
      </w:rPr>
    </w:lvl>
    <w:lvl w:ilvl="8">
      <w:start w:val="1"/>
      <w:numFmt w:val="bullet"/>
      <w:lvlText w:val="•"/>
      <w:lvlJc w:val="left"/>
      <w:pPr>
        <w:ind w:left="8230" w:hanging="598"/>
      </w:pPr>
      <w:rPr>
        <w:rFonts w:hint="default"/>
      </w:rPr>
    </w:lvl>
  </w:abstractNum>
  <w:abstractNum w:abstractNumId="16" w15:restartNumberingAfterBreak="0">
    <w:nsid w:val="76503C42"/>
    <w:multiLevelType w:val="multilevel"/>
    <w:tmpl w:val="CB6A5D1C"/>
    <w:lvl w:ilvl="0">
      <w:start w:val="3"/>
      <w:numFmt w:val="decimal"/>
      <w:lvlText w:val="%1"/>
      <w:lvlJc w:val="left"/>
      <w:pPr>
        <w:ind w:left="568" w:hanging="299"/>
      </w:pPr>
      <w:rPr>
        <w:rFonts w:ascii="Times New Roman" w:eastAsia="Times New Roman" w:hAnsi="Times New Roman" w:hint="default"/>
        <w:b/>
        <w:bCs/>
        <w:w w:val="99"/>
        <w:sz w:val="20"/>
        <w:szCs w:val="20"/>
      </w:rPr>
    </w:lvl>
    <w:lvl w:ilvl="1">
      <w:start w:val="1"/>
      <w:numFmt w:val="decimal"/>
      <w:lvlText w:val="%1.%2"/>
      <w:lvlJc w:val="left"/>
      <w:pPr>
        <w:ind w:left="549" w:hanging="449"/>
        <w:jc w:val="right"/>
      </w:pPr>
      <w:rPr>
        <w:rFonts w:ascii="Times New Roman" w:eastAsia="Times New Roman" w:hAnsi="Times New Roman" w:hint="default"/>
        <w:b/>
        <w:bCs/>
        <w:w w:val="99"/>
        <w:sz w:val="20"/>
        <w:szCs w:val="20"/>
      </w:rPr>
    </w:lvl>
    <w:lvl w:ilvl="2">
      <w:start w:val="1"/>
      <w:numFmt w:val="decimal"/>
      <w:lvlText w:val="%1.%2.%3"/>
      <w:lvlJc w:val="left"/>
      <w:pPr>
        <w:ind w:left="947" w:hanging="598"/>
      </w:pPr>
      <w:rPr>
        <w:rFonts w:ascii="Times New Roman" w:eastAsia="Times New Roman" w:hAnsi="Times New Roman" w:hint="default"/>
        <w:b/>
        <w:bCs/>
        <w:w w:val="99"/>
        <w:sz w:val="20"/>
        <w:szCs w:val="20"/>
      </w:rPr>
    </w:lvl>
    <w:lvl w:ilvl="3">
      <w:start w:val="1"/>
      <w:numFmt w:val="bullet"/>
      <w:lvlText w:val="•"/>
      <w:lvlJc w:val="left"/>
      <w:pPr>
        <w:ind w:left="940" w:hanging="598"/>
      </w:pPr>
      <w:rPr>
        <w:rFonts w:hint="default"/>
      </w:rPr>
    </w:lvl>
    <w:lvl w:ilvl="4">
      <w:start w:val="1"/>
      <w:numFmt w:val="bullet"/>
      <w:lvlText w:val="•"/>
      <w:lvlJc w:val="left"/>
      <w:pPr>
        <w:ind w:left="2286" w:hanging="598"/>
      </w:pPr>
      <w:rPr>
        <w:rFonts w:hint="default"/>
      </w:rPr>
    </w:lvl>
    <w:lvl w:ilvl="5">
      <w:start w:val="1"/>
      <w:numFmt w:val="bullet"/>
      <w:lvlText w:val="•"/>
      <w:lvlJc w:val="left"/>
      <w:pPr>
        <w:ind w:left="3633" w:hanging="598"/>
      </w:pPr>
      <w:rPr>
        <w:rFonts w:hint="default"/>
      </w:rPr>
    </w:lvl>
    <w:lvl w:ilvl="6">
      <w:start w:val="1"/>
      <w:numFmt w:val="bullet"/>
      <w:lvlText w:val="•"/>
      <w:lvlJc w:val="left"/>
      <w:pPr>
        <w:ind w:left="4979" w:hanging="598"/>
      </w:pPr>
      <w:rPr>
        <w:rFonts w:hint="default"/>
      </w:rPr>
    </w:lvl>
    <w:lvl w:ilvl="7">
      <w:start w:val="1"/>
      <w:numFmt w:val="bullet"/>
      <w:lvlText w:val="•"/>
      <w:lvlJc w:val="left"/>
      <w:pPr>
        <w:ind w:left="6326" w:hanging="598"/>
      </w:pPr>
      <w:rPr>
        <w:rFonts w:hint="default"/>
      </w:rPr>
    </w:lvl>
    <w:lvl w:ilvl="8">
      <w:start w:val="1"/>
      <w:numFmt w:val="bullet"/>
      <w:lvlText w:val="•"/>
      <w:lvlJc w:val="left"/>
      <w:pPr>
        <w:ind w:left="7672" w:hanging="598"/>
      </w:pPr>
      <w:rPr>
        <w:rFonts w:hint="default"/>
      </w:rPr>
    </w:lvl>
  </w:abstractNum>
  <w:abstractNum w:abstractNumId="17" w15:restartNumberingAfterBreak="0">
    <w:nsid w:val="76544F7D"/>
    <w:multiLevelType w:val="hybridMultilevel"/>
    <w:tmpl w:val="4ACE170E"/>
    <w:lvl w:ilvl="0" w:tplc="D7E4E6C8">
      <w:start w:val="1"/>
      <w:numFmt w:val="decimal"/>
      <w:lvlText w:val="%1."/>
      <w:lvlJc w:val="left"/>
      <w:pPr>
        <w:ind w:left="627" w:hanging="250"/>
      </w:pPr>
      <w:rPr>
        <w:rFonts w:ascii="Times New Roman" w:eastAsia="Times New Roman" w:hAnsi="Times New Roman" w:hint="default"/>
        <w:w w:val="99"/>
        <w:sz w:val="20"/>
        <w:szCs w:val="20"/>
      </w:rPr>
    </w:lvl>
    <w:lvl w:ilvl="1" w:tplc="3A4E1CF8">
      <w:start w:val="1"/>
      <w:numFmt w:val="bullet"/>
      <w:lvlText w:val="•"/>
      <w:lvlJc w:val="left"/>
      <w:pPr>
        <w:ind w:left="1588" w:hanging="250"/>
      </w:pPr>
      <w:rPr>
        <w:rFonts w:hint="default"/>
      </w:rPr>
    </w:lvl>
    <w:lvl w:ilvl="2" w:tplc="DC7AE188">
      <w:start w:val="1"/>
      <w:numFmt w:val="bullet"/>
      <w:lvlText w:val="•"/>
      <w:lvlJc w:val="left"/>
      <w:pPr>
        <w:ind w:left="2557" w:hanging="250"/>
      </w:pPr>
      <w:rPr>
        <w:rFonts w:hint="default"/>
      </w:rPr>
    </w:lvl>
    <w:lvl w:ilvl="3" w:tplc="D94256D0">
      <w:start w:val="1"/>
      <w:numFmt w:val="bullet"/>
      <w:lvlText w:val="•"/>
      <w:lvlJc w:val="left"/>
      <w:pPr>
        <w:ind w:left="3525" w:hanging="250"/>
      </w:pPr>
      <w:rPr>
        <w:rFonts w:hint="default"/>
      </w:rPr>
    </w:lvl>
    <w:lvl w:ilvl="4" w:tplc="E604D1C0">
      <w:start w:val="1"/>
      <w:numFmt w:val="bullet"/>
      <w:lvlText w:val="•"/>
      <w:lvlJc w:val="left"/>
      <w:pPr>
        <w:ind w:left="4494" w:hanging="250"/>
      </w:pPr>
      <w:rPr>
        <w:rFonts w:hint="default"/>
      </w:rPr>
    </w:lvl>
    <w:lvl w:ilvl="5" w:tplc="41EC912C">
      <w:start w:val="1"/>
      <w:numFmt w:val="bullet"/>
      <w:lvlText w:val="•"/>
      <w:lvlJc w:val="left"/>
      <w:pPr>
        <w:ind w:left="5462" w:hanging="250"/>
      </w:pPr>
      <w:rPr>
        <w:rFonts w:hint="default"/>
      </w:rPr>
    </w:lvl>
    <w:lvl w:ilvl="6" w:tplc="BE10ED50">
      <w:start w:val="1"/>
      <w:numFmt w:val="bullet"/>
      <w:lvlText w:val="•"/>
      <w:lvlJc w:val="left"/>
      <w:pPr>
        <w:ind w:left="6431" w:hanging="250"/>
      </w:pPr>
      <w:rPr>
        <w:rFonts w:hint="default"/>
      </w:rPr>
    </w:lvl>
    <w:lvl w:ilvl="7" w:tplc="A8E6F4A0">
      <w:start w:val="1"/>
      <w:numFmt w:val="bullet"/>
      <w:lvlText w:val="•"/>
      <w:lvlJc w:val="left"/>
      <w:pPr>
        <w:ind w:left="7399" w:hanging="250"/>
      </w:pPr>
      <w:rPr>
        <w:rFonts w:hint="default"/>
      </w:rPr>
    </w:lvl>
    <w:lvl w:ilvl="8" w:tplc="5170A728">
      <w:start w:val="1"/>
      <w:numFmt w:val="bullet"/>
      <w:lvlText w:val="•"/>
      <w:lvlJc w:val="left"/>
      <w:pPr>
        <w:ind w:left="8368" w:hanging="250"/>
      </w:pPr>
      <w:rPr>
        <w:rFonts w:hint="default"/>
      </w:rPr>
    </w:lvl>
  </w:abstractNum>
  <w:abstractNum w:abstractNumId="18" w15:restartNumberingAfterBreak="0">
    <w:nsid w:val="79864FB5"/>
    <w:multiLevelType w:val="multilevel"/>
    <w:tmpl w:val="8776496C"/>
    <w:lvl w:ilvl="0">
      <w:start w:val="1"/>
      <w:numFmt w:val="upperLetter"/>
      <w:lvlText w:val="%1"/>
      <w:lvlJc w:val="left"/>
      <w:pPr>
        <w:ind w:left="1082" w:hanging="493"/>
      </w:pPr>
      <w:rPr>
        <w:rFonts w:hint="default"/>
      </w:rPr>
    </w:lvl>
    <w:lvl w:ilvl="1">
      <w:start w:val="1"/>
      <w:numFmt w:val="decimal"/>
      <w:lvlText w:val="%1.%2"/>
      <w:lvlJc w:val="left"/>
      <w:pPr>
        <w:ind w:left="1082" w:hanging="493"/>
        <w:jc w:val="right"/>
      </w:pPr>
      <w:rPr>
        <w:rFonts w:ascii="Times New Roman" w:eastAsia="Times New Roman" w:hAnsi="Times New Roman" w:hint="default"/>
        <w:b/>
        <w:bCs/>
        <w:w w:val="99"/>
        <w:sz w:val="20"/>
        <w:szCs w:val="20"/>
      </w:rPr>
    </w:lvl>
    <w:lvl w:ilvl="2">
      <w:start w:val="1"/>
      <w:numFmt w:val="bullet"/>
      <w:lvlText w:val="•"/>
      <w:lvlJc w:val="left"/>
      <w:pPr>
        <w:ind w:left="3009" w:hanging="493"/>
      </w:pPr>
      <w:rPr>
        <w:rFonts w:hint="default"/>
      </w:rPr>
    </w:lvl>
    <w:lvl w:ilvl="3">
      <w:start w:val="1"/>
      <w:numFmt w:val="bullet"/>
      <w:lvlText w:val="•"/>
      <w:lvlJc w:val="left"/>
      <w:pPr>
        <w:ind w:left="3973" w:hanging="493"/>
      </w:pPr>
      <w:rPr>
        <w:rFonts w:hint="default"/>
      </w:rPr>
    </w:lvl>
    <w:lvl w:ilvl="4">
      <w:start w:val="1"/>
      <w:numFmt w:val="bullet"/>
      <w:lvlText w:val="•"/>
      <w:lvlJc w:val="left"/>
      <w:pPr>
        <w:ind w:left="4938" w:hanging="493"/>
      </w:pPr>
      <w:rPr>
        <w:rFonts w:hint="default"/>
      </w:rPr>
    </w:lvl>
    <w:lvl w:ilvl="5">
      <w:start w:val="1"/>
      <w:numFmt w:val="bullet"/>
      <w:lvlText w:val="•"/>
      <w:lvlJc w:val="left"/>
      <w:pPr>
        <w:ind w:left="5902" w:hanging="493"/>
      </w:pPr>
      <w:rPr>
        <w:rFonts w:hint="default"/>
      </w:rPr>
    </w:lvl>
    <w:lvl w:ilvl="6">
      <w:start w:val="1"/>
      <w:numFmt w:val="bullet"/>
      <w:lvlText w:val="•"/>
      <w:lvlJc w:val="left"/>
      <w:pPr>
        <w:ind w:left="6867" w:hanging="493"/>
      </w:pPr>
      <w:rPr>
        <w:rFonts w:hint="default"/>
      </w:rPr>
    </w:lvl>
    <w:lvl w:ilvl="7">
      <w:start w:val="1"/>
      <w:numFmt w:val="bullet"/>
      <w:lvlText w:val="•"/>
      <w:lvlJc w:val="left"/>
      <w:pPr>
        <w:ind w:left="7831" w:hanging="493"/>
      </w:pPr>
      <w:rPr>
        <w:rFonts w:hint="default"/>
      </w:rPr>
    </w:lvl>
    <w:lvl w:ilvl="8">
      <w:start w:val="1"/>
      <w:numFmt w:val="bullet"/>
      <w:lvlText w:val="•"/>
      <w:lvlJc w:val="left"/>
      <w:pPr>
        <w:ind w:left="8796" w:hanging="493"/>
      </w:pPr>
      <w:rPr>
        <w:rFonts w:hint="default"/>
      </w:rPr>
    </w:lvl>
  </w:abstractNum>
  <w:num w:numId="1">
    <w:abstractNumId w:val="18"/>
  </w:num>
  <w:num w:numId="2">
    <w:abstractNumId w:val="3"/>
  </w:num>
  <w:num w:numId="3">
    <w:abstractNumId w:val="14"/>
  </w:num>
  <w:num w:numId="4">
    <w:abstractNumId w:val="15"/>
  </w:num>
  <w:num w:numId="5">
    <w:abstractNumId w:val="11"/>
  </w:num>
  <w:num w:numId="6">
    <w:abstractNumId w:val="6"/>
  </w:num>
  <w:num w:numId="7">
    <w:abstractNumId w:val="0"/>
  </w:num>
  <w:num w:numId="8">
    <w:abstractNumId w:val="5"/>
  </w:num>
  <w:num w:numId="9">
    <w:abstractNumId w:val="7"/>
  </w:num>
  <w:num w:numId="10">
    <w:abstractNumId w:val="1"/>
  </w:num>
  <w:num w:numId="11">
    <w:abstractNumId w:val="12"/>
  </w:num>
  <w:num w:numId="12">
    <w:abstractNumId w:val="9"/>
  </w:num>
  <w:num w:numId="13">
    <w:abstractNumId w:val="8"/>
  </w:num>
  <w:num w:numId="14">
    <w:abstractNumId w:val="16"/>
  </w:num>
  <w:num w:numId="15">
    <w:abstractNumId w:val="10"/>
  </w:num>
  <w:num w:numId="16">
    <w:abstractNumId w:val="17"/>
  </w:num>
  <w:num w:numId="17">
    <w:abstractNumId w:val="4"/>
  </w:num>
  <w:num w:numId="18">
    <w:abstractNumId w:val="2"/>
  </w:num>
  <w:num w:numId="1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3D1"/>
    <w:rsid w:val="000100B0"/>
    <w:rsid w:val="00065674"/>
    <w:rsid w:val="000A08F1"/>
    <w:rsid w:val="000A3162"/>
    <w:rsid w:val="000C5A7D"/>
    <w:rsid w:val="00140E9F"/>
    <w:rsid w:val="001761F0"/>
    <w:rsid w:val="00180F3E"/>
    <w:rsid w:val="001A5F77"/>
    <w:rsid w:val="001A6CA7"/>
    <w:rsid w:val="001E1FEF"/>
    <w:rsid w:val="001E219C"/>
    <w:rsid w:val="00205BA9"/>
    <w:rsid w:val="002153D1"/>
    <w:rsid w:val="00227E03"/>
    <w:rsid w:val="00241674"/>
    <w:rsid w:val="00251C7A"/>
    <w:rsid w:val="002573FA"/>
    <w:rsid w:val="0026274A"/>
    <w:rsid w:val="002921F2"/>
    <w:rsid w:val="002E2845"/>
    <w:rsid w:val="002E3DD0"/>
    <w:rsid w:val="002F6115"/>
    <w:rsid w:val="003019E3"/>
    <w:rsid w:val="00312AE7"/>
    <w:rsid w:val="00313FC3"/>
    <w:rsid w:val="0036631A"/>
    <w:rsid w:val="00393200"/>
    <w:rsid w:val="003D233A"/>
    <w:rsid w:val="003F3E52"/>
    <w:rsid w:val="004057B8"/>
    <w:rsid w:val="00463ED8"/>
    <w:rsid w:val="00467D91"/>
    <w:rsid w:val="004911E2"/>
    <w:rsid w:val="00505335"/>
    <w:rsid w:val="005116FB"/>
    <w:rsid w:val="00517E54"/>
    <w:rsid w:val="00541E7E"/>
    <w:rsid w:val="00544BDA"/>
    <w:rsid w:val="005E6E9A"/>
    <w:rsid w:val="005E761D"/>
    <w:rsid w:val="00600DAC"/>
    <w:rsid w:val="00611109"/>
    <w:rsid w:val="006506F2"/>
    <w:rsid w:val="006859FB"/>
    <w:rsid w:val="006A19EB"/>
    <w:rsid w:val="006A7325"/>
    <w:rsid w:val="006C4F06"/>
    <w:rsid w:val="006E052E"/>
    <w:rsid w:val="00710F56"/>
    <w:rsid w:val="0071792A"/>
    <w:rsid w:val="00734DE9"/>
    <w:rsid w:val="00783DFB"/>
    <w:rsid w:val="00846D37"/>
    <w:rsid w:val="00861754"/>
    <w:rsid w:val="00880490"/>
    <w:rsid w:val="00884DA4"/>
    <w:rsid w:val="00886B66"/>
    <w:rsid w:val="008A4BBF"/>
    <w:rsid w:val="008D351C"/>
    <w:rsid w:val="008E3553"/>
    <w:rsid w:val="00905D0C"/>
    <w:rsid w:val="00971BC2"/>
    <w:rsid w:val="00992BC3"/>
    <w:rsid w:val="009A35C2"/>
    <w:rsid w:val="009A5DD2"/>
    <w:rsid w:val="009E484D"/>
    <w:rsid w:val="00A1704E"/>
    <w:rsid w:val="00A7616E"/>
    <w:rsid w:val="00AA7750"/>
    <w:rsid w:val="00AB2161"/>
    <w:rsid w:val="00AE1314"/>
    <w:rsid w:val="00AE3540"/>
    <w:rsid w:val="00AF16BB"/>
    <w:rsid w:val="00B33DA3"/>
    <w:rsid w:val="00B6105C"/>
    <w:rsid w:val="00B61D74"/>
    <w:rsid w:val="00B77844"/>
    <w:rsid w:val="00B85CA2"/>
    <w:rsid w:val="00B9303A"/>
    <w:rsid w:val="00BD035E"/>
    <w:rsid w:val="00BD143B"/>
    <w:rsid w:val="00BE6EE0"/>
    <w:rsid w:val="00BF174D"/>
    <w:rsid w:val="00C253D0"/>
    <w:rsid w:val="00CC5B2B"/>
    <w:rsid w:val="00CD1396"/>
    <w:rsid w:val="00D753AC"/>
    <w:rsid w:val="00D96146"/>
    <w:rsid w:val="00DD5DE3"/>
    <w:rsid w:val="00DF4EC7"/>
    <w:rsid w:val="00E12D22"/>
    <w:rsid w:val="00E17449"/>
    <w:rsid w:val="00E50763"/>
    <w:rsid w:val="00E858F3"/>
    <w:rsid w:val="00EC3A40"/>
    <w:rsid w:val="00ED5FC7"/>
    <w:rsid w:val="00EE4569"/>
    <w:rsid w:val="00EF0C58"/>
    <w:rsid w:val="00F255DC"/>
    <w:rsid w:val="00F35AB4"/>
    <w:rsid w:val="00F44DC8"/>
    <w:rsid w:val="00F7265A"/>
    <w:rsid w:val="00FC2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F042C"/>
  <w15:docId w15:val="{6038C4A9-7C0F-424E-9965-4E0D0F69B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uiPriority w:val="9"/>
    <w:qFormat/>
    <w:rsid w:val="00065674"/>
    <w:pPr>
      <w:spacing w:before="74"/>
      <w:ind w:left="1787"/>
      <w:outlineLvl w:val="0"/>
      <w:pPrChange w:id="0" w:author="Claire Kouba" w:date="2023-09-12T16:52:00Z">
        <w:pPr>
          <w:widowControl w:val="0"/>
          <w:ind w:left="468" w:hanging="598"/>
          <w:outlineLvl w:val="0"/>
        </w:pPr>
      </w:pPrChange>
    </w:pPr>
    <w:rPr>
      <w:rFonts w:ascii="Arial" w:eastAsia="Arial" w:hAnsi="Arial"/>
      <w:sz w:val="25"/>
      <w:szCs w:val="25"/>
      <w:rPrChange w:id="0" w:author="Claire Kouba" w:date="2023-09-12T16:52:00Z">
        <w:rPr>
          <w:rFonts w:cstheme="minorBidi"/>
          <w:b/>
          <w:bCs/>
          <w:lang w:val="en-US" w:eastAsia="en-US" w:bidi="ar-SA"/>
        </w:rPr>
      </w:rPrChange>
    </w:rPr>
  </w:style>
  <w:style w:type="paragraph" w:styleId="Heading2">
    <w:name w:val="heading 2"/>
    <w:basedOn w:val="Normal"/>
    <w:uiPriority w:val="9"/>
    <w:unhideWhenUsed/>
    <w:qFormat/>
    <w:pPr>
      <w:ind w:left="767" w:hanging="598"/>
      <w:outlineLvl w:val="1"/>
    </w:pPr>
    <w:rPr>
      <w:rFonts w:ascii="Times New Roman" w:eastAsia="Times New Roman" w:hAnsi="Times New Roman"/>
      <w:b/>
      <w:bCs/>
      <w:sz w:val="20"/>
      <w:szCs w:val="20"/>
    </w:rPr>
  </w:style>
  <w:style w:type="paragraph" w:styleId="Heading3">
    <w:name w:val="heading 3"/>
    <w:basedOn w:val="Normal"/>
    <w:next w:val="Normal"/>
    <w:link w:val="Heading3Char"/>
    <w:uiPriority w:val="9"/>
    <w:unhideWhenUsed/>
    <w:qFormat/>
    <w:rsid w:val="00AF16BB"/>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65674"/>
    <w:pPr>
      <w:ind w:left="169"/>
      <w:pPrChange w:id="1" w:author="Claire Kouba" w:date="2023-09-12T16:52:00Z">
        <w:pPr>
          <w:widowControl w:val="0"/>
          <w:ind w:left="627"/>
        </w:pPr>
      </w:pPrChange>
    </w:pPr>
    <w:rPr>
      <w:rFonts w:ascii="Times New Roman" w:eastAsia="Times New Roman" w:hAnsi="Times New Roman"/>
      <w:sz w:val="20"/>
      <w:szCs w:val="20"/>
      <w:rPrChange w:id="1" w:author="Claire Kouba" w:date="2023-09-12T16:52:00Z">
        <w:rPr>
          <w:rFonts w:cstheme="minorBidi"/>
          <w:lang w:val="en-US" w:eastAsia="en-US" w:bidi="ar-SA"/>
        </w:rPr>
      </w:rPrChange>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65674"/>
    <w:pPr>
      <w:tabs>
        <w:tab w:val="center" w:pos="4680"/>
        <w:tab w:val="right" w:pos="9360"/>
      </w:tabs>
    </w:pPr>
  </w:style>
  <w:style w:type="character" w:customStyle="1" w:styleId="HeaderChar">
    <w:name w:val="Header Char"/>
    <w:basedOn w:val="DefaultParagraphFont"/>
    <w:link w:val="Header"/>
    <w:uiPriority w:val="99"/>
    <w:rsid w:val="00065674"/>
  </w:style>
  <w:style w:type="paragraph" w:styleId="BalloonText">
    <w:name w:val="Balloon Text"/>
    <w:basedOn w:val="Normal"/>
    <w:link w:val="BalloonTextChar"/>
    <w:uiPriority w:val="99"/>
    <w:semiHidden/>
    <w:unhideWhenUsed/>
    <w:rsid w:val="000656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674"/>
    <w:rPr>
      <w:rFonts w:ascii="Segoe UI" w:hAnsi="Segoe UI" w:cs="Segoe UI"/>
      <w:sz w:val="18"/>
      <w:szCs w:val="18"/>
    </w:rPr>
  </w:style>
  <w:style w:type="paragraph" w:styleId="Revision">
    <w:name w:val="Revision"/>
    <w:hidden/>
    <w:uiPriority w:val="99"/>
    <w:semiHidden/>
    <w:rsid w:val="00065674"/>
    <w:pPr>
      <w:widowControl/>
    </w:pPr>
  </w:style>
  <w:style w:type="character" w:styleId="CommentReference">
    <w:name w:val="annotation reference"/>
    <w:basedOn w:val="DefaultParagraphFont"/>
    <w:uiPriority w:val="99"/>
    <w:semiHidden/>
    <w:unhideWhenUsed/>
    <w:rsid w:val="00463ED8"/>
    <w:rPr>
      <w:sz w:val="16"/>
      <w:szCs w:val="16"/>
    </w:rPr>
  </w:style>
  <w:style w:type="paragraph" w:styleId="CommentText">
    <w:name w:val="annotation text"/>
    <w:basedOn w:val="Normal"/>
    <w:link w:val="CommentTextChar"/>
    <w:uiPriority w:val="99"/>
    <w:semiHidden/>
    <w:unhideWhenUsed/>
    <w:rsid w:val="00463ED8"/>
    <w:rPr>
      <w:sz w:val="20"/>
      <w:szCs w:val="20"/>
    </w:rPr>
  </w:style>
  <w:style w:type="character" w:customStyle="1" w:styleId="CommentTextChar">
    <w:name w:val="Comment Text Char"/>
    <w:basedOn w:val="DefaultParagraphFont"/>
    <w:link w:val="CommentText"/>
    <w:uiPriority w:val="99"/>
    <w:semiHidden/>
    <w:rsid w:val="00463ED8"/>
    <w:rPr>
      <w:sz w:val="20"/>
      <w:szCs w:val="20"/>
    </w:rPr>
  </w:style>
  <w:style w:type="paragraph" w:styleId="CommentSubject">
    <w:name w:val="annotation subject"/>
    <w:basedOn w:val="CommentText"/>
    <w:next w:val="CommentText"/>
    <w:link w:val="CommentSubjectChar"/>
    <w:uiPriority w:val="99"/>
    <w:semiHidden/>
    <w:unhideWhenUsed/>
    <w:rsid w:val="00463ED8"/>
    <w:rPr>
      <w:b/>
      <w:bCs/>
    </w:rPr>
  </w:style>
  <w:style w:type="character" w:customStyle="1" w:styleId="CommentSubjectChar">
    <w:name w:val="Comment Subject Char"/>
    <w:basedOn w:val="CommentTextChar"/>
    <w:link w:val="CommentSubject"/>
    <w:uiPriority w:val="99"/>
    <w:semiHidden/>
    <w:rsid w:val="00463ED8"/>
    <w:rPr>
      <w:b/>
      <w:bCs/>
      <w:sz w:val="20"/>
      <w:szCs w:val="20"/>
    </w:rPr>
  </w:style>
  <w:style w:type="character" w:customStyle="1" w:styleId="Heading3Char">
    <w:name w:val="Heading 3 Char"/>
    <w:basedOn w:val="DefaultParagraphFont"/>
    <w:link w:val="Heading3"/>
    <w:uiPriority w:val="9"/>
    <w:rsid w:val="00AF16BB"/>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E810D-0016-4F0B-BAC6-7A99C4E35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7665</TotalTime>
  <Pages>1</Pages>
  <Words>13381</Words>
  <Characters>76274</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ckouba</dc:creator>
  <cp:keywords/>
  <dc:description/>
  <cp:lastModifiedBy>Claire Kouba</cp:lastModifiedBy>
  <cp:revision>51</cp:revision>
  <dcterms:created xsi:type="dcterms:W3CDTF">2023-09-14T19:44:00Z</dcterms:created>
  <dcterms:modified xsi:type="dcterms:W3CDTF">2023-09-26T19:46:00Z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2023-09-11T00:00:00Z</vt:filetime>
  </property>
  <property fmtid="{D5CDD505-2E9C-101B-9397-08002B2CF9AE}" pid="3" name="Creator">
    <vt:lpwstr>LaTeX with hyperref</vt:lpwstr>
  </property>
  <property fmtid="{D5CDD505-2E9C-101B-9397-08002B2CF9AE}" pid="4" name="LastSaved">
    <vt:filetime>2023-09-12T00:00:00Z</vt:filetime>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Document_1">
    <vt:lpwstr>True</vt:lpwstr>
  </property>
  <property fmtid="{D5CDD505-2E9C-101B-9397-08002B2CF9AE}" pid="26" name="Mendeley Unique User Id_1">
    <vt:lpwstr>3b50f954-ce23-359a-b890-00ac29f93b0c</vt:lpwstr>
  </property>
</Properties>
</file>